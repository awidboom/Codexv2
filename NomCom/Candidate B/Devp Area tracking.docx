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5CE4" w14:textId="3CDF2625" w:rsidR="00285E40" w:rsidRPr="003A5AF1" w:rsidRDefault="00544CED">
      <w:pPr>
        <w:rPr>
          <w:rFonts w:ascii="Segoe UI" w:hAnsi="Segoe UI" w:cs="Segoe UI"/>
        </w:rPr>
      </w:pPr>
      <w:r w:rsidRPr="003A5AF1">
        <w:rPr>
          <w:rFonts w:ascii="Segoe UI" w:hAnsi="Segoe UI" w:cs="Segoe UI"/>
        </w:rPr>
        <w:t>This tracking table document</w:t>
      </w:r>
      <w:r w:rsidR="007C08C6">
        <w:rPr>
          <w:rFonts w:ascii="Segoe UI" w:hAnsi="Segoe UI" w:cs="Segoe UI"/>
        </w:rPr>
        <w:t>s</w:t>
      </w:r>
      <w:r w:rsidRPr="003A5AF1">
        <w:rPr>
          <w:rFonts w:ascii="Segoe UI" w:hAnsi="Segoe UI" w:cs="Segoe UI"/>
        </w:rPr>
        <w:t xml:space="preserve"> efforts made to demonstrate progress on Sarah’s development needs and to position herself for nomination in 2026.</w:t>
      </w:r>
      <w:r w:rsidR="00473A8E" w:rsidRPr="003A5AF1">
        <w:rPr>
          <w:rFonts w:ascii="Segoe UI" w:hAnsi="Segoe UI" w:cs="Segoe UI"/>
        </w:rPr>
        <w:t xml:space="preserve"> Q1 is omitted as Sarah participated in a March 2025 dialogue session and was told in late April she would not be progressing for nomination in 2025. </w:t>
      </w:r>
    </w:p>
    <w:tbl>
      <w:tblPr>
        <w:tblStyle w:val="TableGrid"/>
        <w:tblW w:w="22945" w:type="dxa"/>
        <w:tblLook w:val="04A0" w:firstRow="1" w:lastRow="0" w:firstColumn="1" w:lastColumn="0" w:noHBand="0" w:noVBand="1"/>
      </w:tblPr>
      <w:tblGrid>
        <w:gridCol w:w="4675"/>
        <w:gridCol w:w="4680"/>
        <w:gridCol w:w="4590"/>
        <w:gridCol w:w="4410"/>
        <w:gridCol w:w="4590"/>
      </w:tblGrid>
      <w:tr w:rsidR="008E73A5" w:rsidRPr="003A5AF1" w14:paraId="5F0B17F7" w14:textId="790887F2" w:rsidTr="00395BB8">
        <w:trPr>
          <w:trHeight w:val="556"/>
        </w:trPr>
        <w:tc>
          <w:tcPr>
            <w:tcW w:w="4675" w:type="dxa"/>
            <w:vMerge w:val="restart"/>
            <w:shd w:val="clear" w:color="auto" w:fill="002060"/>
            <w:vAlign w:val="center"/>
          </w:tcPr>
          <w:p w14:paraId="303A6DC2" w14:textId="5DE66B52" w:rsidR="008E73A5" w:rsidRPr="003A5AF1" w:rsidRDefault="008E73A5" w:rsidP="00BC4293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3A5AF1">
              <w:rPr>
                <w:rFonts w:ascii="Segoe UI" w:hAnsi="Segoe UI" w:cs="Segoe UI"/>
                <w:b/>
                <w:bCs/>
              </w:rPr>
              <w:t>Focus Areas</w:t>
            </w:r>
          </w:p>
        </w:tc>
        <w:tc>
          <w:tcPr>
            <w:tcW w:w="18270" w:type="dxa"/>
            <w:gridSpan w:val="4"/>
            <w:shd w:val="clear" w:color="auto" w:fill="002060"/>
          </w:tcPr>
          <w:p w14:paraId="78B71633" w14:textId="77777777" w:rsidR="008E73A5" w:rsidRPr="003A5AF1" w:rsidRDefault="008E73A5" w:rsidP="00586CA9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3A5AF1">
              <w:rPr>
                <w:rFonts w:ascii="Segoe UI" w:hAnsi="Segoe UI" w:cs="Segoe UI"/>
                <w:b/>
                <w:bCs/>
              </w:rPr>
              <w:t>Timeframe</w:t>
            </w:r>
          </w:p>
          <w:p w14:paraId="5754582E" w14:textId="75E7E5AE" w:rsidR="008E73A5" w:rsidRPr="003A5AF1" w:rsidRDefault="008E73A5" w:rsidP="00586CA9">
            <w:pPr>
              <w:jc w:val="center"/>
              <w:rPr>
                <w:rFonts w:ascii="Segoe UI" w:hAnsi="Segoe UI" w:cs="Segoe UI"/>
                <w:b/>
                <w:bCs/>
              </w:rPr>
            </w:pPr>
          </w:p>
        </w:tc>
      </w:tr>
      <w:tr w:rsidR="00395BB8" w:rsidRPr="003A5AF1" w14:paraId="39C7A609" w14:textId="156E1FB9" w:rsidTr="000301E7">
        <w:trPr>
          <w:trHeight w:val="701"/>
        </w:trPr>
        <w:tc>
          <w:tcPr>
            <w:tcW w:w="4675" w:type="dxa"/>
            <w:vMerge/>
            <w:shd w:val="clear" w:color="auto" w:fill="002060"/>
          </w:tcPr>
          <w:p w14:paraId="47A3417C" w14:textId="5F896832" w:rsidR="00586CA9" w:rsidRPr="003A5AF1" w:rsidRDefault="00586CA9" w:rsidP="008D34AD">
            <w:pPr>
              <w:rPr>
                <w:rFonts w:ascii="Segoe UI" w:hAnsi="Segoe UI" w:cs="Segoe UI"/>
              </w:rPr>
            </w:pPr>
          </w:p>
        </w:tc>
        <w:tc>
          <w:tcPr>
            <w:tcW w:w="4680" w:type="dxa"/>
            <w:shd w:val="clear" w:color="auto" w:fill="002060"/>
          </w:tcPr>
          <w:p w14:paraId="6397CEFE" w14:textId="77777777" w:rsidR="008E73A5" w:rsidRPr="0088682C" w:rsidRDefault="008E73A5" w:rsidP="008E73A5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88682C">
              <w:rPr>
                <w:rFonts w:ascii="Segoe UI" w:hAnsi="Segoe UI" w:cs="Segoe UI"/>
                <w:b/>
                <w:bCs/>
              </w:rPr>
              <w:t>Q2 Update</w:t>
            </w:r>
          </w:p>
          <w:p w14:paraId="415EAE95" w14:textId="788EFB12" w:rsidR="00586CA9" w:rsidRPr="0088682C" w:rsidRDefault="008E73A5" w:rsidP="008E73A5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88682C">
              <w:rPr>
                <w:rFonts w:ascii="Segoe UI" w:hAnsi="Segoe UI" w:cs="Segoe UI"/>
                <w:b/>
                <w:bCs/>
              </w:rPr>
              <w:t>May</w:t>
            </w:r>
            <w:r w:rsidR="000301E7" w:rsidRPr="0088682C">
              <w:rPr>
                <w:rFonts w:ascii="Segoe UI" w:hAnsi="Segoe UI" w:cs="Segoe UI"/>
                <w:b/>
                <w:bCs/>
              </w:rPr>
              <w:t xml:space="preserve"> </w:t>
            </w:r>
            <w:r w:rsidR="000301E7" w:rsidRPr="0088682C">
              <w:rPr>
                <w:b/>
                <w:bCs/>
              </w:rPr>
              <w:t>and</w:t>
            </w:r>
            <w:r w:rsidRPr="0088682C">
              <w:rPr>
                <w:rFonts w:ascii="Segoe UI" w:hAnsi="Segoe UI" w:cs="Segoe UI"/>
                <w:b/>
                <w:bCs/>
              </w:rPr>
              <w:t xml:space="preserve"> June</w:t>
            </w:r>
            <w:r w:rsidR="000301E7" w:rsidRPr="0088682C">
              <w:rPr>
                <w:rFonts w:ascii="Segoe UI" w:hAnsi="Segoe UI" w:cs="Segoe UI"/>
                <w:b/>
                <w:bCs/>
              </w:rPr>
              <w:t xml:space="preserve"> </w:t>
            </w:r>
          </w:p>
        </w:tc>
        <w:tc>
          <w:tcPr>
            <w:tcW w:w="4590" w:type="dxa"/>
            <w:shd w:val="clear" w:color="auto" w:fill="002060"/>
          </w:tcPr>
          <w:p w14:paraId="092FD9D3" w14:textId="77777777" w:rsidR="008E73A5" w:rsidRPr="0088682C" w:rsidRDefault="008E73A5" w:rsidP="008E73A5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88682C">
              <w:rPr>
                <w:rFonts w:ascii="Segoe UI" w:hAnsi="Segoe UI" w:cs="Segoe UI"/>
                <w:b/>
                <w:bCs/>
              </w:rPr>
              <w:t>Q3 Update</w:t>
            </w:r>
          </w:p>
          <w:p w14:paraId="685C58CD" w14:textId="2F3AA9C0" w:rsidR="00586CA9" w:rsidRPr="0088682C" w:rsidRDefault="008E73A5" w:rsidP="008E73A5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88682C">
              <w:rPr>
                <w:rFonts w:ascii="Segoe UI" w:hAnsi="Segoe UI" w:cs="Segoe UI"/>
                <w:b/>
                <w:bCs/>
              </w:rPr>
              <w:t>July, Aug,</w:t>
            </w:r>
            <w:r w:rsidR="000301E7" w:rsidRPr="0088682C">
              <w:rPr>
                <w:rFonts w:ascii="Segoe UI" w:hAnsi="Segoe UI" w:cs="Segoe UI"/>
                <w:b/>
                <w:bCs/>
              </w:rPr>
              <w:t xml:space="preserve"> </w:t>
            </w:r>
            <w:r w:rsidR="000301E7" w:rsidRPr="0088682C">
              <w:rPr>
                <w:b/>
                <w:bCs/>
              </w:rPr>
              <w:t>and</w:t>
            </w:r>
            <w:r w:rsidRPr="0088682C">
              <w:rPr>
                <w:rFonts w:ascii="Segoe UI" w:hAnsi="Segoe UI" w:cs="Segoe UI"/>
                <w:b/>
                <w:bCs/>
              </w:rPr>
              <w:t xml:space="preserve"> Sept</w:t>
            </w:r>
          </w:p>
        </w:tc>
        <w:tc>
          <w:tcPr>
            <w:tcW w:w="4410" w:type="dxa"/>
            <w:shd w:val="clear" w:color="auto" w:fill="002060"/>
          </w:tcPr>
          <w:p w14:paraId="5C634C34" w14:textId="77777777" w:rsidR="008E73A5" w:rsidRPr="003A5AF1" w:rsidRDefault="008E73A5" w:rsidP="008E73A5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3A5AF1">
              <w:rPr>
                <w:rFonts w:ascii="Segoe UI" w:hAnsi="Segoe UI" w:cs="Segoe UI"/>
                <w:b/>
                <w:bCs/>
              </w:rPr>
              <w:t>Q4 Update</w:t>
            </w:r>
          </w:p>
          <w:p w14:paraId="5F548101" w14:textId="534DAEBE" w:rsidR="00586CA9" w:rsidRPr="003A5AF1" w:rsidRDefault="008E73A5" w:rsidP="008E73A5">
            <w:pPr>
              <w:jc w:val="center"/>
              <w:rPr>
                <w:rStyle w:val="normaltextrun"/>
                <w:rFonts w:ascii="Segoe UI" w:hAnsi="Segoe UI" w:cs="Segoe UI"/>
                <w:b/>
                <w:bCs/>
              </w:rPr>
            </w:pPr>
            <w:r w:rsidRPr="003A5AF1">
              <w:rPr>
                <w:rFonts w:ascii="Segoe UI" w:hAnsi="Segoe UI" w:cs="Segoe UI"/>
                <w:b/>
                <w:bCs/>
              </w:rPr>
              <w:t xml:space="preserve">Oct, Nov, </w:t>
            </w:r>
            <w:r w:rsidR="000301E7">
              <w:rPr>
                <w:rFonts w:ascii="Segoe UI" w:hAnsi="Segoe UI" w:cs="Segoe UI"/>
                <w:b/>
                <w:bCs/>
              </w:rPr>
              <w:t>and</w:t>
            </w:r>
            <w:r w:rsidR="000301E7">
              <w:t xml:space="preserve"> </w:t>
            </w:r>
            <w:r w:rsidRPr="003A5AF1">
              <w:rPr>
                <w:rFonts w:ascii="Segoe UI" w:hAnsi="Segoe UI" w:cs="Segoe UI"/>
                <w:b/>
                <w:bCs/>
              </w:rPr>
              <w:t>Dec</w:t>
            </w:r>
          </w:p>
        </w:tc>
        <w:tc>
          <w:tcPr>
            <w:tcW w:w="4590" w:type="dxa"/>
            <w:shd w:val="clear" w:color="auto" w:fill="002060"/>
          </w:tcPr>
          <w:p w14:paraId="3CC3C3D7" w14:textId="67186046" w:rsidR="00586CA9" w:rsidRPr="003A5AF1" w:rsidRDefault="00586CA9" w:rsidP="008E73A5">
            <w:pPr>
              <w:jc w:val="center"/>
              <w:rPr>
                <w:rStyle w:val="normaltextrun"/>
                <w:rFonts w:ascii="Segoe UI" w:hAnsi="Segoe UI" w:cs="Segoe UI"/>
                <w:b/>
                <w:bCs/>
              </w:rPr>
            </w:pPr>
            <w:r w:rsidRPr="003A5AF1">
              <w:rPr>
                <w:rFonts w:ascii="Segoe UI" w:hAnsi="Segoe UI" w:cs="Segoe UI"/>
                <w:b/>
                <w:bCs/>
              </w:rPr>
              <w:t>Summary</w:t>
            </w:r>
          </w:p>
        </w:tc>
      </w:tr>
      <w:tr w:rsidR="003A5AF1" w:rsidRPr="003A5AF1" w14:paraId="4846673F" w14:textId="5FADA890" w:rsidTr="00645520">
        <w:trPr>
          <w:trHeight w:val="422"/>
        </w:trPr>
        <w:tc>
          <w:tcPr>
            <w:tcW w:w="22945" w:type="dxa"/>
            <w:gridSpan w:val="5"/>
            <w:shd w:val="clear" w:color="auto" w:fill="60B7E6" w:themeFill="accent1"/>
            <w:vAlign w:val="center"/>
          </w:tcPr>
          <w:p w14:paraId="242873D5" w14:textId="6DB3EB68" w:rsidR="003A5AF1" w:rsidRPr="003A5AF1" w:rsidRDefault="003A5AF1" w:rsidP="003A5AF1">
            <w:pPr>
              <w:rPr>
                <w:rFonts w:ascii="Segoe UI" w:hAnsi="Segoe UI" w:cs="Segoe UI"/>
              </w:rPr>
            </w:pPr>
            <w:r w:rsidRPr="003A5AF1">
              <w:rPr>
                <w:rFonts w:ascii="Segoe UI" w:hAnsi="Segoe UI" w:cs="Segoe UI"/>
                <w:b/>
                <w:bCs/>
              </w:rPr>
              <w:t xml:space="preserve">Development </w:t>
            </w:r>
            <w:r>
              <w:rPr>
                <w:rFonts w:ascii="Segoe UI" w:hAnsi="Segoe UI" w:cs="Segoe UI"/>
                <w:b/>
                <w:bCs/>
              </w:rPr>
              <w:t>Area</w:t>
            </w:r>
            <w:r w:rsidRPr="003A5AF1">
              <w:rPr>
                <w:rFonts w:ascii="Segoe UI" w:hAnsi="Segoe UI" w:cs="Segoe UI"/>
                <w:b/>
                <w:bCs/>
              </w:rPr>
              <w:t xml:space="preserve"> 1: Function as a PIC and grow my internal team to better support me as a PIC in the future</w:t>
            </w:r>
          </w:p>
        </w:tc>
      </w:tr>
      <w:tr w:rsidR="00586CA9" w:rsidRPr="003A5AF1" w14:paraId="0236F5A0" w14:textId="772D4C13" w:rsidTr="00573832">
        <w:trPr>
          <w:trHeight w:val="746"/>
        </w:trPr>
        <w:tc>
          <w:tcPr>
            <w:tcW w:w="4675" w:type="dxa"/>
          </w:tcPr>
          <w:p w14:paraId="4FF3BBCB" w14:textId="18A3B698" w:rsidR="00586CA9" w:rsidRPr="003A5AF1" w:rsidRDefault="00875513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Example A:</w:t>
            </w:r>
            <w:r w:rsidR="0098097F">
              <w:rPr>
                <w:rFonts w:ascii="Segoe UI" w:hAnsi="Segoe UI" w:cs="Segoe UI"/>
              </w:rPr>
              <w:t xml:space="preserve"> </w:t>
            </w:r>
            <w:r w:rsidR="002F3DC0">
              <w:rPr>
                <w:rFonts w:ascii="Segoe UI" w:hAnsi="Segoe UI" w:cs="Segoe UI"/>
              </w:rPr>
              <w:t>AES Sylvan Solar Project (pseudo-PIC role)</w:t>
            </w:r>
          </w:p>
        </w:tc>
        <w:tc>
          <w:tcPr>
            <w:tcW w:w="4680" w:type="dxa"/>
          </w:tcPr>
          <w:p w14:paraId="3EEAF693" w14:textId="36403751" w:rsidR="002019C4" w:rsidRDefault="002019C4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Introduced new PM to client and secured new project in M</w:t>
            </w:r>
            <w:r w:rsidR="00B0526A">
              <w:rPr>
                <w:rFonts w:ascii="Segoe UI" w:hAnsi="Segoe UI" w:cs="Segoe UI"/>
              </w:rPr>
              <w:t>I</w:t>
            </w:r>
            <w:r>
              <w:rPr>
                <w:rFonts w:ascii="Segoe UI" w:hAnsi="Segoe UI" w:cs="Segoe UI"/>
              </w:rPr>
              <w:t xml:space="preserve"> in May </w:t>
            </w:r>
          </w:p>
          <w:p w14:paraId="575C78A8" w14:textId="20036FF6" w:rsidR="009516EE" w:rsidRPr="003A5AF1" w:rsidRDefault="00866C52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Check in meetings to confirm direction of project</w:t>
            </w:r>
          </w:p>
        </w:tc>
        <w:tc>
          <w:tcPr>
            <w:tcW w:w="4590" w:type="dxa"/>
          </w:tcPr>
          <w:p w14:paraId="3A9BFA6A" w14:textId="77777777" w:rsidR="00075680" w:rsidRDefault="00075680" w:rsidP="0007568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High-level and content-focused application review</w:t>
            </w:r>
          </w:p>
          <w:p w14:paraId="54E35568" w14:textId="0CE28103" w:rsidR="00075680" w:rsidRDefault="00075680" w:rsidP="0007568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Assistance in making sure CO </w:t>
            </w:r>
            <w:proofErr w:type="gramStart"/>
            <w:r>
              <w:rPr>
                <w:rFonts w:ascii="Segoe UI" w:hAnsi="Segoe UI" w:cs="Segoe UI"/>
              </w:rPr>
              <w:t>need</w:t>
            </w:r>
            <w:proofErr w:type="gramEnd"/>
            <w:r>
              <w:rPr>
                <w:rFonts w:ascii="Segoe UI" w:hAnsi="Segoe UI" w:cs="Segoe UI"/>
              </w:rPr>
              <w:t xml:space="preserve"> is well documented (scope changes, assessing total monetary changes, and strategy)</w:t>
            </w:r>
          </w:p>
          <w:p w14:paraId="118DA671" w14:textId="0AE7F355" w:rsidR="00586CA9" w:rsidRPr="00A1418D" w:rsidRDefault="00F27619" w:rsidP="00F27619">
            <w:pPr>
              <w:rPr>
                <w:rFonts w:ascii="Segoe UI" w:hAnsi="Segoe UI" w:cs="Segoe UI"/>
                <w:i/>
                <w:iCs/>
              </w:rPr>
            </w:pPr>
            <w:r>
              <w:rPr>
                <w:rFonts w:ascii="Segoe UI" w:hAnsi="Segoe UI" w:cs="Segoe UI"/>
              </w:rPr>
              <w:t>Completed CARE interview w/client to make sure all went well</w:t>
            </w:r>
          </w:p>
        </w:tc>
        <w:tc>
          <w:tcPr>
            <w:tcW w:w="4410" w:type="dxa"/>
          </w:tcPr>
          <w:p w14:paraId="47FD0B39" w14:textId="56B38FA5" w:rsidR="00586CA9" w:rsidRPr="003A5AF1" w:rsidRDefault="00D00D81" w:rsidP="00573832">
            <w:pPr>
              <w:rPr>
                <w:rFonts w:ascii="Segoe UI" w:hAnsi="Segoe UI" w:cs="Segoe UI"/>
              </w:rPr>
            </w:pPr>
            <w:ins w:id="0" w:author="Sarah L. Johnson" w:date="2025-10-20T08:31:00Z" w16du:dateUtc="2025-10-20T13:31:00Z">
              <w:r>
                <w:rPr>
                  <w:rFonts w:ascii="Segoe UI" w:hAnsi="Segoe UI" w:cs="Segoe UI"/>
                </w:rPr>
                <w:t xml:space="preserve">Provided LaurieBeth with new opportunity to PM US Solar project w/me in </w:t>
              </w:r>
              <w:proofErr w:type="gramStart"/>
              <w:r>
                <w:rPr>
                  <w:rFonts w:ascii="Segoe UI" w:hAnsi="Segoe UI" w:cs="Segoe UI"/>
                </w:rPr>
                <w:t>pseudo PIC</w:t>
              </w:r>
              <w:proofErr w:type="gramEnd"/>
              <w:r>
                <w:rPr>
                  <w:rFonts w:ascii="Segoe UI" w:hAnsi="Segoe UI" w:cs="Segoe UI"/>
                </w:rPr>
                <w:t xml:space="preserve"> role</w:t>
              </w:r>
            </w:ins>
          </w:p>
        </w:tc>
        <w:tc>
          <w:tcPr>
            <w:tcW w:w="4590" w:type="dxa"/>
          </w:tcPr>
          <w:p w14:paraId="1FCC611A" w14:textId="77777777" w:rsidR="00586CA9" w:rsidRPr="003A5AF1" w:rsidRDefault="00586CA9" w:rsidP="00573832">
            <w:pPr>
              <w:rPr>
                <w:rFonts w:ascii="Segoe UI" w:hAnsi="Segoe UI" w:cs="Segoe UI"/>
              </w:rPr>
            </w:pPr>
          </w:p>
        </w:tc>
      </w:tr>
      <w:tr w:rsidR="00FD0212" w:rsidRPr="003A5AF1" w14:paraId="1E52F51A" w14:textId="77777777" w:rsidTr="00573832">
        <w:trPr>
          <w:trHeight w:val="746"/>
        </w:trPr>
        <w:tc>
          <w:tcPr>
            <w:tcW w:w="4675" w:type="dxa"/>
            <w:shd w:val="clear" w:color="auto" w:fill="ECF5D9" w:themeFill="accent2" w:themeFillTint="33"/>
          </w:tcPr>
          <w:p w14:paraId="4F778C05" w14:textId="505510C4" w:rsidR="00FD0212" w:rsidRPr="003A5AF1" w:rsidRDefault="00875513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Example B:</w:t>
            </w:r>
            <w:r w:rsidR="002F3DC0">
              <w:rPr>
                <w:rFonts w:ascii="Segoe UI" w:hAnsi="Segoe UI" w:cs="Segoe UI"/>
              </w:rPr>
              <w:t xml:space="preserve"> Xcel Energy (pseudo-PIC role</w:t>
            </w:r>
            <w:r w:rsidR="00606B65">
              <w:rPr>
                <w:rFonts w:ascii="Segoe UI" w:hAnsi="Segoe UI" w:cs="Segoe UI"/>
              </w:rPr>
              <w:t xml:space="preserve"> and encouraging client manager role to enhance increased </w:t>
            </w:r>
            <w:r w:rsidR="00E06ADB">
              <w:rPr>
                <w:rFonts w:ascii="Segoe UI" w:hAnsi="Segoe UI" w:cs="Segoe UI"/>
              </w:rPr>
              <w:t>opportunity with client</w:t>
            </w:r>
            <w:r w:rsidR="002F3DC0">
              <w:rPr>
                <w:rFonts w:ascii="Segoe UI" w:hAnsi="Segoe UI" w:cs="Segoe UI"/>
              </w:rPr>
              <w:t>)</w:t>
            </w:r>
          </w:p>
        </w:tc>
        <w:tc>
          <w:tcPr>
            <w:tcW w:w="4680" w:type="dxa"/>
            <w:shd w:val="clear" w:color="auto" w:fill="ECF5D9" w:themeFill="accent2" w:themeFillTint="33"/>
          </w:tcPr>
          <w:p w14:paraId="1ABAE411" w14:textId="4BB95871" w:rsidR="007C333B" w:rsidRDefault="007C333B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Met w/Aaron and Shanna to discuss </w:t>
            </w:r>
            <w:r w:rsidR="00101F92">
              <w:rPr>
                <w:rFonts w:ascii="Segoe UI" w:hAnsi="Segoe UI" w:cs="Segoe UI"/>
              </w:rPr>
              <w:t>Xcel client management needs, future opportunities, and strategy</w:t>
            </w:r>
          </w:p>
          <w:p w14:paraId="6E453A43" w14:textId="77777777" w:rsidR="00FD0212" w:rsidRDefault="00DE7397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Met w/Anna on 5/21 to ask her about long term goals and needs of Xcel</w:t>
            </w:r>
          </w:p>
          <w:p w14:paraId="38437A60" w14:textId="5D1DC864" w:rsidR="00C23D09" w:rsidRPr="003A5AF1" w:rsidRDefault="00C23D09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Discussed </w:t>
            </w:r>
            <w:r w:rsidR="00BA1954">
              <w:rPr>
                <w:rFonts w:ascii="Segoe UI" w:hAnsi="Segoe UI" w:cs="Segoe UI"/>
              </w:rPr>
              <w:t>programmatic potential solutions with client in person</w:t>
            </w:r>
          </w:p>
        </w:tc>
        <w:tc>
          <w:tcPr>
            <w:tcW w:w="4590" w:type="dxa"/>
            <w:shd w:val="clear" w:color="auto" w:fill="ECF5D9" w:themeFill="accent2" w:themeFillTint="33"/>
          </w:tcPr>
          <w:p w14:paraId="46740978" w14:textId="77777777" w:rsidR="00FD0212" w:rsidRDefault="00DB3C63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Follow up to make sure plans to expand PM team</w:t>
            </w:r>
          </w:p>
          <w:p w14:paraId="1DE289B1" w14:textId="77777777" w:rsidR="00DB3C63" w:rsidRDefault="00DB3C63" w:rsidP="00573832">
            <w:pPr>
              <w:rPr>
                <w:ins w:id="1" w:author="Sarah L. Johnson" w:date="2025-09-25T12:41:00Z" w16du:dateUtc="2025-09-25T17:41:00Z"/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PM’ed</w:t>
            </w:r>
            <w:proofErr w:type="spellEnd"/>
            <w:r>
              <w:rPr>
                <w:rFonts w:ascii="Segoe UI" w:hAnsi="Segoe UI" w:cs="Segoe UI"/>
              </w:rPr>
              <w:t xml:space="preserve"> Minot project</w:t>
            </w:r>
          </w:p>
          <w:p w14:paraId="0FBA978F" w14:textId="0FB1FD31" w:rsidR="006B421F" w:rsidRPr="003A5AF1" w:rsidRDefault="008C605B" w:rsidP="00573832">
            <w:pPr>
              <w:rPr>
                <w:rFonts w:ascii="Segoe UI" w:hAnsi="Segoe UI" w:cs="Segoe UI"/>
              </w:rPr>
            </w:pPr>
            <w:ins w:id="2" w:author="Sarah L. Johnson" w:date="2025-09-25T12:41:00Z" w16du:dateUtc="2025-09-25T17:41:00Z">
              <w:r>
                <w:rPr>
                  <w:rFonts w:ascii="Segoe UI" w:hAnsi="Segoe UI" w:cs="Segoe UI"/>
                </w:rPr>
                <w:t>Transitioned projects into Anna’s name as PM, Sarah had hour-long coaching meeting with her to review her new roles/responsibilities as a PIC.</w:t>
              </w:r>
            </w:ins>
          </w:p>
        </w:tc>
        <w:tc>
          <w:tcPr>
            <w:tcW w:w="4410" w:type="dxa"/>
            <w:shd w:val="clear" w:color="auto" w:fill="ECF5D9" w:themeFill="accent2" w:themeFillTint="33"/>
          </w:tcPr>
          <w:p w14:paraId="045504E5" w14:textId="77777777" w:rsidR="00FD0212" w:rsidRPr="003A5AF1" w:rsidRDefault="00FD0212" w:rsidP="00573832">
            <w:pPr>
              <w:rPr>
                <w:rFonts w:ascii="Segoe UI" w:hAnsi="Segoe UI" w:cs="Segoe UI"/>
              </w:rPr>
            </w:pPr>
          </w:p>
        </w:tc>
        <w:tc>
          <w:tcPr>
            <w:tcW w:w="4590" w:type="dxa"/>
            <w:shd w:val="clear" w:color="auto" w:fill="ECF5D9" w:themeFill="accent2" w:themeFillTint="33"/>
          </w:tcPr>
          <w:p w14:paraId="4CA984A8" w14:textId="77777777" w:rsidR="00FD0212" w:rsidRPr="003A5AF1" w:rsidRDefault="00FD0212" w:rsidP="00573832">
            <w:pPr>
              <w:rPr>
                <w:rFonts w:ascii="Segoe UI" w:hAnsi="Segoe UI" w:cs="Segoe UI"/>
              </w:rPr>
            </w:pPr>
          </w:p>
        </w:tc>
      </w:tr>
      <w:tr w:rsidR="00FD0212" w:rsidRPr="003A5AF1" w14:paraId="7362C05D" w14:textId="77777777" w:rsidTr="00573832">
        <w:trPr>
          <w:trHeight w:val="746"/>
        </w:trPr>
        <w:tc>
          <w:tcPr>
            <w:tcW w:w="4675" w:type="dxa"/>
          </w:tcPr>
          <w:p w14:paraId="1265ABF3" w14:textId="015CA107" w:rsidR="00FD0212" w:rsidRPr="003A5AF1" w:rsidRDefault="00875513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Example C: </w:t>
            </w:r>
            <w:r w:rsidR="005221D5">
              <w:rPr>
                <w:rFonts w:ascii="Segoe UI" w:hAnsi="Segoe UI" w:cs="Segoe UI"/>
              </w:rPr>
              <w:t>Sponsoring Orry Hatcher</w:t>
            </w:r>
          </w:p>
        </w:tc>
        <w:tc>
          <w:tcPr>
            <w:tcW w:w="4680" w:type="dxa"/>
          </w:tcPr>
          <w:p w14:paraId="61824345" w14:textId="5A78FCE9" w:rsidR="00FD0212" w:rsidRPr="003A5AF1" w:rsidRDefault="007C3231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Assisting Orry in leading </w:t>
            </w:r>
            <w:r w:rsidR="00CF448E">
              <w:rPr>
                <w:rFonts w:ascii="Segoe UI" w:hAnsi="Segoe UI" w:cs="Segoe UI"/>
              </w:rPr>
              <w:t>environmental side of r</w:t>
            </w:r>
            <w:r>
              <w:rPr>
                <w:rFonts w:ascii="Segoe UI" w:hAnsi="Segoe UI" w:cs="Segoe UI"/>
              </w:rPr>
              <w:t xml:space="preserve">outing efforts for Xcel’s </w:t>
            </w:r>
            <w:r w:rsidR="00DF1A75">
              <w:rPr>
                <w:rFonts w:ascii="Segoe UI" w:hAnsi="Segoe UI" w:cs="Segoe UI"/>
              </w:rPr>
              <w:t>Big Stone project</w:t>
            </w:r>
          </w:p>
        </w:tc>
        <w:tc>
          <w:tcPr>
            <w:tcW w:w="4590" w:type="dxa"/>
          </w:tcPr>
          <w:p w14:paraId="6F08D48A" w14:textId="46334FBB" w:rsidR="00FD0212" w:rsidRDefault="00E630EE" w:rsidP="00573832">
            <w:pPr>
              <w:rPr>
                <w:ins w:id="3" w:author="Sarah L. Johnson" w:date="2025-09-25T12:39:00Z" w16du:dateUtc="2025-09-25T17:39:00Z"/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Bringing Orry along in deputy PM role for </w:t>
            </w:r>
            <w:r w:rsidR="005D5747">
              <w:rPr>
                <w:rFonts w:ascii="Segoe UI" w:hAnsi="Segoe UI" w:cs="Segoe UI"/>
              </w:rPr>
              <w:t>MP Rebuild Project</w:t>
            </w:r>
          </w:p>
          <w:p w14:paraId="5D5B9E88" w14:textId="598D1548" w:rsidR="00CE0416" w:rsidRPr="003A5AF1" w:rsidRDefault="00CE0416" w:rsidP="00573832">
            <w:pPr>
              <w:rPr>
                <w:rFonts w:ascii="Segoe UI" w:hAnsi="Segoe UI" w:cs="Segoe UI"/>
              </w:rPr>
            </w:pPr>
          </w:p>
        </w:tc>
        <w:tc>
          <w:tcPr>
            <w:tcW w:w="4410" w:type="dxa"/>
          </w:tcPr>
          <w:p w14:paraId="1EDDB9E6" w14:textId="525FF65C" w:rsidR="00FD0212" w:rsidRPr="003A5AF1" w:rsidRDefault="00130D24" w:rsidP="00573832">
            <w:pPr>
              <w:rPr>
                <w:rFonts w:ascii="Segoe UI" w:hAnsi="Segoe UI" w:cs="Segoe UI"/>
              </w:rPr>
            </w:pPr>
            <w:ins w:id="4" w:author="Sarah L. Johnson" w:date="2025-09-25T12:39:00Z" w16du:dateUtc="2025-09-25T17:39:00Z">
              <w:r>
                <w:rPr>
                  <w:rFonts w:ascii="Segoe UI" w:hAnsi="Segoe UI" w:cs="Segoe UI"/>
                </w:rPr>
                <w:t xml:space="preserve">Orry selected </w:t>
              </w:r>
            </w:ins>
            <w:ins w:id="5" w:author="Sarah L. Johnson" w:date="2025-10-20T08:30:00Z" w16du:dateUtc="2025-10-20T13:30:00Z">
              <w:r w:rsidR="001C2872">
                <w:rPr>
                  <w:rFonts w:ascii="Segoe UI" w:hAnsi="Segoe UI" w:cs="Segoe UI"/>
                </w:rPr>
                <w:t>Sarah</w:t>
              </w:r>
            </w:ins>
            <w:ins w:id="6" w:author="Sarah L. Johnson" w:date="2025-09-25T12:39:00Z" w16du:dateUtc="2025-09-25T17:39:00Z">
              <w:r>
                <w:rPr>
                  <w:rFonts w:ascii="Segoe UI" w:hAnsi="Segoe UI" w:cs="Segoe UI"/>
                </w:rPr>
                <w:t xml:space="preserve"> as his coach</w:t>
              </w:r>
            </w:ins>
          </w:p>
        </w:tc>
        <w:tc>
          <w:tcPr>
            <w:tcW w:w="4590" w:type="dxa"/>
          </w:tcPr>
          <w:p w14:paraId="3B317503" w14:textId="77777777" w:rsidR="00FD0212" w:rsidRPr="003A5AF1" w:rsidRDefault="00FD0212" w:rsidP="00573832">
            <w:pPr>
              <w:rPr>
                <w:rFonts w:ascii="Segoe UI" w:hAnsi="Segoe UI" w:cs="Segoe UI"/>
              </w:rPr>
            </w:pPr>
          </w:p>
        </w:tc>
      </w:tr>
      <w:tr w:rsidR="005221D5" w:rsidRPr="003A5AF1" w14:paraId="58426B53" w14:textId="77777777" w:rsidTr="0055208D">
        <w:trPr>
          <w:trHeight w:val="746"/>
        </w:trPr>
        <w:tc>
          <w:tcPr>
            <w:tcW w:w="4675" w:type="dxa"/>
            <w:shd w:val="clear" w:color="auto" w:fill="ECF5D9" w:themeFill="accent2" w:themeFillTint="33"/>
          </w:tcPr>
          <w:p w14:paraId="323750DF" w14:textId="60AF342B" w:rsidR="005221D5" w:rsidRDefault="005221D5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Example D: Sponsoring Keith Fox</w:t>
            </w:r>
          </w:p>
        </w:tc>
        <w:tc>
          <w:tcPr>
            <w:tcW w:w="4680" w:type="dxa"/>
            <w:shd w:val="clear" w:color="auto" w:fill="ECF5D9" w:themeFill="accent2" w:themeFillTint="33"/>
          </w:tcPr>
          <w:p w14:paraId="0F2657A0" w14:textId="0645402A" w:rsidR="005221D5" w:rsidRPr="003A5AF1" w:rsidRDefault="00835259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Began sponsor relationship w/Keith</w:t>
            </w:r>
          </w:p>
        </w:tc>
        <w:tc>
          <w:tcPr>
            <w:tcW w:w="4590" w:type="dxa"/>
            <w:shd w:val="clear" w:color="auto" w:fill="ECF5D9" w:themeFill="accent2" w:themeFillTint="33"/>
          </w:tcPr>
          <w:p w14:paraId="7350C90D" w14:textId="77777777" w:rsidR="005221D5" w:rsidRDefault="00DE3649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Outreach to Todd, Ryan and Fitz on how best I can support Keith taking on PM roles</w:t>
            </w:r>
          </w:p>
          <w:p w14:paraId="771BE8F3" w14:textId="77777777" w:rsidR="008F20E8" w:rsidRPr="001D2776" w:rsidRDefault="008F20E8" w:rsidP="00573832">
            <w:pPr>
              <w:rPr>
                <w:rFonts w:ascii="Segoe UI" w:hAnsi="Segoe UI" w:cs="Segoe UI"/>
              </w:rPr>
            </w:pPr>
            <w:r w:rsidRPr="001D2776">
              <w:rPr>
                <w:rFonts w:ascii="Segoe UI" w:hAnsi="Segoe UI" w:cs="Segoe UI"/>
              </w:rPr>
              <w:t>Provided Keith w/Barr PM tools</w:t>
            </w:r>
          </w:p>
          <w:p w14:paraId="4CFC5C15" w14:textId="51480689" w:rsidR="003217F2" w:rsidRPr="003A5AF1" w:rsidRDefault="003217F2" w:rsidP="00573832">
            <w:pPr>
              <w:rPr>
                <w:rFonts w:ascii="Segoe UI" w:hAnsi="Segoe UI" w:cs="Segoe UI"/>
              </w:rPr>
            </w:pPr>
            <w:r w:rsidRPr="001D2776">
              <w:rPr>
                <w:rFonts w:ascii="Segoe UI" w:hAnsi="Segoe UI" w:cs="Segoe UI"/>
              </w:rPr>
              <w:t>Talked through project setup (jobs vs tasks) with Keith, and helped track down answers for him on OC staff assignments, explained MCs and TCs to him and offered t</w:t>
            </w:r>
            <w:r w:rsidR="001A73BE" w:rsidRPr="001D2776">
              <w:rPr>
                <w:rFonts w:ascii="Segoe UI" w:hAnsi="Segoe UI" w:cs="Segoe UI"/>
              </w:rPr>
              <w:t xml:space="preserve">ransmission </w:t>
            </w:r>
            <w:r w:rsidRPr="001D2776">
              <w:rPr>
                <w:rFonts w:ascii="Segoe UI" w:hAnsi="Segoe UI" w:cs="Segoe UI"/>
              </w:rPr>
              <w:t>line number to market local utility</w:t>
            </w:r>
          </w:p>
        </w:tc>
        <w:tc>
          <w:tcPr>
            <w:tcW w:w="4410" w:type="dxa"/>
            <w:shd w:val="clear" w:color="auto" w:fill="ECF5D9" w:themeFill="accent2" w:themeFillTint="33"/>
          </w:tcPr>
          <w:p w14:paraId="3C0F2750" w14:textId="77777777" w:rsidR="005221D5" w:rsidRDefault="005D5747" w:rsidP="00573832">
            <w:pPr>
              <w:rPr>
                <w:ins w:id="7" w:author="Sarah L. Johnson" w:date="2025-10-20T08:31:00Z" w16du:dateUtc="2025-10-20T13:31:00Z"/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Bringing Keith along for MN based </w:t>
            </w:r>
            <w:proofErr w:type="spellStart"/>
            <w:r>
              <w:rPr>
                <w:rFonts w:ascii="Segoe UI" w:hAnsi="Segoe UI" w:cs="Segoe UI"/>
              </w:rPr>
              <w:t>opps</w:t>
            </w:r>
            <w:proofErr w:type="spellEnd"/>
            <w:r>
              <w:rPr>
                <w:rFonts w:ascii="Segoe UI" w:hAnsi="Segoe UI" w:cs="Segoe UI"/>
              </w:rPr>
              <w:t xml:space="preserve"> to expand his workload and opportunity for PM roles (e.g., US Solar battery project)</w:t>
            </w:r>
          </w:p>
          <w:p w14:paraId="08656BFF" w14:textId="327A68E6" w:rsidR="00D61E7F" w:rsidRPr="003A5AF1" w:rsidRDefault="00D61E7F" w:rsidP="00573832">
            <w:pPr>
              <w:rPr>
                <w:rFonts w:ascii="Segoe UI" w:hAnsi="Segoe UI" w:cs="Segoe UI"/>
              </w:rPr>
            </w:pPr>
            <w:ins w:id="8" w:author="Sarah L. Johnson" w:date="2025-10-20T08:31:00Z" w16du:dateUtc="2025-10-20T13:31:00Z">
              <w:r>
                <w:rPr>
                  <w:rFonts w:ascii="Segoe UI" w:hAnsi="Segoe UI" w:cs="Segoe UI"/>
                </w:rPr>
                <w:t>Onboarded Keith to Xcel Minot permit review role</w:t>
              </w:r>
            </w:ins>
          </w:p>
        </w:tc>
        <w:tc>
          <w:tcPr>
            <w:tcW w:w="4590" w:type="dxa"/>
            <w:shd w:val="clear" w:color="auto" w:fill="ECF5D9" w:themeFill="accent2" w:themeFillTint="33"/>
          </w:tcPr>
          <w:p w14:paraId="35ECCB5C" w14:textId="77777777" w:rsidR="005221D5" w:rsidRPr="003A5AF1" w:rsidRDefault="005221D5" w:rsidP="00573832">
            <w:pPr>
              <w:rPr>
                <w:rFonts w:ascii="Segoe UI" w:hAnsi="Segoe UI" w:cs="Segoe UI"/>
              </w:rPr>
            </w:pPr>
          </w:p>
        </w:tc>
      </w:tr>
      <w:tr w:rsidR="00C32AD1" w:rsidRPr="003A5AF1" w14:paraId="7C2AD847" w14:textId="77777777" w:rsidTr="00C32AD1">
        <w:trPr>
          <w:trHeight w:val="746"/>
        </w:trPr>
        <w:tc>
          <w:tcPr>
            <w:tcW w:w="4675" w:type="dxa"/>
          </w:tcPr>
          <w:p w14:paraId="4E86BD3E" w14:textId="2A37774E" w:rsidR="00C32AD1" w:rsidRDefault="00C32AD1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Example E: Positioning Aisha and Orry as new LP project leads</w:t>
            </w:r>
          </w:p>
        </w:tc>
        <w:tc>
          <w:tcPr>
            <w:tcW w:w="4680" w:type="dxa"/>
          </w:tcPr>
          <w:p w14:paraId="2216C9D8" w14:textId="77777777" w:rsidR="00C32AD1" w:rsidRDefault="00C32AD1" w:rsidP="00573832">
            <w:pPr>
              <w:rPr>
                <w:rFonts w:ascii="Segoe UI" w:hAnsi="Segoe UI" w:cs="Segoe UI"/>
              </w:rPr>
            </w:pPr>
          </w:p>
        </w:tc>
        <w:tc>
          <w:tcPr>
            <w:tcW w:w="4590" w:type="dxa"/>
          </w:tcPr>
          <w:p w14:paraId="327F7CEF" w14:textId="3BD721C8" w:rsidR="00C32AD1" w:rsidRDefault="00E94EB2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Encourage</w:t>
            </w:r>
            <w:r w:rsidR="00155157">
              <w:rPr>
                <w:rFonts w:ascii="Segoe UI" w:hAnsi="Segoe UI" w:cs="Segoe UI"/>
              </w:rPr>
              <w:t>d</w:t>
            </w:r>
            <w:r w:rsidR="00D1515C">
              <w:rPr>
                <w:rFonts w:ascii="Segoe UI" w:hAnsi="Segoe UI" w:cs="Segoe UI"/>
              </w:rPr>
              <w:t xml:space="preserve"> Orry </w:t>
            </w:r>
            <w:r w:rsidR="00155157">
              <w:rPr>
                <w:rFonts w:ascii="Segoe UI" w:hAnsi="Segoe UI" w:cs="Segoe UI"/>
              </w:rPr>
              <w:t>for</w:t>
            </w:r>
            <w:r>
              <w:rPr>
                <w:rFonts w:ascii="Segoe UI" w:hAnsi="Segoe UI" w:cs="Segoe UI"/>
              </w:rPr>
              <w:t xml:space="preserve"> </w:t>
            </w:r>
            <w:r w:rsidR="00D1515C">
              <w:rPr>
                <w:rFonts w:ascii="Segoe UI" w:hAnsi="Segoe UI" w:cs="Segoe UI"/>
              </w:rPr>
              <w:t>the lead role in discussing permitting w/client and meeting client in person</w:t>
            </w:r>
          </w:p>
          <w:p w14:paraId="7BEC72D9" w14:textId="1383589B" w:rsidR="00D1515C" w:rsidRDefault="00155157" w:rsidP="0057383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Encouraged</w:t>
            </w:r>
            <w:r w:rsidR="00D1515C">
              <w:rPr>
                <w:rFonts w:ascii="Segoe UI" w:hAnsi="Segoe UI" w:cs="Segoe UI"/>
              </w:rPr>
              <w:t xml:space="preserve"> Aisha </w:t>
            </w:r>
            <w:r>
              <w:rPr>
                <w:rFonts w:ascii="Segoe UI" w:hAnsi="Segoe UI" w:cs="Segoe UI"/>
              </w:rPr>
              <w:t xml:space="preserve">for </w:t>
            </w:r>
            <w:r w:rsidR="00D1515C">
              <w:rPr>
                <w:rFonts w:ascii="Segoe UI" w:hAnsi="Segoe UI" w:cs="Segoe UI"/>
              </w:rPr>
              <w:t>the overall PM role, positioning to LP as us making sure we have adequate capacity to serve all their project needs</w:t>
            </w:r>
          </w:p>
          <w:p w14:paraId="5F4A2089" w14:textId="2787D4E6" w:rsidR="00D1515C" w:rsidRDefault="00D1515C" w:rsidP="00573832">
            <w:pPr>
              <w:rPr>
                <w:rFonts w:ascii="Segoe UI" w:hAnsi="Segoe UI" w:cs="Segoe UI"/>
              </w:rPr>
            </w:pPr>
          </w:p>
        </w:tc>
        <w:tc>
          <w:tcPr>
            <w:tcW w:w="4410" w:type="dxa"/>
          </w:tcPr>
          <w:p w14:paraId="39CF0308" w14:textId="77777777" w:rsidR="00C32AD1" w:rsidRPr="003A5AF1" w:rsidRDefault="00C32AD1" w:rsidP="00573832">
            <w:pPr>
              <w:rPr>
                <w:rFonts w:ascii="Segoe UI" w:hAnsi="Segoe UI" w:cs="Segoe UI"/>
              </w:rPr>
            </w:pPr>
          </w:p>
        </w:tc>
        <w:tc>
          <w:tcPr>
            <w:tcW w:w="4590" w:type="dxa"/>
          </w:tcPr>
          <w:p w14:paraId="55B42CE3" w14:textId="77777777" w:rsidR="00C32AD1" w:rsidRPr="003A5AF1" w:rsidRDefault="00C32AD1" w:rsidP="00573832">
            <w:pPr>
              <w:rPr>
                <w:rFonts w:ascii="Segoe UI" w:hAnsi="Segoe UI" w:cs="Segoe UI"/>
              </w:rPr>
            </w:pPr>
          </w:p>
        </w:tc>
      </w:tr>
      <w:tr w:rsidR="003A5AF1" w:rsidRPr="003A5AF1" w14:paraId="0B7A26D5" w14:textId="0951F724" w:rsidTr="00645520">
        <w:trPr>
          <w:trHeight w:val="413"/>
        </w:trPr>
        <w:tc>
          <w:tcPr>
            <w:tcW w:w="22945" w:type="dxa"/>
            <w:gridSpan w:val="5"/>
            <w:shd w:val="clear" w:color="auto" w:fill="60B7E6" w:themeFill="accent1"/>
            <w:vAlign w:val="center"/>
          </w:tcPr>
          <w:p w14:paraId="2882E6F6" w14:textId="7F9FB4CE" w:rsidR="003A5AF1" w:rsidRPr="003A5AF1" w:rsidRDefault="003A5AF1" w:rsidP="003A5AF1">
            <w:pPr>
              <w:rPr>
                <w:rFonts w:ascii="Segoe UI" w:hAnsi="Segoe UI" w:cs="Segoe UI"/>
              </w:rPr>
            </w:pPr>
            <w:r w:rsidRPr="003A5AF1">
              <w:rPr>
                <w:rStyle w:val="normaltextrun"/>
                <w:rFonts w:ascii="Segoe UI" w:hAnsi="Segoe UI" w:cs="Segoe UI"/>
                <w:b/>
                <w:bCs/>
              </w:rPr>
              <w:lastRenderedPageBreak/>
              <w:t xml:space="preserve">Development </w:t>
            </w:r>
            <w:r>
              <w:rPr>
                <w:rStyle w:val="normaltextrun"/>
                <w:rFonts w:ascii="Segoe UI" w:hAnsi="Segoe UI" w:cs="Segoe UI"/>
                <w:b/>
                <w:bCs/>
              </w:rPr>
              <w:t>Area</w:t>
            </w:r>
            <w:r w:rsidRPr="003A5AF1">
              <w:rPr>
                <w:rStyle w:val="normaltextrun"/>
                <w:rFonts w:ascii="Segoe UI" w:hAnsi="Segoe UI" w:cs="Segoe UI"/>
                <w:b/>
                <w:bCs/>
              </w:rPr>
              <w:t xml:space="preserve"> 2: Provide strategic thinking and leadership in my area of practice</w:t>
            </w:r>
          </w:p>
        </w:tc>
      </w:tr>
      <w:tr w:rsidR="00875513" w:rsidRPr="003A5AF1" w14:paraId="7A3F29FE" w14:textId="324171E4" w:rsidTr="00573832">
        <w:trPr>
          <w:trHeight w:val="791"/>
        </w:trPr>
        <w:tc>
          <w:tcPr>
            <w:tcW w:w="4675" w:type="dxa"/>
          </w:tcPr>
          <w:p w14:paraId="453A25D9" w14:textId="702C7570" w:rsidR="00875513" w:rsidRPr="003A5AF1" w:rsidRDefault="00875513" w:rsidP="0087551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Example A:</w:t>
            </w:r>
            <w:r w:rsidR="00AC3B17">
              <w:rPr>
                <w:rFonts w:ascii="Segoe UI" w:hAnsi="Segoe UI" w:cs="Segoe UI"/>
              </w:rPr>
              <w:t xml:space="preserve"> Structural Evolution and PG involvement </w:t>
            </w:r>
          </w:p>
        </w:tc>
        <w:tc>
          <w:tcPr>
            <w:tcW w:w="4680" w:type="dxa"/>
          </w:tcPr>
          <w:p w14:paraId="1B53F6BA" w14:textId="37357A77" w:rsidR="00875513" w:rsidRPr="003A5AF1" w:rsidRDefault="00FA3D08" w:rsidP="0087551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Met w/Ryan to discuss </w:t>
            </w:r>
            <w:r w:rsidR="004F35FB">
              <w:rPr>
                <w:rFonts w:ascii="Segoe UI" w:hAnsi="Segoe UI" w:cs="Segoe UI"/>
              </w:rPr>
              <w:t>ER PG and SE, AI, and supporting four corners</w:t>
            </w:r>
          </w:p>
        </w:tc>
        <w:tc>
          <w:tcPr>
            <w:tcW w:w="4590" w:type="dxa"/>
          </w:tcPr>
          <w:p w14:paraId="7F2CF1A4" w14:textId="0FF88B70" w:rsidR="00875513" w:rsidRPr="003A5AF1" w:rsidRDefault="00A14F53" w:rsidP="0087551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Outreach to SE leaders re ER PG’s Practice Area being early implementor of SE</w:t>
            </w:r>
            <w:r w:rsidR="006E31D7">
              <w:rPr>
                <w:rFonts w:ascii="Segoe UI" w:hAnsi="Segoe UI" w:cs="Segoe UI"/>
              </w:rPr>
              <w:t xml:space="preserve"> (goal of potential success stories to share more broadly)</w:t>
            </w:r>
          </w:p>
        </w:tc>
        <w:tc>
          <w:tcPr>
            <w:tcW w:w="4410" w:type="dxa"/>
          </w:tcPr>
          <w:p w14:paraId="05E601C9" w14:textId="2D8E6B93" w:rsidR="00875513" w:rsidRPr="003A5AF1" w:rsidRDefault="00D97A46" w:rsidP="00875513">
            <w:pPr>
              <w:rPr>
                <w:rFonts w:ascii="Segoe UI" w:hAnsi="Segoe UI" w:cs="Segoe UI"/>
              </w:rPr>
            </w:pPr>
            <w:ins w:id="9" w:author="Sarah L. Johnson" w:date="2025-10-20T08:34:00Z" w16du:dateUtc="2025-10-20T13:34:00Z">
              <w:r>
                <w:rPr>
                  <w:rFonts w:ascii="Segoe UI" w:hAnsi="Segoe UI" w:cs="Segoe UI"/>
                </w:rPr>
                <w:t>Chamber review of EQB rule changes</w:t>
              </w:r>
            </w:ins>
          </w:p>
        </w:tc>
        <w:tc>
          <w:tcPr>
            <w:tcW w:w="4590" w:type="dxa"/>
          </w:tcPr>
          <w:p w14:paraId="13BB0C33" w14:textId="77777777" w:rsidR="00875513" w:rsidRPr="003A5AF1" w:rsidRDefault="00875513" w:rsidP="00875513">
            <w:pPr>
              <w:rPr>
                <w:rFonts w:ascii="Segoe UI" w:hAnsi="Segoe UI" w:cs="Segoe UI"/>
              </w:rPr>
            </w:pPr>
          </w:p>
        </w:tc>
      </w:tr>
      <w:tr w:rsidR="00875513" w:rsidRPr="003A5AF1" w14:paraId="5A7D462B" w14:textId="77777777" w:rsidTr="00573832">
        <w:trPr>
          <w:trHeight w:val="620"/>
        </w:trPr>
        <w:tc>
          <w:tcPr>
            <w:tcW w:w="4675" w:type="dxa"/>
            <w:shd w:val="clear" w:color="auto" w:fill="ECF5D9" w:themeFill="accent2" w:themeFillTint="33"/>
          </w:tcPr>
          <w:p w14:paraId="5D657FE6" w14:textId="121EDA27" w:rsidR="00875513" w:rsidRPr="003A5AF1" w:rsidRDefault="00875513" w:rsidP="0087551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Example B:</w:t>
            </w:r>
            <w:r w:rsidR="00AC3B17">
              <w:rPr>
                <w:rFonts w:ascii="Segoe UI" w:hAnsi="Segoe UI" w:cs="Segoe UI"/>
              </w:rPr>
              <w:t xml:space="preserve"> Confidential northern MN manufacturing project</w:t>
            </w:r>
          </w:p>
        </w:tc>
        <w:tc>
          <w:tcPr>
            <w:tcW w:w="4680" w:type="dxa"/>
            <w:shd w:val="clear" w:color="auto" w:fill="ECF5D9" w:themeFill="accent2" w:themeFillTint="33"/>
          </w:tcPr>
          <w:p w14:paraId="19E883D5" w14:textId="198A0D68" w:rsidR="00875513" w:rsidRPr="003A5AF1" w:rsidRDefault="00142A79" w:rsidP="0087551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Approached to PM project and positioned to bring on job leads w/Sarah as overall PM</w:t>
            </w:r>
          </w:p>
        </w:tc>
        <w:tc>
          <w:tcPr>
            <w:tcW w:w="4590" w:type="dxa"/>
            <w:shd w:val="clear" w:color="auto" w:fill="ECF5D9" w:themeFill="accent2" w:themeFillTint="33"/>
          </w:tcPr>
          <w:p w14:paraId="08163DBA" w14:textId="594CE6E5" w:rsidR="00875513" w:rsidRPr="003A5AF1" w:rsidRDefault="00131B20" w:rsidP="0087551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Worked through fast-paced project and provided strategic input/oversight </w:t>
            </w:r>
            <w:r w:rsidR="00AF1EB7">
              <w:rPr>
                <w:rFonts w:ascii="Segoe UI" w:hAnsi="Segoe UI" w:cs="Segoe UI"/>
              </w:rPr>
              <w:t>to</w:t>
            </w:r>
            <w:r>
              <w:rPr>
                <w:rFonts w:ascii="Segoe UI" w:hAnsi="Segoe UI" w:cs="Segoe UI"/>
              </w:rPr>
              <w:t xml:space="preserve"> project schedule</w:t>
            </w:r>
            <w:r w:rsidR="00310F41">
              <w:rPr>
                <w:rFonts w:ascii="Segoe UI" w:hAnsi="Segoe UI" w:cs="Segoe UI"/>
              </w:rPr>
              <w:t xml:space="preserve">, recent bill change, </w:t>
            </w:r>
            <w:r w:rsidR="009B598E">
              <w:rPr>
                <w:rFonts w:ascii="Segoe UI" w:hAnsi="Segoe UI" w:cs="Segoe UI"/>
              </w:rPr>
              <w:t>R</w:t>
            </w:r>
            <w:r w:rsidR="00310F41">
              <w:rPr>
                <w:rFonts w:ascii="Segoe UI" w:hAnsi="Segoe UI" w:cs="Segoe UI"/>
              </w:rPr>
              <w:t xml:space="preserve">GU selection, and </w:t>
            </w:r>
            <w:r w:rsidR="00AF1EB7">
              <w:rPr>
                <w:rFonts w:ascii="Segoe UI" w:hAnsi="Segoe UI" w:cs="Segoe UI"/>
              </w:rPr>
              <w:t>changing scope/budget</w:t>
            </w:r>
            <w:r w:rsidR="001C4D5D">
              <w:rPr>
                <w:rFonts w:ascii="Segoe UI" w:hAnsi="Segoe UI" w:cs="Segoe UI"/>
              </w:rPr>
              <w:t xml:space="preserve"> (e.g., wetland data sheets vs delineation report)</w:t>
            </w:r>
            <w:r w:rsidR="00FF16C0">
              <w:rPr>
                <w:rFonts w:ascii="Segoe UI" w:hAnsi="Segoe UI" w:cs="Segoe UI"/>
              </w:rPr>
              <w:t xml:space="preserve"> and nimbleness to cover for a colleague in need</w:t>
            </w:r>
          </w:p>
        </w:tc>
        <w:tc>
          <w:tcPr>
            <w:tcW w:w="4410" w:type="dxa"/>
            <w:shd w:val="clear" w:color="auto" w:fill="ECF5D9" w:themeFill="accent2" w:themeFillTint="33"/>
          </w:tcPr>
          <w:p w14:paraId="584AB6A6" w14:textId="7E573F1F" w:rsidR="00875513" w:rsidRPr="003A5AF1" w:rsidRDefault="00D00D81" w:rsidP="00875513">
            <w:pPr>
              <w:rPr>
                <w:rFonts w:ascii="Segoe UI" w:hAnsi="Segoe UI" w:cs="Segoe UI"/>
              </w:rPr>
            </w:pPr>
            <w:ins w:id="10" w:author="Sarah L. Johnson" w:date="2025-10-20T08:31:00Z" w16du:dateUtc="2025-10-20T13:31:00Z">
              <w:r>
                <w:rPr>
                  <w:rFonts w:ascii="Segoe UI" w:hAnsi="Segoe UI" w:cs="Segoe UI"/>
                </w:rPr>
                <w:t xml:space="preserve">Received positive feedback from client when </w:t>
              </w:r>
            </w:ins>
            <w:ins w:id="11" w:author="Sarah L. Johnson" w:date="2025-10-20T08:32:00Z" w16du:dateUtc="2025-10-20T13:32:00Z">
              <w:r>
                <w:rPr>
                  <w:rFonts w:ascii="Segoe UI" w:hAnsi="Segoe UI" w:cs="Segoe UI"/>
                </w:rPr>
                <w:t xml:space="preserve">it was determined project would not move forward – client </w:t>
              </w:r>
              <w:r w:rsidR="001A63B7">
                <w:rPr>
                  <w:rFonts w:ascii="Segoe UI" w:hAnsi="Segoe UI" w:cs="Segoe UI"/>
                </w:rPr>
                <w:t xml:space="preserve">noted Sarah’s always on top of her game, and it was refreshing how well she put the client’s needs first </w:t>
              </w:r>
            </w:ins>
          </w:p>
        </w:tc>
        <w:tc>
          <w:tcPr>
            <w:tcW w:w="4590" w:type="dxa"/>
            <w:shd w:val="clear" w:color="auto" w:fill="ECF5D9" w:themeFill="accent2" w:themeFillTint="33"/>
          </w:tcPr>
          <w:p w14:paraId="454DF358" w14:textId="77777777" w:rsidR="00875513" w:rsidRPr="003A5AF1" w:rsidRDefault="00875513" w:rsidP="00875513">
            <w:pPr>
              <w:rPr>
                <w:rFonts w:ascii="Segoe UI" w:hAnsi="Segoe UI" w:cs="Segoe UI"/>
              </w:rPr>
            </w:pPr>
          </w:p>
        </w:tc>
      </w:tr>
      <w:tr w:rsidR="00107491" w:rsidRPr="003A5AF1" w14:paraId="5FC1142B" w14:textId="77777777" w:rsidTr="00107491">
        <w:trPr>
          <w:trHeight w:val="620"/>
        </w:trPr>
        <w:tc>
          <w:tcPr>
            <w:tcW w:w="4675" w:type="dxa"/>
          </w:tcPr>
          <w:p w14:paraId="509B18EC" w14:textId="2699BAEF" w:rsidR="00107491" w:rsidRDefault="00107491" w:rsidP="0087551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Example C: Miscellaneous </w:t>
            </w:r>
            <w:proofErr w:type="spellStart"/>
            <w:r w:rsidR="0063265B">
              <w:rPr>
                <w:rFonts w:ascii="Segoe UI" w:hAnsi="Segoe UI" w:cs="Segoe UI"/>
              </w:rPr>
              <w:t>opps</w:t>
            </w:r>
            <w:proofErr w:type="spellEnd"/>
            <w:r w:rsidR="0063265B">
              <w:rPr>
                <w:rFonts w:ascii="Segoe UI" w:hAnsi="Segoe UI" w:cs="Segoe UI"/>
              </w:rPr>
              <w:t xml:space="preserve"> for supporting colleagues</w:t>
            </w:r>
            <w:ins w:id="12" w:author="Sarah L. Johnson" w:date="2025-10-20T08:34:00Z" w16du:dateUtc="2025-10-20T13:34:00Z">
              <w:r w:rsidR="0037034E">
                <w:rPr>
                  <w:rFonts w:ascii="Segoe UI" w:hAnsi="Segoe UI" w:cs="Segoe UI"/>
                </w:rPr>
                <w:t>/pursuits</w:t>
              </w:r>
            </w:ins>
            <w:r w:rsidR="0063265B">
              <w:rPr>
                <w:rFonts w:ascii="Segoe UI" w:hAnsi="Segoe UI" w:cs="Segoe UI"/>
              </w:rPr>
              <w:t xml:space="preserve"> in strategy</w:t>
            </w:r>
          </w:p>
        </w:tc>
        <w:tc>
          <w:tcPr>
            <w:tcW w:w="4680" w:type="dxa"/>
          </w:tcPr>
          <w:p w14:paraId="6918090C" w14:textId="77777777" w:rsidR="00107491" w:rsidRDefault="00107491" w:rsidP="00875513">
            <w:pPr>
              <w:rPr>
                <w:rFonts w:ascii="Segoe UI" w:hAnsi="Segoe UI" w:cs="Segoe UI"/>
              </w:rPr>
            </w:pPr>
          </w:p>
        </w:tc>
        <w:tc>
          <w:tcPr>
            <w:tcW w:w="4590" w:type="dxa"/>
          </w:tcPr>
          <w:p w14:paraId="4077580E" w14:textId="77777777" w:rsidR="00107491" w:rsidRPr="00F82940" w:rsidRDefault="0063265B" w:rsidP="00875513">
            <w:pPr>
              <w:rPr>
                <w:rFonts w:ascii="Segoe UI" w:hAnsi="Segoe UI" w:cs="Segoe UI"/>
              </w:rPr>
            </w:pPr>
            <w:r w:rsidRPr="00F82940">
              <w:rPr>
                <w:rFonts w:ascii="Segoe UI" w:hAnsi="Segoe UI" w:cs="Segoe UI"/>
              </w:rPr>
              <w:t xml:space="preserve">Tyler: how to avoid FWS involvement to obtain necessary USACE </w:t>
            </w:r>
            <w:r w:rsidR="003D6592" w:rsidRPr="00F82940">
              <w:rPr>
                <w:rFonts w:ascii="Segoe UI" w:hAnsi="Segoe UI" w:cs="Segoe UI"/>
              </w:rPr>
              <w:t xml:space="preserve">authorization </w:t>
            </w:r>
            <w:proofErr w:type="gramStart"/>
            <w:r w:rsidR="003D6592" w:rsidRPr="00F82940">
              <w:rPr>
                <w:rFonts w:ascii="Segoe UI" w:hAnsi="Segoe UI" w:cs="Segoe UI"/>
              </w:rPr>
              <w:t>in light of</w:t>
            </w:r>
            <w:proofErr w:type="gramEnd"/>
            <w:r w:rsidR="003D6592" w:rsidRPr="00F82940">
              <w:rPr>
                <w:rFonts w:ascii="Segoe UI" w:hAnsi="Segoe UI" w:cs="Segoe UI"/>
              </w:rPr>
              <w:t xml:space="preserve"> DOI memorandum</w:t>
            </w:r>
          </w:p>
          <w:p w14:paraId="4D3DDE0F" w14:textId="77777777" w:rsidR="0093564A" w:rsidRPr="00F82940" w:rsidRDefault="0093564A" w:rsidP="00875513">
            <w:pPr>
              <w:rPr>
                <w:rFonts w:ascii="Segoe UI" w:hAnsi="Segoe UI" w:cs="Segoe UI"/>
              </w:rPr>
            </w:pPr>
            <w:r w:rsidRPr="00F82940">
              <w:rPr>
                <w:rFonts w:ascii="Segoe UI" w:hAnsi="Segoe UI" w:cs="Segoe UI"/>
              </w:rPr>
              <w:t xml:space="preserve">Orry: working through </w:t>
            </w:r>
            <w:r w:rsidR="00957855" w:rsidRPr="00F82940">
              <w:rPr>
                <w:rFonts w:ascii="Segoe UI" w:hAnsi="Segoe UI" w:cs="Segoe UI"/>
              </w:rPr>
              <w:t xml:space="preserve">AUAR versus EAW requirements for proposal and how to meet environmental review requirements for LP North Branch. </w:t>
            </w:r>
          </w:p>
          <w:p w14:paraId="12C96779" w14:textId="77777777" w:rsidR="00002ACB" w:rsidRDefault="00002ACB" w:rsidP="00875513">
            <w:pPr>
              <w:rPr>
                <w:ins w:id="13" w:author="Sarah L. Johnson" w:date="2025-09-25T12:41:00Z" w16du:dateUtc="2025-09-25T17:41:00Z"/>
                <w:rFonts w:ascii="Segoe UI" w:hAnsi="Segoe UI" w:cs="Segoe UI"/>
              </w:rPr>
            </w:pPr>
            <w:r w:rsidRPr="00F82940">
              <w:rPr>
                <w:rFonts w:ascii="Segoe UI" w:hAnsi="Segoe UI" w:cs="Segoe UI"/>
              </w:rPr>
              <w:t xml:space="preserve">Aaron: how to approach relative merits in </w:t>
            </w:r>
            <w:proofErr w:type="spellStart"/>
            <w:r w:rsidRPr="00F82940">
              <w:rPr>
                <w:rFonts w:ascii="Segoe UI" w:hAnsi="Segoe UI" w:cs="Segoe UI"/>
              </w:rPr>
              <w:t>env’al</w:t>
            </w:r>
            <w:proofErr w:type="spellEnd"/>
            <w:r w:rsidRPr="00F82940">
              <w:rPr>
                <w:rFonts w:ascii="Segoe UI" w:hAnsi="Segoe UI" w:cs="Segoe UI"/>
              </w:rPr>
              <w:t xml:space="preserve"> review document (full routes versus segmenting and implications of each for datasets and rest of process)</w:t>
            </w:r>
          </w:p>
          <w:p w14:paraId="5A20001A" w14:textId="4A7E577C" w:rsidR="00661F83" w:rsidRDefault="00661F83" w:rsidP="00875513">
            <w:pPr>
              <w:rPr>
                <w:rFonts w:ascii="Segoe UI" w:hAnsi="Segoe UI" w:cs="Segoe UI"/>
              </w:rPr>
            </w:pPr>
            <w:ins w:id="14" w:author="Sarah L. Johnson" w:date="2025-09-25T12:41:00Z" w16du:dateUtc="2025-09-25T17:41:00Z">
              <w:r>
                <w:rPr>
                  <w:rFonts w:ascii="Segoe UI" w:hAnsi="Segoe UI" w:cs="Segoe UI"/>
                </w:rPr>
                <w:t>Aaron: Feed</w:t>
              </w:r>
            </w:ins>
            <w:ins w:id="15" w:author="Sarah L. Johnson" w:date="2025-09-25T12:42:00Z" w16du:dateUtc="2025-09-25T17:42:00Z">
              <w:r>
                <w:rPr>
                  <w:rFonts w:ascii="Segoe UI" w:hAnsi="Segoe UI" w:cs="Segoe UI"/>
                </w:rPr>
                <w:t>back on Maple Grove RPA</w:t>
              </w:r>
            </w:ins>
          </w:p>
        </w:tc>
        <w:tc>
          <w:tcPr>
            <w:tcW w:w="4410" w:type="dxa"/>
          </w:tcPr>
          <w:p w14:paraId="0A8F20EA" w14:textId="5EA7ECF7" w:rsidR="00107491" w:rsidRDefault="001A63B7" w:rsidP="00875513">
            <w:pPr>
              <w:rPr>
                <w:ins w:id="16" w:author="Sarah L. Johnson" w:date="2025-10-20T08:34:00Z" w16du:dateUtc="2025-10-20T13:34:00Z"/>
                <w:rFonts w:ascii="Segoe UI" w:hAnsi="Segoe UI" w:cs="Segoe UI"/>
              </w:rPr>
            </w:pPr>
            <w:ins w:id="17" w:author="Sarah L. Johnson" w:date="2025-10-20T08:32:00Z" w16du:dateUtc="2025-10-20T13:32:00Z">
              <w:r>
                <w:rPr>
                  <w:rFonts w:ascii="Segoe UI" w:hAnsi="Segoe UI" w:cs="Segoe UI"/>
                </w:rPr>
                <w:t>Assisted Charlie Ecker</w:t>
              </w:r>
            </w:ins>
            <w:r w:rsidR="001C733E">
              <w:rPr>
                <w:rFonts w:ascii="Segoe UI" w:hAnsi="Segoe UI" w:cs="Segoe UI"/>
              </w:rPr>
              <w:t>s</w:t>
            </w:r>
            <w:ins w:id="18" w:author="Sarah L. Johnson" w:date="2025-10-20T08:32:00Z" w16du:dateUtc="2025-10-20T13:32:00Z">
              <w:r>
                <w:rPr>
                  <w:rFonts w:ascii="Segoe UI" w:hAnsi="Segoe UI" w:cs="Segoe UI"/>
                </w:rPr>
                <w:t xml:space="preserve"> in marketing pursuit and staffing of </w:t>
              </w:r>
              <w:proofErr w:type="gramStart"/>
              <w:r>
                <w:rPr>
                  <w:rFonts w:ascii="Segoe UI" w:hAnsi="Segoe UI" w:cs="Segoe UI"/>
                </w:rPr>
                <w:t>ImOn, and</w:t>
              </w:r>
              <w:proofErr w:type="gramEnd"/>
              <w:r>
                <w:rPr>
                  <w:rFonts w:ascii="Segoe UI" w:hAnsi="Segoe UI" w:cs="Segoe UI"/>
                </w:rPr>
                <w:t xml:space="preserve"> helped </w:t>
              </w:r>
            </w:ins>
            <w:ins w:id="19" w:author="Sarah L. Johnson" w:date="2025-10-20T08:33:00Z" w16du:dateUtc="2025-10-20T13:33:00Z">
              <w:r>
                <w:rPr>
                  <w:rFonts w:ascii="Segoe UI" w:hAnsi="Segoe UI" w:cs="Segoe UI"/>
                </w:rPr>
                <w:t>him understand wetland permitting strategy.</w:t>
              </w:r>
            </w:ins>
          </w:p>
          <w:p w14:paraId="7777D51C" w14:textId="77777777" w:rsidR="0037034E" w:rsidRDefault="0037034E" w:rsidP="00875513">
            <w:pPr>
              <w:rPr>
                <w:ins w:id="20" w:author="Sarah L. Johnson" w:date="2025-10-20T08:34:00Z" w16du:dateUtc="2025-10-20T13:34:00Z"/>
                <w:rFonts w:ascii="Segoe UI" w:hAnsi="Segoe UI" w:cs="Segoe UI"/>
              </w:rPr>
            </w:pPr>
          </w:p>
          <w:p w14:paraId="66ACBE8B" w14:textId="77777777" w:rsidR="0037034E" w:rsidRDefault="0037034E" w:rsidP="00875513">
            <w:pPr>
              <w:rPr>
                <w:rFonts w:ascii="Segoe UI" w:hAnsi="Segoe UI" w:cs="Segoe UI"/>
              </w:rPr>
            </w:pPr>
            <w:ins w:id="21" w:author="Sarah L. Johnson" w:date="2025-10-20T08:34:00Z" w16du:dateUtc="2025-10-20T13:34:00Z">
              <w:r>
                <w:rPr>
                  <w:rFonts w:ascii="Segoe UI" w:hAnsi="Segoe UI" w:cs="Segoe UI"/>
                </w:rPr>
                <w:t xml:space="preserve">Used </w:t>
              </w:r>
              <w:r w:rsidR="00D97A46">
                <w:rPr>
                  <w:rFonts w:ascii="Segoe UI" w:hAnsi="Segoe UI" w:cs="Segoe UI"/>
                </w:rPr>
                <w:t xml:space="preserve">MP detailed proposal outlining new MN statute to win different MP project, and to respond to opportunities w/US Solar </w:t>
              </w:r>
              <w:r w:rsidR="008C2FB4">
                <w:rPr>
                  <w:rFonts w:ascii="Segoe UI" w:hAnsi="Segoe UI" w:cs="Segoe UI"/>
                </w:rPr>
                <w:t xml:space="preserve">and </w:t>
              </w:r>
            </w:ins>
            <w:ins w:id="22" w:author="Sarah L. Johnson" w:date="2025-10-20T08:35:00Z" w16du:dateUtc="2025-10-20T13:35:00Z">
              <w:r w:rsidR="008C2FB4">
                <w:rPr>
                  <w:rFonts w:ascii="Segoe UI" w:hAnsi="Segoe UI" w:cs="Segoe UI"/>
                </w:rPr>
                <w:t>Pattern Energy.</w:t>
              </w:r>
            </w:ins>
          </w:p>
          <w:p w14:paraId="14997FB5" w14:textId="77777777" w:rsidR="00C31B00" w:rsidRDefault="00C31B00" w:rsidP="00875513">
            <w:pPr>
              <w:rPr>
                <w:ins w:id="23" w:author="Sarah L. Johnson" w:date="2025-10-20T08:41:00Z" w16du:dateUtc="2025-10-20T13:41:00Z"/>
                <w:rFonts w:ascii="Segoe UI" w:hAnsi="Segoe UI" w:cs="Segoe UI"/>
              </w:rPr>
            </w:pPr>
          </w:p>
          <w:p w14:paraId="3BAFD315" w14:textId="77777777" w:rsidR="00C31B00" w:rsidRDefault="00C31B00" w:rsidP="00875513">
            <w:pPr>
              <w:rPr>
                <w:ins w:id="24" w:author="Sarah L. Johnson" w:date="2025-11-06T13:42:00Z" w16du:dateUtc="2025-11-06T19:42:00Z"/>
                <w:rFonts w:ascii="Segoe UI" w:hAnsi="Segoe UI" w:cs="Segoe UI"/>
              </w:rPr>
            </w:pPr>
            <w:ins w:id="25" w:author="Sarah L. Johnson" w:date="2025-10-20T08:41:00Z" w16du:dateUtc="2025-10-20T13:41:00Z">
              <w:r>
                <w:rPr>
                  <w:rFonts w:ascii="Segoe UI" w:hAnsi="Segoe UI" w:cs="Segoe UI"/>
                </w:rPr>
                <w:t>Received PO from Swift Current Clean Energy, renewed MSA, engaged ED</w:t>
              </w:r>
            </w:ins>
            <w:ins w:id="26" w:author="Sarah L. Johnson" w:date="2025-10-20T08:42:00Z" w16du:dateUtc="2025-10-20T13:42:00Z">
              <w:r w:rsidR="001E281B">
                <w:rPr>
                  <w:rFonts w:ascii="Segoe UI" w:hAnsi="Segoe UI" w:cs="Segoe UI"/>
                </w:rPr>
                <w:t>. Client contact returned given MN expertise.</w:t>
              </w:r>
            </w:ins>
            <w:ins w:id="27" w:author="Sarah L. Johnson" w:date="2025-11-06T13:41:00Z" w16du:dateUtc="2025-11-06T19:41:00Z">
              <w:r w:rsidR="00726472">
                <w:rPr>
                  <w:rFonts w:ascii="Segoe UI" w:hAnsi="Segoe UI" w:cs="Segoe UI"/>
                </w:rPr>
                <w:t xml:space="preserve"> Advised client on </w:t>
              </w:r>
            </w:ins>
            <w:ins w:id="28" w:author="Sarah L. Johnson" w:date="2025-11-06T13:42:00Z" w16du:dateUtc="2025-11-06T19:42:00Z">
              <w:r w:rsidR="00006BBA">
                <w:rPr>
                  <w:rFonts w:ascii="Segoe UI" w:hAnsi="Segoe UI" w:cs="Segoe UI"/>
                </w:rPr>
                <w:t xml:space="preserve">wind access buffers and likely MN agency response. </w:t>
              </w:r>
            </w:ins>
          </w:p>
          <w:p w14:paraId="4E0024A2" w14:textId="77777777" w:rsidR="00BA30E8" w:rsidRDefault="00BA30E8" w:rsidP="00875513">
            <w:pPr>
              <w:rPr>
                <w:ins w:id="29" w:author="Sarah L. Johnson" w:date="2025-11-06T13:43:00Z" w16du:dateUtc="2025-11-06T19:43:00Z"/>
                <w:rFonts w:ascii="Segoe UI" w:hAnsi="Segoe UI" w:cs="Segoe UI"/>
              </w:rPr>
            </w:pPr>
          </w:p>
          <w:p w14:paraId="18B0D11F" w14:textId="32130A33" w:rsidR="00C31B00" w:rsidRPr="003A5AF1" w:rsidRDefault="00BA30E8" w:rsidP="00875513">
            <w:pPr>
              <w:rPr>
                <w:rFonts w:ascii="Segoe UI" w:hAnsi="Segoe UI" w:cs="Segoe UI"/>
              </w:rPr>
            </w:pPr>
            <w:ins w:id="30" w:author="Sarah L. Johnson" w:date="2025-11-06T13:43:00Z" w16du:dateUtc="2025-11-06T19:43:00Z">
              <w:r>
                <w:rPr>
                  <w:rFonts w:ascii="Segoe UI" w:hAnsi="Segoe UI" w:cs="Segoe UI"/>
                </w:rPr>
                <w:t xml:space="preserve">Pursued U. S. Steel project </w:t>
              </w:r>
              <w:proofErr w:type="gramStart"/>
              <w:r>
                <w:rPr>
                  <w:rFonts w:ascii="Segoe UI" w:hAnsi="Segoe UI" w:cs="Segoe UI"/>
                </w:rPr>
                <w:t>based in large part on</w:t>
              </w:r>
              <w:proofErr w:type="gramEnd"/>
              <w:r>
                <w:rPr>
                  <w:rFonts w:ascii="Segoe UI" w:hAnsi="Segoe UI" w:cs="Segoe UI"/>
                </w:rPr>
                <w:t xml:space="preserve"> proposed strategy for approaching EAW cumulative effects vs phased/</w:t>
              </w:r>
            </w:ins>
          </w:p>
        </w:tc>
        <w:tc>
          <w:tcPr>
            <w:tcW w:w="4590" w:type="dxa"/>
          </w:tcPr>
          <w:p w14:paraId="52534669" w14:textId="77777777" w:rsidR="00107491" w:rsidRPr="003A5AF1" w:rsidRDefault="00107491" w:rsidP="00875513">
            <w:pPr>
              <w:rPr>
                <w:rFonts w:ascii="Segoe UI" w:hAnsi="Segoe UI" w:cs="Segoe UI"/>
              </w:rPr>
            </w:pPr>
          </w:p>
        </w:tc>
      </w:tr>
    </w:tbl>
    <w:p w14:paraId="6EF46102" w14:textId="77777777" w:rsidR="00544CED" w:rsidRPr="003A5AF1" w:rsidRDefault="00544CED">
      <w:pPr>
        <w:rPr>
          <w:rFonts w:ascii="Segoe UI" w:hAnsi="Segoe UI" w:cs="Segoe UI"/>
        </w:rPr>
      </w:pPr>
    </w:p>
    <w:p w14:paraId="77A74AD9" w14:textId="487CDBC5" w:rsidR="008760AF" w:rsidRPr="008A32EB" w:rsidRDefault="00ED384F" w:rsidP="008A32EB">
      <w:pPr>
        <w:rPr>
          <w:rFonts w:ascii="Segoe UI" w:hAnsi="Segoe UI" w:cs="Segoe UI"/>
        </w:rPr>
      </w:pPr>
      <w:r>
        <w:rPr>
          <w:rFonts w:ascii="Segoe UI" w:hAnsi="Segoe UI" w:cs="Segoe UI"/>
        </w:rPr>
        <w:t>In addition to the two development areas, Sarah’s coaching team also encouraged her to r</w:t>
      </w:r>
      <w:r w:rsidR="003D279D" w:rsidRPr="003A5AF1">
        <w:rPr>
          <w:rFonts w:ascii="Segoe UI" w:hAnsi="Segoe UI" w:cs="Segoe UI"/>
        </w:rPr>
        <w:t>each out to EM officers to make myself and my work better known to them</w:t>
      </w:r>
      <w:r w:rsidR="0084673E">
        <w:rPr>
          <w:rFonts w:ascii="Segoe UI" w:hAnsi="Segoe UI" w:cs="Segoe UI"/>
        </w:rPr>
        <w:t xml:space="preserve">. Sarah met with the following officers, focusing on those that </w:t>
      </w:r>
      <w:r w:rsidR="00FD4360">
        <w:rPr>
          <w:rFonts w:ascii="Segoe UI" w:hAnsi="Segoe UI" w:cs="Segoe UI"/>
        </w:rPr>
        <w:t xml:space="preserve">have the least familiarity with Sarah as of June 2025. </w:t>
      </w:r>
      <w:r w:rsidR="003D279D" w:rsidRPr="003A5AF1">
        <w:rPr>
          <w:rFonts w:ascii="Segoe UI" w:hAnsi="Segoe UI" w:cs="Segoe UI"/>
          <w:vertAlign w:val="superscript"/>
        </w:rPr>
        <w:footnoteReference w:id="1"/>
      </w:r>
    </w:p>
    <w:tbl>
      <w:tblPr>
        <w:tblStyle w:val="TableGrid"/>
        <w:tblW w:w="20515" w:type="dxa"/>
        <w:tblLook w:val="04A0" w:firstRow="1" w:lastRow="0" w:firstColumn="1" w:lastColumn="0" w:noHBand="0" w:noVBand="1"/>
      </w:tblPr>
      <w:tblGrid>
        <w:gridCol w:w="2245"/>
        <w:gridCol w:w="3060"/>
        <w:gridCol w:w="15210"/>
      </w:tblGrid>
      <w:tr w:rsidR="00EC286D" w:rsidRPr="003A5AF1" w14:paraId="6FAA1A9B" w14:textId="77777777" w:rsidTr="00B27C16">
        <w:trPr>
          <w:trHeight w:val="701"/>
        </w:trPr>
        <w:tc>
          <w:tcPr>
            <w:tcW w:w="2245" w:type="dxa"/>
            <w:shd w:val="clear" w:color="auto" w:fill="002060"/>
          </w:tcPr>
          <w:p w14:paraId="752AABC9" w14:textId="057BFE39" w:rsidR="00EC286D" w:rsidRPr="00EC286D" w:rsidRDefault="00EC286D" w:rsidP="008D34AD">
            <w:pPr>
              <w:rPr>
                <w:rFonts w:ascii="Segoe UI" w:hAnsi="Segoe UI" w:cs="Segoe UI"/>
                <w:b/>
                <w:bCs/>
              </w:rPr>
            </w:pPr>
            <w:r w:rsidRPr="00EC286D">
              <w:rPr>
                <w:rFonts w:ascii="Segoe UI" w:hAnsi="Segoe UI" w:cs="Segoe UI"/>
                <w:b/>
                <w:bCs/>
              </w:rPr>
              <w:lastRenderedPageBreak/>
              <w:t>EM PIC</w:t>
            </w:r>
          </w:p>
        </w:tc>
        <w:tc>
          <w:tcPr>
            <w:tcW w:w="3060" w:type="dxa"/>
            <w:shd w:val="clear" w:color="auto" w:fill="002060"/>
          </w:tcPr>
          <w:p w14:paraId="7086CB94" w14:textId="46227078" w:rsidR="00EC286D" w:rsidRPr="0088682C" w:rsidRDefault="00EC286D" w:rsidP="008D34AD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Meeting Date</w:t>
            </w:r>
          </w:p>
        </w:tc>
        <w:tc>
          <w:tcPr>
            <w:tcW w:w="15210" w:type="dxa"/>
            <w:shd w:val="clear" w:color="auto" w:fill="002060"/>
          </w:tcPr>
          <w:p w14:paraId="7E81CFA9" w14:textId="76EA9122" w:rsidR="00EC286D" w:rsidRPr="0088682C" w:rsidRDefault="00EC286D" w:rsidP="008D34AD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Topics Discussed</w:t>
            </w:r>
          </w:p>
        </w:tc>
      </w:tr>
      <w:tr w:rsidR="004F373C" w:rsidRPr="003A5AF1" w14:paraId="31453DBC" w14:textId="77777777" w:rsidTr="00B27C16">
        <w:trPr>
          <w:trHeight w:val="422"/>
        </w:trPr>
        <w:tc>
          <w:tcPr>
            <w:tcW w:w="2245" w:type="dxa"/>
          </w:tcPr>
          <w:p w14:paraId="1629B40F" w14:textId="3D4E08B0" w:rsidR="004F373C" w:rsidRPr="00EC286D" w:rsidRDefault="004F373C" w:rsidP="004F373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Ryan Siats</w:t>
            </w:r>
          </w:p>
        </w:tc>
        <w:tc>
          <w:tcPr>
            <w:tcW w:w="3060" w:type="dxa"/>
          </w:tcPr>
          <w:p w14:paraId="58ED6E60" w14:textId="19D77603" w:rsidR="004F373C" w:rsidRPr="004F373C" w:rsidRDefault="004C6BD9" w:rsidP="004F373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8</w:t>
            </w:r>
            <w:r w:rsidR="004F373C" w:rsidRPr="004F373C">
              <w:rPr>
                <w:rFonts w:ascii="Segoe UI" w:hAnsi="Segoe UI" w:cs="Segoe UI"/>
              </w:rPr>
              <w:t>/</w:t>
            </w:r>
            <w:r>
              <w:rPr>
                <w:rFonts w:ascii="Segoe UI" w:hAnsi="Segoe UI" w:cs="Segoe UI"/>
              </w:rPr>
              <w:t>4</w:t>
            </w:r>
            <w:r w:rsidR="004F373C" w:rsidRPr="004F373C">
              <w:rPr>
                <w:rFonts w:ascii="Segoe UI" w:hAnsi="Segoe UI" w:cs="Segoe UI"/>
              </w:rPr>
              <w:t>/25</w:t>
            </w:r>
          </w:p>
        </w:tc>
        <w:tc>
          <w:tcPr>
            <w:tcW w:w="15210" w:type="dxa"/>
          </w:tcPr>
          <w:p w14:paraId="0E56FB66" w14:textId="685D9289" w:rsidR="002D77B1" w:rsidRPr="002D77B1" w:rsidRDefault="002D77B1" w:rsidP="002D77B1">
            <w:pPr>
              <w:rPr>
                <w:rFonts w:ascii="Segoe UI" w:hAnsi="Segoe UI" w:cs="Segoe UI"/>
              </w:rPr>
            </w:pPr>
            <w:r w:rsidRPr="002D77B1">
              <w:rPr>
                <w:rFonts w:ascii="Segoe UI" w:hAnsi="Segoe UI" w:cs="Segoe UI"/>
                <w:b/>
                <w:bCs/>
              </w:rPr>
              <w:t>Leadership Evolution:</w:t>
            </w:r>
            <w:r w:rsidRPr="002D77B1">
              <w:rPr>
                <w:rFonts w:ascii="Segoe UI" w:hAnsi="Segoe UI" w:cs="Segoe UI"/>
              </w:rPr>
              <w:t xml:space="preserve"> Discussed progress in stepping into a </w:t>
            </w:r>
            <w:proofErr w:type="gramStart"/>
            <w:r w:rsidRPr="002D77B1">
              <w:rPr>
                <w:rFonts w:ascii="Segoe UI" w:hAnsi="Segoe UI" w:cs="Segoe UI"/>
              </w:rPr>
              <w:t>Principal</w:t>
            </w:r>
            <w:proofErr w:type="gramEnd"/>
            <w:r w:rsidRPr="002D77B1">
              <w:rPr>
                <w:rFonts w:ascii="Segoe UI" w:hAnsi="Segoe UI" w:cs="Segoe UI"/>
              </w:rPr>
              <w:t>-in-Charge (PIC)-level role by staying out of the weeds and enabling greater team ownership.</w:t>
            </w:r>
          </w:p>
          <w:p w14:paraId="27B04B4B" w14:textId="5FBA5E5B" w:rsidR="004F373C" w:rsidRDefault="002D77B1" w:rsidP="002D77B1">
            <w:pPr>
              <w:rPr>
                <w:rFonts w:ascii="Segoe UI" w:hAnsi="Segoe UI" w:cs="Segoe UI"/>
              </w:rPr>
            </w:pPr>
            <w:r w:rsidRPr="002D77B1">
              <w:rPr>
                <w:rFonts w:ascii="Segoe UI" w:hAnsi="Segoe UI" w:cs="Segoe UI"/>
                <w:b/>
                <w:bCs/>
              </w:rPr>
              <w:t>Client Development Strategy:</w:t>
            </w:r>
            <w:r w:rsidRPr="002D77B1">
              <w:rPr>
                <w:rFonts w:ascii="Segoe UI" w:hAnsi="Segoe UI" w:cs="Segoe UI"/>
              </w:rPr>
              <w:t xml:space="preserve"> Explored the importance of building new, trust-based client relationships—particularly to meet more one-off client needs, beyond recurring engagements.</w:t>
            </w:r>
          </w:p>
        </w:tc>
      </w:tr>
      <w:tr w:rsidR="004F373C" w:rsidRPr="003A5AF1" w14:paraId="1DE691C2" w14:textId="77777777" w:rsidTr="00B27C16">
        <w:trPr>
          <w:trHeight w:val="422"/>
        </w:trPr>
        <w:tc>
          <w:tcPr>
            <w:tcW w:w="2245" w:type="dxa"/>
            <w:shd w:val="clear" w:color="auto" w:fill="ECF5D9" w:themeFill="accent2" w:themeFillTint="33"/>
          </w:tcPr>
          <w:p w14:paraId="29CDA3EA" w14:textId="564C9556" w:rsidR="004F373C" w:rsidRPr="00EC286D" w:rsidRDefault="004F373C" w:rsidP="004F373C">
            <w:pPr>
              <w:rPr>
                <w:rFonts w:ascii="Segoe UI" w:hAnsi="Segoe UI" w:cs="Segoe UI"/>
              </w:rPr>
            </w:pPr>
            <w:r w:rsidRPr="00EC286D">
              <w:rPr>
                <w:rFonts w:ascii="Segoe UI" w:hAnsi="Segoe UI" w:cs="Segoe UI"/>
              </w:rPr>
              <w:t>Tony Widboom</w:t>
            </w:r>
          </w:p>
        </w:tc>
        <w:tc>
          <w:tcPr>
            <w:tcW w:w="3060" w:type="dxa"/>
            <w:shd w:val="clear" w:color="auto" w:fill="ECF5D9" w:themeFill="accent2" w:themeFillTint="33"/>
          </w:tcPr>
          <w:p w14:paraId="5116243E" w14:textId="5309ED11" w:rsidR="004F373C" w:rsidRDefault="004F373C" w:rsidP="004F373C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Invite sent for 8/5/25</w:t>
            </w:r>
          </w:p>
        </w:tc>
        <w:tc>
          <w:tcPr>
            <w:tcW w:w="15210" w:type="dxa"/>
            <w:shd w:val="clear" w:color="auto" w:fill="ECF5D9" w:themeFill="accent2" w:themeFillTint="33"/>
          </w:tcPr>
          <w:p w14:paraId="59794F5D" w14:textId="469FBBAD" w:rsidR="004F373C" w:rsidRDefault="005109BC" w:rsidP="001E19A4">
            <w:pPr>
              <w:tabs>
                <w:tab w:val="left" w:pos="4939"/>
              </w:tabs>
              <w:rPr>
                <w:rFonts w:ascii="Segoe UI" w:hAnsi="Segoe UI" w:cs="Segoe UI"/>
              </w:rPr>
            </w:pPr>
            <w:r w:rsidRPr="005109BC">
              <w:rPr>
                <w:rFonts w:ascii="Segoe UI" w:hAnsi="Segoe UI" w:cs="Segoe UI"/>
              </w:rPr>
              <w:t>Talked about capabilities in California, and partnering opportunities. Tony did not have any specific concerns about my development areas, long form, or dialogue session.</w:t>
            </w:r>
          </w:p>
        </w:tc>
      </w:tr>
      <w:tr w:rsidR="00246A42" w:rsidRPr="003A5AF1" w14:paraId="5D4C2F9B" w14:textId="77777777" w:rsidTr="00B27C16">
        <w:trPr>
          <w:trHeight w:val="440"/>
        </w:trPr>
        <w:tc>
          <w:tcPr>
            <w:tcW w:w="2245" w:type="dxa"/>
            <w:shd w:val="clear" w:color="auto" w:fill="ECF5D9" w:themeFill="accent2" w:themeFillTint="33"/>
          </w:tcPr>
          <w:p w14:paraId="2E57CE5C" w14:textId="7A73991B" w:rsidR="00246A42" w:rsidRPr="00EC286D" w:rsidRDefault="00246A42" w:rsidP="00246A42">
            <w:pPr>
              <w:rPr>
                <w:rFonts w:ascii="Segoe UI" w:hAnsi="Segoe UI" w:cs="Segoe UI"/>
              </w:rPr>
            </w:pPr>
            <w:r w:rsidRPr="00EC286D">
              <w:rPr>
                <w:rFonts w:ascii="Segoe UI" w:hAnsi="Segoe UI" w:cs="Segoe UI"/>
              </w:rPr>
              <w:t>Abby Morrisette</w:t>
            </w:r>
          </w:p>
        </w:tc>
        <w:tc>
          <w:tcPr>
            <w:tcW w:w="3060" w:type="dxa"/>
            <w:shd w:val="clear" w:color="auto" w:fill="ECF5D9" w:themeFill="accent2" w:themeFillTint="33"/>
          </w:tcPr>
          <w:p w14:paraId="79947A28" w14:textId="3FC58896" w:rsidR="00246A42" w:rsidRPr="003A5AF1" w:rsidRDefault="00246A42" w:rsidP="00246A42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Invite sent for 8/7/25</w:t>
            </w:r>
          </w:p>
        </w:tc>
        <w:tc>
          <w:tcPr>
            <w:tcW w:w="15210" w:type="dxa"/>
            <w:shd w:val="clear" w:color="auto" w:fill="ECF5D9" w:themeFill="accent2" w:themeFillTint="33"/>
          </w:tcPr>
          <w:p w14:paraId="3219578F" w14:textId="2BE50354" w:rsidR="00723739" w:rsidRPr="00723739" w:rsidRDefault="00723739" w:rsidP="00723739">
            <w:pPr>
              <w:tabs>
                <w:tab w:val="left" w:pos="1666"/>
              </w:tabs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Abby provided great insights and </w:t>
            </w:r>
            <w:r w:rsidR="00FA3DB5">
              <w:rPr>
                <w:rFonts w:ascii="Segoe UI" w:hAnsi="Segoe UI" w:cs="Segoe UI"/>
              </w:rPr>
              <w:t>recommendations, including:</w:t>
            </w:r>
          </w:p>
          <w:p w14:paraId="4F78667E" w14:textId="324592B1" w:rsidR="00723739" w:rsidRPr="00723739" w:rsidRDefault="00723739" w:rsidP="00723739">
            <w:pPr>
              <w:tabs>
                <w:tab w:val="left" w:pos="1666"/>
              </w:tabs>
              <w:rPr>
                <w:rFonts w:ascii="Segoe UI" w:hAnsi="Segoe UI" w:cs="Segoe UI"/>
              </w:rPr>
            </w:pPr>
            <w:r w:rsidRPr="00723739">
              <w:rPr>
                <w:rFonts w:ascii="Segoe UI" w:hAnsi="Segoe UI" w:cs="Segoe UI"/>
                <w:b/>
                <w:bCs/>
              </w:rPr>
              <w:t>Leadership Shift &amp; Delegation:</w:t>
            </w:r>
            <w:r w:rsidRPr="00723739">
              <w:rPr>
                <w:rFonts w:ascii="Segoe UI" w:hAnsi="Segoe UI" w:cs="Segoe UI"/>
              </w:rPr>
              <w:t xml:space="preserve"> Continued focus on transitioning to a higher-level leadership role by gradually letting go of day-to-day control and enabling others to take initiative across project stages—initiation, review, and problem-solving.</w:t>
            </w:r>
          </w:p>
          <w:p w14:paraId="501F4F76" w14:textId="34A43249" w:rsidR="006F44AE" w:rsidRPr="003A5AF1" w:rsidRDefault="00723739" w:rsidP="00FA3DB5">
            <w:pPr>
              <w:tabs>
                <w:tab w:val="left" w:pos="1666"/>
              </w:tabs>
              <w:rPr>
                <w:rFonts w:ascii="Segoe UI" w:hAnsi="Segoe UI" w:cs="Segoe UI"/>
              </w:rPr>
            </w:pPr>
            <w:r w:rsidRPr="00723739">
              <w:rPr>
                <w:rFonts w:ascii="Segoe UI" w:hAnsi="Segoe UI" w:cs="Segoe UI"/>
                <w:b/>
                <w:bCs/>
              </w:rPr>
              <w:t>PM Development &amp; Succession Planning:</w:t>
            </w:r>
            <w:r w:rsidRPr="00723739">
              <w:rPr>
                <w:rFonts w:ascii="Segoe UI" w:hAnsi="Segoe UI" w:cs="Segoe UI"/>
              </w:rPr>
              <w:t xml:space="preserve"> Discussed identifying a list of potential Project Managers (PMs) to take over key responsibilities, emphasizing the importance of building trusted relationships to support this handoff. </w:t>
            </w:r>
          </w:p>
        </w:tc>
      </w:tr>
      <w:tr w:rsidR="001F3C76" w:rsidRPr="003A5AF1" w14:paraId="40B32E78" w14:textId="77777777" w:rsidTr="00B27C16">
        <w:trPr>
          <w:trHeight w:val="440"/>
        </w:trPr>
        <w:tc>
          <w:tcPr>
            <w:tcW w:w="2245" w:type="dxa"/>
          </w:tcPr>
          <w:p w14:paraId="4FF95C0E" w14:textId="20F28F71" w:rsidR="001F3C76" w:rsidRPr="00EC286D" w:rsidRDefault="001F3C76" w:rsidP="001F3C76">
            <w:pPr>
              <w:rPr>
                <w:rFonts w:ascii="Segoe UI" w:hAnsi="Segoe UI" w:cs="Segoe UI"/>
              </w:rPr>
            </w:pPr>
            <w:r w:rsidRPr="00EC286D">
              <w:rPr>
                <w:rFonts w:ascii="Segoe UI" w:hAnsi="Segoe UI" w:cs="Segoe UI"/>
              </w:rPr>
              <w:t>Jeff Bennett</w:t>
            </w:r>
          </w:p>
        </w:tc>
        <w:tc>
          <w:tcPr>
            <w:tcW w:w="3060" w:type="dxa"/>
          </w:tcPr>
          <w:p w14:paraId="2C4D7481" w14:textId="3DD20585" w:rsidR="001F3C76" w:rsidRDefault="001F3C76" w:rsidP="001F3C7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Invite sent for 8/11/25</w:t>
            </w:r>
          </w:p>
        </w:tc>
        <w:tc>
          <w:tcPr>
            <w:tcW w:w="15210" w:type="dxa"/>
          </w:tcPr>
          <w:p w14:paraId="3822041D" w14:textId="708D636E" w:rsidR="009840E8" w:rsidRPr="009840E8" w:rsidRDefault="009840E8" w:rsidP="009840E8">
            <w:pPr>
              <w:rPr>
                <w:rFonts w:ascii="Segoe UI" w:hAnsi="Segoe UI" w:cs="Segoe UI"/>
              </w:rPr>
            </w:pPr>
            <w:r w:rsidRPr="009840E8">
              <w:rPr>
                <w:rFonts w:ascii="Segoe UI" w:hAnsi="Segoe UI" w:cs="Segoe UI"/>
                <w:b/>
                <w:bCs/>
              </w:rPr>
              <w:t>Environmental Review Approach:</w:t>
            </w:r>
            <w:r w:rsidRPr="009840E8">
              <w:rPr>
                <w:rFonts w:ascii="Segoe UI" w:hAnsi="Segoe UI" w:cs="Segoe UI"/>
              </w:rPr>
              <w:t xml:space="preserve"> Framed as a collaborative effort to bring people together, rather than a siloed process. Raised concerns about the risk of it becoming isolated, which could hinder broader engagement on large-scale projects.</w:t>
            </w:r>
          </w:p>
          <w:p w14:paraId="327B5686" w14:textId="7A363B8E" w:rsidR="00175BD8" w:rsidRPr="003A5AF1" w:rsidRDefault="009840E8" w:rsidP="009840E8">
            <w:pPr>
              <w:rPr>
                <w:rFonts w:ascii="Segoe UI" w:hAnsi="Segoe UI" w:cs="Segoe UI"/>
              </w:rPr>
            </w:pPr>
            <w:r w:rsidRPr="009840E8">
              <w:rPr>
                <w:rFonts w:ascii="Segoe UI" w:hAnsi="Segoe UI" w:cs="Segoe UI"/>
                <w:b/>
                <w:bCs/>
              </w:rPr>
              <w:t>Team Mindset &amp; Ownership Mentality:</w:t>
            </w:r>
            <w:r w:rsidRPr="009840E8">
              <w:rPr>
                <w:rFonts w:ascii="Segoe UI" w:hAnsi="Segoe UI" w:cs="Segoe UI"/>
              </w:rPr>
              <w:t xml:space="preserve"> Emphasized acting like owners—understanding how individual contributions impact collective success. Acknowledged the difficulty of making trade-offs and personal sacrifices for the greater good, even when conceptually clear.</w:t>
            </w:r>
            <w:r w:rsidR="00934D6E">
              <w:rPr>
                <w:rFonts w:ascii="Segoe UI" w:hAnsi="Segoe UI" w:cs="Segoe UI"/>
              </w:rPr>
              <w:t xml:space="preserve"> This was understood as a general discussion and not necessarily reflective of Sarah as an individual. </w:t>
            </w:r>
          </w:p>
        </w:tc>
      </w:tr>
      <w:tr w:rsidR="002644E0" w:rsidRPr="003A5AF1" w14:paraId="29101B30" w14:textId="77777777" w:rsidTr="00B27C16">
        <w:trPr>
          <w:trHeight w:val="440"/>
        </w:trPr>
        <w:tc>
          <w:tcPr>
            <w:tcW w:w="2245" w:type="dxa"/>
            <w:shd w:val="clear" w:color="auto" w:fill="ECF5D9" w:themeFill="accent2" w:themeFillTint="33"/>
          </w:tcPr>
          <w:p w14:paraId="00FB0A07" w14:textId="23EB75B7" w:rsidR="002644E0" w:rsidRPr="00EC286D" w:rsidRDefault="002644E0" w:rsidP="002644E0">
            <w:pPr>
              <w:rPr>
                <w:rFonts w:ascii="Segoe UI" w:hAnsi="Segoe UI" w:cs="Segoe UI"/>
              </w:rPr>
            </w:pPr>
            <w:r w:rsidRPr="00EC286D">
              <w:rPr>
                <w:rFonts w:ascii="Segoe UI" w:hAnsi="Segoe UI" w:cs="Segoe UI"/>
              </w:rPr>
              <w:t>Blaine Renkas</w:t>
            </w:r>
          </w:p>
        </w:tc>
        <w:tc>
          <w:tcPr>
            <w:tcW w:w="3060" w:type="dxa"/>
            <w:shd w:val="clear" w:color="auto" w:fill="ECF5D9" w:themeFill="accent2" w:themeFillTint="33"/>
          </w:tcPr>
          <w:p w14:paraId="39BC6371" w14:textId="700E2BE8" w:rsidR="002644E0" w:rsidRDefault="002644E0" w:rsidP="002644E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Invite sent for 8/11/25</w:t>
            </w:r>
          </w:p>
        </w:tc>
        <w:tc>
          <w:tcPr>
            <w:tcW w:w="15210" w:type="dxa"/>
            <w:shd w:val="clear" w:color="auto" w:fill="ECF5D9" w:themeFill="accent2" w:themeFillTint="33"/>
          </w:tcPr>
          <w:p w14:paraId="0B3FC909" w14:textId="002B077C" w:rsidR="002644E0" w:rsidRPr="003A5AF1" w:rsidRDefault="00934D6E" w:rsidP="00000952">
            <w:pPr>
              <w:tabs>
                <w:tab w:val="left" w:pos="2202"/>
              </w:tabs>
              <w:rPr>
                <w:rFonts w:ascii="Segoe UI" w:hAnsi="Segoe UI" w:cs="Segoe UI"/>
              </w:rPr>
            </w:pPr>
            <w:r w:rsidRPr="00934D6E">
              <w:rPr>
                <w:rFonts w:ascii="Segoe UI" w:hAnsi="Segoe UI" w:cs="Segoe UI"/>
              </w:rPr>
              <w:t>Meeting was introductory in nature.</w:t>
            </w:r>
            <w:r>
              <w:rPr>
                <w:rFonts w:ascii="Segoe UI" w:hAnsi="Segoe UI" w:cs="Segoe UI"/>
              </w:rPr>
              <w:t xml:space="preserve"> Discussed </w:t>
            </w:r>
            <w:r w:rsidR="00E212B2">
              <w:rPr>
                <w:rFonts w:ascii="Segoe UI" w:hAnsi="Segoe UI" w:cs="Segoe UI"/>
              </w:rPr>
              <w:t>state of power sector and repeat clients in the environmental review practice.</w:t>
            </w:r>
          </w:p>
        </w:tc>
      </w:tr>
      <w:tr w:rsidR="002644E0" w:rsidRPr="003A5AF1" w14:paraId="5DF3DAE4" w14:textId="77777777" w:rsidTr="00B27C16">
        <w:trPr>
          <w:trHeight w:val="350"/>
        </w:trPr>
        <w:tc>
          <w:tcPr>
            <w:tcW w:w="2245" w:type="dxa"/>
          </w:tcPr>
          <w:p w14:paraId="4ECB2F64" w14:textId="22F57FBC" w:rsidR="002644E0" w:rsidRPr="00EC286D" w:rsidRDefault="002644E0" w:rsidP="002644E0">
            <w:pPr>
              <w:rPr>
                <w:rFonts w:ascii="Segoe UI" w:hAnsi="Segoe UI" w:cs="Segoe UI"/>
              </w:rPr>
            </w:pPr>
            <w:r w:rsidRPr="00EC286D">
              <w:rPr>
                <w:rFonts w:ascii="Segoe UI" w:hAnsi="Segoe UI" w:cs="Segoe UI"/>
              </w:rPr>
              <w:t>Brian Greenwald</w:t>
            </w:r>
          </w:p>
        </w:tc>
        <w:tc>
          <w:tcPr>
            <w:tcW w:w="3060" w:type="dxa"/>
          </w:tcPr>
          <w:p w14:paraId="63E5E040" w14:textId="073DBEE6" w:rsidR="002644E0" w:rsidRPr="003A5AF1" w:rsidRDefault="002644E0" w:rsidP="002644E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Invite sent for 8/19/25</w:t>
            </w:r>
          </w:p>
        </w:tc>
        <w:tc>
          <w:tcPr>
            <w:tcW w:w="15210" w:type="dxa"/>
          </w:tcPr>
          <w:p w14:paraId="27C5F8E3" w14:textId="428AACF0" w:rsidR="006B60CC" w:rsidRDefault="00CB7B17" w:rsidP="002644E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Meeting was introductory in nature. Discussed Brian’s experience as a PIC and he offered guidance/recommendations.</w:t>
            </w:r>
          </w:p>
          <w:p w14:paraId="5D5BEC6B" w14:textId="77777777" w:rsidR="00CB7B17" w:rsidRDefault="00CB7B17" w:rsidP="002644E0">
            <w:pPr>
              <w:rPr>
                <w:rFonts w:ascii="Segoe UI" w:hAnsi="Segoe UI" w:cs="Segoe UI"/>
              </w:rPr>
            </w:pPr>
            <w:r w:rsidRPr="00CB7B17">
              <w:rPr>
                <w:rFonts w:ascii="Segoe UI" w:hAnsi="Segoe UI" w:cs="Segoe UI"/>
                <w:b/>
                <w:bCs/>
              </w:rPr>
              <w:t>Guidance &amp; Encouragement:</w:t>
            </w:r>
            <w:r>
              <w:rPr>
                <w:rFonts w:ascii="Segoe UI" w:hAnsi="Segoe UI" w:cs="Segoe UI"/>
                <w:b/>
                <w:bCs/>
              </w:rPr>
              <w:t xml:space="preserve"> </w:t>
            </w:r>
            <w:r w:rsidRPr="00CB7B17">
              <w:rPr>
                <w:rFonts w:ascii="Segoe UI" w:hAnsi="Segoe UI" w:cs="Segoe UI"/>
              </w:rPr>
              <w:t>Reinforced Teresa</w:t>
            </w:r>
            <w:r>
              <w:rPr>
                <w:rFonts w:ascii="Segoe UI" w:hAnsi="Segoe UI" w:cs="Segoe UI"/>
              </w:rPr>
              <w:t xml:space="preserve"> Kes</w:t>
            </w:r>
            <w:r w:rsidRPr="00CB7B17">
              <w:rPr>
                <w:rFonts w:ascii="Segoe UI" w:hAnsi="Segoe UI" w:cs="Segoe UI"/>
              </w:rPr>
              <w:t>’s advice: "You’re in the pipeline, act like a PIC." The message was to own the leadership role, shape it, and recognize its value even if the path looks different from others’.</w:t>
            </w:r>
          </w:p>
          <w:p w14:paraId="04D8D7B0" w14:textId="17716727" w:rsidR="0052713A" w:rsidRPr="0052713A" w:rsidRDefault="0052713A" w:rsidP="002644E0">
            <w:pPr>
              <w:rPr>
                <w:rFonts w:ascii="Segoe UI" w:hAnsi="Segoe UI" w:cs="Segoe UI"/>
              </w:rPr>
            </w:pPr>
            <w:r w:rsidRPr="009840E8">
              <w:rPr>
                <w:rFonts w:ascii="Segoe UI" w:hAnsi="Segoe UI" w:cs="Segoe UI"/>
                <w:b/>
                <w:bCs/>
              </w:rPr>
              <w:t>Environmental Review Approach:</w:t>
            </w:r>
            <w:r>
              <w:rPr>
                <w:rFonts w:ascii="Segoe UI" w:hAnsi="Segoe UI" w:cs="Segoe UI"/>
                <w:b/>
                <w:bCs/>
              </w:rPr>
              <w:t xml:space="preserve"> </w:t>
            </w:r>
            <w:r>
              <w:rPr>
                <w:rFonts w:ascii="Segoe UI" w:hAnsi="Segoe UI" w:cs="Segoe UI"/>
              </w:rPr>
              <w:t xml:space="preserve">Brian recommended I help folks understand </w:t>
            </w:r>
            <w:r w:rsidR="009A482F">
              <w:rPr>
                <w:rFonts w:ascii="Segoe UI" w:hAnsi="Segoe UI" w:cs="Segoe UI"/>
              </w:rPr>
              <w:t xml:space="preserve">the environmental review practice and embrace how it’s different. He encouraged me to think about </w:t>
            </w:r>
            <w:r w:rsidR="00B32994">
              <w:rPr>
                <w:rFonts w:ascii="Segoe UI" w:hAnsi="Segoe UI" w:cs="Segoe UI"/>
              </w:rPr>
              <w:t>how it brings value to the company and how I see my role as a PIC helping in the future of the practice.</w:t>
            </w:r>
          </w:p>
        </w:tc>
      </w:tr>
      <w:tr w:rsidR="00D60C04" w:rsidRPr="003A5AF1" w14:paraId="18BC4251" w14:textId="77777777" w:rsidTr="00B27C16">
        <w:trPr>
          <w:trHeight w:val="350"/>
        </w:trPr>
        <w:tc>
          <w:tcPr>
            <w:tcW w:w="2245" w:type="dxa"/>
            <w:shd w:val="clear" w:color="auto" w:fill="ECF5D9" w:themeFill="accent2" w:themeFillTint="33"/>
          </w:tcPr>
          <w:p w14:paraId="73ACA915" w14:textId="240549BF" w:rsidR="00D60C04" w:rsidRPr="00EC286D" w:rsidRDefault="00D60C04" w:rsidP="00D60C04">
            <w:pPr>
              <w:rPr>
                <w:rFonts w:ascii="Segoe UI" w:hAnsi="Segoe UI" w:cs="Segoe UI"/>
              </w:rPr>
            </w:pPr>
            <w:r w:rsidRPr="00EC286D">
              <w:rPr>
                <w:rFonts w:ascii="Segoe UI" w:hAnsi="Segoe UI" w:cs="Segoe UI"/>
              </w:rPr>
              <w:t xml:space="preserve">Tom Kuchinski </w:t>
            </w:r>
          </w:p>
        </w:tc>
        <w:tc>
          <w:tcPr>
            <w:tcW w:w="3060" w:type="dxa"/>
            <w:shd w:val="clear" w:color="auto" w:fill="ECF5D9" w:themeFill="accent2" w:themeFillTint="33"/>
          </w:tcPr>
          <w:p w14:paraId="41DF8A02" w14:textId="79EAEA97" w:rsidR="00D60C04" w:rsidRDefault="00D60C04" w:rsidP="00D60C0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Invite sent for 8/7/25</w:t>
            </w:r>
          </w:p>
        </w:tc>
        <w:tc>
          <w:tcPr>
            <w:tcW w:w="15210" w:type="dxa"/>
            <w:shd w:val="clear" w:color="auto" w:fill="ECF5D9" w:themeFill="accent2" w:themeFillTint="33"/>
          </w:tcPr>
          <w:p w14:paraId="37BE4079" w14:textId="59C8D7E5" w:rsidR="0039241E" w:rsidRDefault="0039241E" w:rsidP="004A795B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Meeting was </w:t>
            </w:r>
            <w:r w:rsidR="004A795B">
              <w:rPr>
                <w:rFonts w:ascii="Segoe UI" w:hAnsi="Segoe UI" w:cs="Segoe UI"/>
              </w:rPr>
              <w:t>introductory in</w:t>
            </w:r>
            <w:r>
              <w:rPr>
                <w:rFonts w:ascii="Segoe UI" w:hAnsi="Segoe UI" w:cs="Segoe UI"/>
              </w:rPr>
              <w:t xml:space="preserve"> nature. </w:t>
            </w:r>
            <w:r w:rsidR="004A795B">
              <w:rPr>
                <w:rFonts w:ascii="Segoe UI" w:hAnsi="Segoe UI" w:cs="Segoe UI"/>
              </w:rPr>
              <w:t xml:space="preserve">Reviewed Sarah’s experience with coaching others, upcoming PMs, and contracting experience. </w:t>
            </w:r>
          </w:p>
        </w:tc>
      </w:tr>
      <w:tr w:rsidR="00D60C04" w:rsidRPr="003A5AF1" w14:paraId="0AFCDB72" w14:textId="77777777" w:rsidTr="00D60C04">
        <w:trPr>
          <w:trHeight w:val="350"/>
        </w:trPr>
        <w:tc>
          <w:tcPr>
            <w:tcW w:w="2245" w:type="dxa"/>
          </w:tcPr>
          <w:p w14:paraId="12B4D926" w14:textId="764633DF" w:rsidR="00D60C04" w:rsidRPr="00EC286D" w:rsidRDefault="00D60C04" w:rsidP="00D60C04">
            <w:pPr>
              <w:rPr>
                <w:rFonts w:ascii="Segoe UI" w:hAnsi="Segoe UI" w:cs="Segoe UI"/>
              </w:rPr>
            </w:pPr>
            <w:r w:rsidRPr="00EC286D">
              <w:rPr>
                <w:rFonts w:ascii="Segoe UI" w:hAnsi="Segoe UI" w:cs="Segoe UI"/>
              </w:rPr>
              <w:t>Adam Driscoll</w:t>
            </w:r>
          </w:p>
        </w:tc>
        <w:tc>
          <w:tcPr>
            <w:tcW w:w="3060" w:type="dxa"/>
          </w:tcPr>
          <w:p w14:paraId="3EFB4538" w14:textId="7E40E313" w:rsidR="00D60C04" w:rsidRDefault="00D60C04" w:rsidP="00D60C0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Invite sent for 8/26/25</w:t>
            </w:r>
          </w:p>
        </w:tc>
        <w:tc>
          <w:tcPr>
            <w:tcW w:w="15210" w:type="dxa"/>
          </w:tcPr>
          <w:p w14:paraId="489B5AF2" w14:textId="63B400B1" w:rsidR="00A55891" w:rsidRPr="003A5AF1" w:rsidRDefault="00595B76" w:rsidP="00D60C04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Adam provided insights </w:t>
            </w:r>
            <w:r w:rsidR="00BF243C">
              <w:rPr>
                <w:rFonts w:ascii="Segoe UI" w:hAnsi="Segoe UI" w:cs="Segoe UI"/>
              </w:rPr>
              <w:t>into</w:t>
            </w:r>
            <w:r>
              <w:rPr>
                <w:rFonts w:ascii="Segoe UI" w:hAnsi="Segoe UI" w:cs="Segoe UI"/>
              </w:rPr>
              <w:t xml:space="preserve"> the PIC role and recommendations. This included advice to s</w:t>
            </w:r>
            <w:r w:rsidRPr="00595B76">
              <w:rPr>
                <w:rFonts w:ascii="Segoe UI" w:hAnsi="Segoe UI" w:cs="Segoe UI"/>
              </w:rPr>
              <w:t>tay grounded in process while staying motivated by personal development and effective leadership, not just box-checking.</w:t>
            </w:r>
          </w:p>
        </w:tc>
      </w:tr>
    </w:tbl>
    <w:p w14:paraId="43F2B62A" w14:textId="77777777" w:rsidR="008760AF" w:rsidRPr="008760AF" w:rsidRDefault="008760AF" w:rsidP="00123CF7">
      <w:pPr>
        <w:rPr>
          <w:rFonts w:ascii="Segoe UI" w:hAnsi="Segoe UI" w:cs="Segoe UI"/>
        </w:rPr>
      </w:pPr>
    </w:p>
    <w:sectPr w:rsidR="008760AF" w:rsidRPr="008760AF" w:rsidSect="00BC4293">
      <w:pgSz w:w="24480" w:h="15840" w:orient="landscape" w:code="3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B6AD2" w14:textId="77777777" w:rsidR="004D1DE2" w:rsidRDefault="004D1DE2" w:rsidP="00544CED">
      <w:pPr>
        <w:spacing w:after="0" w:line="240" w:lineRule="auto"/>
      </w:pPr>
      <w:r>
        <w:separator/>
      </w:r>
    </w:p>
  </w:endnote>
  <w:endnote w:type="continuationSeparator" w:id="0">
    <w:p w14:paraId="7292C6D0" w14:textId="77777777" w:rsidR="004D1DE2" w:rsidRDefault="004D1DE2" w:rsidP="0054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AA2B8" w14:textId="77777777" w:rsidR="004D1DE2" w:rsidRDefault="004D1DE2" w:rsidP="00544CED">
      <w:pPr>
        <w:spacing w:after="0" w:line="240" w:lineRule="auto"/>
      </w:pPr>
      <w:r>
        <w:separator/>
      </w:r>
    </w:p>
  </w:footnote>
  <w:footnote w:type="continuationSeparator" w:id="0">
    <w:p w14:paraId="54987E5D" w14:textId="77777777" w:rsidR="004D1DE2" w:rsidRDefault="004D1DE2" w:rsidP="00544CED">
      <w:pPr>
        <w:spacing w:after="0" w:line="240" w:lineRule="auto"/>
      </w:pPr>
      <w:r>
        <w:continuationSeparator/>
      </w:r>
    </w:p>
  </w:footnote>
  <w:footnote w:id="1">
    <w:p w14:paraId="3F4C8BAB" w14:textId="77777777" w:rsidR="003D279D" w:rsidRDefault="003D279D" w:rsidP="003D279D">
      <w:pPr>
        <w:pStyle w:val="FootnoteText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>t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he 11/2024 “pulse survey” results, saved in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’s Feedback folder, reported </w:t>
      </w:r>
      <w:r>
        <w:rPr>
          <w:rStyle w:val="normaltextrun"/>
          <w:rFonts w:ascii="Segoe UI" w:hAnsi="Segoe UI" w:cs="Segoe UI"/>
          <w:sz w:val="22"/>
          <w:szCs w:val="22"/>
        </w:rPr>
        <w:t>six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 officers voting </w:t>
      </w:r>
      <w:r>
        <w:rPr>
          <w:rStyle w:val="normaltextrun"/>
          <w:rFonts w:ascii="Segoe UI" w:hAnsi="Segoe UI" w:cs="Segoe UI"/>
          <w:sz w:val="22"/>
          <w:szCs w:val="22"/>
        </w:rPr>
        <w:t>“Yes”, seven claiming “no line of sight”, and five voting “No.”</w:t>
      </w:r>
    </w:p>
    <w:p w14:paraId="7696FBF4" w14:textId="77777777" w:rsidR="003D279D" w:rsidRPr="00473A8E" w:rsidRDefault="003D279D" w:rsidP="003D279D">
      <w:pPr>
        <w:pStyle w:val="FootnoteText"/>
      </w:pPr>
      <w:r w:rsidRPr="00473A8E">
        <w:t>YES</w:t>
      </w:r>
      <w:r>
        <w:t xml:space="preserve">: </w:t>
      </w:r>
      <w:r w:rsidRPr="00473A8E">
        <w:t>JAT, CPT, NBN, TMF, TMR, ALO2</w:t>
      </w:r>
      <w:r>
        <w:t xml:space="preserve"> (</w:t>
      </w:r>
      <w:r w:rsidRPr="00473A8E">
        <w:t>Joel, Chandler, Nick, Todd, Tim R, Allison</w:t>
      </w:r>
      <w:r>
        <w:t>)</w:t>
      </w:r>
    </w:p>
    <w:p w14:paraId="194CC1DE" w14:textId="77777777" w:rsidR="003D279D" w:rsidRPr="006E4818" w:rsidRDefault="003D279D" w:rsidP="003D279D">
      <w:pPr>
        <w:pStyle w:val="FootnoteText"/>
      </w:pPr>
      <w:r w:rsidRPr="00473A8E">
        <w:t>NO LINE OF SIGHT</w:t>
      </w:r>
      <w:r>
        <w:t xml:space="preserve">:  </w:t>
      </w:r>
      <w:r w:rsidRPr="00473A8E">
        <w:t xml:space="preserve">JDB, TAK, ARM3, ELB, AAW, </w:t>
      </w:r>
      <w:r w:rsidRPr="006E4818">
        <w:t>BPG (Jeff B, Tom Kuchinski, Abby M, Erik, Tony W, Brian G)</w:t>
      </w:r>
    </w:p>
    <w:p w14:paraId="30B62FCD" w14:textId="77777777" w:rsidR="003D279D" w:rsidRDefault="003D279D" w:rsidP="003D279D">
      <w:pPr>
        <w:pStyle w:val="FootnoteText"/>
      </w:pPr>
      <w:r w:rsidRPr="006E4818">
        <w:t>NO: RDS, RPT, KAA2, BMR, ACD (Ryan S, Paul T, Kim A, Blaine R, Adam</w:t>
      </w:r>
      <w:r w:rsidRPr="00BB1F2F">
        <w:t xml:space="preserve"> D</w:t>
      </w:r>
      <w: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5112"/>
    <w:multiLevelType w:val="hybridMultilevel"/>
    <w:tmpl w:val="B09CD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51B32"/>
    <w:multiLevelType w:val="hybridMultilevel"/>
    <w:tmpl w:val="2D72DBD6"/>
    <w:lvl w:ilvl="0" w:tplc="F9D4F68E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933779">
    <w:abstractNumId w:val="1"/>
  </w:num>
  <w:num w:numId="2" w16cid:durableId="155846936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L. Johnson">
    <w15:presenceInfo w15:providerId="AD" w15:userId="S::SJohnson@barr.com::408c0c40-4f42-4d49-ab73-575b082853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CF"/>
    <w:rsid w:val="00000952"/>
    <w:rsid w:val="00002ACB"/>
    <w:rsid w:val="00006BBA"/>
    <w:rsid w:val="000301E7"/>
    <w:rsid w:val="00041D69"/>
    <w:rsid w:val="0006178B"/>
    <w:rsid w:val="00072241"/>
    <w:rsid w:val="0007228C"/>
    <w:rsid w:val="00072FC4"/>
    <w:rsid w:val="00075680"/>
    <w:rsid w:val="00077EA8"/>
    <w:rsid w:val="00097C3A"/>
    <w:rsid w:val="000A2A3B"/>
    <w:rsid w:val="000B5410"/>
    <w:rsid w:val="000C2FEE"/>
    <w:rsid w:val="000E2DF1"/>
    <w:rsid w:val="000E708C"/>
    <w:rsid w:val="000F2D14"/>
    <w:rsid w:val="00101F92"/>
    <w:rsid w:val="001072ED"/>
    <w:rsid w:val="00107491"/>
    <w:rsid w:val="001217C1"/>
    <w:rsid w:val="00123CF7"/>
    <w:rsid w:val="00130D24"/>
    <w:rsid w:val="00131B20"/>
    <w:rsid w:val="00141C5B"/>
    <w:rsid w:val="00142A79"/>
    <w:rsid w:val="00155157"/>
    <w:rsid w:val="00165B6A"/>
    <w:rsid w:val="0016784A"/>
    <w:rsid w:val="00175BD8"/>
    <w:rsid w:val="001A63B7"/>
    <w:rsid w:val="001A73BE"/>
    <w:rsid w:val="001B123B"/>
    <w:rsid w:val="001C2872"/>
    <w:rsid w:val="001C4D5D"/>
    <w:rsid w:val="001C733E"/>
    <w:rsid w:val="001D2776"/>
    <w:rsid w:val="001D319C"/>
    <w:rsid w:val="001E19A4"/>
    <w:rsid w:val="001E281B"/>
    <w:rsid w:val="001F3C76"/>
    <w:rsid w:val="002019C4"/>
    <w:rsid w:val="00221196"/>
    <w:rsid w:val="00232B9F"/>
    <w:rsid w:val="00233D6B"/>
    <w:rsid w:val="00237638"/>
    <w:rsid w:val="00246A42"/>
    <w:rsid w:val="0025759E"/>
    <w:rsid w:val="002644E0"/>
    <w:rsid w:val="00285E40"/>
    <w:rsid w:val="00295167"/>
    <w:rsid w:val="002B72E4"/>
    <w:rsid w:val="002D77B1"/>
    <w:rsid w:val="002E1199"/>
    <w:rsid w:val="002E3145"/>
    <w:rsid w:val="002F3DC0"/>
    <w:rsid w:val="00301063"/>
    <w:rsid w:val="00310F41"/>
    <w:rsid w:val="003217F2"/>
    <w:rsid w:val="003403FD"/>
    <w:rsid w:val="00343DDC"/>
    <w:rsid w:val="00345200"/>
    <w:rsid w:val="00350B76"/>
    <w:rsid w:val="00354F7F"/>
    <w:rsid w:val="0037034E"/>
    <w:rsid w:val="0037552D"/>
    <w:rsid w:val="00375C6C"/>
    <w:rsid w:val="003862B2"/>
    <w:rsid w:val="0039241E"/>
    <w:rsid w:val="00395BB8"/>
    <w:rsid w:val="003A3295"/>
    <w:rsid w:val="003A5AF1"/>
    <w:rsid w:val="003D279D"/>
    <w:rsid w:val="003D6592"/>
    <w:rsid w:val="003E09A3"/>
    <w:rsid w:val="003E511C"/>
    <w:rsid w:val="003F7A4F"/>
    <w:rsid w:val="0040480F"/>
    <w:rsid w:val="00416EEB"/>
    <w:rsid w:val="00422413"/>
    <w:rsid w:val="004302BD"/>
    <w:rsid w:val="00432F00"/>
    <w:rsid w:val="004357E8"/>
    <w:rsid w:val="004363B8"/>
    <w:rsid w:val="00451607"/>
    <w:rsid w:val="00453630"/>
    <w:rsid w:val="004631B1"/>
    <w:rsid w:val="0046554C"/>
    <w:rsid w:val="00473A8E"/>
    <w:rsid w:val="00473D87"/>
    <w:rsid w:val="004820D2"/>
    <w:rsid w:val="00487952"/>
    <w:rsid w:val="004A2E23"/>
    <w:rsid w:val="004A3A76"/>
    <w:rsid w:val="004A795B"/>
    <w:rsid w:val="004B11D5"/>
    <w:rsid w:val="004C6BD9"/>
    <w:rsid w:val="004D1DE2"/>
    <w:rsid w:val="004D2731"/>
    <w:rsid w:val="004F1459"/>
    <w:rsid w:val="004F35FB"/>
    <w:rsid w:val="004F373C"/>
    <w:rsid w:val="005109BC"/>
    <w:rsid w:val="00520FD8"/>
    <w:rsid w:val="005210EC"/>
    <w:rsid w:val="005221D5"/>
    <w:rsid w:val="00526B98"/>
    <w:rsid w:val="00526CE5"/>
    <w:rsid w:val="0052713A"/>
    <w:rsid w:val="0053170C"/>
    <w:rsid w:val="00536A1E"/>
    <w:rsid w:val="00544CED"/>
    <w:rsid w:val="0055208D"/>
    <w:rsid w:val="00571CA8"/>
    <w:rsid w:val="00573832"/>
    <w:rsid w:val="00574917"/>
    <w:rsid w:val="005859DD"/>
    <w:rsid w:val="005860E9"/>
    <w:rsid w:val="00586CA9"/>
    <w:rsid w:val="00587C79"/>
    <w:rsid w:val="00595B76"/>
    <w:rsid w:val="005A09CC"/>
    <w:rsid w:val="005D191D"/>
    <w:rsid w:val="005D5747"/>
    <w:rsid w:val="005F334D"/>
    <w:rsid w:val="005F5EA1"/>
    <w:rsid w:val="005F7C4F"/>
    <w:rsid w:val="00606B65"/>
    <w:rsid w:val="00611561"/>
    <w:rsid w:val="0063265B"/>
    <w:rsid w:val="00645520"/>
    <w:rsid w:val="00654882"/>
    <w:rsid w:val="00661F83"/>
    <w:rsid w:val="006836E1"/>
    <w:rsid w:val="00695A7E"/>
    <w:rsid w:val="006B421F"/>
    <w:rsid w:val="006B43D6"/>
    <w:rsid w:val="006B60CC"/>
    <w:rsid w:val="006C7828"/>
    <w:rsid w:val="006E31D7"/>
    <w:rsid w:val="006E4818"/>
    <w:rsid w:val="006E4C45"/>
    <w:rsid w:val="006F44AE"/>
    <w:rsid w:val="00712CFD"/>
    <w:rsid w:val="00723739"/>
    <w:rsid w:val="00725909"/>
    <w:rsid w:val="00726472"/>
    <w:rsid w:val="00742076"/>
    <w:rsid w:val="00753DE0"/>
    <w:rsid w:val="00765EEB"/>
    <w:rsid w:val="00781EC7"/>
    <w:rsid w:val="00782CF4"/>
    <w:rsid w:val="0078517A"/>
    <w:rsid w:val="00794CB1"/>
    <w:rsid w:val="007A462C"/>
    <w:rsid w:val="007A54CF"/>
    <w:rsid w:val="007B6D93"/>
    <w:rsid w:val="007C08C6"/>
    <w:rsid w:val="007C3231"/>
    <w:rsid w:val="007C333B"/>
    <w:rsid w:val="007C4010"/>
    <w:rsid w:val="007D5FCA"/>
    <w:rsid w:val="007E5EC5"/>
    <w:rsid w:val="007F4DE5"/>
    <w:rsid w:val="00800FEA"/>
    <w:rsid w:val="00835259"/>
    <w:rsid w:val="0084673E"/>
    <w:rsid w:val="00856B84"/>
    <w:rsid w:val="00866C52"/>
    <w:rsid w:val="00875513"/>
    <w:rsid w:val="008760AF"/>
    <w:rsid w:val="0088682C"/>
    <w:rsid w:val="008A32EB"/>
    <w:rsid w:val="008A787C"/>
    <w:rsid w:val="008B4C69"/>
    <w:rsid w:val="008B50CE"/>
    <w:rsid w:val="008C2FB4"/>
    <w:rsid w:val="008C605B"/>
    <w:rsid w:val="008C7051"/>
    <w:rsid w:val="008D34AD"/>
    <w:rsid w:val="008D6752"/>
    <w:rsid w:val="008E59D2"/>
    <w:rsid w:val="008E73A5"/>
    <w:rsid w:val="008F20E8"/>
    <w:rsid w:val="00900F67"/>
    <w:rsid w:val="00907768"/>
    <w:rsid w:val="00934D6E"/>
    <w:rsid w:val="0093564A"/>
    <w:rsid w:val="00943D3A"/>
    <w:rsid w:val="009516EE"/>
    <w:rsid w:val="00957855"/>
    <w:rsid w:val="0096204E"/>
    <w:rsid w:val="009763C1"/>
    <w:rsid w:val="00977A9C"/>
    <w:rsid w:val="0098097F"/>
    <w:rsid w:val="009840E8"/>
    <w:rsid w:val="00987245"/>
    <w:rsid w:val="009A482F"/>
    <w:rsid w:val="009A50AE"/>
    <w:rsid w:val="009A79A8"/>
    <w:rsid w:val="009B2239"/>
    <w:rsid w:val="009B414D"/>
    <w:rsid w:val="009B598E"/>
    <w:rsid w:val="009B7EB7"/>
    <w:rsid w:val="009D4F35"/>
    <w:rsid w:val="009E1A85"/>
    <w:rsid w:val="00A03D20"/>
    <w:rsid w:val="00A05B41"/>
    <w:rsid w:val="00A110CC"/>
    <w:rsid w:val="00A1418D"/>
    <w:rsid w:val="00A14F53"/>
    <w:rsid w:val="00A212EA"/>
    <w:rsid w:val="00A329F6"/>
    <w:rsid w:val="00A45012"/>
    <w:rsid w:val="00A55891"/>
    <w:rsid w:val="00A57FF8"/>
    <w:rsid w:val="00A76D7A"/>
    <w:rsid w:val="00A96C77"/>
    <w:rsid w:val="00AB200D"/>
    <w:rsid w:val="00AB3A91"/>
    <w:rsid w:val="00AC3B17"/>
    <w:rsid w:val="00AF1EB7"/>
    <w:rsid w:val="00B01D1B"/>
    <w:rsid w:val="00B0526A"/>
    <w:rsid w:val="00B05936"/>
    <w:rsid w:val="00B1631E"/>
    <w:rsid w:val="00B25B65"/>
    <w:rsid w:val="00B27C16"/>
    <w:rsid w:val="00B32994"/>
    <w:rsid w:val="00B332D4"/>
    <w:rsid w:val="00B46B3B"/>
    <w:rsid w:val="00B5404C"/>
    <w:rsid w:val="00B73A4B"/>
    <w:rsid w:val="00B9123F"/>
    <w:rsid w:val="00BA1954"/>
    <w:rsid w:val="00BA30E8"/>
    <w:rsid w:val="00BA4482"/>
    <w:rsid w:val="00BB1F2F"/>
    <w:rsid w:val="00BB5B18"/>
    <w:rsid w:val="00BC3BB1"/>
    <w:rsid w:val="00BC4293"/>
    <w:rsid w:val="00BD0533"/>
    <w:rsid w:val="00BD36DF"/>
    <w:rsid w:val="00BE162B"/>
    <w:rsid w:val="00BE2E15"/>
    <w:rsid w:val="00BE4019"/>
    <w:rsid w:val="00BF243C"/>
    <w:rsid w:val="00BF488B"/>
    <w:rsid w:val="00C12492"/>
    <w:rsid w:val="00C23D09"/>
    <w:rsid w:val="00C31B00"/>
    <w:rsid w:val="00C32AD1"/>
    <w:rsid w:val="00C40A93"/>
    <w:rsid w:val="00C45EEE"/>
    <w:rsid w:val="00C60E71"/>
    <w:rsid w:val="00C64771"/>
    <w:rsid w:val="00C7401B"/>
    <w:rsid w:val="00C80C39"/>
    <w:rsid w:val="00C96B43"/>
    <w:rsid w:val="00CA01AC"/>
    <w:rsid w:val="00CA1BF3"/>
    <w:rsid w:val="00CB7B17"/>
    <w:rsid w:val="00CC4E4D"/>
    <w:rsid w:val="00CC5E4F"/>
    <w:rsid w:val="00CD5ED3"/>
    <w:rsid w:val="00CE0416"/>
    <w:rsid w:val="00CE50B6"/>
    <w:rsid w:val="00CF22F7"/>
    <w:rsid w:val="00CF448E"/>
    <w:rsid w:val="00CF5791"/>
    <w:rsid w:val="00CF7F14"/>
    <w:rsid w:val="00D00D81"/>
    <w:rsid w:val="00D04B7C"/>
    <w:rsid w:val="00D04FDC"/>
    <w:rsid w:val="00D12D59"/>
    <w:rsid w:val="00D12E55"/>
    <w:rsid w:val="00D1515C"/>
    <w:rsid w:val="00D15EDB"/>
    <w:rsid w:val="00D20C07"/>
    <w:rsid w:val="00D33B7F"/>
    <w:rsid w:val="00D524D6"/>
    <w:rsid w:val="00D60C04"/>
    <w:rsid w:val="00D61E7F"/>
    <w:rsid w:val="00D70387"/>
    <w:rsid w:val="00D7693F"/>
    <w:rsid w:val="00D76E11"/>
    <w:rsid w:val="00D84699"/>
    <w:rsid w:val="00D855F5"/>
    <w:rsid w:val="00D85F6E"/>
    <w:rsid w:val="00D87FAC"/>
    <w:rsid w:val="00D97A46"/>
    <w:rsid w:val="00DB0723"/>
    <w:rsid w:val="00DB3C63"/>
    <w:rsid w:val="00DB744A"/>
    <w:rsid w:val="00DD7DF5"/>
    <w:rsid w:val="00DE3649"/>
    <w:rsid w:val="00DE7397"/>
    <w:rsid w:val="00DF1A75"/>
    <w:rsid w:val="00E02AD5"/>
    <w:rsid w:val="00E048E3"/>
    <w:rsid w:val="00E06722"/>
    <w:rsid w:val="00E06ADB"/>
    <w:rsid w:val="00E07D12"/>
    <w:rsid w:val="00E212B2"/>
    <w:rsid w:val="00E25EC5"/>
    <w:rsid w:val="00E2655A"/>
    <w:rsid w:val="00E347C2"/>
    <w:rsid w:val="00E36569"/>
    <w:rsid w:val="00E43F9C"/>
    <w:rsid w:val="00E53C85"/>
    <w:rsid w:val="00E57A02"/>
    <w:rsid w:val="00E62781"/>
    <w:rsid w:val="00E630EE"/>
    <w:rsid w:val="00E813BC"/>
    <w:rsid w:val="00E92C22"/>
    <w:rsid w:val="00E94EB2"/>
    <w:rsid w:val="00EA57C4"/>
    <w:rsid w:val="00EB496A"/>
    <w:rsid w:val="00EB6702"/>
    <w:rsid w:val="00EC1388"/>
    <w:rsid w:val="00EC286D"/>
    <w:rsid w:val="00EC7061"/>
    <w:rsid w:val="00ED384F"/>
    <w:rsid w:val="00ED6B80"/>
    <w:rsid w:val="00EE2A07"/>
    <w:rsid w:val="00EF5357"/>
    <w:rsid w:val="00F17CAB"/>
    <w:rsid w:val="00F21BF5"/>
    <w:rsid w:val="00F24F07"/>
    <w:rsid w:val="00F27619"/>
    <w:rsid w:val="00F341D1"/>
    <w:rsid w:val="00F4108C"/>
    <w:rsid w:val="00F43576"/>
    <w:rsid w:val="00F46730"/>
    <w:rsid w:val="00F47C28"/>
    <w:rsid w:val="00F5221B"/>
    <w:rsid w:val="00F569F1"/>
    <w:rsid w:val="00F70439"/>
    <w:rsid w:val="00F76C80"/>
    <w:rsid w:val="00F82940"/>
    <w:rsid w:val="00F905DE"/>
    <w:rsid w:val="00F9786E"/>
    <w:rsid w:val="00FA3D08"/>
    <w:rsid w:val="00FA3DB5"/>
    <w:rsid w:val="00FA7B34"/>
    <w:rsid w:val="00FD0212"/>
    <w:rsid w:val="00FD4360"/>
    <w:rsid w:val="00FD5679"/>
    <w:rsid w:val="00FD7C2C"/>
    <w:rsid w:val="00FE2CBE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8108"/>
  <w15:chartTrackingRefBased/>
  <w15:docId w15:val="{54C54B36-CAB8-49E0-A1EC-15BC1A79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194D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194D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CF"/>
    <w:pPr>
      <w:keepNext/>
      <w:keepLines/>
      <w:spacing w:before="160" w:after="80"/>
      <w:outlineLvl w:val="2"/>
    </w:pPr>
    <w:rPr>
      <w:rFonts w:eastAsiaTheme="majorEastAsia" w:cstheme="majorBidi"/>
      <w:color w:val="2194D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194D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CF"/>
    <w:pPr>
      <w:keepNext/>
      <w:keepLines/>
      <w:spacing w:before="80" w:after="40"/>
      <w:outlineLvl w:val="4"/>
    </w:pPr>
    <w:rPr>
      <w:rFonts w:eastAsiaTheme="majorEastAsia" w:cstheme="majorBidi"/>
      <w:color w:val="2194D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CF"/>
    <w:rPr>
      <w:rFonts w:asciiTheme="majorHAnsi" w:eastAsiaTheme="majorEastAsia" w:hAnsiTheme="majorHAnsi" w:cstheme="majorBidi"/>
      <w:color w:val="2194D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4CF"/>
    <w:rPr>
      <w:rFonts w:asciiTheme="majorHAnsi" w:eastAsiaTheme="majorEastAsia" w:hAnsiTheme="majorHAnsi" w:cstheme="majorBidi"/>
      <w:color w:val="2194D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CF"/>
    <w:rPr>
      <w:rFonts w:eastAsiaTheme="majorEastAsia" w:cstheme="majorBidi"/>
      <w:color w:val="2194D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CF"/>
    <w:rPr>
      <w:rFonts w:eastAsiaTheme="majorEastAsia" w:cstheme="majorBidi"/>
      <w:i/>
      <w:iCs/>
      <w:color w:val="2194D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CF"/>
    <w:rPr>
      <w:rFonts w:eastAsiaTheme="majorEastAsia" w:cstheme="majorBidi"/>
      <w:color w:val="2194D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CF"/>
    <w:rPr>
      <w:i/>
      <w:iCs/>
      <w:color w:val="2194D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CF"/>
    <w:pPr>
      <w:pBdr>
        <w:top w:val="single" w:sz="4" w:space="10" w:color="2194D2" w:themeColor="accent1" w:themeShade="BF"/>
        <w:bottom w:val="single" w:sz="4" w:space="10" w:color="2194D2" w:themeColor="accent1" w:themeShade="BF"/>
      </w:pBdr>
      <w:spacing w:before="360" w:after="360"/>
      <w:ind w:left="864" w:right="864"/>
      <w:jc w:val="center"/>
    </w:pPr>
    <w:rPr>
      <w:i/>
      <w:iCs/>
      <w:color w:val="2194D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CF"/>
    <w:rPr>
      <w:i/>
      <w:iCs/>
      <w:color w:val="2194D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CF"/>
    <w:rPr>
      <w:b/>
      <w:bCs/>
      <w:smallCaps/>
      <w:color w:val="2194D2" w:themeColor="accent1" w:themeShade="BF"/>
      <w:spacing w:val="5"/>
    </w:rPr>
  </w:style>
  <w:style w:type="table" w:styleId="TableGrid">
    <w:name w:val="Table Grid"/>
    <w:basedOn w:val="TableNormal"/>
    <w:uiPriority w:val="39"/>
    <w:rsid w:val="007A5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544CED"/>
  </w:style>
  <w:style w:type="paragraph" w:styleId="FootnoteText">
    <w:name w:val="footnote text"/>
    <w:basedOn w:val="Normal"/>
    <w:link w:val="FootnoteTextChar"/>
    <w:uiPriority w:val="99"/>
    <w:semiHidden/>
    <w:unhideWhenUsed/>
    <w:rsid w:val="00544CE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CE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4CED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CA0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01AC"/>
  </w:style>
  <w:style w:type="paragraph" w:styleId="Footer">
    <w:name w:val="footer"/>
    <w:basedOn w:val="Normal"/>
    <w:link w:val="FooterChar"/>
    <w:uiPriority w:val="99"/>
    <w:semiHidden/>
    <w:unhideWhenUsed/>
    <w:rsid w:val="00CA0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01AC"/>
  </w:style>
  <w:style w:type="paragraph" w:styleId="Revision">
    <w:name w:val="Revision"/>
    <w:hidden/>
    <w:uiPriority w:val="99"/>
    <w:semiHidden/>
    <w:rsid w:val="00CE04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237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idescreen-Barr">
  <a:themeElements>
    <a:clrScheme name="Barr brand">
      <a:dk1>
        <a:sysClr val="windowText" lastClr="000000"/>
      </a:dk1>
      <a:lt1>
        <a:sysClr val="window" lastClr="FFFFFF"/>
      </a:lt1>
      <a:dk2>
        <a:srgbClr val="047CC2"/>
      </a:dk2>
      <a:lt2>
        <a:srgbClr val="DDE9F2"/>
      </a:lt2>
      <a:accent1>
        <a:srgbClr val="60B7E6"/>
      </a:accent1>
      <a:accent2>
        <a:srgbClr val="A4CF45"/>
      </a:accent2>
      <a:accent3>
        <a:srgbClr val="FE5F2F"/>
      </a:accent3>
      <a:accent4>
        <a:srgbClr val="FFA740"/>
      </a:accent4>
      <a:accent5>
        <a:srgbClr val="80959E"/>
      </a:accent5>
      <a:accent6>
        <a:srgbClr val="182836"/>
      </a:accent6>
      <a:hlink>
        <a:srgbClr val="047CC2"/>
      </a:hlink>
      <a:folHlink>
        <a:srgbClr val="596B7B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chemeClr val="accent1"/>
        </a:solidFill>
        <a:ln>
          <a:noFill/>
        </a:ln>
        <a:effectLst/>
      </a:spPr>
      <a:bodyPr rot="0" spcFirstLastPara="0" vertOverflow="overflow" horzOverflow="overflow" vert="horz" wrap="square" lIns="137160" tIns="0" rIns="137160" bIns="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800" b="0" i="0" dirty="0" smtClean="0">
            <a:solidFill>
              <a:schemeClr val="bg1"/>
            </a:solidFill>
            <a:latin typeface="+mn-lt"/>
            <a:ea typeface="Roboto" panose="02000000000000000000" pitchFamily="2" charset="0"/>
            <a:cs typeface="Segoe UI" panose="020B0502040204020203" pitchFamily="34" charset="0"/>
          </a:defRPr>
        </a:defPPr>
      </a:lstStyle>
    </a:spDef>
    <a:txDef>
      <a:spPr>
        <a:noFill/>
      </a:spPr>
      <a:bodyPr wrap="square" lIns="0" tIns="0" rIns="0" bIns="0" rtlCol="0">
        <a:normAutofit/>
      </a:bodyPr>
      <a:lstStyle>
        <a:defPPr marL="0" indent="0" algn="l">
          <a:spcAft>
            <a:spcPts val="600"/>
          </a:spcAft>
          <a:defRPr sz="1800" b="0" i="0" dirty="0" smtClean="0">
            <a:solidFill>
              <a:schemeClr val="tx2"/>
            </a:solidFill>
            <a:latin typeface="+mn-lt"/>
            <a:ea typeface="Roboto" panose="02000000000000000000" pitchFamily="2" charset="0"/>
            <a:cs typeface="Segoe UI" panose="020B0502040204020203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Widescreen-Barr" id="{BD12CBA7-7AA3-4198-A4A8-3E92F0B9334B}" vid="{0268F2D3-72D6-466A-919F-9CA0FA20DE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ea8190de011ad1a820a1793d7a44f2f9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a58eb4d5dbeb304d111c4675e7b0e3f2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9A699E-8E38-40A2-9F4B-30C9739EE9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D45D6B-CFFC-4B97-B3D8-67D61B498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ce1fc-9806-4364-b711-8cffa1c7b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83F018-C046-42AD-A547-23B307FDDF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C8542B-A596-4539-B28B-698CA692AD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10791</TotalTime>
  <Pages>3</Pages>
  <Words>1245</Words>
  <Characters>6826</Characters>
  <Application>Microsoft Office Word</Application>
  <DocSecurity>0</DocSecurity>
  <Lines>213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L. Johnson</dc:creator>
  <cp:keywords/>
  <dc:description/>
  <cp:lastModifiedBy>Tom Kuchinski</cp:lastModifiedBy>
  <cp:revision>244</cp:revision>
  <dcterms:created xsi:type="dcterms:W3CDTF">2025-06-12T21:41:00Z</dcterms:created>
  <dcterms:modified xsi:type="dcterms:W3CDTF">2025-11-20T14:55:00Z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docLang">
    <vt:lpwstr>en</vt:lpwstr>
  </property>
</Properties>
</file>