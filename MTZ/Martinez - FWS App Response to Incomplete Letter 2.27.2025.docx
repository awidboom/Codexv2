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AA4E5" w14:textId="77777777" w:rsidR="00DB63D7" w:rsidRPr="003C66D6" w:rsidRDefault="00DB63D7" w:rsidP="00DB63D7">
      <w:pPr>
        <w:pStyle w:val="Header"/>
        <w:jc w:val="right"/>
        <w:rPr>
          <w:rFonts w:ascii="Arial" w:hAnsi="Arial" w:cs="Arial"/>
          <w:b/>
        </w:rPr>
      </w:pPr>
      <w:r w:rsidRPr="003C66D6">
        <w:rPr>
          <w:rFonts w:ascii="Arial" w:hAnsi="Arial" w:cs="Arial"/>
          <w:noProof/>
        </w:rPr>
        <mc:AlternateContent>
          <mc:Choice Requires="wps">
            <w:drawing>
              <wp:anchor distT="0" distB="0" distL="114300" distR="114300" simplePos="0" relativeHeight="251659264" behindDoc="0" locked="0" layoutInCell="1" allowOverlap="1" wp14:anchorId="75EB780B" wp14:editId="656943D1">
                <wp:simplePos x="0" y="0"/>
                <wp:positionH relativeFrom="column">
                  <wp:posOffset>-40005</wp:posOffset>
                </wp:positionH>
                <wp:positionV relativeFrom="paragraph">
                  <wp:posOffset>-57150</wp:posOffset>
                </wp:positionV>
                <wp:extent cx="1133475" cy="79184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3475" cy="791845"/>
                        </a:xfrm>
                        <a:prstGeom prst="rect">
                          <a:avLst/>
                        </a:prstGeom>
                        <a:solidFill>
                          <a:sysClr val="window" lastClr="FFFFFF"/>
                        </a:solidFill>
                        <a:ln w="6350">
                          <a:noFill/>
                        </a:ln>
                      </wps:spPr>
                      <wps:txbx>
                        <w:txbxContent>
                          <w:p w14:paraId="7C860326" w14:textId="77777777" w:rsidR="00DB63D7" w:rsidRDefault="00DB63D7" w:rsidP="00DB63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EB780B" id="_x0000_t202" coordsize="21600,21600" o:spt="202" path="m,l,21600r21600,l21600,xe">
                <v:stroke joinstyle="miter"/>
                <v:path gradientshapeok="t" o:connecttype="rect"/>
              </v:shapetype>
              <v:shape id="Text Box 4" o:spid="_x0000_s1026" type="#_x0000_t202" style="position:absolute;left:0;text-align:left;margin-left:-3.15pt;margin-top:-4.5pt;width:89.25pt;height:62.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" fillcolor="window" stroked="f" strokeweight=".5pt">
                <v:textbox>
                  <w:txbxContent>
                    <w:p w14:paraId="7C860326" w14:textId="77777777" w:rsidR="00DB63D7" w:rsidRDefault="00DB63D7" w:rsidP="00DB63D7"/>
                  </w:txbxContent>
                </v:textbox>
              </v:shape>
            </w:pict>
          </mc:Fallback>
        </mc:AlternateContent>
      </w:r>
      <w:r w:rsidRPr="003C66D6">
        <w:rPr>
          <w:rFonts w:ascii="Arial" w:hAnsi="Arial" w:cs="Arial"/>
          <w:b/>
        </w:rPr>
        <w:t>Tesoro Refining &amp; Marketing Company LLC</w:t>
      </w:r>
    </w:p>
    <w:p w14:paraId="4724B7C3" w14:textId="77777777" w:rsidR="00DB63D7" w:rsidRPr="003C66D6" w:rsidRDefault="00DB63D7" w:rsidP="00DB63D7">
      <w:pPr>
        <w:pStyle w:val="Header"/>
        <w:jc w:val="right"/>
        <w:rPr>
          <w:rFonts w:ascii="Arial" w:hAnsi="Arial" w:cs="Arial"/>
        </w:rPr>
      </w:pPr>
      <w:r w:rsidRPr="003C66D6">
        <w:rPr>
          <w:rFonts w:ascii="Arial" w:hAnsi="Arial" w:cs="Arial"/>
        </w:rPr>
        <w:t>Martinez Renewable Fuels Facility</w:t>
      </w:r>
    </w:p>
    <w:p w14:paraId="66AA941F" w14:textId="77777777" w:rsidR="00DB63D7" w:rsidRPr="003C66D6" w:rsidRDefault="00DB63D7" w:rsidP="00DB63D7">
      <w:pPr>
        <w:pStyle w:val="Header"/>
        <w:jc w:val="right"/>
        <w:rPr>
          <w:rFonts w:ascii="Arial" w:hAnsi="Arial" w:cs="Arial"/>
        </w:rPr>
      </w:pPr>
      <w:r w:rsidRPr="003C66D6">
        <w:rPr>
          <w:rFonts w:ascii="Arial" w:hAnsi="Arial" w:cs="Arial"/>
        </w:rPr>
        <w:t>150 Solano Way</w:t>
      </w:r>
    </w:p>
    <w:p w14:paraId="390152C3" w14:textId="77777777" w:rsidR="00DB63D7" w:rsidRPr="003C66D6" w:rsidRDefault="00DB63D7" w:rsidP="00DB63D7">
      <w:pPr>
        <w:pStyle w:val="Header"/>
        <w:jc w:val="right"/>
        <w:rPr>
          <w:rFonts w:ascii="Arial" w:hAnsi="Arial" w:cs="Arial"/>
        </w:rPr>
      </w:pPr>
      <w:r w:rsidRPr="003C66D6">
        <w:rPr>
          <w:rFonts w:ascii="Arial" w:hAnsi="Arial" w:cs="Arial"/>
        </w:rPr>
        <w:t>Martinez CA  94553</w:t>
      </w:r>
    </w:p>
    <w:p w14:paraId="02D0D318" w14:textId="77777777" w:rsidR="00DB63D7" w:rsidRPr="003C66D6" w:rsidRDefault="00DB63D7" w:rsidP="00DB63D7">
      <w:pPr>
        <w:jc w:val="both"/>
        <w:rPr>
          <w:rFonts w:ascii="Arial" w:hAnsi="Arial" w:cs="Arial"/>
          <w:sz w:val="22"/>
          <w:szCs w:val="22"/>
        </w:rPr>
      </w:pPr>
    </w:p>
    <w:p w14:paraId="203EE170" w14:textId="77777777" w:rsidR="00DB63D7" w:rsidRPr="003C66D6" w:rsidRDefault="00DB63D7" w:rsidP="00DB63D7">
      <w:pPr>
        <w:jc w:val="both"/>
        <w:rPr>
          <w:rFonts w:ascii="Arial" w:hAnsi="Arial" w:cs="Arial"/>
          <w:sz w:val="22"/>
          <w:szCs w:val="22"/>
        </w:rPr>
      </w:pPr>
    </w:p>
    <w:p w14:paraId="49F18737" w14:textId="4F3F2AF8" w:rsidR="00DB63D7" w:rsidRPr="00DB63D7" w:rsidRDefault="0098391D" w:rsidP="00DB63D7">
      <w:pPr>
        <w:jc w:val="both"/>
        <w:rPr>
          <w:rFonts w:ascii="Arial" w:hAnsi="Arial" w:cs="Arial"/>
          <w:sz w:val="22"/>
          <w:szCs w:val="22"/>
        </w:rPr>
      </w:pPr>
      <w:r w:rsidRPr="005C1EA6">
        <w:rPr>
          <w:rFonts w:ascii="Arial" w:hAnsi="Arial" w:cs="Arial"/>
          <w:sz w:val="22"/>
          <w:szCs w:val="22"/>
        </w:rPr>
        <w:t xml:space="preserve">February </w:t>
      </w:r>
      <w:del w:id="0" w:author="Tony Widboom" w:date="2025-02-27T14:53:00Z" w16du:dateUtc="2025-02-27T22:53:00Z">
        <w:r w:rsidR="005C1EA6" w:rsidRPr="005C1EA6" w:rsidDel="00793C17">
          <w:rPr>
            <w:rFonts w:ascii="Arial" w:hAnsi="Arial" w:cs="Arial"/>
            <w:sz w:val="22"/>
            <w:szCs w:val="22"/>
            <w:highlight w:val="yellow"/>
          </w:rPr>
          <w:delText>XX</w:delText>
        </w:r>
      </w:del>
      <w:ins w:id="1" w:author="Tony Widboom" w:date="2025-02-27T14:53:00Z" w16du:dateUtc="2025-02-27T22:53:00Z">
        <w:r w:rsidR="00793C17">
          <w:rPr>
            <w:rFonts w:ascii="Arial" w:hAnsi="Arial" w:cs="Arial"/>
            <w:sz w:val="22"/>
            <w:szCs w:val="22"/>
          </w:rPr>
          <w:t>27</w:t>
        </w:r>
      </w:ins>
      <w:r w:rsidR="00DB63D7" w:rsidRPr="00DB63D7">
        <w:rPr>
          <w:rFonts w:ascii="Arial" w:hAnsi="Arial" w:cs="Arial"/>
          <w:sz w:val="22"/>
          <w:szCs w:val="22"/>
        </w:rPr>
        <w:t>, 2025</w:t>
      </w:r>
    </w:p>
    <w:p w14:paraId="51DD1BED"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 </w:t>
      </w:r>
    </w:p>
    <w:p w14:paraId="2A852FDC" w14:textId="77777777" w:rsidR="00DB63D7" w:rsidRPr="00DB63D7" w:rsidRDefault="00DB63D7" w:rsidP="00DB63D7">
      <w:pPr>
        <w:jc w:val="both"/>
        <w:rPr>
          <w:rFonts w:ascii="Arial" w:hAnsi="Arial" w:cs="Arial"/>
          <w:sz w:val="22"/>
          <w:szCs w:val="22"/>
        </w:rPr>
      </w:pPr>
    </w:p>
    <w:p w14:paraId="5289DFD1"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Mr. Bao Trinh</w:t>
      </w:r>
    </w:p>
    <w:p w14:paraId="0E5C270D"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Permit Services Division</w:t>
      </w:r>
    </w:p>
    <w:p w14:paraId="0052D433"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Bay Area Air Quality Management District</w:t>
      </w:r>
    </w:p>
    <w:p w14:paraId="04A35E08"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375 Beale Street, Suite 600</w:t>
      </w:r>
    </w:p>
    <w:p w14:paraId="0A5B008C"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San Francisco, CA 94105-2066</w:t>
      </w:r>
    </w:p>
    <w:p w14:paraId="6030C014" w14:textId="77777777" w:rsidR="00DB63D7" w:rsidRPr="00DB63D7" w:rsidRDefault="00DB63D7" w:rsidP="00DB63D7">
      <w:pPr>
        <w:jc w:val="both"/>
        <w:rPr>
          <w:rFonts w:ascii="Arial" w:hAnsi="Arial" w:cs="Arial"/>
          <w:sz w:val="22"/>
          <w:szCs w:val="22"/>
        </w:rPr>
      </w:pPr>
    </w:p>
    <w:p w14:paraId="4945A248" w14:textId="2E106077" w:rsidR="00DB63D7" w:rsidRPr="00DB63D7" w:rsidRDefault="00DB63D7" w:rsidP="00DB63D7">
      <w:pPr>
        <w:keepNext/>
        <w:tabs>
          <w:tab w:val="left" w:pos="1260"/>
        </w:tabs>
        <w:jc w:val="both"/>
        <w:outlineLvl w:val="5"/>
        <w:rPr>
          <w:rFonts w:ascii="Arial" w:hAnsi="Arial" w:cs="Arial"/>
          <w:b/>
          <w:bCs/>
          <w:sz w:val="22"/>
          <w:szCs w:val="22"/>
        </w:rPr>
      </w:pPr>
      <w:r w:rsidRPr="00DB63D7">
        <w:rPr>
          <w:rFonts w:ascii="Arial" w:hAnsi="Arial" w:cs="Arial"/>
          <w:b/>
          <w:bCs/>
          <w:sz w:val="22"/>
        </w:rPr>
        <w:t xml:space="preserve">Subject:  </w:t>
      </w:r>
      <w:r w:rsidRPr="00DB63D7">
        <w:rPr>
          <w:rFonts w:ascii="Arial" w:hAnsi="Arial" w:cs="Arial"/>
          <w:b/>
          <w:bCs/>
          <w:sz w:val="22"/>
          <w:szCs w:val="22"/>
        </w:rPr>
        <w:tab/>
        <w:t>Response to Incompleteness Letter (Application No. 720</w:t>
      </w:r>
      <w:r w:rsidR="003C66D6" w:rsidRPr="003C66D6">
        <w:rPr>
          <w:rFonts w:ascii="Arial" w:hAnsi="Arial" w:cs="Arial"/>
          <w:b/>
          <w:bCs/>
          <w:sz w:val="22"/>
          <w:szCs w:val="22"/>
        </w:rPr>
        <w:t>986</w:t>
      </w:r>
      <w:r w:rsidRPr="00DB63D7">
        <w:rPr>
          <w:rFonts w:ascii="Arial" w:hAnsi="Arial" w:cs="Arial"/>
          <w:b/>
          <w:bCs/>
          <w:sz w:val="22"/>
          <w:szCs w:val="22"/>
        </w:rPr>
        <w:t>)</w:t>
      </w:r>
    </w:p>
    <w:p w14:paraId="0F6F929B" w14:textId="542374C2" w:rsidR="00DB63D7" w:rsidRPr="00DB63D7" w:rsidRDefault="00DB63D7" w:rsidP="00DB63D7">
      <w:pPr>
        <w:keepNext/>
        <w:tabs>
          <w:tab w:val="left" w:pos="1260"/>
        </w:tabs>
        <w:jc w:val="both"/>
        <w:outlineLvl w:val="5"/>
        <w:rPr>
          <w:rFonts w:ascii="Arial" w:hAnsi="Arial" w:cs="Arial"/>
          <w:b/>
          <w:bCs/>
          <w:sz w:val="22"/>
          <w:szCs w:val="22"/>
        </w:rPr>
      </w:pPr>
      <w:r w:rsidRPr="00DB63D7">
        <w:rPr>
          <w:rFonts w:ascii="Arial" w:hAnsi="Arial" w:cs="Arial"/>
          <w:b/>
          <w:bCs/>
          <w:sz w:val="22"/>
          <w:szCs w:val="22"/>
        </w:rPr>
        <w:tab/>
        <w:t xml:space="preserve">Application </w:t>
      </w:r>
      <w:r w:rsidR="003C66D6" w:rsidRPr="003C66D6">
        <w:rPr>
          <w:rFonts w:ascii="Arial" w:hAnsi="Arial" w:cs="Arial"/>
          <w:b/>
          <w:bCs/>
          <w:sz w:val="22"/>
          <w:szCs w:val="22"/>
        </w:rPr>
        <w:t>for</w:t>
      </w:r>
      <w:r w:rsidRPr="00DB63D7">
        <w:rPr>
          <w:rFonts w:ascii="Arial" w:hAnsi="Arial" w:cs="Arial"/>
          <w:b/>
          <w:bCs/>
          <w:sz w:val="22"/>
          <w:szCs w:val="22"/>
        </w:rPr>
        <w:t xml:space="preserve"> </w:t>
      </w:r>
      <w:r w:rsidR="003C66D6" w:rsidRPr="003C66D6">
        <w:rPr>
          <w:rFonts w:ascii="Arial" w:hAnsi="Arial" w:cs="Arial"/>
          <w:b/>
          <w:bCs/>
          <w:sz w:val="22"/>
          <w:szCs w:val="22"/>
        </w:rPr>
        <w:t>Foul Water Strippers (FWS) Permit Modifications</w:t>
      </w:r>
    </w:p>
    <w:p w14:paraId="4657EDBE" w14:textId="77777777" w:rsidR="00DB63D7" w:rsidRPr="00DB63D7" w:rsidRDefault="00DB63D7" w:rsidP="00DB63D7">
      <w:pPr>
        <w:keepNext/>
        <w:tabs>
          <w:tab w:val="left" w:pos="1260"/>
        </w:tabs>
        <w:jc w:val="both"/>
        <w:outlineLvl w:val="5"/>
        <w:rPr>
          <w:rFonts w:ascii="Arial" w:hAnsi="Arial" w:cs="Arial"/>
          <w:b/>
          <w:bCs/>
          <w:sz w:val="22"/>
          <w:szCs w:val="22"/>
        </w:rPr>
      </w:pPr>
      <w:r w:rsidRPr="00DB63D7">
        <w:rPr>
          <w:rFonts w:ascii="Arial" w:hAnsi="Arial" w:cs="Arial"/>
          <w:b/>
          <w:bCs/>
          <w:sz w:val="22"/>
          <w:szCs w:val="22"/>
        </w:rPr>
        <w:tab/>
      </w:r>
      <w:r w:rsidRPr="00DB63D7">
        <w:rPr>
          <w:rFonts w:ascii="Arial" w:hAnsi="Arial" w:cs="Arial"/>
          <w:b/>
          <w:bCs/>
          <w:sz w:val="22"/>
        </w:rPr>
        <w:t>Martinez Renewable Fuels Facility; Facility Number B2758</w:t>
      </w:r>
    </w:p>
    <w:p w14:paraId="36487D06" w14:textId="77777777" w:rsidR="00DB63D7" w:rsidRPr="00DB63D7" w:rsidRDefault="00DB63D7" w:rsidP="00DB63D7">
      <w:pPr>
        <w:jc w:val="both"/>
        <w:rPr>
          <w:rFonts w:ascii="Arial" w:hAnsi="Arial" w:cs="Arial"/>
          <w:sz w:val="22"/>
          <w:szCs w:val="22"/>
        </w:rPr>
      </w:pPr>
    </w:p>
    <w:p w14:paraId="6EDBD412" w14:textId="77777777" w:rsidR="00305E04" w:rsidRPr="00ED31F2" w:rsidRDefault="00305E04" w:rsidP="00305E04">
      <w:pPr>
        <w:jc w:val="both"/>
        <w:rPr>
          <w:rFonts w:ascii="Arial" w:hAnsi="Arial" w:cs="Arial"/>
          <w:sz w:val="22"/>
          <w:szCs w:val="22"/>
        </w:rPr>
      </w:pPr>
      <w:r w:rsidRPr="00ED31F2">
        <w:rPr>
          <w:rFonts w:ascii="Arial" w:hAnsi="Arial" w:cs="Arial"/>
          <w:sz w:val="22"/>
          <w:szCs w:val="22"/>
        </w:rPr>
        <w:t xml:space="preserve">Dear Mr. </w:t>
      </w:r>
      <w:r>
        <w:rPr>
          <w:rFonts w:ascii="Arial" w:hAnsi="Arial" w:cs="Arial"/>
          <w:sz w:val="22"/>
          <w:szCs w:val="22"/>
        </w:rPr>
        <w:t>Trinh</w:t>
      </w:r>
      <w:r w:rsidRPr="00ED31F2">
        <w:rPr>
          <w:rFonts w:ascii="Arial" w:hAnsi="Arial" w:cs="Arial"/>
          <w:sz w:val="22"/>
          <w:szCs w:val="22"/>
        </w:rPr>
        <w:t>:</w:t>
      </w:r>
    </w:p>
    <w:p w14:paraId="0263B2D9" w14:textId="5876594B" w:rsidR="00305E04" w:rsidRDefault="00305E04" w:rsidP="00305E04">
      <w:pPr>
        <w:keepNext/>
        <w:spacing w:before="300" w:line="300" w:lineRule="atLeast"/>
        <w:jc w:val="both"/>
        <w:rPr>
          <w:rFonts w:ascii="Arial" w:hAnsi="Arial" w:cs="Arial"/>
          <w:sz w:val="22"/>
          <w:szCs w:val="22"/>
        </w:rPr>
      </w:pPr>
      <w:r w:rsidRPr="00ED300D">
        <w:rPr>
          <w:rFonts w:ascii="Arial" w:hAnsi="Arial" w:cs="Arial"/>
          <w:sz w:val="22"/>
          <w:szCs w:val="22"/>
        </w:rPr>
        <w:t xml:space="preserve">Tesoro Refining &amp; Marketing Company LLC </w:t>
      </w:r>
      <w:r>
        <w:rPr>
          <w:rFonts w:ascii="Arial" w:hAnsi="Arial" w:cs="Arial"/>
          <w:sz w:val="22"/>
          <w:szCs w:val="22"/>
        </w:rPr>
        <w:t xml:space="preserve">applied for an Authority to Construct </w:t>
      </w:r>
      <w:r w:rsidRPr="00F94989">
        <w:rPr>
          <w:rFonts w:ascii="Arial" w:hAnsi="Arial" w:cs="Arial"/>
          <w:sz w:val="22"/>
          <w:szCs w:val="22"/>
        </w:rPr>
        <w:t xml:space="preserve">requesting </w:t>
      </w:r>
      <w:r w:rsidR="00394F34" w:rsidRPr="00394F34">
        <w:rPr>
          <w:rFonts w:ascii="Arial" w:hAnsi="Arial" w:cs="Arial"/>
          <w:sz w:val="22"/>
          <w:szCs w:val="22"/>
        </w:rPr>
        <w:t>alternative control scenarios for the Foul Water Stripper</w:t>
      </w:r>
      <w:del w:id="2" w:author="Vail, Vanessa A." w:date="2025-02-25T07:32:00Z" w16du:dateUtc="2025-02-25T13:32:00Z">
        <w:r w:rsidR="00394F34" w:rsidRPr="00394F34" w:rsidDel="00B00527">
          <w:rPr>
            <w:rFonts w:ascii="Arial" w:hAnsi="Arial" w:cs="Arial"/>
            <w:sz w:val="22"/>
            <w:szCs w:val="22"/>
          </w:rPr>
          <w:delText>s</w:delText>
        </w:r>
      </w:del>
      <w:ins w:id="3" w:author="Vail, Vanessa A." w:date="2025-02-25T07:32:00Z" w16du:dateUtc="2025-02-25T13:32:00Z">
        <w:r w:rsidR="00B00527">
          <w:rPr>
            <w:rFonts w:ascii="Arial" w:hAnsi="Arial" w:cs="Arial"/>
            <w:sz w:val="22"/>
            <w:szCs w:val="22"/>
          </w:rPr>
          <w:t xml:space="preserve"> (FWS)</w:t>
        </w:r>
      </w:ins>
      <w:r w:rsidR="00394F34" w:rsidRPr="00394F34">
        <w:rPr>
          <w:rFonts w:ascii="Arial" w:hAnsi="Arial" w:cs="Arial"/>
          <w:sz w:val="22"/>
          <w:szCs w:val="22"/>
        </w:rPr>
        <w:t xml:space="preserve"> to route the gas stream to the existing flare header system when the Foul Water Stripper Off-Gas Thermal Oxidizer in not available as a control device </w:t>
      </w:r>
      <w:r w:rsidRPr="00394F34">
        <w:rPr>
          <w:rFonts w:ascii="Arial" w:hAnsi="Arial" w:cs="Arial"/>
          <w:sz w:val="22"/>
          <w:szCs w:val="22"/>
        </w:rPr>
        <w:t>a</w:t>
      </w:r>
      <w:r w:rsidRPr="004B0F02">
        <w:rPr>
          <w:rFonts w:ascii="Arial" w:hAnsi="Arial" w:cs="Arial"/>
          <w:sz w:val="22"/>
          <w:szCs w:val="22"/>
        </w:rPr>
        <w:t xml:space="preserve">t </w:t>
      </w:r>
      <w:r w:rsidRPr="00F94989">
        <w:rPr>
          <w:rFonts w:ascii="Arial" w:hAnsi="Arial" w:cs="Arial"/>
          <w:sz w:val="22"/>
          <w:szCs w:val="22"/>
        </w:rPr>
        <w:t>Martinez Renewable Fuels Facility</w:t>
      </w:r>
      <w:r>
        <w:rPr>
          <w:rFonts w:ascii="Arial" w:hAnsi="Arial" w:cs="Arial"/>
          <w:sz w:val="22"/>
          <w:szCs w:val="22"/>
        </w:rPr>
        <w:t xml:space="preserve"> (</w:t>
      </w:r>
      <w:r w:rsidRPr="00F94989">
        <w:rPr>
          <w:rFonts w:ascii="Arial" w:hAnsi="Arial" w:cs="Arial"/>
          <w:sz w:val="22"/>
          <w:szCs w:val="22"/>
        </w:rPr>
        <w:t>Facility Number B2758</w:t>
      </w:r>
      <w:r>
        <w:rPr>
          <w:rFonts w:ascii="Arial" w:hAnsi="Arial" w:cs="Arial"/>
          <w:sz w:val="22"/>
          <w:szCs w:val="22"/>
        </w:rPr>
        <w:t>).</w:t>
      </w:r>
      <w:r w:rsidRPr="004B0F02">
        <w:rPr>
          <w:rFonts w:ascii="Arial" w:hAnsi="Arial" w:cs="Arial"/>
          <w:sz w:val="22"/>
          <w:szCs w:val="22"/>
        </w:rPr>
        <w:t xml:space="preserve"> In a letter dated </w:t>
      </w:r>
      <w:r w:rsidR="00394F34">
        <w:rPr>
          <w:rFonts w:ascii="Arial" w:hAnsi="Arial" w:cs="Arial"/>
          <w:sz w:val="22"/>
          <w:szCs w:val="22"/>
        </w:rPr>
        <w:t>January 14</w:t>
      </w:r>
      <w:r w:rsidRPr="004B0F02">
        <w:rPr>
          <w:rFonts w:ascii="Arial" w:hAnsi="Arial" w:cs="Arial"/>
          <w:sz w:val="22"/>
          <w:szCs w:val="22"/>
        </w:rPr>
        <w:t>, 202</w:t>
      </w:r>
      <w:r>
        <w:rPr>
          <w:rFonts w:ascii="Arial" w:hAnsi="Arial" w:cs="Arial"/>
          <w:sz w:val="22"/>
          <w:szCs w:val="22"/>
        </w:rPr>
        <w:t>5</w:t>
      </w:r>
      <w:r w:rsidRPr="004B0F02">
        <w:rPr>
          <w:rFonts w:ascii="Arial" w:hAnsi="Arial" w:cs="Arial"/>
          <w:sz w:val="22"/>
          <w:szCs w:val="22"/>
        </w:rPr>
        <w:t>, the Bay Area Air</w:t>
      </w:r>
      <w:r>
        <w:rPr>
          <w:rFonts w:ascii="Arial" w:hAnsi="Arial" w:cs="Arial"/>
          <w:sz w:val="22"/>
          <w:szCs w:val="22"/>
        </w:rPr>
        <w:t xml:space="preserve"> Quality Management District deemed the application incomplete with a request for additional information. This letter provides responses to each of the numbered items from the incompleteness letter.</w:t>
      </w:r>
    </w:p>
    <w:p w14:paraId="69C0109C" w14:textId="77777777" w:rsidR="00380FE0" w:rsidRDefault="00380FE0">
      <w:pPr>
        <w:spacing w:after="160" w:line="259" w:lineRule="auto"/>
        <w:rPr>
          <w:rFonts w:ascii="Arial" w:hAnsi="Arial" w:cs="Arial"/>
          <w:b/>
          <w:bCs/>
          <w:sz w:val="22"/>
          <w:szCs w:val="22"/>
        </w:rPr>
      </w:pPr>
      <w:r>
        <w:rPr>
          <w:rFonts w:ascii="Arial" w:hAnsi="Arial" w:cs="Arial"/>
          <w:b/>
          <w:bCs/>
          <w:sz w:val="22"/>
          <w:szCs w:val="22"/>
        </w:rPr>
        <w:br w:type="page"/>
      </w:r>
    </w:p>
    <w:p w14:paraId="0BC4FC3C" w14:textId="1FFDE17C" w:rsidR="003C66D6" w:rsidRPr="00E22520" w:rsidRDefault="003C66D6" w:rsidP="00305E04">
      <w:pPr>
        <w:spacing w:before="300" w:line="300" w:lineRule="atLeast"/>
        <w:rPr>
          <w:rFonts w:ascii="Arial" w:hAnsi="Arial" w:cs="Arial"/>
          <w:b/>
          <w:bCs/>
          <w:sz w:val="22"/>
          <w:szCs w:val="22"/>
        </w:rPr>
      </w:pPr>
      <w:r w:rsidRPr="00E22520">
        <w:rPr>
          <w:rFonts w:ascii="Arial" w:hAnsi="Arial" w:cs="Arial"/>
          <w:b/>
          <w:bCs/>
          <w:sz w:val="22"/>
          <w:szCs w:val="22"/>
        </w:rPr>
        <w:lastRenderedPageBreak/>
        <w:t>District Comments (bolded)</w:t>
      </w:r>
    </w:p>
    <w:p w14:paraId="55E3D4BE" w14:textId="31DA532C" w:rsidR="003C66D6" w:rsidRPr="00E22520" w:rsidRDefault="003C66D6" w:rsidP="00466990">
      <w:pPr>
        <w:pStyle w:val="ListParagraph"/>
        <w:numPr>
          <w:ilvl w:val="0"/>
          <w:numId w:val="1"/>
        </w:numPr>
        <w:spacing w:before="300" w:after="0" w:line="300" w:lineRule="atLeast"/>
        <w:ind w:left="360"/>
        <w:contextualSpacing w:val="0"/>
        <w:rPr>
          <w:rFonts w:ascii="Arial" w:hAnsi="Arial" w:cs="Arial"/>
          <w:b/>
          <w:bCs/>
        </w:rPr>
      </w:pPr>
      <w:r w:rsidRPr="00E22520">
        <w:rPr>
          <w:rFonts w:ascii="Arial" w:hAnsi="Arial" w:cs="Arial"/>
          <w:b/>
          <w:bCs/>
        </w:rPr>
        <w:t>Project Information – Scenario 2a – Flare Combustion</w:t>
      </w:r>
    </w:p>
    <w:p w14:paraId="413F3E9F" w14:textId="5CD24587" w:rsidR="003C66D6" w:rsidRPr="00E22520" w:rsidRDefault="00305E04" w:rsidP="00305E04">
      <w:pPr>
        <w:pStyle w:val="ListParagraph"/>
        <w:numPr>
          <w:ilvl w:val="1"/>
          <w:numId w:val="1"/>
        </w:numPr>
        <w:spacing w:before="300" w:after="0" w:line="300" w:lineRule="atLeast"/>
        <w:contextualSpacing w:val="0"/>
        <w:rPr>
          <w:rFonts w:ascii="Arial" w:hAnsi="Arial" w:cs="Arial"/>
          <w:b/>
          <w:bCs/>
        </w:rPr>
      </w:pPr>
      <w:r w:rsidRPr="00E22520">
        <w:rPr>
          <w:rFonts w:ascii="Arial" w:hAnsi="Arial" w:cs="Arial"/>
          <w:b/>
          <w:bCs/>
        </w:rPr>
        <w:t xml:space="preserve">While Marathon expects to primarily send FWS </w:t>
      </w:r>
      <w:proofErr w:type="spellStart"/>
      <w:r w:rsidRPr="00E22520">
        <w:rPr>
          <w:rFonts w:ascii="Arial" w:hAnsi="Arial" w:cs="Arial"/>
          <w:b/>
          <w:bCs/>
        </w:rPr>
        <w:t>offgas</w:t>
      </w:r>
      <w:proofErr w:type="spellEnd"/>
      <w:r w:rsidRPr="00E22520">
        <w:rPr>
          <w:rFonts w:ascii="Arial" w:hAnsi="Arial" w:cs="Arial"/>
          <w:b/>
          <w:bCs/>
        </w:rPr>
        <w:t xml:space="preserve"> to the fuel gas system, how does Marathon decide when to reroute FWS </w:t>
      </w:r>
      <w:proofErr w:type="spellStart"/>
      <w:r w:rsidRPr="00E22520">
        <w:rPr>
          <w:rFonts w:ascii="Arial" w:hAnsi="Arial" w:cs="Arial"/>
          <w:b/>
          <w:bCs/>
        </w:rPr>
        <w:t>offgas</w:t>
      </w:r>
      <w:proofErr w:type="spellEnd"/>
      <w:r w:rsidRPr="00E22520">
        <w:rPr>
          <w:rFonts w:ascii="Arial" w:hAnsi="Arial" w:cs="Arial"/>
          <w:b/>
          <w:bCs/>
        </w:rPr>
        <w:t xml:space="preserve"> to the flare header?</w:t>
      </w:r>
    </w:p>
    <w:p w14:paraId="3C622F27" w14:textId="59AF82A2" w:rsidR="00305E04" w:rsidRPr="00E22520" w:rsidRDefault="00D60ABC" w:rsidP="00305E04">
      <w:pPr>
        <w:pStyle w:val="ListParagraph"/>
        <w:numPr>
          <w:ilvl w:val="1"/>
          <w:numId w:val="1"/>
        </w:numPr>
        <w:spacing w:before="300" w:after="0" w:line="300" w:lineRule="atLeast"/>
        <w:contextualSpacing w:val="0"/>
        <w:rPr>
          <w:rFonts w:ascii="Arial" w:hAnsi="Arial" w:cs="Arial"/>
          <w:b/>
          <w:bCs/>
        </w:rPr>
      </w:pPr>
      <w:r w:rsidRPr="00E22520">
        <w:rPr>
          <w:rFonts w:ascii="Arial" w:hAnsi="Arial" w:cs="Arial"/>
          <w:b/>
          <w:bCs/>
        </w:rPr>
        <w:t>Per Regulation 12-12, flaring needs to be minimized or not occur at all unless there’s an emergency. Marathon’s proposed routine flaring scenario is inconsistent with the intent of 12-12, so we believe that scenario 2a is not permittable.</w:t>
      </w:r>
    </w:p>
    <w:p w14:paraId="63CF60D6" w14:textId="77777777" w:rsidR="00055B2B" w:rsidRDefault="00055B2B" w:rsidP="00793C17">
      <w:pPr>
        <w:pStyle w:val="ListParagraph"/>
        <w:spacing w:before="300" w:line="300" w:lineRule="atLeast"/>
        <w:rPr>
          <w:rFonts w:ascii="Arial" w:hAnsi="Arial" w:cs="Arial"/>
        </w:rPr>
      </w:pPr>
    </w:p>
    <w:p w14:paraId="43453B85" w14:textId="107DDE13" w:rsidR="00D05E93" w:rsidRDefault="00076BDD" w:rsidP="00F8355A">
      <w:pPr>
        <w:pStyle w:val="ListParagraph"/>
        <w:numPr>
          <w:ilvl w:val="0"/>
          <w:numId w:val="3"/>
        </w:numPr>
        <w:spacing w:before="300" w:line="300" w:lineRule="atLeast"/>
        <w:ind w:left="0" w:firstLine="0"/>
        <w:rPr>
          <w:rFonts w:ascii="Arial" w:hAnsi="Arial" w:cs="Arial"/>
        </w:rPr>
      </w:pPr>
      <w:r w:rsidRPr="00076BDD">
        <w:rPr>
          <w:rFonts w:ascii="Arial" w:hAnsi="Arial" w:cs="Arial"/>
        </w:rPr>
        <w:t xml:space="preserve">Tesoro expects to primarily send FWS </w:t>
      </w:r>
      <w:proofErr w:type="spellStart"/>
      <w:r w:rsidRPr="00076BDD">
        <w:rPr>
          <w:rFonts w:ascii="Arial" w:hAnsi="Arial" w:cs="Arial"/>
        </w:rPr>
        <w:t>offgas</w:t>
      </w:r>
      <w:proofErr w:type="spellEnd"/>
      <w:r w:rsidRPr="00076BDD">
        <w:rPr>
          <w:rFonts w:ascii="Arial" w:hAnsi="Arial" w:cs="Arial"/>
        </w:rPr>
        <w:t xml:space="preserve"> to the A-2000 thermal oxidizer (TO)</w:t>
      </w:r>
      <w:r w:rsidR="00793C17">
        <w:rPr>
          <w:rFonts w:ascii="Arial" w:hAnsi="Arial" w:cs="Arial"/>
        </w:rPr>
        <w:t>;</w:t>
      </w:r>
      <w:r w:rsidRPr="00076BDD">
        <w:rPr>
          <w:rFonts w:ascii="Arial" w:hAnsi="Arial" w:cs="Arial"/>
        </w:rPr>
        <w:t xml:space="preserve"> however, </w:t>
      </w:r>
      <w:proofErr w:type="gramStart"/>
      <w:r w:rsidRPr="00076BDD">
        <w:rPr>
          <w:rFonts w:ascii="Arial" w:hAnsi="Arial" w:cs="Arial"/>
        </w:rPr>
        <w:t>similar to</w:t>
      </w:r>
      <w:proofErr w:type="gramEnd"/>
      <w:r w:rsidRPr="00076BDD">
        <w:rPr>
          <w:rFonts w:ascii="Arial" w:hAnsi="Arial" w:cs="Arial"/>
        </w:rPr>
        <w:t xml:space="preserve"> any other process unit at the </w:t>
      </w:r>
      <w:del w:id="4" w:author="Tony Widboom" w:date="2025-02-27T14:56:00Z" w16du:dateUtc="2025-02-27T22:56:00Z">
        <w:r w:rsidRPr="00076BDD" w:rsidDel="00793C17">
          <w:rPr>
            <w:rFonts w:ascii="Arial" w:hAnsi="Arial" w:cs="Arial"/>
          </w:rPr>
          <w:delText>Facility</w:delText>
        </w:r>
      </w:del>
      <w:ins w:id="5" w:author="Tony Widboom" w:date="2025-02-27T14:56:00Z" w16du:dateUtc="2025-02-27T22:56:00Z">
        <w:r w:rsidR="00793C17">
          <w:rPr>
            <w:rFonts w:ascii="Arial" w:hAnsi="Arial" w:cs="Arial"/>
          </w:rPr>
          <w:t>f</w:t>
        </w:r>
        <w:r w:rsidR="00793C17" w:rsidRPr="00076BDD">
          <w:rPr>
            <w:rFonts w:ascii="Arial" w:hAnsi="Arial" w:cs="Arial"/>
          </w:rPr>
          <w:t>acility</w:t>
        </w:r>
      </w:ins>
      <w:r w:rsidRPr="00076BDD">
        <w:rPr>
          <w:rFonts w:ascii="Arial" w:hAnsi="Arial" w:cs="Arial"/>
        </w:rPr>
        <w:t xml:space="preserve">, the TO system is subject to failures and malfunctions. As such, to ensure safe and effective management of the FWS </w:t>
      </w:r>
      <w:proofErr w:type="spellStart"/>
      <w:r w:rsidRPr="00076BDD">
        <w:rPr>
          <w:rFonts w:ascii="Arial" w:hAnsi="Arial" w:cs="Arial"/>
        </w:rPr>
        <w:t>offgas</w:t>
      </w:r>
      <w:proofErr w:type="spellEnd"/>
      <w:r w:rsidRPr="00076BDD">
        <w:rPr>
          <w:rFonts w:ascii="Arial" w:hAnsi="Arial" w:cs="Arial"/>
        </w:rPr>
        <w:t xml:space="preserve">, Tesoro is proposing to route the FWS </w:t>
      </w:r>
      <w:proofErr w:type="spellStart"/>
      <w:r w:rsidRPr="00076BDD">
        <w:rPr>
          <w:rFonts w:ascii="Arial" w:hAnsi="Arial" w:cs="Arial"/>
        </w:rPr>
        <w:t>offgas</w:t>
      </w:r>
      <w:proofErr w:type="spellEnd"/>
      <w:r w:rsidRPr="00076BDD">
        <w:rPr>
          <w:rFonts w:ascii="Arial" w:hAnsi="Arial" w:cs="Arial"/>
        </w:rPr>
        <w:t xml:space="preserve"> to the flare header when the TO is not available. Once in the flare header</w:t>
      </w:r>
      <w:r w:rsidR="00793C17">
        <w:rPr>
          <w:rFonts w:ascii="Arial" w:hAnsi="Arial" w:cs="Arial"/>
        </w:rPr>
        <w:t>,</w:t>
      </w:r>
      <w:r w:rsidRPr="00076BDD">
        <w:rPr>
          <w:rFonts w:ascii="Arial" w:hAnsi="Arial" w:cs="Arial"/>
        </w:rPr>
        <w:t xml:space="preserve"> the gases will either be recovered at the flare gas recovery (FGR) compressors and utilized in the fuel gas system or sent to the flare tip if there is insufficient FGR capacity.  Examples of periods when the TO is not available include when the TO is unstable and either shuts down (i.e., trips) or results in incomplete combustion</w:t>
      </w:r>
      <w:r w:rsidR="008954D4" w:rsidRPr="00793C17">
        <w:rPr>
          <w:rFonts w:ascii="Arial" w:hAnsi="Arial" w:cs="Arial"/>
        </w:rPr>
        <w:t xml:space="preserve">. </w:t>
      </w:r>
    </w:p>
    <w:p w14:paraId="21D12038" w14:textId="77777777" w:rsidR="008855D7" w:rsidRPr="00F8355A" w:rsidRDefault="008855D7" w:rsidP="00793C17">
      <w:pPr>
        <w:pStyle w:val="ListParagraph"/>
        <w:spacing w:before="300" w:line="300" w:lineRule="atLeast"/>
        <w:ind w:left="0"/>
        <w:rPr>
          <w:rFonts w:ascii="Arial" w:hAnsi="Arial" w:cs="Arial"/>
        </w:rPr>
      </w:pPr>
    </w:p>
    <w:p w14:paraId="7B7EEC19" w14:textId="5E27A139" w:rsidR="008954D4" w:rsidRPr="009477D6" w:rsidRDefault="009A10B5" w:rsidP="005B5B16">
      <w:pPr>
        <w:pStyle w:val="ListParagraph"/>
        <w:numPr>
          <w:ilvl w:val="0"/>
          <w:numId w:val="3"/>
        </w:numPr>
        <w:spacing w:before="300" w:line="300" w:lineRule="atLeast"/>
        <w:ind w:left="0" w:firstLine="0"/>
        <w:rPr>
          <w:rFonts w:ascii="Arial" w:hAnsi="Arial" w:cs="Arial"/>
        </w:rPr>
      </w:pPr>
      <w:r w:rsidRPr="009A10B5">
        <w:rPr>
          <w:rFonts w:ascii="Arial" w:hAnsi="Arial" w:cs="Arial"/>
        </w:rPr>
        <w:t>Tesoro is not requesting approval to flare routinely or as part of normal operations</w:t>
      </w:r>
      <w:del w:id="6" w:author="Tony Widboom" w:date="2025-02-27T14:56:00Z" w16du:dateUtc="2025-02-27T22:56:00Z">
        <w:r w:rsidRPr="009A10B5" w:rsidDel="00793C17">
          <w:rPr>
            <w:rFonts w:ascii="Arial" w:hAnsi="Arial" w:cs="Arial"/>
          </w:rPr>
          <w:delText>,</w:delText>
        </w:r>
      </w:del>
      <w:r w:rsidRPr="009A10B5">
        <w:rPr>
          <w:rFonts w:ascii="Arial" w:hAnsi="Arial" w:cs="Arial"/>
        </w:rPr>
        <w:t xml:space="preserve"> but rather only as a contingency measure to ensure safe operations</w:t>
      </w:r>
      <w:r w:rsidR="00793C17">
        <w:rPr>
          <w:rFonts w:ascii="Arial" w:hAnsi="Arial" w:cs="Arial"/>
        </w:rPr>
        <w:t>;</w:t>
      </w:r>
      <w:r w:rsidRPr="009A10B5">
        <w:rPr>
          <w:rFonts w:ascii="Arial" w:hAnsi="Arial" w:cs="Arial"/>
        </w:rPr>
        <w:t xml:space="preserve"> as such</w:t>
      </w:r>
      <w:r w:rsidR="00793C17">
        <w:rPr>
          <w:rFonts w:ascii="Arial" w:hAnsi="Arial" w:cs="Arial"/>
        </w:rPr>
        <w:t>,</w:t>
      </w:r>
      <w:r w:rsidRPr="009A10B5">
        <w:rPr>
          <w:rFonts w:ascii="Arial" w:hAnsi="Arial" w:cs="Arial"/>
        </w:rPr>
        <w:t xml:space="preserve"> </w:t>
      </w:r>
      <w:r w:rsidR="008855D7" w:rsidRPr="009477D6">
        <w:rPr>
          <w:rFonts w:ascii="Arial" w:hAnsi="Arial" w:cs="Arial"/>
        </w:rPr>
        <w:t>Tesoro’s proposed alternative scenario during emergencies is consistent with Regulation 12-12</w:t>
      </w:r>
      <w:r w:rsidR="009477D6" w:rsidRPr="009477D6">
        <w:rPr>
          <w:rFonts w:ascii="Arial" w:hAnsi="Arial" w:cs="Arial"/>
        </w:rPr>
        <w:t>.</w:t>
      </w:r>
      <w:r w:rsidR="008855D7" w:rsidRPr="009477D6">
        <w:rPr>
          <w:rFonts w:ascii="Arial" w:hAnsi="Arial" w:cs="Arial"/>
        </w:rPr>
        <w:t xml:space="preserve"> When considering safety risks, Tesoro does not consider the TO in isolation but as a fully integrated system </w:t>
      </w:r>
      <w:r w:rsidR="00793C17">
        <w:rPr>
          <w:rFonts w:ascii="Arial" w:hAnsi="Arial" w:cs="Arial"/>
        </w:rPr>
        <w:t>that includes</w:t>
      </w:r>
      <w:r w:rsidR="008855D7" w:rsidRPr="009477D6">
        <w:rPr>
          <w:rFonts w:ascii="Arial" w:hAnsi="Arial" w:cs="Arial"/>
        </w:rPr>
        <w:t xml:space="preserve"> upstream and downstream equipment. </w:t>
      </w:r>
      <w:r w:rsidR="009477D6" w:rsidRPr="009477D6">
        <w:rPr>
          <w:rFonts w:ascii="Arial" w:hAnsi="Arial" w:cs="Arial"/>
        </w:rPr>
        <w:t xml:space="preserve">Additionally, any emergency </w:t>
      </w:r>
      <w:r w:rsidR="008954D4" w:rsidRPr="009477D6">
        <w:rPr>
          <w:rFonts w:ascii="Arial" w:hAnsi="Arial" w:cs="Arial"/>
        </w:rPr>
        <w:t>flar</w:t>
      </w:r>
      <w:r w:rsidR="007A0E4F" w:rsidRPr="009477D6">
        <w:rPr>
          <w:rFonts w:ascii="Arial" w:hAnsi="Arial" w:cs="Arial"/>
        </w:rPr>
        <w:t>ing</w:t>
      </w:r>
      <w:r w:rsidR="008954D4" w:rsidRPr="009477D6">
        <w:rPr>
          <w:rFonts w:ascii="Arial" w:hAnsi="Arial" w:cs="Arial"/>
        </w:rPr>
        <w:t xml:space="preserve"> would only </w:t>
      </w:r>
      <w:r w:rsidR="007A0E4F" w:rsidRPr="009477D6">
        <w:rPr>
          <w:rFonts w:ascii="Arial" w:hAnsi="Arial" w:cs="Arial"/>
        </w:rPr>
        <w:t xml:space="preserve">occur </w:t>
      </w:r>
      <w:r w:rsidR="008954D4" w:rsidRPr="009477D6">
        <w:rPr>
          <w:rFonts w:ascii="Arial" w:hAnsi="Arial" w:cs="Arial"/>
        </w:rPr>
        <w:t xml:space="preserve">consistent with the site’s flare management plan (FMP) and Section 12-12-301, which states </w:t>
      </w:r>
      <w:r w:rsidR="007A0E4F" w:rsidRPr="009477D6">
        <w:rPr>
          <w:rFonts w:ascii="Arial" w:hAnsi="Arial" w:cs="Arial"/>
        </w:rPr>
        <w:t>that flaring</w:t>
      </w:r>
      <w:r w:rsidR="008954D4" w:rsidRPr="009477D6">
        <w:rPr>
          <w:rFonts w:ascii="Arial" w:hAnsi="Arial" w:cs="Arial"/>
        </w:rPr>
        <w:t xml:space="preserve"> is allowable </w:t>
      </w:r>
      <w:r w:rsidR="009477D6">
        <w:rPr>
          <w:rFonts w:ascii="Arial" w:hAnsi="Arial" w:cs="Arial"/>
        </w:rPr>
        <w:t>when</w:t>
      </w:r>
      <w:r w:rsidR="009477D6" w:rsidRPr="009477D6">
        <w:rPr>
          <w:rFonts w:ascii="Arial" w:hAnsi="Arial" w:cs="Arial"/>
        </w:rPr>
        <w:t xml:space="preserve"> </w:t>
      </w:r>
      <w:r w:rsidR="008954D4" w:rsidRPr="009477D6">
        <w:rPr>
          <w:rFonts w:ascii="Arial" w:hAnsi="Arial" w:cs="Arial"/>
        </w:rPr>
        <w:t xml:space="preserve">“the flaring is caused by an emergency and is necessary to prevent an accident, hazard or release of vent gas directly to the atmosphere.”  </w:t>
      </w:r>
    </w:p>
    <w:p w14:paraId="02C57C74" w14:textId="3D728752" w:rsidR="008254DE" w:rsidRDefault="005C1EA6" w:rsidP="005B5B16">
      <w:pPr>
        <w:spacing w:before="300" w:line="300" w:lineRule="atLeast"/>
        <w:rPr>
          <w:rFonts w:ascii="Arial" w:hAnsi="Arial" w:cs="Arial"/>
          <w:sz w:val="22"/>
          <w:szCs w:val="22"/>
        </w:rPr>
      </w:pPr>
      <w:r>
        <w:rPr>
          <w:rFonts w:ascii="Arial" w:hAnsi="Arial" w:cs="Arial"/>
          <w:sz w:val="22"/>
          <w:szCs w:val="22"/>
        </w:rPr>
        <w:t>Tesoro</w:t>
      </w:r>
      <w:r w:rsidR="008954D4">
        <w:rPr>
          <w:rFonts w:ascii="Arial" w:hAnsi="Arial" w:cs="Arial"/>
          <w:sz w:val="22"/>
          <w:szCs w:val="22"/>
        </w:rPr>
        <w:t xml:space="preserve"> is in the process of updating its FMP to address the FWS </w:t>
      </w:r>
      <w:proofErr w:type="spellStart"/>
      <w:r w:rsidR="008954D4">
        <w:rPr>
          <w:rFonts w:ascii="Arial" w:hAnsi="Arial" w:cs="Arial"/>
          <w:sz w:val="22"/>
          <w:szCs w:val="22"/>
        </w:rPr>
        <w:t>offgas</w:t>
      </w:r>
      <w:proofErr w:type="spellEnd"/>
      <w:r w:rsidR="008954D4">
        <w:rPr>
          <w:rFonts w:ascii="Arial" w:hAnsi="Arial" w:cs="Arial"/>
          <w:sz w:val="22"/>
          <w:szCs w:val="22"/>
        </w:rPr>
        <w:t xml:space="preserve"> </w:t>
      </w:r>
      <w:r w:rsidR="006C2105">
        <w:rPr>
          <w:rFonts w:ascii="Arial" w:hAnsi="Arial" w:cs="Arial"/>
          <w:sz w:val="22"/>
          <w:szCs w:val="22"/>
        </w:rPr>
        <w:t xml:space="preserve">alternative </w:t>
      </w:r>
      <w:r w:rsidR="008954D4">
        <w:rPr>
          <w:rFonts w:ascii="Arial" w:hAnsi="Arial" w:cs="Arial"/>
          <w:sz w:val="22"/>
          <w:szCs w:val="22"/>
        </w:rPr>
        <w:t xml:space="preserve">scenario, pursuant to Section 12-12-404 requirements. </w:t>
      </w:r>
      <w:r w:rsidR="0028536F">
        <w:rPr>
          <w:rFonts w:ascii="Arial" w:hAnsi="Arial" w:cs="Arial"/>
          <w:sz w:val="22"/>
          <w:szCs w:val="22"/>
        </w:rPr>
        <w:t xml:space="preserve">The facility has sufficient flare gas recovery compressor capacity to </w:t>
      </w:r>
      <w:r w:rsidR="00A875A3">
        <w:rPr>
          <w:rFonts w:ascii="Arial" w:hAnsi="Arial" w:cs="Arial"/>
          <w:sz w:val="22"/>
          <w:szCs w:val="22"/>
        </w:rPr>
        <w:t>compress</w:t>
      </w:r>
      <w:r w:rsidR="0028536F">
        <w:rPr>
          <w:rFonts w:ascii="Arial" w:hAnsi="Arial" w:cs="Arial"/>
          <w:sz w:val="22"/>
          <w:szCs w:val="22"/>
        </w:rPr>
        <w:t xml:space="preserve"> the additional </w:t>
      </w:r>
      <w:r w:rsidR="00A875A3">
        <w:rPr>
          <w:rFonts w:ascii="Arial" w:hAnsi="Arial" w:cs="Arial"/>
          <w:sz w:val="22"/>
          <w:szCs w:val="22"/>
        </w:rPr>
        <w:t xml:space="preserve">FWS </w:t>
      </w:r>
      <w:proofErr w:type="spellStart"/>
      <w:r w:rsidR="00A875A3">
        <w:rPr>
          <w:rFonts w:ascii="Arial" w:hAnsi="Arial" w:cs="Arial"/>
          <w:sz w:val="22"/>
          <w:szCs w:val="22"/>
        </w:rPr>
        <w:t>offgas</w:t>
      </w:r>
      <w:proofErr w:type="spellEnd"/>
      <w:r w:rsidR="00A875A3">
        <w:rPr>
          <w:rFonts w:ascii="Arial" w:hAnsi="Arial" w:cs="Arial"/>
          <w:sz w:val="22"/>
          <w:szCs w:val="22"/>
        </w:rPr>
        <w:t xml:space="preserve"> </w:t>
      </w:r>
      <w:r w:rsidR="0028536F">
        <w:rPr>
          <w:rFonts w:ascii="Arial" w:hAnsi="Arial" w:cs="Arial"/>
          <w:sz w:val="22"/>
          <w:szCs w:val="22"/>
        </w:rPr>
        <w:t xml:space="preserve">flow during the proposed </w:t>
      </w:r>
      <w:r w:rsidR="00385ED9">
        <w:rPr>
          <w:rFonts w:ascii="Arial" w:hAnsi="Arial" w:cs="Arial"/>
          <w:sz w:val="22"/>
          <w:szCs w:val="22"/>
        </w:rPr>
        <w:t xml:space="preserve">emergency </w:t>
      </w:r>
      <w:r w:rsidR="0028536F">
        <w:rPr>
          <w:rFonts w:ascii="Arial" w:hAnsi="Arial" w:cs="Arial"/>
          <w:sz w:val="22"/>
          <w:szCs w:val="22"/>
        </w:rPr>
        <w:t>scenarios</w:t>
      </w:r>
      <w:r w:rsidR="00A875A3">
        <w:rPr>
          <w:rFonts w:ascii="Arial" w:hAnsi="Arial" w:cs="Arial"/>
          <w:sz w:val="22"/>
          <w:szCs w:val="22"/>
        </w:rPr>
        <w:t xml:space="preserve">. </w:t>
      </w:r>
      <w:r>
        <w:rPr>
          <w:rFonts w:ascii="Arial" w:hAnsi="Arial" w:cs="Arial"/>
          <w:sz w:val="22"/>
          <w:szCs w:val="22"/>
        </w:rPr>
        <w:t>Tesoro</w:t>
      </w:r>
      <w:r w:rsidR="00356C17">
        <w:rPr>
          <w:rFonts w:ascii="Arial" w:hAnsi="Arial" w:cs="Arial"/>
          <w:sz w:val="22"/>
          <w:szCs w:val="22"/>
        </w:rPr>
        <w:t xml:space="preserve"> will </w:t>
      </w:r>
      <w:r w:rsidR="008954D4">
        <w:rPr>
          <w:rFonts w:ascii="Arial" w:hAnsi="Arial" w:cs="Arial"/>
          <w:sz w:val="22"/>
          <w:szCs w:val="22"/>
        </w:rPr>
        <w:t xml:space="preserve">continue to comply with the reporting and recordkeeping </w:t>
      </w:r>
      <w:r w:rsidR="00356C17">
        <w:rPr>
          <w:rFonts w:ascii="Arial" w:hAnsi="Arial" w:cs="Arial"/>
          <w:sz w:val="22"/>
          <w:szCs w:val="22"/>
        </w:rPr>
        <w:t xml:space="preserve">requirements of Regulation 12-12, including </w:t>
      </w:r>
      <w:r w:rsidR="00A875A3">
        <w:rPr>
          <w:rFonts w:ascii="Arial" w:hAnsi="Arial" w:cs="Arial"/>
          <w:sz w:val="22"/>
          <w:szCs w:val="22"/>
        </w:rPr>
        <w:t xml:space="preserve">Sections </w:t>
      </w:r>
      <w:r w:rsidR="00356C17">
        <w:rPr>
          <w:rFonts w:ascii="Arial" w:hAnsi="Arial" w:cs="Arial"/>
          <w:sz w:val="22"/>
          <w:szCs w:val="22"/>
        </w:rPr>
        <w:t>12-12-405</w:t>
      </w:r>
      <w:r w:rsidR="007A0E4F">
        <w:rPr>
          <w:rFonts w:ascii="Arial" w:hAnsi="Arial" w:cs="Arial"/>
          <w:sz w:val="22"/>
          <w:szCs w:val="22"/>
        </w:rPr>
        <w:t xml:space="preserve"> and 12-12-406</w:t>
      </w:r>
      <w:r w:rsidR="008954D4">
        <w:rPr>
          <w:rFonts w:ascii="Arial" w:hAnsi="Arial" w:cs="Arial"/>
          <w:sz w:val="22"/>
          <w:szCs w:val="22"/>
        </w:rPr>
        <w:t>,</w:t>
      </w:r>
      <w:r w:rsidR="00356C17">
        <w:rPr>
          <w:rFonts w:ascii="Arial" w:hAnsi="Arial" w:cs="Arial"/>
          <w:sz w:val="22"/>
          <w:szCs w:val="22"/>
        </w:rPr>
        <w:t xml:space="preserve"> </w:t>
      </w:r>
      <w:r w:rsidR="00385ED9">
        <w:rPr>
          <w:rFonts w:ascii="Arial" w:hAnsi="Arial" w:cs="Arial"/>
          <w:sz w:val="22"/>
          <w:szCs w:val="22"/>
        </w:rPr>
        <w:t xml:space="preserve">and </w:t>
      </w:r>
      <w:r w:rsidR="00356C17">
        <w:rPr>
          <w:rFonts w:ascii="Arial" w:hAnsi="Arial" w:cs="Arial"/>
          <w:sz w:val="22"/>
          <w:szCs w:val="22"/>
        </w:rPr>
        <w:t xml:space="preserve">report </w:t>
      </w:r>
      <w:r w:rsidR="00385ED9">
        <w:rPr>
          <w:rFonts w:ascii="Arial" w:hAnsi="Arial" w:cs="Arial"/>
          <w:sz w:val="22"/>
          <w:szCs w:val="22"/>
        </w:rPr>
        <w:t xml:space="preserve">all </w:t>
      </w:r>
      <w:r w:rsidR="00356C17">
        <w:rPr>
          <w:rFonts w:ascii="Arial" w:hAnsi="Arial" w:cs="Arial"/>
          <w:sz w:val="22"/>
          <w:szCs w:val="22"/>
        </w:rPr>
        <w:t>flaring event</w:t>
      </w:r>
      <w:r w:rsidR="00385ED9">
        <w:rPr>
          <w:rFonts w:ascii="Arial" w:hAnsi="Arial" w:cs="Arial"/>
          <w:sz w:val="22"/>
          <w:szCs w:val="22"/>
        </w:rPr>
        <w:t>s</w:t>
      </w:r>
      <w:r w:rsidR="00356C17">
        <w:rPr>
          <w:rFonts w:ascii="Arial" w:hAnsi="Arial" w:cs="Arial"/>
          <w:sz w:val="22"/>
          <w:szCs w:val="22"/>
        </w:rPr>
        <w:t xml:space="preserve"> over 500,000 standard cubic feet per calendar day.</w:t>
      </w:r>
    </w:p>
    <w:p w14:paraId="15A4A366" w14:textId="77777777" w:rsidR="008254DE" w:rsidRDefault="008254DE">
      <w:pPr>
        <w:spacing w:after="160" w:line="259" w:lineRule="auto"/>
        <w:rPr>
          <w:rFonts w:ascii="Arial" w:hAnsi="Arial" w:cs="Arial"/>
          <w:sz w:val="22"/>
          <w:szCs w:val="22"/>
        </w:rPr>
      </w:pPr>
      <w:r>
        <w:rPr>
          <w:rFonts w:ascii="Arial" w:hAnsi="Arial" w:cs="Arial"/>
          <w:sz w:val="22"/>
          <w:szCs w:val="22"/>
        </w:rPr>
        <w:br w:type="page"/>
      </w:r>
    </w:p>
    <w:p w14:paraId="76814617" w14:textId="01994B45" w:rsidR="00D60ABC" w:rsidRPr="00394F34" w:rsidRDefault="00D60ABC" w:rsidP="00466990">
      <w:pPr>
        <w:pStyle w:val="ListParagraph"/>
        <w:numPr>
          <w:ilvl w:val="0"/>
          <w:numId w:val="1"/>
        </w:numPr>
        <w:spacing w:before="300" w:after="0" w:line="300" w:lineRule="atLeast"/>
        <w:ind w:left="360"/>
        <w:contextualSpacing w:val="0"/>
        <w:rPr>
          <w:rFonts w:ascii="Arial" w:hAnsi="Arial" w:cs="Arial"/>
          <w:b/>
          <w:bCs/>
        </w:rPr>
      </w:pPr>
      <w:r w:rsidRPr="00394F34">
        <w:rPr>
          <w:rFonts w:ascii="Arial" w:hAnsi="Arial" w:cs="Arial"/>
          <w:b/>
          <w:bCs/>
        </w:rPr>
        <w:lastRenderedPageBreak/>
        <w:t>Project Information – Scenario 2b – Process Heater Combustion</w:t>
      </w:r>
    </w:p>
    <w:p w14:paraId="0083A37D" w14:textId="0D79895C" w:rsidR="00D60ABC" w:rsidRPr="00394F34" w:rsidRDefault="00D60ABC" w:rsidP="00D60ABC">
      <w:pPr>
        <w:pStyle w:val="ListParagraph"/>
        <w:numPr>
          <w:ilvl w:val="1"/>
          <w:numId w:val="1"/>
        </w:numPr>
        <w:spacing w:before="300" w:after="0" w:line="300" w:lineRule="atLeast"/>
        <w:contextualSpacing w:val="0"/>
        <w:rPr>
          <w:rFonts w:ascii="Arial" w:hAnsi="Arial" w:cs="Arial"/>
          <w:b/>
          <w:bCs/>
        </w:rPr>
      </w:pPr>
      <w:r w:rsidRPr="00394F34">
        <w:rPr>
          <w:rFonts w:ascii="Arial" w:hAnsi="Arial" w:cs="Arial"/>
          <w:b/>
          <w:bCs/>
        </w:rPr>
        <w:t>Provide the list of sources in the fuel gas system and their corresponding permitted limits. Daily and annual limits may need to be imposed for sources that don’t have existing daily and annual limits.</w:t>
      </w:r>
    </w:p>
    <w:p w14:paraId="0879D4E7" w14:textId="5C878623" w:rsidR="007B3EC6" w:rsidRDefault="007B3EC6" w:rsidP="00356C17">
      <w:pPr>
        <w:spacing w:before="300" w:after="120" w:line="300" w:lineRule="atLeast"/>
        <w:rPr>
          <w:rFonts w:ascii="Arial" w:hAnsi="Arial" w:cs="Arial"/>
          <w:sz w:val="22"/>
          <w:szCs w:val="22"/>
        </w:rPr>
      </w:pPr>
      <w:r>
        <w:rPr>
          <w:rFonts w:ascii="Arial" w:hAnsi="Arial" w:cs="Arial"/>
          <w:sz w:val="22"/>
          <w:szCs w:val="22"/>
        </w:rPr>
        <w:t xml:space="preserve">The </w:t>
      </w:r>
      <w:r w:rsidR="00A21DCD">
        <w:rPr>
          <w:rFonts w:ascii="Arial" w:hAnsi="Arial" w:cs="Arial"/>
          <w:sz w:val="22"/>
          <w:szCs w:val="22"/>
        </w:rPr>
        <w:t xml:space="preserve">following table lists the fuel gas combustion devices along with their </w:t>
      </w:r>
      <w:r>
        <w:rPr>
          <w:rFonts w:ascii="Arial" w:hAnsi="Arial" w:cs="Arial"/>
          <w:sz w:val="22"/>
          <w:szCs w:val="22"/>
        </w:rPr>
        <w:t xml:space="preserve">permitted </w:t>
      </w:r>
      <w:r w:rsidR="00A21DCD">
        <w:rPr>
          <w:rFonts w:ascii="Arial" w:hAnsi="Arial" w:cs="Arial"/>
          <w:sz w:val="22"/>
          <w:szCs w:val="22"/>
        </w:rPr>
        <w:t>daily and annual heat input limits in million British Thermal Units (MMBtu) per day and year, respectively:</w:t>
      </w:r>
    </w:p>
    <w:tbl>
      <w:tblPr>
        <w:tblStyle w:val="TableGrid"/>
        <w:tblW w:w="0" w:type="auto"/>
        <w:tblLook w:val="04A0" w:firstRow="1" w:lastRow="0" w:firstColumn="1" w:lastColumn="0" w:noHBand="0" w:noVBand="1"/>
      </w:tblPr>
      <w:tblGrid>
        <w:gridCol w:w="2335"/>
        <w:gridCol w:w="3507"/>
        <w:gridCol w:w="3508"/>
      </w:tblGrid>
      <w:tr w:rsidR="00356C17" w:rsidRPr="00356C17" w14:paraId="6E43C2F7" w14:textId="77777777" w:rsidTr="008254DE">
        <w:trPr>
          <w:cantSplit/>
        </w:trPr>
        <w:tc>
          <w:tcPr>
            <w:tcW w:w="2335" w:type="dxa"/>
            <w:vAlign w:val="center"/>
          </w:tcPr>
          <w:p w14:paraId="6A80C582" w14:textId="054B809F" w:rsidR="00356C17" w:rsidRPr="00356C17" w:rsidRDefault="00356C17" w:rsidP="00356C17">
            <w:pPr>
              <w:spacing w:before="120" w:after="120" w:line="300" w:lineRule="atLeast"/>
              <w:jc w:val="center"/>
              <w:rPr>
                <w:rFonts w:ascii="Arial" w:hAnsi="Arial" w:cs="Arial"/>
                <w:b/>
                <w:bCs/>
                <w:sz w:val="22"/>
                <w:szCs w:val="22"/>
              </w:rPr>
            </w:pPr>
            <w:r w:rsidRPr="00356C17">
              <w:rPr>
                <w:rFonts w:ascii="Arial" w:hAnsi="Arial" w:cs="Arial"/>
                <w:b/>
                <w:bCs/>
                <w:sz w:val="22"/>
                <w:szCs w:val="22"/>
              </w:rPr>
              <w:t>Source Number</w:t>
            </w:r>
          </w:p>
        </w:tc>
        <w:tc>
          <w:tcPr>
            <w:tcW w:w="3507" w:type="dxa"/>
            <w:vAlign w:val="center"/>
          </w:tcPr>
          <w:p w14:paraId="45DA455E" w14:textId="193F9DFA" w:rsidR="00A21DCD" w:rsidRDefault="00356C17" w:rsidP="00356C17">
            <w:pPr>
              <w:spacing w:before="120" w:after="120" w:line="300" w:lineRule="atLeast"/>
              <w:jc w:val="center"/>
              <w:rPr>
                <w:rFonts w:ascii="Arial" w:hAnsi="Arial" w:cs="Arial"/>
                <w:b/>
                <w:bCs/>
                <w:sz w:val="22"/>
                <w:szCs w:val="22"/>
              </w:rPr>
            </w:pPr>
            <w:r w:rsidRPr="00356C17">
              <w:rPr>
                <w:rFonts w:ascii="Arial" w:hAnsi="Arial" w:cs="Arial"/>
                <w:b/>
                <w:bCs/>
                <w:sz w:val="22"/>
                <w:szCs w:val="22"/>
              </w:rPr>
              <w:t xml:space="preserve">Daily </w:t>
            </w:r>
            <w:r w:rsidR="00A21DCD">
              <w:rPr>
                <w:rFonts w:ascii="Arial" w:hAnsi="Arial" w:cs="Arial"/>
                <w:b/>
                <w:bCs/>
                <w:sz w:val="22"/>
                <w:szCs w:val="22"/>
              </w:rPr>
              <w:t xml:space="preserve">Heat Input </w:t>
            </w:r>
            <w:r w:rsidRPr="00356C17">
              <w:rPr>
                <w:rFonts w:ascii="Arial" w:hAnsi="Arial" w:cs="Arial"/>
                <w:b/>
                <w:bCs/>
                <w:sz w:val="22"/>
                <w:szCs w:val="22"/>
              </w:rPr>
              <w:t xml:space="preserve">Limit </w:t>
            </w:r>
          </w:p>
          <w:p w14:paraId="6925FC2B" w14:textId="443F277A" w:rsidR="00356C17" w:rsidRPr="00356C17" w:rsidRDefault="00356C17" w:rsidP="00356C17">
            <w:pPr>
              <w:spacing w:before="120" w:after="120" w:line="300" w:lineRule="atLeast"/>
              <w:jc w:val="center"/>
              <w:rPr>
                <w:rFonts w:ascii="Arial" w:hAnsi="Arial" w:cs="Arial"/>
                <w:b/>
                <w:bCs/>
                <w:sz w:val="22"/>
                <w:szCs w:val="22"/>
              </w:rPr>
            </w:pPr>
            <w:r w:rsidRPr="00356C17">
              <w:rPr>
                <w:rFonts w:ascii="Arial" w:hAnsi="Arial" w:cs="Arial"/>
                <w:b/>
                <w:bCs/>
                <w:sz w:val="22"/>
                <w:szCs w:val="22"/>
              </w:rPr>
              <w:t>(MMBtu/day)</w:t>
            </w:r>
          </w:p>
        </w:tc>
        <w:tc>
          <w:tcPr>
            <w:tcW w:w="3508" w:type="dxa"/>
            <w:vAlign w:val="center"/>
          </w:tcPr>
          <w:p w14:paraId="6C7E6DB2" w14:textId="402C49A7" w:rsidR="00A21DCD" w:rsidRDefault="00A21DCD" w:rsidP="00356C17">
            <w:pPr>
              <w:spacing w:before="120" w:after="120" w:line="300" w:lineRule="atLeast"/>
              <w:jc w:val="center"/>
              <w:rPr>
                <w:rFonts w:ascii="Arial" w:hAnsi="Arial" w:cs="Arial"/>
                <w:b/>
                <w:bCs/>
                <w:sz w:val="22"/>
                <w:szCs w:val="22"/>
              </w:rPr>
            </w:pPr>
            <w:r>
              <w:rPr>
                <w:rFonts w:ascii="Arial" w:hAnsi="Arial" w:cs="Arial"/>
                <w:b/>
                <w:bCs/>
                <w:sz w:val="22"/>
                <w:szCs w:val="22"/>
              </w:rPr>
              <w:t>Annual</w:t>
            </w:r>
            <w:r w:rsidRPr="00356C17">
              <w:rPr>
                <w:rFonts w:ascii="Arial" w:hAnsi="Arial" w:cs="Arial"/>
                <w:b/>
                <w:bCs/>
                <w:sz w:val="22"/>
                <w:szCs w:val="22"/>
              </w:rPr>
              <w:t xml:space="preserve"> </w:t>
            </w:r>
            <w:r>
              <w:rPr>
                <w:rFonts w:ascii="Arial" w:hAnsi="Arial" w:cs="Arial"/>
                <w:b/>
                <w:bCs/>
                <w:sz w:val="22"/>
                <w:szCs w:val="22"/>
              </w:rPr>
              <w:t xml:space="preserve">Heat Input </w:t>
            </w:r>
            <w:r w:rsidR="00356C17" w:rsidRPr="00356C17">
              <w:rPr>
                <w:rFonts w:ascii="Arial" w:hAnsi="Arial" w:cs="Arial"/>
                <w:b/>
                <w:bCs/>
                <w:sz w:val="22"/>
                <w:szCs w:val="22"/>
              </w:rPr>
              <w:t xml:space="preserve">Limit </w:t>
            </w:r>
          </w:p>
          <w:p w14:paraId="7147E5B2" w14:textId="5EBF5074" w:rsidR="00356C17" w:rsidRPr="00356C17" w:rsidRDefault="00356C17" w:rsidP="00356C17">
            <w:pPr>
              <w:spacing w:before="120" w:after="120" w:line="300" w:lineRule="atLeast"/>
              <w:jc w:val="center"/>
              <w:rPr>
                <w:rFonts w:ascii="Arial" w:hAnsi="Arial" w:cs="Arial"/>
                <w:b/>
                <w:bCs/>
                <w:sz w:val="22"/>
                <w:szCs w:val="22"/>
              </w:rPr>
            </w:pPr>
            <w:r w:rsidRPr="00356C17">
              <w:rPr>
                <w:rFonts w:ascii="Arial" w:hAnsi="Arial" w:cs="Arial"/>
                <w:b/>
                <w:bCs/>
                <w:sz w:val="22"/>
                <w:szCs w:val="22"/>
              </w:rPr>
              <w:t>(MMBtu/year)</w:t>
            </w:r>
          </w:p>
        </w:tc>
      </w:tr>
      <w:tr w:rsidR="00356C17" w:rsidRPr="00356C17" w14:paraId="1179275D" w14:textId="77777777" w:rsidTr="008254DE">
        <w:trPr>
          <w:cantSplit/>
        </w:trPr>
        <w:tc>
          <w:tcPr>
            <w:tcW w:w="2335" w:type="dxa"/>
            <w:vAlign w:val="center"/>
          </w:tcPr>
          <w:p w14:paraId="389B6DC0" w14:textId="5CD2D306"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919</w:t>
            </w:r>
          </w:p>
        </w:tc>
        <w:tc>
          <w:tcPr>
            <w:tcW w:w="3507" w:type="dxa"/>
            <w:vAlign w:val="center"/>
          </w:tcPr>
          <w:p w14:paraId="3DCE2781" w14:textId="43894C3B"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2,664</w:t>
            </w:r>
          </w:p>
        </w:tc>
        <w:tc>
          <w:tcPr>
            <w:tcW w:w="3508" w:type="dxa"/>
            <w:vAlign w:val="center"/>
          </w:tcPr>
          <w:p w14:paraId="28CE6804" w14:textId="75C6C60D"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972,360</w:t>
            </w:r>
          </w:p>
        </w:tc>
      </w:tr>
      <w:tr w:rsidR="00356C17" w:rsidRPr="00356C17" w14:paraId="5EEBFBA5" w14:textId="77777777" w:rsidTr="008254DE">
        <w:trPr>
          <w:cantSplit/>
        </w:trPr>
        <w:tc>
          <w:tcPr>
            <w:tcW w:w="2335" w:type="dxa"/>
            <w:vAlign w:val="center"/>
          </w:tcPr>
          <w:p w14:paraId="6FE7E051" w14:textId="1A00ED81"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920</w:t>
            </w:r>
          </w:p>
        </w:tc>
        <w:tc>
          <w:tcPr>
            <w:tcW w:w="3507" w:type="dxa"/>
            <w:vAlign w:val="center"/>
          </w:tcPr>
          <w:p w14:paraId="2D9572D8" w14:textId="66603199"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1,512</w:t>
            </w:r>
          </w:p>
        </w:tc>
        <w:tc>
          <w:tcPr>
            <w:tcW w:w="3508" w:type="dxa"/>
            <w:vAlign w:val="center"/>
          </w:tcPr>
          <w:p w14:paraId="5963A634" w14:textId="2A5B2AC8"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551,880</w:t>
            </w:r>
          </w:p>
        </w:tc>
      </w:tr>
      <w:tr w:rsidR="00356C17" w:rsidRPr="00356C17" w14:paraId="5F42D346" w14:textId="77777777" w:rsidTr="008254DE">
        <w:trPr>
          <w:cantSplit/>
        </w:trPr>
        <w:tc>
          <w:tcPr>
            <w:tcW w:w="2335" w:type="dxa"/>
            <w:vAlign w:val="center"/>
          </w:tcPr>
          <w:p w14:paraId="1E21D238" w14:textId="31FCE97A"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928</w:t>
            </w:r>
          </w:p>
        </w:tc>
        <w:tc>
          <w:tcPr>
            <w:tcW w:w="3507" w:type="dxa"/>
            <w:vAlign w:val="center"/>
          </w:tcPr>
          <w:p w14:paraId="128A69B1" w14:textId="62A7082E"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480</w:t>
            </w:r>
          </w:p>
        </w:tc>
        <w:tc>
          <w:tcPr>
            <w:tcW w:w="3508" w:type="dxa"/>
            <w:vAlign w:val="center"/>
          </w:tcPr>
          <w:p w14:paraId="63055961" w14:textId="75309C9C"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175,200</w:t>
            </w:r>
          </w:p>
        </w:tc>
      </w:tr>
      <w:tr w:rsidR="00356C17" w:rsidRPr="00356C17" w14:paraId="106E060D" w14:textId="77777777" w:rsidTr="008254DE">
        <w:trPr>
          <w:cantSplit/>
        </w:trPr>
        <w:tc>
          <w:tcPr>
            <w:tcW w:w="2335" w:type="dxa"/>
            <w:vAlign w:val="center"/>
          </w:tcPr>
          <w:p w14:paraId="21B019FF" w14:textId="31C4816B"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929</w:t>
            </w:r>
          </w:p>
        </w:tc>
        <w:tc>
          <w:tcPr>
            <w:tcW w:w="3507" w:type="dxa"/>
            <w:vAlign w:val="center"/>
          </w:tcPr>
          <w:p w14:paraId="7BE1FEE2" w14:textId="22CA75D4"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480</w:t>
            </w:r>
          </w:p>
        </w:tc>
        <w:tc>
          <w:tcPr>
            <w:tcW w:w="3508" w:type="dxa"/>
            <w:vAlign w:val="center"/>
          </w:tcPr>
          <w:p w14:paraId="27FC2D99" w14:textId="4C170B53"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175,200</w:t>
            </w:r>
          </w:p>
        </w:tc>
      </w:tr>
      <w:tr w:rsidR="00356C17" w:rsidRPr="00356C17" w14:paraId="1FA018FC" w14:textId="77777777" w:rsidTr="008254DE">
        <w:trPr>
          <w:cantSplit/>
        </w:trPr>
        <w:tc>
          <w:tcPr>
            <w:tcW w:w="2335" w:type="dxa"/>
            <w:vAlign w:val="center"/>
          </w:tcPr>
          <w:p w14:paraId="67EACE6D" w14:textId="3AE07583"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930</w:t>
            </w:r>
          </w:p>
        </w:tc>
        <w:tc>
          <w:tcPr>
            <w:tcW w:w="3507" w:type="dxa"/>
            <w:vAlign w:val="center"/>
          </w:tcPr>
          <w:p w14:paraId="35FE2429" w14:textId="2B1A49AB"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480</w:t>
            </w:r>
          </w:p>
        </w:tc>
        <w:tc>
          <w:tcPr>
            <w:tcW w:w="3508" w:type="dxa"/>
            <w:vAlign w:val="center"/>
          </w:tcPr>
          <w:p w14:paraId="71BDF655" w14:textId="2A88E8C8"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175,200</w:t>
            </w:r>
          </w:p>
        </w:tc>
      </w:tr>
      <w:tr w:rsidR="00356C17" w:rsidRPr="00356C17" w14:paraId="0BC49FCB" w14:textId="77777777" w:rsidTr="008254DE">
        <w:trPr>
          <w:cantSplit/>
        </w:trPr>
        <w:tc>
          <w:tcPr>
            <w:tcW w:w="2335" w:type="dxa"/>
            <w:vAlign w:val="center"/>
          </w:tcPr>
          <w:p w14:paraId="5BEB49FF" w14:textId="7F1447EE"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931</w:t>
            </w:r>
          </w:p>
        </w:tc>
        <w:tc>
          <w:tcPr>
            <w:tcW w:w="3507" w:type="dxa"/>
            <w:vAlign w:val="center"/>
          </w:tcPr>
          <w:p w14:paraId="6C829C4B" w14:textId="61571B51"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480</w:t>
            </w:r>
          </w:p>
        </w:tc>
        <w:tc>
          <w:tcPr>
            <w:tcW w:w="3508" w:type="dxa"/>
            <w:vAlign w:val="center"/>
          </w:tcPr>
          <w:p w14:paraId="69B2CF39" w14:textId="65BFEA62"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175,200</w:t>
            </w:r>
          </w:p>
        </w:tc>
      </w:tr>
      <w:tr w:rsidR="00356C17" w:rsidRPr="00356C17" w14:paraId="0569E697" w14:textId="77777777" w:rsidTr="008254DE">
        <w:trPr>
          <w:cantSplit/>
        </w:trPr>
        <w:tc>
          <w:tcPr>
            <w:tcW w:w="2335" w:type="dxa"/>
            <w:vAlign w:val="center"/>
          </w:tcPr>
          <w:p w14:paraId="1132D94F" w14:textId="021FD5C6"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932</w:t>
            </w:r>
          </w:p>
        </w:tc>
        <w:tc>
          <w:tcPr>
            <w:tcW w:w="3507" w:type="dxa"/>
            <w:vAlign w:val="center"/>
          </w:tcPr>
          <w:p w14:paraId="66C765C4" w14:textId="0E8FAA64"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480</w:t>
            </w:r>
          </w:p>
        </w:tc>
        <w:tc>
          <w:tcPr>
            <w:tcW w:w="3508" w:type="dxa"/>
            <w:vAlign w:val="center"/>
          </w:tcPr>
          <w:p w14:paraId="0A9807A4" w14:textId="38886A50"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175,200</w:t>
            </w:r>
          </w:p>
        </w:tc>
      </w:tr>
      <w:tr w:rsidR="00356C17" w:rsidRPr="00356C17" w14:paraId="3337EC66" w14:textId="77777777" w:rsidTr="008254DE">
        <w:trPr>
          <w:cantSplit/>
        </w:trPr>
        <w:tc>
          <w:tcPr>
            <w:tcW w:w="2335" w:type="dxa"/>
            <w:vAlign w:val="center"/>
          </w:tcPr>
          <w:p w14:paraId="1A346333" w14:textId="5D6EDC5A"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933</w:t>
            </w:r>
          </w:p>
        </w:tc>
        <w:tc>
          <w:tcPr>
            <w:tcW w:w="3507" w:type="dxa"/>
            <w:vAlign w:val="center"/>
          </w:tcPr>
          <w:p w14:paraId="66CE56B8" w14:textId="27B9E2EC"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480</w:t>
            </w:r>
          </w:p>
        </w:tc>
        <w:tc>
          <w:tcPr>
            <w:tcW w:w="3508" w:type="dxa"/>
            <w:vAlign w:val="center"/>
          </w:tcPr>
          <w:p w14:paraId="14E1BDB8" w14:textId="21434AC2"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175,200</w:t>
            </w:r>
          </w:p>
        </w:tc>
      </w:tr>
      <w:tr w:rsidR="00356C17" w:rsidRPr="00356C17" w14:paraId="7BA13CFA" w14:textId="77777777" w:rsidTr="008254DE">
        <w:trPr>
          <w:cantSplit/>
        </w:trPr>
        <w:tc>
          <w:tcPr>
            <w:tcW w:w="2335" w:type="dxa"/>
            <w:vAlign w:val="center"/>
          </w:tcPr>
          <w:p w14:paraId="418074E1" w14:textId="716BFAFC"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934</w:t>
            </w:r>
          </w:p>
        </w:tc>
        <w:tc>
          <w:tcPr>
            <w:tcW w:w="3507" w:type="dxa"/>
            <w:vAlign w:val="center"/>
          </w:tcPr>
          <w:p w14:paraId="7810B92C" w14:textId="2126A59C"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3,240</w:t>
            </w:r>
          </w:p>
        </w:tc>
        <w:tc>
          <w:tcPr>
            <w:tcW w:w="3508" w:type="dxa"/>
            <w:vAlign w:val="center"/>
          </w:tcPr>
          <w:p w14:paraId="349CBA3B" w14:textId="352B08AD"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1,182,600</w:t>
            </w:r>
          </w:p>
        </w:tc>
      </w:tr>
      <w:tr w:rsidR="00356C17" w:rsidRPr="00356C17" w14:paraId="53A02E91" w14:textId="77777777" w:rsidTr="008254DE">
        <w:trPr>
          <w:cantSplit/>
        </w:trPr>
        <w:tc>
          <w:tcPr>
            <w:tcW w:w="2335" w:type="dxa"/>
            <w:vAlign w:val="center"/>
          </w:tcPr>
          <w:p w14:paraId="5CA37FA5" w14:textId="70E1065C"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937</w:t>
            </w:r>
          </w:p>
        </w:tc>
        <w:tc>
          <w:tcPr>
            <w:tcW w:w="3507" w:type="dxa"/>
            <w:vAlign w:val="center"/>
          </w:tcPr>
          <w:p w14:paraId="0764BFED" w14:textId="59096ABE"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17,832</w:t>
            </w:r>
          </w:p>
        </w:tc>
        <w:tc>
          <w:tcPr>
            <w:tcW w:w="3508" w:type="dxa"/>
            <w:vAlign w:val="center"/>
          </w:tcPr>
          <w:p w14:paraId="3F23988D" w14:textId="374C990D"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6,508,680</w:t>
            </w:r>
          </w:p>
        </w:tc>
      </w:tr>
      <w:tr w:rsidR="00356C17" w:rsidRPr="00356C17" w14:paraId="36F6F49F" w14:textId="77777777" w:rsidTr="008254DE">
        <w:trPr>
          <w:cantSplit/>
        </w:trPr>
        <w:tc>
          <w:tcPr>
            <w:tcW w:w="2335" w:type="dxa"/>
            <w:vAlign w:val="center"/>
          </w:tcPr>
          <w:p w14:paraId="4327463E" w14:textId="470709B5"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973</w:t>
            </w:r>
          </w:p>
        </w:tc>
        <w:tc>
          <w:tcPr>
            <w:tcW w:w="3507" w:type="dxa"/>
            <w:vAlign w:val="center"/>
          </w:tcPr>
          <w:p w14:paraId="54BEA2FF" w14:textId="70FB467A"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2,640</w:t>
            </w:r>
          </w:p>
        </w:tc>
        <w:tc>
          <w:tcPr>
            <w:tcW w:w="3508" w:type="dxa"/>
            <w:vAlign w:val="center"/>
          </w:tcPr>
          <w:p w14:paraId="307FEEBF" w14:textId="1FE42DCA"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963,600</w:t>
            </w:r>
          </w:p>
        </w:tc>
      </w:tr>
      <w:tr w:rsidR="00356C17" w:rsidRPr="00356C17" w14:paraId="136D55A1" w14:textId="77777777" w:rsidTr="008254DE">
        <w:trPr>
          <w:cantSplit/>
        </w:trPr>
        <w:tc>
          <w:tcPr>
            <w:tcW w:w="2335" w:type="dxa"/>
            <w:vAlign w:val="center"/>
          </w:tcPr>
          <w:p w14:paraId="2BAA859E" w14:textId="32FD678B"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1511</w:t>
            </w:r>
          </w:p>
        </w:tc>
        <w:tc>
          <w:tcPr>
            <w:tcW w:w="3507" w:type="dxa"/>
            <w:vAlign w:val="center"/>
          </w:tcPr>
          <w:p w14:paraId="47D4D6F7" w14:textId="383CE85E"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5,520</w:t>
            </w:r>
          </w:p>
        </w:tc>
        <w:tc>
          <w:tcPr>
            <w:tcW w:w="3508" w:type="dxa"/>
            <w:vAlign w:val="center"/>
          </w:tcPr>
          <w:p w14:paraId="4B479008" w14:textId="6C915E08"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2,014,800</w:t>
            </w:r>
          </w:p>
        </w:tc>
      </w:tr>
      <w:tr w:rsidR="00356C17" w:rsidRPr="00356C17" w14:paraId="669DF393" w14:textId="77777777" w:rsidTr="008254DE">
        <w:trPr>
          <w:cantSplit/>
        </w:trPr>
        <w:tc>
          <w:tcPr>
            <w:tcW w:w="2335" w:type="dxa"/>
            <w:vAlign w:val="center"/>
          </w:tcPr>
          <w:p w14:paraId="647AC958" w14:textId="4D2B01BF"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1512</w:t>
            </w:r>
          </w:p>
        </w:tc>
        <w:tc>
          <w:tcPr>
            <w:tcW w:w="3507" w:type="dxa"/>
            <w:vAlign w:val="center"/>
          </w:tcPr>
          <w:p w14:paraId="558B163A" w14:textId="58C9924D"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5,520</w:t>
            </w:r>
          </w:p>
        </w:tc>
        <w:tc>
          <w:tcPr>
            <w:tcW w:w="3508" w:type="dxa"/>
            <w:vAlign w:val="center"/>
          </w:tcPr>
          <w:p w14:paraId="53E08011" w14:textId="47FE8A5C" w:rsidR="00356C17" w:rsidRPr="00356C17" w:rsidRDefault="00356C17" w:rsidP="00356C17">
            <w:pPr>
              <w:spacing w:before="120" w:after="120" w:line="300" w:lineRule="atLeast"/>
              <w:jc w:val="center"/>
              <w:rPr>
                <w:rFonts w:ascii="Arial" w:hAnsi="Arial" w:cs="Arial"/>
                <w:sz w:val="22"/>
                <w:szCs w:val="22"/>
              </w:rPr>
            </w:pPr>
            <w:r w:rsidRPr="00356C17">
              <w:rPr>
                <w:rFonts w:ascii="Arial" w:hAnsi="Arial" w:cs="Arial"/>
                <w:sz w:val="22"/>
                <w:szCs w:val="22"/>
              </w:rPr>
              <w:t>2,014,800</w:t>
            </w:r>
          </w:p>
        </w:tc>
      </w:tr>
      <w:tr w:rsidR="00A21DCD" w:rsidRPr="00356C17" w14:paraId="3338A780" w14:textId="77777777" w:rsidTr="008254DE">
        <w:trPr>
          <w:cantSplit/>
        </w:trPr>
        <w:tc>
          <w:tcPr>
            <w:tcW w:w="2335" w:type="dxa"/>
            <w:vAlign w:val="center"/>
          </w:tcPr>
          <w:p w14:paraId="2C0D71D3" w14:textId="7D00B0FF" w:rsidR="00A21DCD" w:rsidRPr="00466990" w:rsidRDefault="00A21DCD" w:rsidP="00356C17">
            <w:pPr>
              <w:spacing w:before="120" w:after="120" w:line="300" w:lineRule="atLeast"/>
              <w:jc w:val="center"/>
              <w:rPr>
                <w:rFonts w:ascii="Arial" w:hAnsi="Arial" w:cs="Arial"/>
                <w:b/>
                <w:bCs/>
                <w:sz w:val="22"/>
                <w:szCs w:val="22"/>
              </w:rPr>
            </w:pPr>
            <w:r w:rsidRPr="00466990">
              <w:rPr>
                <w:rFonts w:ascii="Arial" w:hAnsi="Arial" w:cs="Arial"/>
                <w:b/>
                <w:bCs/>
                <w:sz w:val="22"/>
                <w:szCs w:val="22"/>
              </w:rPr>
              <w:t>Total</w:t>
            </w:r>
          </w:p>
        </w:tc>
        <w:tc>
          <w:tcPr>
            <w:tcW w:w="3507" w:type="dxa"/>
            <w:vAlign w:val="center"/>
          </w:tcPr>
          <w:p w14:paraId="1AD478AE" w14:textId="23F21873" w:rsidR="00A21DCD" w:rsidRPr="00466990" w:rsidRDefault="00A21DCD" w:rsidP="00356C17">
            <w:pPr>
              <w:spacing w:before="120" w:after="120" w:line="300" w:lineRule="atLeast"/>
              <w:jc w:val="center"/>
              <w:rPr>
                <w:rFonts w:ascii="Arial" w:hAnsi="Arial" w:cs="Arial"/>
                <w:b/>
                <w:bCs/>
                <w:sz w:val="22"/>
                <w:szCs w:val="22"/>
              </w:rPr>
            </w:pPr>
            <w:r w:rsidRPr="00466990">
              <w:rPr>
                <w:rFonts w:ascii="Arial" w:hAnsi="Arial" w:cs="Arial"/>
                <w:b/>
                <w:bCs/>
                <w:sz w:val="22"/>
                <w:szCs w:val="22"/>
              </w:rPr>
              <w:t>39,144</w:t>
            </w:r>
          </w:p>
        </w:tc>
        <w:tc>
          <w:tcPr>
            <w:tcW w:w="3508" w:type="dxa"/>
            <w:vAlign w:val="center"/>
          </w:tcPr>
          <w:p w14:paraId="64267A8F" w14:textId="4640E3D1" w:rsidR="00A21DCD" w:rsidRPr="00466990" w:rsidRDefault="00A21DCD" w:rsidP="00356C17">
            <w:pPr>
              <w:spacing w:before="120" w:after="120" w:line="300" w:lineRule="atLeast"/>
              <w:jc w:val="center"/>
              <w:rPr>
                <w:rFonts w:ascii="Arial" w:hAnsi="Arial" w:cs="Arial"/>
                <w:b/>
                <w:bCs/>
                <w:sz w:val="22"/>
                <w:szCs w:val="22"/>
              </w:rPr>
            </w:pPr>
            <w:r>
              <w:rPr>
                <w:rFonts w:ascii="Arial" w:hAnsi="Arial" w:cs="Arial"/>
                <w:b/>
                <w:bCs/>
                <w:sz w:val="22"/>
                <w:szCs w:val="22"/>
              </w:rPr>
              <w:t>15,259,920</w:t>
            </w:r>
          </w:p>
        </w:tc>
      </w:tr>
    </w:tbl>
    <w:p w14:paraId="65180689" w14:textId="062D771F" w:rsidR="00337147" w:rsidRDefault="00C83BFA" w:rsidP="00394F34">
      <w:pPr>
        <w:spacing w:before="300" w:line="300" w:lineRule="atLeast"/>
        <w:rPr>
          <w:rFonts w:ascii="Arial" w:hAnsi="Arial" w:cs="Arial"/>
          <w:sz w:val="22"/>
          <w:szCs w:val="22"/>
        </w:rPr>
      </w:pPr>
      <w:r>
        <w:rPr>
          <w:rFonts w:ascii="Arial" w:hAnsi="Arial" w:cs="Arial"/>
          <w:sz w:val="22"/>
          <w:szCs w:val="22"/>
        </w:rPr>
        <w:t>T</w:t>
      </w:r>
      <w:r w:rsidR="00356C17">
        <w:rPr>
          <w:rFonts w:ascii="Arial" w:hAnsi="Arial" w:cs="Arial"/>
          <w:sz w:val="22"/>
          <w:szCs w:val="22"/>
        </w:rPr>
        <w:t xml:space="preserve">he </w:t>
      </w:r>
      <w:r w:rsidR="00A21DCD">
        <w:rPr>
          <w:rFonts w:ascii="Arial" w:hAnsi="Arial" w:cs="Arial"/>
          <w:sz w:val="22"/>
          <w:szCs w:val="22"/>
        </w:rPr>
        <w:t xml:space="preserve">fugitive component emissions associated with the </w:t>
      </w:r>
      <w:r w:rsidR="00356C17">
        <w:rPr>
          <w:rFonts w:ascii="Arial" w:hAnsi="Arial" w:cs="Arial"/>
          <w:sz w:val="22"/>
          <w:szCs w:val="22"/>
        </w:rPr>
        <w:t xml:space="preserve">fuel gas system </w:t>
      </w:r>
      <w:r w:rsidR="00A21DCD">
        <w:rPr>
          <w:rFonts w:ascii="Arial" w:hAnsi="Arial" w:cs="Arial"/>
          <w:sz w:val="22"/>
          <w:szCs w:val="22"/>
        </w:rPr>
        <w:t xml:space="preserve">are included under </w:t>
      </w:r>
      <w:r w:rsidR="00356C17">
        <w:rPr>
          <w:rFonts w:ascii="Arial" w:hAnsi="Arial" w:cs="Arial"/>
          <w:sz w:val="22"/>
          <w:szCs w:val="22"/>
        </w:rPr>
        <w:t xml:space="preserve">unit </w:t>
      </w:r>
      <w:r w:rsidR="00E00981">
        <w:rPr>
          <w:rFonts w:ascii="Arial" w:hAnsi="Arial" w:cs="Arial"/>
          <w:sz w:val="22"/>
          <w:szCs w:val="22"/>
        </w:rPr>
        <w:t>A-1584</w:t>
      </w:r>
      <w:r w:rsidR="007C4912">
        <w:rPr>
          <w:rFonts w:ascii="Arial" w:hAnsi="Arial" w:cs="Arial"/>
          <w:sz w:val="22"/>
          <w:szCs w:val="22"/>
        </w:rPr>
        <w:t xml:space="preserve"> and the associated</w:t>
      </w:r>
      <w:r w:rsidR="00A21DCD">
        <w:rPr>
          <w:rFonts w:ascii="Arial" w:hAnsi="Arial" w:cs="Arial"/>
          <w:sz w:val="22"/>
          <w:szCs w:val="22"/>
        </w:rPr>
        <w:t xml:space="preserve"> POC </w:t>
      </w:r>
      <w:r w:rsidR="00356C17">
        <w:rPr>
          <w:rFonts w:ascii="Arial" w:hAnsi="Arial" w:cs="Arial"/>
          <w:sz w:val="22"/>
          <w:szCs w:val="22"/>
        </w:rPr>
        <w:t xml:space="preserve">permitted limits </w:t>
      </w:r>
      <w:r w:rsidR="007C4912">
        <w:rPr>
          <w:rFonts w:ascii="Arial" w:hAnsi="Arial" w:cs="Arial"/>
          <w:sz w:val="22"/>
          <w:szCs w:val="22"/>
        </w:rPr>
        <w:t>are</w:t>
      </w:r>
      <w:r w:rsidR="00A21DCD">
        <w:rPr>
          <w:rFonts w:ascii="Arial" w:hAnsi="Arial" w:cs="Arial"/>
          <w:sz w:val="22"/>
          <w:szCs w:val="22"/>
        </w:rPr>
        <w:t xml:space="preserve"> </w:t>
      </w:r>
      <w:r w:rsidR="00CD35E5">
        <w:rPr>
          <w:rFonts w:ascii="Arial" w:hAnsi="Arial" w:cs="Arial"/>
          <w:sz w:val="22"/>
          <w:szCs w:val="22"/>
        </w:rPr>
        <w:t xml:space="preserve">336.3 </w:t>
      </w:r>
      <w:proofErr w:type="spellStart"/>
      <w:r w:rsidR="00CD35E5">
        <w:rPr>
          <w:rFonts w:ascii="Arial" w:hAnsi="Arial" w:cs="Arial"/>
          <w:sz w:val="22"/>
          <w:szCs w:val="22"/>
        </w:rPr>
        <w:t>lb</w:t>
      </w:r>
      <w:proofErr w:type="spellEnd"/>
      <w:r w:rsidR="00CD35E5">
        <w:rPr>
          <w:rFonts w:ascii="Arial" w:hAnsi="Arial" w:cs="Arial"/>
          <w:sz w:val="22"/>
          <w:szCs w:val="22"/>
        </w:rPr>
        <w:t>/day</w:t>
      </w:r>
      <w:r w:rsidR="00356C17">
        <w:rPr>
          <w:rFonts w:ascii="Arial" w:hAnsi="Arial" w:cs="Arial"/>
          <w:sz w:val="22"/>
          <w:szCs w:val="22"/>
        </w:rPr>
        <w:t xml:space="preserve"> and</w:t>
      </w:r>
      <w:r w:rsidR="00CD35E5">
        <w:rPr>
          <w:rFonts w:ascii="Arial" w:hAnsi="Arial" w:cs="Arial"/>
          <w:sz w:val="22"/>
          <w:szCs w:val="22"/>
        </w:rPr>
        <w:t xml:space="preserve"> 122,570 </w:t>
      </w:r>
      <w:proofErr w:type="spellStart"/>
      <w:r w:rsidR="00CD35E5">
        <w:rPr>
          <w:rFonts w:ascii="Arial" w:hAnsi="Arial" w:cs="Arial"/>
          <w:sz w:val="22"/>
          <w:szCs w:val="22"/>
        </w:rPr>
        <w:t>lb</w:t>
      </w:r>
      <w:proofErr w:type="spellEnd"/>
      <w:r w:rsidR="00CD35E5">
        <w:rPr>
          <w:rFonts w:ascii="Arial" w:hAnsi="Arial" w:cs="Arial"/>
          <w:sz w:val="22"/>
          <w:szCs w:val="22"/>
        </w:rPr>
        <w:t>/yr</w:t>
      </w:r>
      <w:r w:rsidR="00356C17">
        <w:rPr>
          <w:rFonts w:ascii="Arial" w:hAnsi="Arial" w:cs="Arial"/>
          <w:sz w:val="22"/>
          <w:szCs w:val="22"/>
        </w:rPr>
        <w:t>.</w:t>
      </w:r>
    </w:p>
    <w:p w14:paraId="530805A2" w14:textId="21C8AB12" w:rsidR="00A21DCD" w:rsidRPr="007876FC" w:rsidRDefault="005C1EA6" w:rsidP="00394F34">
      <w:pPr>
        <w:spacing w:before="300" w:line="300" w:lineRule="atLeast"/>
        <w:rPr>
          <w:rFonts w:ascii="Arial" w:hAnsi="Arial" w:cs="Arial"/>
          <w:sz w:val="22"/>
          <w:szCs w:val="22"/>
        </w:rPr>
      </w:pPr>
      <w:r>
        <w:rPr>
          <w:rFonts w:ascii="Arial" w:hAnsi="Arial" w:cs="Arial"/>
          <w:sz w:val="22"/>
          <w:szCs w:val="22"/>
        </w:rPr>
        <w:lastRenderedPageBreak/>
        <w:t>Tesoro</w:t>
      </w:r>
      <w:r w:rsidR="00337147">
        <w:rPr>
          <w:rFonts w:ascii="Arial" w:hAnsi="Arial" w:cs="Arial"/>
          <w:sz w:val="22"/>
          <w:szCs w:val="22"/>
        </w:rPr>
        <w:t xml:space="preserve"> does not believe that this project requires any changes to the </w:t>
      </w:r>
      <w:r w:rsidR="00337147" w:rsidRPr="00337147">
        <w:rPr>
          <w:rFonts w:ascii="Arial" w:hAnsi="Arial" w:cs="Arial"/>
          <w:sz w:val="22"/>
          <w:szCs w:val="22"/>
        </w:rPr>
        <w:t>daily or annual limits</w:t>
      </w:r>
      <w:r w:rsidR="00337147">
        <w:rPr>
          <w:rFonts w:ascii="Arial" w:hAnsi="Arial" w:cs="Arial"/>
          <w:sz w:val="22"/>
          <w:szCs w:val="22"/>
        </w:rPr>
        <w:t xml:space="preserve">. The </w:t>
      </w:r>
      <w:r w:rsidR="00337147" w:rsidRPr="00337147">
        <w:rPr>
          <w:rFonts w:ascii="Arial" w:hAnsi="Arial" w:cs="Arial"/>
          <w:sz w:val="22"/>
          <w:szCs w:val="22"/>
        </w:rPr>
        <w:t xml:space="preserve">FWS </w:t>
      </w:r>
      <w:proofErr w:type="spellStart"/>
      <w:r w:rsidR="00337147" w:rsidRPr="00337147">
        <w:rPr>
          <w:rFonts w:ascii="Arial" w:hAnsi="Arial" w:cs="Arial"/>
          <w:sz w:val="22"/>
          <w:szCs w:val="22"/>
        </w:rPr>
        <w:t>offgas</w:t>
      </w:r>
      <w:proofErr w:type="spellEnd"/>
      <w:r w:rsidR="00337147" w:rsidRPr="00337147">
        <w:rPr>
          <w:rFonts w:ascii="Arial" w:hAnsi="Arial" w:cs="Arial"/>
          <w:sz w:val="22"/>
          <w:szCs w:val="22"/>
        </w:rPr>
        <w:t xml:space="preserve"> represents a negligible fraction of total fuel gas usage. The maximum thermal oxidizer (TO) duty is 2.2 MMBtu/</w:t>
      </w:r>
      <w:proofErr w:type="spellStart"/>
      <w:r w:rsidR="00337147" w:rsidRPr="00337147">
        <w:rPr>
          <w:rFonts w:ascii="Arial" w:hAnsi="Arial" w:cs="Arial"/>
          <w:sz w:val="22"/>
          <w:szCs w:val="22"/>
        </w:rPr>
        <w:t>hr</w:t>
      </w:r>
      <w:proofErr w:type="spellEnd"/>
      <w:r w:rsidR="00337147" w:rsidRPr="00337147">
        <w:rPr>
          <w:rFonts w:ascii="Arial" w:hAnsi="Arial" w:cs="Arial"/>
          <w:sz w:val="22"/>
          <w:szCs w:val="22"/>
        </w:rPr>
        <w:t xml:space="preserve">, or 52.8 MMBtu/day, which is 0.13% of the total 39,144 MMBtu/day permitted capacity. Additionally, the FWS </w:t>
      </w:r>
      <w:proofErr w:type="spellStart"/>
      <w:r w:rsidR="00337147" w:rsidRPr="00337147">
        <w:rPr>
          <w:rFonts w:ascii="Arial" w:hAnsi="Arial" w:cs="Arial"/>
          <w:sz w:val="22"/>
          <w:szCs w:val="22"/>
        </w:rPr>
        <w:t>offgas</w:t>
      </w:r>
      <w:proofErr w:type="spellEnd"/>
      <w:r w:rsidR="00337147" w:rsidRPr="00337147">
        <w:rPr>
          <w:rFonts w:ascii="Arial" w:hAnsi="Arial" w:cs="Arial"/>
          <w:sz w:val="22"/>
          <w:szCs w:val="22"/>
        </w:rPr>
        <w:t xml:space="preserve"> would only be </w:t>
      </w:r>
      <w:r w:rsidR="00255BFF">
        <w:rPr>
          <w:rFonts w:ascii="Arial" w:hAnsi="Arial" w:cs="Arial"/>
          <w:sz w:val="22"/>
          <w:szCs w:val="22"/>
        </w:rPr>
        <w:t>fired</w:t>
      </w:r>
      <w:r w:rsidR="00337147" w:rsidRPr="00337147">
        <w:rPr>
          <w:rFonts w:ascii="Arial" w:hAnsi="Arial" w:cs="Arial"/>
          <w:sz w:val="22"/>
          <w:szCs w:val="22"/>
        </w:rPr>
        <w:t xml:space="preserve"> in heaters for </w:t>
      </w:r>
      <w:r w:rsidR="00337147">
        <w:rPr>
          <w:rFonts w:ascii="Arial" w:hAnsi="Arial" w:cs="Arial"/>
          <w:sz w:val="22"/>
          <w:szCs w:val="22"/>
        </w:rPr>
        <w:t xml:space="preserve">a maximum </w:t>
      </w:r>
      <w:ins w:id="7" w:author="Tony Widboom" w:date="2025-02-27T14:56:00Z" w16du:dateUtc="2025-02-27T22:56:00Z">
        <w:r w:rsidR="00793C17">
          <w:rPr>
            <w:rFonts w:ascii="Arial" w:hAnsi="Arial" w:cs="Arial"/>
            <w:sz w:val="22"/>
            <w:szCs w:val="22"/>
          </w:rPr>
          <w:t xml:space="preserve">of </w:t>
        </w:r>
      </w:ins>
      <w:r w:rsidR="00337147" w:rsidRPr="00337147">
        <w:rPr>
          <w:rFonts w:ascii="Arial" w:hAnsi="Arial" w:cs="Arial"/>
          <w:sz w:val="22"/>
          <w:szCs w:val="22"/>
        </w:rPr>
        <w:t>500 hours per year</w:t>
      </w:r>
      <w:r w:rsidR="00337147">
        <w:rPr>
          <w:rFonts w:ascii="Arial" w:hAnsi="Arial" w:cs="Arial"/>
          <w:sz w:val="22"/>
          <w:szCs w:val="22"/>
        </w:rPr>
        <w:t xml:space="preserve"> or 0.0072% of the total annual permitted fuel gas usage</w:t>
      </w:r>
      <w:r w:rsidR="00337147" w:rsidRPr="00337147">
        <w:rPr>
          <w:rFonts w:ascii="Arial" w:hAnsi="Arial" w:cs="Arial"/>
          <w:sz w:val="22"/>
          <w:szCs w:val="22"/>
        </w:rPr>
        <w:t xml:space="preserve">, further limiting its impact. Given these factors, FWS </w:t>
      </w:r>
      <w:proofErr w:type="spellStart"/>
      <w:r w:rsidR="00337147" w:rsidRPr="00337147">
        <w:rPr>
          <w:rFonts w:ascii="Arial" w:hAnsi="Arial" w:cs="Arial"/>
          <w:sz w:val="22"/>
          <w:szCs w:val="22"/>
        </w:rPr>
        <w:t>offgas</w:t>
      </w:r>
      <w:proofErr w:type="spellEnd"/>
      <w:r w:rsidR="00337147" w:rsidRPr="00337147">
        <w:rPr>
          <w:rFonts w:ascii="Arial" w:hAnsi="Arial" w:cs="Arial"/>
          <w:sz w:val="22"/>
          <w:szCs w:val="22"/>
        </w:rPr>
        <w:t xml:space="preserve"> use would not materially affect fuel gas flow, composition, or permitted operations, making additional restrictions unwarranted.</w:t>
      </w:r>
    </w:p>
    <w:p w14:paraId="65BCBDC3" w14:textId="4DB684E4" w:rsidR="00D60ABC" w:rsidRPr="00394F34" w:rsidRDefault="00D60ABC" w:rsidP="00D60ABC">
      <w:pPr>
        <w:pStyle w:val="ListParagraph"/>
        <w:numPr>
          <w:ilvl w:val="1"/>
          <w:numId w:val="1"/>
        </w:numPr>
        <w:spacing w:before="300" w:after="0" w:line="300" w:lineRule="atLeast"/>
        <w:contextualSpacing w:val="0"/>
        <w:rPr>
          <w:rFonts w:ascii="Arial" w:hAnsi="Arial" w:cs="Arial"/>
          <w:b/>
          <w:bCs/>
        </w:rPr>
      </w:pPr>
      <w:r w:rsidRPr="00394F34">
        <w:rPr>
          <w:rFonts w:ascii="Arial" w:hAnsi="Arial" w:cs="Arial"/>
          <w:b/>
          <w:bCs/>
        </w:rPr>
        <w:t xml:space="preserve">Provide a process flow diagram of all labeled sources downstream in the fuel gas system, per alternative control scenario 2b – process heater combustion. Depending on permitted limits, downstream sources may be modified or altered if FWS </w:t>
      </w:r>
      <w:proofErr w:type="spellStart"/>
      <w:r w:rsidRPr="00394F34">
        <w:rPr>
          <w:rFonts w:ascii="Arial" w:hAnsi="Arial" w:cs="Arial"/>
          <w:b/>
          <w:bCs/>
        </w:rPr>
        <w:t>offgas</w:t>
      </w:r>
      <w:proofErr w:type="spellEnd"/>
      <w:r w:rsidRPr="00394F34">
        <w:rPr>
          <w:rFonts w:ascii="Arial" w:hAnsi="Arial" w:cs="Arial"/>
          <w:b/>
          <w:bCs/>
        </w:rPr>
        <w:t xml:space="preserve"> is routed to the combustion equipment.</w:t>
      </w:r>
    </w:p>
    <w:p w14:paraId="49D73386" w14:textId="33C8A8CE" w:rsidR="00DE41F6" w:rsidRPr="005B5B16" w:rsidRDefault="00DE41F6" w:rsidP="007B3EC6">
      <w:pPr>
        <w:spacing w:before="300" w:line="300" w:lineRule="atLeast"/>
        <w:jc w:val="center"/>
        <w:rPr>
          <w:rFonts w:ascii="Arial" w:hAnsi="Arial" w:cs="Arial"/>
          <w:sz w:val="22"/>
          <w:szCs w:val="22"/>
        </w:rPr>
      </w:pPr>
      <w:r w:rsidRPr="00DE41F6">
        <w:rPr>
          <w:rFonts w:ascii="Arial" w:hAnsi="Arial" w:cs="Arial"/>
          <w:noProof/>
          <w:sz w:val="22"/>
          <w:szCs w:val="22"/>
        </w:rPr>
        <w:drawing>
          <wp:inline distT="0" distB="0" distL="0" distR="0" wp14:anchorId="3400B763" wp14:editId="070A2236">
            <wp:extent cx="6423472" cy="2243012"/>
            <wp:effectExtent l="0" t="0" r="0" b="5080"/>
            <wp:docPr id="161892607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26077" name="Picture 1" descr="A diagram of a diagram&#10;&#10;Description automatically generated"/>
                    <pic:cNvPicPr/>
                  </pic:nvPicPr>
                  <pic:blipFill rotWithShape="1">
                    <a:blip r:embed="rId8"/>
                    <a:srcRect l="7158" t="22243" r="2113" b="4807"/>
                    <a:stretch/>
                  </pic:blipFill>
                  <pic:spPr bwMode="auto">
                    <a:xfrm>
                      <a:off x="0" y="0"/>
                      <a:ext cx="6445691" cy="2250771"/>
                    </a:xfrm>
                    <a:prstGeom prst="rect">
                      <a:avLst/>
                    </a:prstGeom>
                    <a:ln>
                      <a:noFill/>
                    </a:ln>
                    <a:extLst>
                      <a:ext uri="{53640926-AAD7-44D8-BBD7-CCE9431645EC}">
                        <a14:shadowObscured xmlns:a14="http://schemas.microsoft.com/office/drawing/2010/main"/>
                      </a:ext>
                    </a:extLst>
                  </pic:spPr>
                </pic:pic>
              </a:graphicData>
            </a:graphic>
          </wp:inline>
        </w:drawing>
      </w:r>
    </w:p>
    <w:p w14:paraId="38DBE408" w14:textId="51690C2C" w:rsidR="00D60ABC" w:rsidRPr="00394F34" w:rsidRDefault="00D60ABC" w:rsidP="00D60ABC">
      <w:pPr>
        <w:pStyle w:val="ListParagraph"/>
        <w:numPr>
          <w:ilvl w:val="1"/>
          <w:numId w:val="1"/>
        </w:numPr>
        <w:spacing w:before="300" w:after="0" w:line="300" w:lineRule="atLeast"/>
        <w:contextualSpacing w:val="0"/>
        <w:rPr>
          <w:rFonts w:ascii="Arial" w:hAnsi="Arial" w:cs="Arial"/>
          <w:b/>
          <w:bCs/>
        </w:rPr>
      </w:pPr>
      <w:r w:rsidRPr="00394F34">
        <w:rPr>
          <w:rFonts w:ascii="Arial" w:hAnsi="Arial" w:cs="Arial"/>
          <w:b/>
          <w:bCs/>
        </w:rPr>
        <w:t xml:space="preserve">In the emission calculations, footnote 1 says “…FWS </w:t>
      </w:r>
      <w:proofErr w:type="spellStart"/>
      <w:r w:rsidRPr="00394F34">
        <w:rPr>
          <w:rFonts w:ascii="Arial" w:hAnsi="Arial" w:cs="Arial"/>
          <w:b/>
          <w:bCs/>
        </w:rPr>
        <w:t>offgas</w:t>
      </w:r>
      <w:proofErr w:type="spellEnd"/>
      <w:r w:rsidRPr="00394F34">
        <w:rPr>
          <w:rFonts w:ascii="Arial" w:hAnsi="Arial" w:cs="Arial"/>
          <w:b/>
          <w:bCs/>
        </w:rPr>
        <w:t xml:space="preserve"> is sufficiently similar to the existing fuel gas”. The calculated post project PTE shows an increase in ammonia vs. normal operation which would constitute a modification in sources in the fuel gas system since there is an increase in ammonia at those sources. Please submit the toxics profile and heating value for the FWS </w:t>
      </w:r>
      <w:proofErr w:type="spellStart"/>
      <w:r w:rsidRPr="00394F34">
        <w:rPr>
          <w:rFonts w:ascii="Arial" w:hAnsi="Arial" w:cs="Arial"/>
          <w:b/>
          <w:bCs/>
        </w:rPr>
        <w:t>offgas</w:t>
      </w:r>
      <w:proofErr w:type="spellEnd"/>
      <w:r w:rsidRPr="00394F34">
        <w:rPr>
          <w:rFonts w:ascii="Arial" w:hAnsi="Arial" w:cs="Arial"/>
          <w:b/>
          <w:bCs/>
        </w:rPr>
        <w:t xml:space="preserve"> and the existing renewable fuel gas.</w:t>
      </w:r>
    </w:p>
    <w:p w14:paraId="1761190D" w14:textId="775EB0AD" w:rsidR="0098391D" w:rsidRDefault="00B17777" w:rsidP="0016427B">
      <w:pPr>
        <w:spacing w:before="300" w:line="300" w:lineRule="atLeast"/>
        <w:rPr>
          <w:rFonts w:ascii="Arial" w:hAnsi="Arial" w:cs="Arial"/>
          <w:sz w:val="22"/>
          <w:szCs w:val="22"/>
        </w:rPr>
      </w:pPr>
      <w:r>
        <w:rPr>
          <w:rFonts w:ascii="Arial" w:hAnsi="Arial" w:cs="Arial"/>
          <w:sz w:val="22"/>
          <w:szCs w:val="22"/>
        </w:rPr>
        <w:t xml:space="preserve">The fuel gas drum is a </w:t>
      </w:r>
      <w:r w:rsidR="00543166">
        <w:rPr>
          <w:rFonts w:ascii="Arial" w:hAnsi="Arial" w:cs="Arial"/>
          <w:sz w:val="22"/>
          <w:szCs w:val="22"/>
        </w:rPr>
        <w:t xml:space="preserve">dynamic system, continuously blending </w:t>
      </w:r>
      <w:proofErr w:type="spellStart"/>
      <w:r w:rsidR="00543166">
        <w:rPr>
          <w:rFonts w:ascii="Arial" w:hAnsi="Arial" w:cs="Arial"/>
          <w:sz w:val="22"/>
          <w:szCs w:val="22"/>
        </w:rPr>
        <w:t>offgases</w:t>
      </w:r>
      <w:proofErr w:type="spellEnd"/>
      <w:r>
        <w:rPr>
          <w:rFonts w:ascii="Arial" w:hAnsi="Arial" w:cs="Arial"/>
          <w:sz w:val="22"/>
          <w:szCs w:val="22"/>
        </w:rPr>
        <w:t xml:space="preserve"> from </w:t>
      </w:r>
      <w:r w:rsidR="00543166">
        <w:rPr>
          <w:rFonts w:ascii="Arial" w:hAnsi="Arial" w:cs="Arial"/>
          <w:sz w:val="22"/>
          <w:szCs w:val="22"/>
        </w:rPr>
        <w:t xml:space="preserve">multiple </w:t>
      </w:r>
      <w:r>
        <w:rPr>
          <w:rFonts w:ascii="Arial" w:hAnsi="Arial" w:cs="Arial"/>
          <w:sz w:val="22"/>
          <w:szCs w:val="22"/>
        </w:rPr>
        <w:t xml:space="preserve">process units </w:t>
      </w:r>
      <w:r w:rsidR="00AE004E">
        <w:rPr>
          <w:rFonts w:ascii="Arial" w:hAnsi="Arial" w:cs="Arial"/>
          <w:sz w:val="22"/>
          <w:szCs w:val="22"/>
        </w:rPr>
        <w:t xml:space="preserve">with </w:t>
      </w:r>
      <w:r w:rsidR="00543166">
        <w:rPr>
          <w:rFonts w:ascii="Arial" w:hAnsi="Arial" w:cs="Arial"/>
          <w:sz w:val="22"/>
          <w:szCs w:val="22"/>
        </w:rPr>
        <w:t xml:space="preserve">varying </w:t>
      </w:r>
      <w:r w:rsidR="00AE004E">
        <w:rPr>
          <w:rFonts w:ascii="Arial" w:hAnsi="Arial" w:cs="Arial"/>
          <w:sz w:val="22"/>
          <w:szCs w:val="22"/>
        </w:rPr>
        <w:t>compositions and flow rates.</w:t>
      </w:r>
      <w:r>
        <w:rPr>
          <w:rFonts w:ascii="Arial" w:hAnsi="Arial" w:cs="Arial"/>
          <w:sz w:val="22"/>
          <w:szCs w:val="22"/>
        </w:rPr>
        <w:t xml:space="preserve"> </w:t>
      </w:r>
      <w:r w:rsidR="00AE004E">
        <w:rPr>
          <w:rFonts w:ascii="Arial" w:hAnsi="Arial" w:cs="Arial"/>
          <w:sz w:val="22"/>
          <w:szCs w:val="22"/>
        </w:rPr>
        <w:t xml:space="preserve">The toxics profile and heating value of the FWS </w:t>
      </w:r>
      <w:proofErr w:type="spellStart"/>
      <w:r w:rsidR="00AE004E">
        <w:rPr>
          <w:rFonts w:ascii="Arial" w:hAnsi="Arial" w:cs="Arial"/>
          <w:sz w:val="22"/>
          <w:szCs w:val="22"/>
        </w:rPr>
        <w:t>offgas</w:t>
      </w:r>
      <w:proofErr w:type="spellEnd"/>
      <w:r w:rsidR="00AE004E">
        <w:rPr>
          <w:rFonts w:ascii="Arial" w:hAnsi="Arial" w:cs="Arial"/>
          <w:sz w:val="22"/>
          <w:szCs w:val="22"/>
        </w:rPr>
        <w:t xml:space="preserve"> </w:t>
      </w:r>
      <w:r w:rsidR="00543166">
        <w:rPr>
          <w:rFonts w:ascii="Arial" w:hAnsi="Arial" w:cs="Arial"/>
          <w:sz w:val="22"/>
          <w:szCs w:val="22"/>
        </w:rPr>
        <w:t xml:space="preserve">are </w:t>
      </w:r>
      <w:r w:rsidR="00A21613">
        <w:rPr>
          <w:rFonts w:ascii="Arial" w:hAnsi="Arial" w:cs="Arial"/>
          <w:sz w:val="22"/>
          <w:szCs w:val="22"/>
        </w:rPr>
        <w:t xml:space="preserve">inconsequential </w:t>
      </w:r>
      <w:r w:rsidR="009F0AC8">
        <w:rPr>
          <w:rFonts w:ascii="Arial" w:hAnsi="Arial" w:cs="Arial"/>
          <w:sz w:val="22"/>
          <w:szCs w:val="22"/>
        </w:rPr>
        <w:t xml:space="preserve">compared </w:t>
      </w:r>
      <w:r w:rsidR="00A21613">
        <w:rPr>
          <w:rFonts w:ascii="Arial" w:hAnsi="Arial" w:cs="Arial"/>
          <w:sz w:val="22"/>
          <w:szCs w:val="22"/>
        </w:rPr>
        <w:t>to the overall fuel gas</w:t>
      </w:r>
      <w:r w:rsidR="00543166">
        <w:rPr>
          <w:rFonts w:ascii="Arial" w:hAnsi="Arial" w:cs="Arial"/>
          <w:sz w:val="22"/>
          <w:szCs w:val="22"/>
        </w:rPr>
        <w:t xml:space="preserve"> characteristics </w:t>
      </w:r>
      <w:r w:rsidR="00AE004E">
        <w:rPr>
          <w:rFonts w:ascii="Arial" w:hAnsi="Arial" w:cs="Arial"/>
          <w:sz w:val="22"/>
          <w:szCs w:val="22"/>
        </w:rPr>
        <w:t>because the flow is negligible (</w:t>
      </w:r>
      <w:r w:rsidR="00607D53">
        <w:rPr>
          <w:rFonts w:ascii="Arial" w:hAnsi="Arial" w:cs="Arial"/>
          <w:sz w:val="22"/>
          <w:szCs w:val="22"/>
        </w:rPr>
        <w:t xml:space="preserve">significantly </w:t>
      </w:r>
      <w:r w:rsidR="00AE004E">
        <w:rPr>
          <w:rFonts w:ascii="Arial" w:hAnsi="Arial" w:cs="Arial"/>
          <w:sz w:val="22"/>
          <w:szCs w:val="22"/>
        </w:rPr>
        <w:t>less than 0.5%)</w:t>
      </w:r>
      <w:r w:rsidR="00543166">
        <w:rPr>
          <w:rFonts w:ascii="Arial" w:hAnsi="Arial" w:cs="Arial"/>
          <w:sz w:val="22"/>
          <w:szCs w:val="22"/>
        </w:rPr>
        <w:t>,</w:t>
      </w:r>
      <w:r w:rsidR="00AE004E">
        <w:rPr>
          <w:rFonts w:ascii="Arial" w:hAnsi="Arial" w:cs="Arial"/>
          <w:sz w:val="22"/>
          <w:szCs w:val="22"/>
        </w:rPr>
        <w:t xml:space="preserve"> as </w:t>
      </w:r>
      <w:r w:rsidR="00543166">
        <w:rPr>
          <w:rFonts w:ascii="Arial" w:hAnsi="Arial" w:cs="Arial"/>
          <w:sz w:val="22"/>
          <w:szCs w:val="22"/>
        </w:rPr>
        <w:t xml:space="preserve">noted </w:t>
      </w:r>
      <w:r w:rsidR="00AE004E">
        <w:rPr>
          <w:rFonts w:ascii="Arial" w:hAnsi="Arial" w:cs="Arial"/>
          <w:sz w:val="22"/>
          <w:szCs w:val="22"/>
        </w:rPr>
        <w:t>in the response to Question 2.a</w:t>
      </w:r>
      <w:r w:rsidR="00607D53">
        <w:rPr>
          <w:rFonts w:ascii="Arial" w:hAnsi="Arial" w:cs="Arial"/>
          <w:sz w:val="22"/>
          <w:szCs w:val="22"/>
        </w:rPr>
        <w:t xml:space="preserve"> above</w:t>
      </w:r>
      <w:r w:rsidR="00AE004E">
        <w:rPr>
          <w:rFonts w:ascii="Arial" w:hAnsi="Arial" w:cs="Arial"/>
          <w:sz w:val="22"/>
          <w:szCs w:val="22"/>
        </w:rPr>
        <w:t>.</w:t>
      </w:r>
      <w:r w:rsidR="0098391D">
        <w:rPr>
          <w:rFonts w:ascii="Arial" w:hAnsi="Arial" w:cs="Arial"/>
          <w:sz w:val="22"/>
          <w:szCs w:val="22"/>
        </w:rPr>
        <w:t xml:space="preserve"> Refer to Attachment A for the estimated combined composition. </w:t>
      </w:r>
    </w:p>
    <w:p w14:paraId="6DEC4BBD" w14:textId="2072BCAD" w:rsidR="00A21613" w:rsidRDefault="00A21613" w:rsidP="0016427B">
      <w:pPr>
        <w:spacing w:before="300" w:line="300" w:lineRule="atLeast"/>
        <w:rPr>
          <w:rFonts w:ascii="Arial" w:hAnsi="Arial" w:cs="Arial"/>
          <w:sz w:val="22"/>
          <w:szCs w:val="22"/>
        </w:rPr>
      </w:pPr>
      <w:r>
        <w:rPr>
          <w:rFonts w:ascii="Arial" w:hAnsi="Arial" w:cs="Arial"/>
          <w:sz w:val="22"/>
          <w:szCs w:val="22"/>
        </w:rPr>
        <w:t xml:space="preserve">This </w:t>
      </w:r>
      <w:r w:rsidR="00543166">
        <w:rPr>
          <w:rFonts w:ascii="Arial" w:hAnsi="Arial" w:cs="Arial"/>
          <w:sz w:val="22"/>
          <w:szCs w:val="22"/>
        </w:rPr>
        <w:t xml:space="preserve">project does not increase </w:t>
      </w:r>
      <w:r>
        <w:rPr>
          <w:rFonts w:ascii="Arial" w:hAnsi="Arial" w:cs="Arial"/>
          <w:sz w:val="22"/>
          <w:szCs w:val="22"/>
        </w:rPr>
        <w:t xml:space="preserve">the </w:t>
      </w:r>
      <w:r w:rsidR="00D50EAD">
        <w:rPr>
          <w:rFonts w:ascii="Arial" w:hAnsi="Arial" w:cs="Arial"/>
          <w:sz w:val="22"/>
          <w:szCs w:val="22"/>
        </w:rPr>
        <w:t>ammonia generated from the FWS (A-1600)</w:t>
      </w:r>
      <w:r w:rsidR="00543166">
        <w:rPr>
          <w:rFonts w:ascii="Arial" w:hAnsi="Arial" w:cs="Arial"/>
          <w:sz w:val="22"/>
          <w:szCs w:val="22"/>
        </w:rPr>
        <w:t xml:space="preserve"> but only changes the emission point from the FWS </w:t>
      </w:r>
      <w:r>
        <w:rPr>
          <w:rFonts w:ascii="Arial" w:hAnsi="Arial" w:cs="Arial"/>
          <w:sz w:val="22"/>
          <w:szCs w:val="22"/>
        </w:rPr>
        <w:t xml:space="preserve">TO </w:t>
      </w:r>
      <w:proofErr w:type="spellStart"/>
      <w:r>
        <w:rPr>
          <w:rFonts w:ascii="Arial" w:hAnsi="Arial" w:cs="Arial"/>
          <w:sz w:val="22"/>
          <w:szCs w:val="22"/>
        </w:rPr>
        <w:t>to</w:t>
      </w:r>
      <w:proofErr w:type="spellEnd"/>
      <w:r>
        <w:rPr>
          <w:rFonts w:ascii="Arial" w:hAnsi="Arial" w:cs="Arial"/>
          <w:sz w:val="22"/>
          <w:szCs w:val="22"/>
        </w:rPr>
        <w:t xml:space="preserve"> </w:t>
      </w:r>
      <w:r w:rsidR="00D50EAD">
        <w:rPr>
          <w:rFonts w:ascii="Arial" w:hAnsi="Arial" w:cs="Arial"/>
          <w:sz w:val="22"/>
          <w:szCs w:val="22"/>
        </w:rPr>
        <w:t xml:space="preserve">downstream fuel gas combustion devices or the flare </w:t>
      </w:r>
      <w:r w:rsidR="00543166">
        <w:rPr>
          <w:rFonts w:ascii="Arial" w:hAnsi="Arial" w:cs="Arial"/>
          <w:sz w:val="22"/>
          <w:szCs w:val="22"/>
        </w:rPr>
        <w:t xml:space="preserve">in limited </w:t>
      </w:r>
      <w:r w:rsidR="00607D53">
        <w:rPr>
          <w:rFonts w:ascii="Arial" w:hAnsi="Arial" w:cs="Arial"/>
          <w:sz w:val="22"/>
          <w:szCs w:val="22"/>
        </w:rPr>
        <w:t xml:space="preserve">emergency </w:t>
      </w:r>
      <w:r w:rsidR="00543166">
        <w:rPr>
          <w:rFonts w:ascii="Arial" w:hAnsi="Arial" w:cs="Arial"/>
          <w:sz w:val="22"/>
          <w:szCs w:val="22"/>
        </w:rPr>
        <w:t xml:space="preserve">scenarios. </w:t>
      </w:r>
      <w:r>
        <w:rPr>
          <w:rFonts w:ascii="Arial" w:hAnsi="Arial" w:cs="Arial"/>
          <w:sz w:val="22"/>
          <w:szCs w:val="22"/>
        </w:rPr>
        <w:t xml:space="preserve">The ammonia is not generated </w:t>
      </w:r>
      <w:r w:rsidR="00543166">
        <w:rPr>
          <w:rFonts w:ascii="Arial" w:hAnsi="Arial" w:cs="Arial"/>
          <w:sz w:val="22"/>
          <w:szCs w:val="22"/>
        </w:rPr>
        <w:t>by these devices;</w:t>
      </w:r>
      <w:r w:rsidR="00AE004E">
        <w:rPr>
          <w:rFonts w:ascii="Arial" w:hAnsi="Arial" w:cs="Arial"/>
          <w:sz w:val="22"/>
          <w:szCs w:val="22"/>
        </w:rPr>
        <w:t xml:space="preserve"> </w:t>
      </w:r>
      <w:r w:rsidR="00AE004E">
        <w:rPr>
          <w:rFonts w:ascii="Arial" w:hAnsi="Arial" w:cs="Arial"/>
          <w:sz w:val="22"/>
          <w:szCs w:val="22"/>
        </w:rPr>
        <w:lastRenderedPageBreak/>
        <w:t xml:space="preserve">rather, </w:t>
      </w:r>
      <w:r w:rsidR="00231903">
        <w:rPr>
          <w:rFonts w:ascii="Arial" w:hAnsi="Arial" w:cs="Arial"/>
          <w:sz w:val="22"/>
          <w:szCs w:val="22"/>
        </w:rPr>
        <w:t xml:space="preserve">the devices </w:t>
      </w:r>
      <w:r w:rsidR="00AE004E">
        <w:rPr>
          <w:rFonts w:ascii="Arial" w:hAnsi="Arial" w:cs="Arial"/>
          <w:sz w:val="22"/>
          <w:szCs w:val="22"/>
        </w:rPr>
        <w:t xml:space="preserve">serve as </w:t>
      </w:r>
      <w:r>
        <w:rPr>
          <w:rFonts w:ascii="Arial" w:hAnsi="Arial" w:cs="Arial"/>
          <w:sz w:val="22"/>
          <w:szCs w:val="22"/>
        </w:rPr>
        <w:t xml:space="preserve">alternative control </w:t>
      </w:r>
      <w:r w:rsidR="00AE004E">
        <w:rPr>
          <w:rFonts w:ascii="Arial" w:hAnsi="Arial" w:cs="Arial"/>
          <w:sz w:val="22"/>
          <w:szCs w:val="22"/>
        </w:rPr>
        <w:t>option</w:t>
      </w:r>
      <w:r w:rsidR="00543166">
        <w:rPr>
          <w:rFonts w:ascii="Arial" w:hAnsi="Arial" w:cs="Arial"/>
          <w:sz w:val="22"/>
          <w:szCs w:val="22"/>
        </w:rPr>
        <w:t>s</w:t>
      </w:r>
      <w:r>
        <w:rPr>
          <w:rFonts w:ascii="Arial" w:hAnsi="Arial" w:cs="Arial"/>
          <w:sz w:val="22"/>
          <w:szCs w:val="22"/>
        </w:rPr>
        <w:t xml:space="preserve"> when the primary control device is </w:t>
      </w:r>
      <w:r w:rsidR="00543166">
        <w:rPr>
          <w:rFonts w:ascii="Arial" w:hAnsi="Arial" w:cs="Arial"/>
          <w:sz w:val="22"/>
          <w:szCs w:val="22"/>
        </w:rPr>
        <w:t>un</w:t>
      </w:r>
      <w:r>
        <w:rPr>
          <w:rFonts w:ascii="Arial" w:hAnsi="Arial" w:cs="Arial"/>
          <w:sz w:val="22"/>
          <w:szCs w:val="22"/>
        </w:rPr>
        <w:t xml:space="preserve">available. </w:t>
      </w:r>
    </w:p>
    <w:p w14:paraId="18D5493C" w14:textId="01FDE60C" w:rsidR="00543166" w:rsidRDefault="00543166" w:rsidP="0016427B">
      <w:pPr>
        <w:spacing w:before="300" w:line="300" w:lineRule="atLeast"/>
        <w:rPr>
          <w:rFonts w:ascii="Arial" w:hAnsi="Arial" w:cs="Arial"/>
          <w:sz w:val="22"/>
          <w:szCs w:val="22"/>
        </w:rPr>
      </w:pPr>
      <w:r w:rsidRPr="00543166">
        <w:rPr>
          <w:rFonts w:ascii="Arial" w:hAnsi="Arial" w:cs="Arial"/>
          <w:sz w:val="22"/>
          <w:szCs w:val="22"/>
        </w:rPr>
        <w:t xml:space="preserve">The increase in ammonia PTE under the fuel gas and flare scenarios is due to a </w:t>
      </w:r>
      <w:r w:rsidR="00CA7B89">
        <w:rPr>
          <w:rFonts w:ascii="Arial" w:hAnsi="Arial" w:cs="Arial"/>
          <w:sz w:val="22"/>
          <w:szCs w:val="22"/>
        </w:rPr>
        <w:t>conservative</w:t>
      </w:r>
      <w:r w:rsidR="00CA7B89" w:rsidRPr="00543166">
        <w:rPr>
          <w:rFonts w:ascii="Arial" w:hAnsi="Arial" w:cs="Arial"/>
          <w:sz w:val="22"/>
          <w:szCs w:val="22"/>
        </w:rPr>
        <w:t xml:space="preserve"> </w:t>
      </w:r>
      <w:r w:rsidRPr="00543166">
        <w:rPr>
          <w:rFonts w:ascii="Arial" w:hAnsi="Arial" w:cs="Arial"/>
          <w:sz w:val="22"/>
          <w:szCs w:val="22"/>
        </w:rPr>
        <w:t>destruction/conversion factor assumption</w:t>
      </w:r>
      <w:r w:rsidR="00231903">
        <w:rPr>
          <w:rFonts w:ascii="Arial" w:hAnsi="Arial" w:cs="Arial"/>
          <w:sz w:val="22"/>
          <w:szCs w:val="22"/>
        </w:rPr>
        <w:t xml:space="preserve"> of </w:t>
      </w:r>
      <w:r w:rsidRPr="00543166">
        <w:rPr>
          <w:rFonts w:ascii="Arial" w:hAnsi="Arial" w:cs="Arial"/>
          <w:sz w:val="22"/>
          <w:szCs w:val="22"/>
        </w:rPr>
        <w:t>99% from Texas Commission on Environmental Quality (TCEQ) guidance</w:t>
      </w:r>
      <w:del w:id="8" w:author="Tony Widboom" w:date="2025-02-27T14:58:00Z" w16du:dateUtc="2025-02-27T22:58:00Z">
        <w:r w:rsidRPr="00543166" w:rsidDel="00793C17">
          <w:rPr>
            <w:rFonts w:ascii="Arial" w:hAnsi="Arial" w:cs="Arial"/>
            <w:sz w:val="22"/>
            <w:szCs w:val="22"/>
          </w:rPr>
          <w:delText>,</w:delText>
        </w:r>
      </w:del>
      <w:r w:rsidRPr="00543166">
        <w:rPr>
          <w:rFonts w:ascii="Arial" w:hAnsi="Arial" w:cs="Arial"/>
          <w:sz w:val="22"/>
          <w:szCs w:val="22"/>
        </w:rPr>
        <w:t xml:space="preserve"> rather than the higher vendor guarantee used for the FWS TO. </w:t>
      </w:r>
    </w:p>
    <w:p w14:paraId="2D67171D" w14:textId="3A7F8A1D" w:rsidR="00834D48" w:rsidRPr="00834D48" w:rsidRDefault="00543166" w:rsidP="0016427B">
      <w:pPr>
        <w:spacing w:before="300" w:line="300" w:lineRule="atLeast"/>
        <w:rPr>
          <w:rFonts w:ascii="Arial" w:hAnsi="Arial" w:cs="Arial"/>
          <w:sz w:val="22"/>
          <w:szCs w:val="22"/>
        </w:rPr>
      </w:pPr>
      <w:r w:rsidRPr="00543166">
        <w:rPr>
          <w:rFonts w:ascii="Arial" w:hAnsi="Arial" w:cs="Arial"/>
          <w:sz w:val="22"/>
          <w:szCs w:val="22"/>
        </w:rPr>
        <w:t xml:space="preserve">Even using the more conservative TCEQ destruction factor, the A-1600 ammonia post-project PTE remains 0.880 </w:t>
      </w:r>
      <w:proofErr w:type="spellStart"/>
      <w:r w:rsidRPr="00543166">
        <w:rPr>
          <w:rFonts w:ascii="Arial" w:hAnsi="Arial" w:cs="Arial"/>
          <w:sz w:val="22"/>
          <w:szCs w:val="22"/>
        </w:rPr>
        <w:t>lb</w:t>
      </w:r>
      <w:proofErr w:type="spellEnd"/>
      <w:r w:rsidRPr="00543166">
        <w:rPr>
          <w:rFonts w:ascii="Arial" w:hAnsi="Arial" w:cs="Arial"/>
          <w:sz w:val="22"/>
          <w:szCs w:val="22"/>
        </w:rPr>
        <w:t>/</w:t>
      </w:r>
      <w:proofErr w:type="spellStart"/>
      <w:r w:rsidRPr="00543166">
        <w:rPr>
          <w:rFonts w:ascii="Arial" w:hAnsi="Arial" w:cs="Arial"/>
          <w:sz w:val="22"/>
          <w:szCs w:val="22"/>
        </w:rPr>
        <w:t>hr</w:t>
      </w:r>
      <w:proofErr w:type="spellEnd"/>
      <w:r w:rsidRPr="00543166">
        <w:rPr>
          <w:rFonts w:ascii="Arial" w:hAnsi="Arial" w:cs="Arial"/>
          <w:sz w:val="22"/>
          <w:szCs w:val="22"/>
        </w:rPr>
        <w:t xml:space="preserve"> and 1,348 </w:t>
      </w:r>
      <w:proofErr w:type="spellStart"/>
      <w:r w:rsidRPr="00543166">
        <w:rPr>
          <w:rFonts w:ascii="Arial" w:hAnsi="Arial" w:cs="Arial"/>
          <w:sz w:val="22"/>
          <w:szCs w:val="22"/>
        </w:rPr>
        <w:t>lb</w:t>
      </w:r>
      <w:proofErr w:type="spellEnd"/>
      <w:r w:rsidRPr="00543166">
        <w:rPr>
          <w:rFonts w:ascii="Arial" w:hAnsi="Arial" w:cs="Arial"/>
          <w:sz w:val="22"/>
          <w:szCs w:val="22"/>
        </w:rPr>
        <w:t>/yr—</w:t>
      </w:r>
      <w:r w:rsidR="00CA7B89">
        <w:rPr>
          <w:rFonts w:ascii="Arial" w:hAnsi="Arial" w:cs="Arial"/>
          <w:sz w:val="22"/>
          <w:szCs w:val="22"/>
        </w:rPr>
        <w:t>significantly</w:t>
      </w:r>
      <w:r w:rsidR="00CA7B89" w:rsidRPr="00543166">
        <w:rPr>
          <w:rFonts w:ascii="Arial" w:hAnsi="Arial" w:cs="Arial"/>
          <w:sz w:val="22"/>
          <w:szCs w:val="22"/>
        </w:rPr>
        <w:t xml:space="preserve"> </w:t>
      </w:r>
      <w:r w:rsidRPr="00543166">
        <w:rPr>
          <w:rFonts w:ascii="Arial" w:hAnsi="Arial" w:cs="Arial"/>
          <w:sz w:val="22"/>
          <w:szCs w:val="22"/>
        </w:rPr>
        <w:t xml:space="preserve">below the acute (1,400 </w:t>
      </w:r>
      <w:proofErr w:type="spellStart"/>
      <w:r w:rsidRPr="00543166">
        <w:rPr>
          <w:rFonts w:ascii="Arial" w:hAnsi="Arial" w:cs="Arial"/>
          <w:sz w:val="22"/>
          <w:szCs w:val="22"/>
        </w:rPr>
        <w:t>lb</w:t>
      </w:r>
      <w:proofErr w:type="spellEnd"/>
      <w:r w:rsidRPr="00543166">
        <w:rPr>
          <w:rFonts w:ascii="Arial" w:hAnsi="Arial" w:cs="Arial"/>
          <w:sz w:val="22"/>
          <w:szCs w:val="22"/>
        </w:rPr>
        <w:t>/</w:t>
      </w:r>
      <w:proofErr w:type="spellStart"/>
      <w:r w:rsidRPr="00543166">
        <w:rPr>
          <w:rFonts w:ascii="Arial" w:hAnsi="Arial" w:cs="Arial"/>
          <w:sz w:val="22"/>
          <w:szCs w:val="22"/>
        </w:rPr>
        <w:t>hr</w:t>
      </w:r>
      <w:proofErr w:type="spellEnd"/>
      <w:r w:rsidRPr="00543166">
        <w:rPr>
          <w:rFonts w:ascii="Arial" w:hAnsi="Arial" w:cs="Arial"/>
          <w:sz w:val="22"/>
          <w:szCs w:val="22"/>
        </w:rPr>
        <w:t xml:space="preserve">) and chronic (7,770 </w:t>
      </w:r>
      <w:proofErr w:type="spellStart"/>
      <w:r w:rsidRPr="00543166">
        <w:rPr>
          <w:rFonts w:ascii="Arial" w:hAnsi="Arial" w:cs="Arial"/>
          <w:sz w:val="22"/>
          <w:szCs w:val="22"/>
        </w:rPr>
        <w:t>lb</w:t>
      </w:r>
      <w:proofErr w:type="spellEnd"/>
      <w:r w:rsidRPr="00543166">
        <w:rPr>
          <w:rFonts w:ascii="Arial" w:hAnsi="Arial" w:cs="Arial"/>
          <w:sz w:val="22"/>
          <w:szCs w:val="22"/>
        </w:rPr>
        <w:t>/yr) trigger levels in Table 2-5-1</w:t>
      </w:r>
      <w:r w:rsidR="00F8355A">
        <w:rPr>
          <w:rFonts w:ascii="Arial" w:hAnsi="Arial" w:cs="Arial"/>
          <w:sz w:val="22"/>
          <w:szCs w:val="22"/>
        </w:rPr>
        <w:t xml:space="preserve"> of Regulation 2-5</w:t>
      </w:r>
      <w:r w:rsidRPr="00543166">
        <w:rPr>
          <w:rFonts w:ascii="Arial" w:hAnsi="Arial" w:cs="Arial"/>
          <w:sz w:val="22"/>
          <w:szCs w:val="22"/>
        </w:rPr>
        <w:t>.</w:t>
      </w:r>
      <w:r w:rsidR="00AE004E">
        <w:rPr>
          <w:rFonts w:ascii="Arial" w:hAnsi="Arial" w:cs="Arial"/>
          <w:sz w:val="22"/>
          <w:szCs w:val="22"/>
        </w:rPr>
        <w:t xml:space="preserve"> </w:t>
      </w:r>
      <w:r w:rsidR="00A875A3">
        <w:rPr>
          <w:rFonts w:ascii="Arial" w:hAnsi="Arial" w:cs="Arial"/>
          <w:sz w:val="22"/>
          <w:szCs w:val="22"/>
        </w:rPr>
        <w:t>Pursuant to Section</w:t>
      </w:r>
      <w:r w:rsidR="00876FAD">
        <w:rPr>
          <w:rFonts w:ascii="Arial" w:hAnsi="Arial" w:cs="Arial"/>
          <w:sz w:val="22"/>
          <w:szCs w:val="22"/>
        </w:rPr>
        <w:t xml:space="preserve"> 2-1-234.1.3, </w:t>
      </w:r>
      <w:r w:rsidR="00B441F7">
        <w:rPr>
          <w:rFonts w:ascii="Arial" w:hAnsi="Arial" w:cs="Arial"/>
          <w:sz w:val="22"/>
          <w:szCs w:val="22"/>
        </w:rPr>
        <w:t>Rule 2-5 requirements are satisfied, as the project does not result</w:t>
      </w:r>
      <w:ins w:id="9" w:author="Tony Widboom" w:date="2025-02-27T14:58:00Z" w16du:dateUtc="2025-02-27T22:58:00Z">
        <w:r w:rsidR="00793C17">
          <w:rPr>
            <w:rFonts w:ascii="Arial" w:hAnsi="Arial" w:cs="Arial"/>
            <w:sz w:val="22"/>
            <w:szCs w:val="22"/>
          </w:rPr>
          <w:t xml:space="preserve"> in</w:t>
        </w:r>
      </w:ins>
      <w:r w:rsidR="00B441F7">
        <w:rPr>
          <w:rFonts w:ascii="Arial" w:hAnsi="Arial" w:cs="Arial"/>
          <w:sz w:val="22"/>
          <w:szCs w:val="22"/>
        </w:rPr>
        <w:t xml:space="preserve"> </w:t>
      </w:r>
      <w:r w:rsidR="00876FAD">
        <w:rPr>
          <w:rFonts w:ascii="Arial" w:hAnsi="Arial" w:cs="Arial"/>
          <w:sz w:val="22"/>
          <w:szCs w:val="22"/>
        </w:rPr>
        <w:t xml:space="preserve">emissions </w:t>
      </w:r>
      <w:r w:rsidR="00B441F7">
        <w:rPr>
          <w:rFonts w:ascii="Arial" w:hAnsi="Arial" w:cs="Arial"/>
          <w:sz w:val="22"/>
          <w:szCs w:val="22"/>
        </w:rPr>
        <w:t xml:space="preserve">exceeding </w:t>
      </w:r>
      <w:r w:rsidR="00876FAD">
        <w:rPr>
          <w:rFonts w:ascii="Arial" w:hAnsi="Arial" w:cs="Arial"/>
          <w:sz w:val="22"/>
          <w:szCs w:val="22"/>
        </w:rPr>
        <w:t>the trigger levels in Table 2-5-1.</w:t>
      </w:r>
    </w:p>
    <w:p w14:paraId="43D42CBE" w14:textId="3BA45B90" w:rsidR="00D60ABC" w:rsidRPr="00394F34" w:rsidRDefault="00D60ABC" w:rsidP="00D60ABC">
      <w:pPr>
        <w:pStyle w:val="ListParagraph"/>
        <w:numPr>
          <w:ilvl w:val="1"/>
          <w:numId w:val="1"/>
        </w:numPr>
        <w:spacing w:before="300" w:after="0" w:line="300" w:lineRule="atLeast"/>
        <w:contextualSpacing w:val="0"/>
        <w:rPr>
          <w:rFonts w:ascii="Arial" w:hAnsi="Arial" w:cs="Arial"/>
          <w:b/>
          <w:bCs/>
        </w:rPr>
      </w:pPr>
      <w:r w:rsidRPr="00394F34">
        <w:rPr>
          <w:rFonts w:ascii="Arial" w:hAnsi="Arial" w:cs="Arial"/>
          <w:b/>
          <w:bCs/>
        </w:rPr>
        <w:t xml:space="preserve">How did Marathon quantify 500 hours/year as the estimate </w:t>
      </w:r>
      <w:proofErr w:type="gramStart"/>
      <w:r w:rsidRPr="00394F34">
        <w:rPr>
          <w:rFonts w:ascii="Arial" w:hAnsi="Arial" w:cs="Arial"/>
          <w:b/>
          <w:bCs/>
        </w:rPr>
        <w:t>for the amount of</w:t>
      </w:r>
      <w:proofErr w:type="gramEnd"/>
      <w:r w:rsidRPr="00394F34">
        <w:rPr>
          <w:rFonts w:ascii="Arial" w:hAnsi="Arial" w:cs="Arial"/>
          <w:b/>
          <w:bCs/>
        </w:rPr>
        <w:t xml:space="preserve"> time A-2000 will be taken offline?</w:t>
      </w:r>
    </w:p>
    <w:p w14:paraId="074C92DC" w14:textId="29D24A74" w:rsidR="00DF6D0F" w:rsidRPr="00DF6D0F" w:rsidRDefault="00D9738B" w:rsidP="00DF6D0F">
      <w:pPr>
        <w:spacing w:before="300" w:line="300" w:lineRule="atLeast"/>
        <w:rPr>
          <w:rFonts w:ascii="Arial" w:hAnsi="Arial" w:cs="Arial"/>
          <w:sz w:val="22"/>
          <w:szCs w:val="22"/>
        </w:rPr>
      </w:pPr>
      <w:r>
        <w:rPr>
          <w:rFonts w:ascii="Arial" w:hAnsi="Arial" w:cs="Arial"/>
          <w:sz w:val="22"/>
          <w:szCs w:val="22"/>
        </w:rPr>
        <w:t>Tesoro has</w:t>
      </w:r>
      <w:r w:rsidR="00F55552">
        <w:rPr>
          <w:rFonts w:ascii="Arial" w:hAnsi="Arial" w:cs="Arial"/>
          <w:sz w:val="22"/>
          <w:szCs w:val="22"/>
        </w:rPr>
        <w:t xml:space="preserve"> conservatively assumed</w:t>
      </w:r>
      <w:r w:rsidR="00543166" w:rsidRPr="00543166">
        <w:rPr>
          <w:rFonts w:ascii="Arial" w:hAnsi="Arial" w:cs="Arial"/>
          <w:sz w:val="22"/>
          <w:szCs w:val="22"/>
        </w:rPr>
        <w:t xml:space="preserve"> 500</w:t>
      </w:r>
      <w:r w:rsidR="00B441F7">
        <w:rPr>
          <w:rFonts w:ascii="Arial" w:hAnsi="Arial" w:cs="Arial"/>
          <w:sz w:val="22"/>
          <w:szCs w:val="22"/>
        </w:rPr>
        <w:t xml:space="preserve"> </w:t>
      </w:r>
      <w:r w:rsidR="00543166" w:rsidRPr="00543166">
        <w:rPr>
          <w:rFonts w:ascii="Arial" w:hAnsi="Arial" w:cs="Arial"/>
          <w:sz w:val="22"/>
          <w:szCs w:val="22"/>
        </w:rPr>
        <w:t xml:space="preserve">hours per year for A-2000 downtime </w:t>
      </w:r>
      <w:r w:rsidR="00B441F7">
        <w:rPr>
          <w:rFonts w:ascii="Arial" w:hAnsi="Arial" w:cs="Arial"/>
          <w:sz w:val="22"/>
          <w:szCs w:val="22"/>
        </w:rPr>
        <w:t xml:space="preserve">based on past </w:t>
      </w:r>
      <w:r w:rsidR="00976348">
        <w:rPr>
          <w:rFonts w:ascii="Arial" w:hAnsi="Arial" w:cs="Arial"/>
          <w:sz w:val="22"/>
          <w:szCs w:val="22"/>
        </w:rPr>
        <w:t xml:space="preserve">emergency </w:t>
      </w:r>
      <w:r w:rsidR="00B441F7">
        <w:rPr>
          <w:rFonts w:ascii="Arial" w:hAnsi="Arial" w:cs="Arial"/>
          <w:sz w:val="22"/>
          <w:szCs w:val="22"/>
        </w:rPr>
        <w:t>downtime events and a safety factor. The 500 hour</w:t>
      </w:r>
      <w:r w:rsidR="00976348">
        <w:rPr>
          <w:rFonts w:ascii="Arial" w:hAnsi="Arial" w:cs="Arial"/>
          <w:sz w:val="22"/>
          <w:szCs w:val="22"/>
        </w:rPr>
        <w:t>s</w:t>
      </w:r>
      <w:r w:rsidR="00B441F7">
        <w:rPr>
          <w:rFonts w:ascii="Arial" w:hAnsi="Arial" w:cs="Arial"/>
          <w:sz w:val="22"/>
          <w:szCs w:val="22"/>
        </w:rPr>
        <w:t xml:space="preserve"> per year </w:t>
      </w:r>
      <w:r w:rsidR="00976348">
        <w:rPr>
          <w:rFonts w:ascii="Arial" w:hAnsi="Arial" w:cs="Arial"/>
          <w:sz w:val="22"/>
          <w:szCs w:val="22"/>
        </w:rPr>
        <w:t xml:space="preserve">estimate </w:t>
      </w:r>
      <w:r w:rsidR="00B441F7">
        <w:rPr>
          <w:rFonts w:ascii="Arial" w:hAnsi="Arial" w:cs="Arial"/>
          <w:sz w:val="22"/>
          <w:szCs w:val="22"/>
        </w:rPr>
        <w:t xml:space="preserve">also </w:t>
      </w:r>
      <w:r w:rsidR="00543166" w:rsidRPr="00543166">
        <w:rPr>
          <w:rFonts w:ascii="Arial" w:hAnsi="Arial" w:cs="Arial"/>
          <w:sz w:val="22"/>
          <w:szCs w:val="22"/>
        </w:rPr>
        <w:t>align</w:t>
      </w:r>
      <w:r w:rsidR="00B441F7">
        <w:rPr>
          <w:rFonts w:ascii="Arial" w:hAnsi="Arial" w:cs="Arial"/>
          <w:sz w:val="22"/>
          <w:szCs w:val="22"/>
        </w:rPr>
        <w:t>s</w:t>
      </w:r>
      <w:r w:rsidR="00543166" w:rsidRPr="00543166">
        <w:rPr>
          <w:rFonts w:ascii="Arial" w:hAnsi="Arial" w:cs="Arial"/>
          <w:sz w:val="22"/>
          <w:szCs w:val="22"/>
        </w:rPr>
        <w:t xml:space="preserve"> with the industry-standard approach used for </w:t>
      </w:r>
      <w:r w:rsidR="00B441F7">
        <w:rPr>
          <w:rFonts w:ascii="Arial" w:hAnsi="Arial" w:cs="Arial"/>
          <w:sz w:val="22"/>
          <w:szCs w:val="22"/>
        </w:rPr>
        <w:t xml:space="preserve">other </w:t>
      </w:r>
      <w:r w:rsidR="00543166" w:rsidRPr="00543166">
        <w:rPr>
          <w:rFonts w:ascii="Arial" w:hAnsi="Arial" w:cs="Arial"/>
          <w:sz w:val="22"/>
          <w:szCs w:val="22"/>
        </w:rPr>
        <w:t>emergency</w:t>
      </w:r>
      <w:r w:rsidR="00B441F7">
        <w:rPr>
          <w:rFonts w:ascii="Arial" w:hAnsi="Arial" w:cs="Arial"/>
          <w:sz w:val="22"/>
          <w:szCs w:val="22"/>
        </w:rPr>
        <w:t xml:space="preserve"> equipment, such as </w:t>
      </w:r>
      <w:r w:rsidR="00543166" w:rsidRPr="00543166">
        <w:rPr>
          <w:rFonts w:ascii="Arial" w:hAnsi="Arial" w:cs="Arial"/>
          <w:sz w:val="22"/>
          <w:szCs w:val="22"/>
        </w:rPr>
        <w:t>engines</w:t>
      </w:r>
      <w:r w:rsidR="00B441F7">
        <w:rPr>
          <w:rFonts w:ascii="Arial" w:hAnsi="Arial" w:cs="Arial"/>
          <w:sz w:val="22"/>
          <w:szCs w:val="22"/>
        </w:rPr>
        <w:t xml:space="preserve">, ensuring </w:t>
      </w:r>
      <w:r w:rsidR="00543166" w:rsidRPr="00543166">
        <w:rPr>
          <w:rFonts w:ascii="Arial" w:hAnsi="Arial" w:cs="Arial"/>
          <w:sz w:val="22"/>
          <w:szCs w:val="22"/>
        </w:rPr>
        <w:t>sufficient time for necessary repairs to the primary control device while maintaining operational flexibility</w:t>
      </w:r>
      <w:r w:rsidR="005D3A7D">
        <w:rPr>
          <w:rFonts w:ascii="Arial" w:hAnsi="Arial" w:cs="Arial"/>
          <w:sz w:val="22"/>
          <w:szCs w:val="22"/>
        </w:rPr>
        <w:t xml:space="preserve"> and safety</w:t>
      </w:r>
      <w:r w:rsidR="00543166" w:rsidRPr="00543166">
        <w:rPr>
          <w:rFonts w:ascii="Arial" w:hAnsi="Arial" w:cs="Arial"/>
          <w:sz w:val="22"/>
          <w:szCs w:val="22"/>
        </w:rPr>
        <w:t>.</w:t>
      </w:r>
      <w:r w:rsidR="00543166">
        <w:rPr>
          <w:rFonts w:ascii="Arial" w:hAnsi="Arial" w:cs="Arial"/>
          <w:sz w:val="22"/>
          <w:szCs w:val="22"/>
        </w:rPr>
        <w:t xml:space="preserve"> </w:t>
      </w:r>
    </w:p>
    <w:p w14:paraId="644E13F4" w14:textId="1FEFFCA0" w:rsidR="00DF6D0F" w:rsidRPr="00394F34" w:rsidRDefault="00D60ABC" w:rsidP="005D3A7D">
      <w:pPr>
        <w:pStyle w:val="ListParagraph"/>
        <w:numPr>
          <w:ilvl w:val="1"/>
          <w:numId w:val="1"/>
        </w:numPr>
        <w:spacing w:before="300" w:after="0" w:line="300" w:lineRule="atLeast"/>
        <w:contextualSpacing w:val="0"/>
        <w:rPr>
          <w:rFonts w:ascii="Arial" w:hAnsi="Arial" w:cs="Arial"/>
          <w:b/>
          <w:bCs/>
        </w:rPr>
      </w:pPr>
      <w:r w:rsidRPr="00394F34">
        <w:rPr>
          <w:rFonts w:ascii="Arial" w:hAnsi="Arial" w:cs="Arial"/>
          <w:b/>
          <w:bCs/>
        </w:rPr>
        <w:t xml:space="preserve">Is the FWS </w:t>
      </w:r>
      <w:proofErr w:type="spellStart"/>
      <w:r w:rsidRPr="00394F34">
        <w:rPr>
          <w:rFonts w:ascii="Arial" w:hAnsi="Arial" w:cs="Arial"/>
          <w:b/>
          <w:bCs/>
        </w:rPr>
        <w:t>offgas</w:t>
      </w:r>
      <w:proofErr w:type="spellEnd"/>
      <w:r w:rsidRPr="00394F34">
        <w:rPr>
          <w:rFonts w:ascii="Arial" w:hAnsi="Arial" w:cs="Arial"/>
          <w:b/>
          <w:bCs/>
        </w:rPr>
        <w:t xml:space="preserve"> treated to meet the 162 </w:t>
      </w:r>
      <w:proofErr w:type="spellStart"/>
      <w:r w:rsidRPr="00394F34">
        <w:rPr>
          <w:rFonts w:ascii="Arial" w:hAnsi="Arial" w:cs="Arial"/>
          <w:b/>
          <w:bCs/>
        </w:rPr>
        <w:t>ppmv</w:t>
      </w:r>
      <w:proofErr w:type="spellEnd"/>
      <w:r w:rsidRPr="00394F34">
        <w:rPr>
          <w:rFonts w:ascii="Arial" w:hAnsi="Arial" w:cs="Arial"/>
          <w:b/>
          <w:bCs/>
        </w:rPr>
        <w:t xml:space="preserve"> H2S limit of Permit Condition #27604 and Subpart Ja prior to distributing FWS </w:t>
      </w:r>
      <w:proofErr w:type="spellStart"/>
      <w:r w:rsidRPr="00394F34">
        <w:rPr>
          <w:rFonts w:ascii="Arial" w:hAnsi="Arial" w:cs="Arial"/>
          <w:b/>
          <w:bCs/>
        </w:rPr>
        <w:t>offgas</w:t>
      </w:r>
      <w:proofErr w:type="spellEnd"/>
      <w:r w:rsidRPr="00394F34">
        <w:rPr>
          <w:rFonts w:ascii="Arial" w:hAnsi="Arial" w:cs="Arial"/>
          <w:b/>
          <w:bCs/>
        </w:rPr>
        <w:t xml:space="preserve"> at the inlet of each process heater?</w:t>
      </w:r>
    </w:p>
    <w:p w14:paraId="69A502BB" w14:textId="112C3D11" w:rsidR="00D60ABC" w:rsidRPr="00394F34" w:rsidRDefault="00D60ABC" w:rsidP="00006732">
      <w:pPr>
        <w:pStyle w:val="ListParagraph"/>
        <w:numPr>
          <w:ilvl w:val="2"/>
          <w:numId w:val="1"/>
        </w:numPr>
        <w:spacing w:before="300" w:after="0" w:line="300" w:lineRule="atLeast"/>
        <w:ind w:left="1350"/>
        <w:contextualSpacing w:val="0"/>
        <w:rPr>
          <w:rFonts w:ascii="Arial" w:hAnsi="Arial" w:cs="Arial"/>
          <w:b/>
          <w:bCs/>
        </w:rPr>
      </w:pPr>
      <w:r w:rsidRPr="00394F34">
        <w:rPr>
          <w:rFonts w:ascii="Arial" w:hAnsi="Arial" w:cs="Arial"/>
          <w:b/>
          <w:bCs/>
        </w:rPr>
        <w:t>How does Marathon verify the H2S concentration at the inlet of each process heater?</w:t>
      </w:r>
    </w:p>
    <w:p w14:paraId="546BB295" w14:textId="3DCDFBCD" w:rsidR="005D2A6F" w:rsidRDefault="00793C17" w:rsidP="005D2A6F">
      <w:pPr>
        <w:spacing w:before="300" w:line="300" w:lineRule="atLeast"/>
        <w:rPr>
          <w:ins w:id="10" w:author="Tony Widboom" w:date="2025-02-27T15:20:00Z" w16du:dateUtc="2025-02-27T23:20:00Z"/>
          <w:rFonts w:ascii="Arial" w:hAnsi="Arial" w:cs="Arial"/>
          <w:sz w:val="22"/>
          <w:szCs w:val="22"/>
        </w:rPr>
      </w:pPr>
      <w:ins w:id="11" w:author="Tony Widboom" w:date="2025-02-27T15:12:00Z" w16du:dateUtc="2025-02-27T23:12:00Z">
        <w:r>
          <w:rPr>
            <w:rFonts w:ascii="Arial" w:hAnsi="Arial" w:cs="Arial"/>
            <w:sz w:val="22"/>
            <w:szCs w:val="22"/>
          </w:rPr>
          <w:t xml:space="preserve">Yes, the FWS </w:t>
        </w:r>
        <w:proofErr w:type="spellStart"/>
        <w:r>
          <w:rPr>
            <w:rFonts w:ascii="Arial" w:hAnsi="Arial" w:cs="Arial"/>
            <w:sz w:val="22"/>
            <w:szCs w:val="22"/>
          </w:rPr>
          <w:t>offgas</w:t>
        </w:r>
        <w:proofErr w:type="spellEnd"/>
        <w:r>
          <w:rPr>
            <w:rFonts w:ascii="Arial" w:hAnsi="Arial" w:cs="Arial"/>
            <w:sz w:val="22"/>
            <w:szCs w:val="22"/>
          </w:rPr>
          <w:t xml:space="preserve"> is treated to meet the 162 </w:t>
        </w:r>
        <w:proofErr w:type="spellStart"/>
        <w:r>
          <w:rPr>
            <w:rFonts w:ascii="Arial" w:hAnsi="Arial" w:cs="Arial"/>
            <w:sz w:val="22"/>
            <w:szCs w:val="22"/>
          </w:rPr>
          <w:t>ppmv</w:t>
        </w:r>
        <w:proofErr w:type="spellEnd"/>
        <w:r>
          <w:rPr>
            <w:rFonts w:ascii="Arial" w:hAnsi="Arial" w:cs="Arial"/>
            <w:sz w:val="22"/>
            <w:szCs w:val="22"/>
          </w:rPr>
          <w:t xml:space="preserve"> H2S limit prior to distributing FWS </w:t>
        </w:r>
        <w:proofErr w:type="spellStart"/>
        <w:r>
          <w:rPr>
            <w:rFonts w:ascii="Arial" w:hAnsi="Arial" w:cs="Arial"/>
            <w:sz w:val="22"/>
            <w:szCs w:val="22"/>
          </w:rPr>
          <w:t>offgas</w:t>
        </w:r>
        <w:proofErr w:type="spellEnd"/>
        <w:r>
          <w:rPr>
            <w:rFonts w:ascii="Arial" w:hAnsi="Arial" w:cs="Arial"/>
            <w:sz w:val="22"/>
            <w:szCs w:val="22"/>
          </w:rPr>
          <w:t xml:space="preserve"> at the inlet of each process heater. </w:t>
        </w:r>
      </w:ins>
      <w:r w:rsidR="000D33F9">
        <w:rPr>
          <w:rFonts w:ascii="Arial" w:hAnsi="Arial" w:cs="Arial"/>
          <w:sz w:val="22"/>
          <w:szCs w:val="22"/>
        </w:rPr>
        <w:t>For BAAQMD’s understanding,</w:t>
      </w:r>
      <w:r w:rsidR="000D33F9" w:rsidRPr="000D33F9">
        <w:rPr>
          <w:rFonts w:ascii="Arial" w:hAnsi="Arial" w:cs="Arial"/>
          <w:sz w:val="22"/>
          <w:szCs w:val="22"/>
        </w:rPr>
        <w:t xml:space="preserve"> </w:t>
      </w:r>
      <w:r w:rsidR="000D33F9" w:rsidRPr="005D2A6F">
        <w:rPr>
          <w:rFonts w:ascii="Arial" w:hAnsi="Arial" w:cs="Arial"/>
          <w:sz w:val="22"/>
          <w:szCs w:val="22"/>
        </w:rPr>
        <w:t xml:space="preserve">the FWS </w:t>
      </w:r>
      <w:proofErr w:type="spellStart"/>
      <w:r w:rsidR="000D33F9" w:rsidRPr="005D2A6F">
        <w:rPr>
          <w:rFonts w:ascii="Arial" w:hAnsi="Arial" w:cs="Arial"/>
          <w:sz w:val="22"/>
          <w:szCs w:val="22"/>
        </w:rPr>
        <w:t>offgas</w:t>
      </w:r>
      <w:proofErr w:type="spellEnd"/>
      <w:r w:rsidR="000D33F9" w:rsidRPr="005D2A6F">
        <w:rPr>
          <w:rFonts w:ascii="Arial" w:hAnsi="Arial" w:cs="Arial"/>
          <w:sz w:val="22"/>
          <w:szCs w:val="22"/>
        </w:rPr>
        <w:t xml:space="preserve"> </w:t>
      </w:r>
      <w:r w:rsidR="000D33F9">
        <w:rPr>
          <w:rFonts w:ascii="Arial" w:hAnsi="Arial" w:cs="Arial"/>
          <w:sz w:val="22"/>
          <w:szCs w:val="22"/>
        </w:rPr>
        <w:t xml:space="preserve">does not remain a separate </w:t>
      </w:r>
      <w:r w:rsidR="00110341">
        <w:rPr>
          <w:rFonts w:ascii="Arial" w:hAnsi="Arial" w:cs="Arial"/>
          <w:sz w:val="22"/>
          <w:szCs w:val="22"/>
        </w:rPr>
        <w:t xml:space="preserve">stream </w:t>
      </w:r>
      <w:r w:rsidR="00863051" w:rsidRPr="005D2A6F">
        <w:rPr>
          <w:rFonts w:ascii="Arial" w:hAnsi="Arial" w:cs="Arial"/>
          <w:sz w:val="22"/>
          <w:szCs w:val="22"/>
        </w:rPr>
        <w:t xml:space="preserve">until it reaches the inlet of each </w:t>
      </w:r>
      <w:r w:rsidR="00863051">
        <w:rPr>
          <w:rFonts w:ascii="Arial" w:hAnsi="Arial" w:cs="Arial"/>
          <w:sz w:val="22"/>
          <w:szCs w:val="22"/>
        </w:rPr>
        <w:t>downstream unit. Rather,</w:t>
      </w:r>
      <w:r w:rsidR="00863051" w:rsidRPr="005D2A6F">
        <w:rPr>
          <w:rFonts w:ascii="Arial" w:hAnsi="Arial" w:cs="Arial"/>
          <w:sz w:val="22"/>
          <w:szCs w:val="22"/>
        </w:rPr>
        <w:t xml:space="preserve"> the FWS </w:t>
      </w:r>
      <w:proofErr w:type="spellStart"/>
      <w:r w:rsidR="00863051" w:rsidRPr="005D2A6F">
        <w:rPr>
          <w:rFonts w:ascii="Arial" w:hAnsi="Arial" w:cs="Arial"/>
          <w:sz w:val="22"/>
          <w:szCs w:val="22"/>
        </w:rPr>
        <w:t>offgas</w:t>
      </w:r>
      <w:proofErr w:type="spellEnd"/>
      <w:r w:rsidR="00863051" w:rsidRPr="005D2A6F">
        <w:rPr>
          <w:rFonts w:ascii="Arial" w:hAnsi="Arial" w:cs="Arial"/>
          <w:sz w:val="22"/>
          <w:szCs w:val="22"/>
        </w:rPr>
        <w:t xml:space="preserve"> is fully integrated into the fuel gas system </w:t>
      </w:r>
      <w:del w:id="12" w:author="Tony Widboom" w:date="2025-02-27T15:15:00Z" w16du:dateUtc="2025-02-27T23:15:00Z">
        <w:r w:rsidR="00863051" w:rsidRPr="005D2A6F" w:rsidDel="00793C17">
          <w:rPr>
            <w:rFonts w:ascii="Arial" w:hAnsi="Arial" w:cs="Arial"/>
            <w:sz w:val="22"/>
            <w:szCs w:val="22"/>
          </w:rPr>
          <w:delText xml:space="preserve">upstream and treated before </w:delText>
        </w:r>
      </w:del>
      <w:ins w:id="13" w:author="Tony Widboom" w:date="2025-02-27T15:15:00Z" w16du:dateUtc="2025-02-27T23:15:00Z">
        <w:r>
          <w:rPr>
            <w:rFonts w:ascii="Arial" w:hAnsi="Arial" w:cs="Arial"/>
            <w:sz w:val="22"/>
            <w:szCs w:val="22"/>
          </w:rPr>
          <w:t>at the</w:t>
        </w:r>
      </w:ins>
      <w:ins w:id="14" w:author="Tony Widboom" w:date="2025-02-27T15:10:00Z" w16du:dateUtc="2025-02-27T23:10:00Z">
        <w:r>
          <w:rPr>
            <w:rFonts w:ascii="Arial" w:hAnsi="Arial" w:cs="Arial"/>
            <w:sz w:val="22"/>
            <w:szCs w:val="22"/>
          </w:rPr>
          <w:t xml:space="preserve"> </w:t>
        </w:r>
      </w:ins>
      <w:ins w:id="15" w:author="Tony Widboom" w:date="2025-02-27T15:14:00Z" w16du:dateUtc="2025-02-27T23:14:00Z">
        <w:r>
          <w:rPr>
            <w:rFonts w:ascii="Arial" w:hAnsi="Arial" w:cs="Arial"/>
            <w:sz w:val="22"/>
            <w:szCs w:val="22"/>
          </w:rPr>
          <w:t>No. 5 Gas Plant</w:t>
        </w:r>
      </w:ins>
      <w:ins w:id="16" w:author="Tony Widboom" w:date="2025-02-27T15:15:00Z" w16du:dateUtc="2025-02-27T23:15:00Z">
        <w:r>
          <w:rPr>
            <w:rFonts w:ascii="Arial" w:hAnsi="Arial" w:cs="Arial"/>
            <w:sz w:val="22"/>
            <w:szCs w:val="22"/>
          </w:rPr>
          <w:t xml:space="preserve"> and</w:t>
        </w:r>
      </w:ins>
      <w:ins w:id="17" w:author="Tony Widboom" w:date="2025-02-27T15:13:00Z" w16du:dateUtc="2025-02-27T23:13:00Z">
        <w:r>
          <w:rPr>
            <w:rFonts w:ascii="Arial" w:hAnsi="Arial" w:cs="Arial"/>
            <w:sz w:val="22"/>
            <w:szCs w:val="22"/>
          </w:rPr>
          <w:t xml:space="preserve"> treat</w:t>
        </w:r>
      </w:ins>
      <w:ins w:id="18" w:author="Tony Widboom" w:date="2025-02-27T15:15:00Z" w16du:dateUtc="2025-02-27T23:15:00Z">
        <w:r>
          <w:rPr>
            <w:rFonts w:ascii="Arial" w:hAnsi="Arial" w:cs="Arial"/>
            <w:sz w:val="22"/>
            <w:szCs w:val="22"/>
          </w:rPr>
          <w:t>ed</w:t>
        </w:r>
      </w:ins>
      <w:ins w:id="19" w:author="Tony Widboom" w:date="2025-02-27T15:13:00Z" w16du:dateUtc="2025-02-27T23:13:00Z">
        <w:r>
          <w:rPr>
            <w:rFonts w:ascii="Arial" w:hAnsi="Arial" w:cs="Arial"/>
            <w:sz w:val="22"/>
            <w:szCs w:val="22"/>
          </w:rPr>
          <w:t xml:space="preserve"> by </w:t>
        </w:r>
      </w:ins>
      <w:ins w:id="20" w:author="Tony Widboom" w:date="2025-02-27T15:15:00Z" w16du:dateUtc="2025-02-27T23:15:00Z">
        <w:r>
          <w:rPr>
            <w:rFonts w:ascii="Arial" w:hAnsi="Arial" w:cs="Arial"/>
            <w:sz w:val="22"/>
            <w:szCs w:val="22"/>
          </w:rPr>
          <w:t xml:space="preserve">the </w:t>
        </w:r>
      </w:ins>
      <w:ins w:id="21" w:author="Tony Widboom" w:date="2025-02-27T15:13:00Z" w16du:dateUtc="2025-02-27T23:13:00Z">
        <w:r>
          <w:rPr>
            <w:rFonts w:ascii="Arial" w:hAnsi="Arial" w:cs="Arial"/>
            <w:sz w:val="22"/>
            <w:szCs w:val="22"/>
          </w:rPr>
          <w:t>A</w:t>
        </w:r>
      </w:ins>
      <w:ins w:id="22" w:author="Tony Widboom" w:date="2025-02-27T15:14:00Z" w16du:dateUtc="2025-02-27T23:14:00Z">
        <w:r>
          <w:rPr>
            <w:rFonts w:ascii="Arial" w:hAnsi="Arial" w:cs="Arial"/>
            <w:sz w:val="22"/>
            <w:szCs w:val="22"/>
          </w:rPr>
          <w:t>-</w:t>
        </w:r>
      </w:ins>
      <w:ins w:id="23" w:author="Tony Widboom" w:date="2025-02-27T15:13:00Z" w16du:dateUtc="2025-02-27T23:13:00Z">
        <w:r>
          <w:rPr>
            <w:rFonts w:ascii="Arial" w:hAnsi="Arial" w:cs="Arial"/>
            <w:sz w:val="22"/>
            <w:szCs w:val="22"/>
          </w:rPr>
          <w:t>2001 H2S Adsorption Vessels</w:t>
        </w:r>
      </w:ins>
      <w:ins w:id="24" w:author="Tony Widboom" w:date="2025-02-27T15:15:00Z" w16du:dateUtc="2025-02-27T23:15:00Z">
        <w:r>
          <w:rPr>
            <w:rFonts w:ascii="Arial" w:hAnsi="Arial" w:cs="Arial"/>
            <w:sz w:val="22"/>
            <w:szCs w:val="22"/>
          </w:rPr>
          <w:t xml:space="preserve">. The </w:t>
        </w:r>
      </w:ins>
      <w:ins w:id="25" w:author="Tony Widboom" w:date="2025-02-27T15:16:00Z" w16du:dateUtc="2025-02-27T23:16:00Z">
        <w:r>
          <w:rPr>
            <w:rFonts w:ascii="Arial" w:hAnsi="Arial" w:cs="Arial"/>
            <w:sz w:val="22"/>
            <w:szCs w:val="22"/>
          </w:rPr>
          <w:t xml:space="preserve">treated </w:t>
        </w:r>
      </w:ins>
      <w:ins w:id="26" w:author="Tony Widboom" w:date="2025-02-27T15:15:00Z" w16du:dateUtc="2025-02-27T23:15:00Z">
        <w:r>
          <w:rPr>
            <w:rFonts w:ascii="Arial" w:hAnsi="Arial" w:cs="Arial"/>
            <w:sz w:val="22"/>
            <w:szCs w:val="22"/>
          </w:rPr>
          <w:t xml:space="preserve">fuel gas stream </w:t>
        </w:r>
      </w:ins>
      <w:ins w:id="27" w:author="Tony Widboom" w:date="2025-02-27T15:16:00Z" w16du:dateUtc="2025-02-27T23:16:00Z">
        <w:r>
          <w:rPr>
            <w:rFonts w:ascii="Arial" w:hAnsi="Arial" w:cs="Arial"/>
            <w:sz w:val="22"/>
            <w:szCs w:val="22"/>
          </w:rPr>
          <w:t xml:space="preserve">is </w:t>
        </w:r>
      </w:ins>
      <w:ins w:id="28" w:author="Tony Widboom" w:date="2025-02-27T15:14:00Z" w16du:dateUtc="2025-02-27T23:14:00Z">
        <w:r>
          <w:rPr>
            <w:rFonts w:ascii="Arial" w:hAnsi="Arial" w:cs="Arial"/>
            <w:sz w:val="22"/>
            <w:szCs w:val="22"/>
          </w:rPr>
          <w:t>monitor</w:t>
        </w:r>
      </w:ins>
      <w:ins w:id="29" w:author="Tony Widboom" w:date="2025-02-27T15:16:00Z" w16du:dateUtc="2025-02-27T23:16:00Z">
        <w:r>
          <w:rPr>
            <w:rFonts w:ascii="Arial" w:hAnsi="Arial" w:cs="Arial"/>
            <w:sz w:val="22"/>
            <w:szCs w:val="22"/>
          </w:rPr>
          <w:t>ed</w:t>
        </w:r>
      </w:ins>
      <w:ins w:id="30" w:author="Tony Widboom" w:date="2025-02-27T15:14:00Z" w16du:dateUtc="2025-02-27T23:14:00Z">
        <w:r>
          <w:rPr>
            <w:rFonts w:ascii="Arial" w:hAnsi="Arial" w:cs="Arial"/>
            <w:sz w:val="22"/>
            <w:szCs w:val="22"/>
          </w:rPr>
          <w:t xml:space="preserve"> by an H2S CEMS</w:t>
        </w:r>
      </w:ins>
      <w:ins w:id="31" w:author="Tony Widboom" w:date="2025-02-27T15:16:00Z" w16du:dateUtc="2025-02-27T23:16:00Z">
        <w:r>
          <w:rPr>
            <w:rFonts w:ascii="Arial" w:hAnsi="Arial" w:cs="Arial"/>
            <w:sz w:val="22"/>
            <w:szCs w:val="22"/>
          </w:rPr>
          <w:t xml:space="preserve"> prior to </w:t>
        </w:r>
      </w:ins>
      <w:r w:rsidR="00863051" w:rsidRPr="005D2A6F">
        <w:rPr>
          <w:rFonts w:ascii="Arial" w:hAnsi="Arial" w:cs="Arial"/>
          <w:sz w:val="22"/>
          <w:szCs w:val="22"/>
        </w:rPr>
        <w:t>distribution to combustion devices</w:t>
      </w:r>
      <w:ins w:id="32" w:author="Tony Widboom" w:date="2025-02-27T15:10:00Z" w16du:dateUtc="2025-02-27T23:10:00Z">
        <w:r>
          <w:rPr>
            <w:rFonts w:ascii="Arial" w:hAnsi="Arial" w:cs="Arial"/>
            <w:sz w:val="22"/>
            <w:szCs w:val="22"/>
          </w:rPr>
          <w:t xml:space="preserve"> to demonstrate compliance </w:t>
        </w:r>
      </w:ins>
      <w:del w:id="33" w:author="Tony Widboom" w:date="2025-02-27T15:10:00Z" w16du:dateUtc="2025-02-27T23:10:00Z">
        <w:r w:rsidR="00863051" w:rsidRPr="005D2A6F" w:rsidDel="00793C17">
          <w:rPr>
            <w:rFonts w:ascii="Arial" w:hAnsi="Arial" w:cs="Arial"/>
            <w:sz w:val="22"/>
            <w:szCs w:val="22"/>
          </w:rPr>
          <w:delText xml:space="preserve">, </w:delText>
        </w:r>
        <w:r w:rsidR="00863051" w:rsidDel="00793C17">
          <w:rPr>
            <w:rFonts w:ascii="Arial" w:hAnsi="Arial" w:cs="Arial"/>
            <w:sz w:val="22"/>
            <w:szCs w:val="22"/>
          </w:rPr>
          <w:delText xml:space="preserve">thus </w:delText>
        </w:r>
        <w:r w:rsidR="00863051" w:rsidRPr="005D2A6F" w:rsidDel="00793C17">
          <w:rPr>
            <w:rFonts w:ascii="Arial" w:hAnsi="Arial" w:cs="Arial"/>
            <w:sz w:val="22"/>
            <w:szCs w:val="22"/>
          </w:rPr>
          <w:delText xml:space="preserve">ensuring compliance </w:delText>
        </w:r>
      </w:del>
      <w:r w:rsidR="00863051" w:rsidRPr="005D2A6F">
        <w:rPr>
          <w:rFonts w:ascii="Arial" w:hAnsi="Arial" w:cs="Arial"/>
          <w:sz w:val="22"/>
          <w:szCs w:val="22"/>
        </w:rPr>
        <w:t>with Permit Condition #27604</w:t>
      </w:r>
      <w:r w:rsidR="00863051">
        <w:rPr>
          <w:rFonts w:ascii="Arial" w:hAnsi="Arial" w:cs="Arial"/>
          <w:sz w:val="22"/>
          <w:szCs w:val="22"/>
        </w:rPr>
        <w:t>.</w:t>
      </w:r>
      <w:r w:rsidR="000D33F9">
        <w:rPr>
          <w:rFonts w:ascii="Arial" w:hAnsi="Arial" w:cs="Arial"/>
          <w:sz w:val="22"/>
          <w:szCs w:val="22"/>
        </w:rPr>
        <w:t xml:space="preserve"> </w:t>
      </w:r>
      <w:del w:id="34" w:author="Tony Widboom" w:date="2025-02-27T15:08:00Z" w16du:dateUtc="2025-02-27T23:08:00Z">
        <w:r w:rsidR="005D2A6F" w:rsidRPr="005D2A6F" w:rsidDel="00793C17">
          <w:rPr>
            <w:rFonts w:ascii="Arial" w:hAnsi="Arial" w:cs="Arial"/>
            <w:sz w:val="22"/>
            <w:szCs w:val="22"/>
          </w:rPr>
          <w:delText xml:space="preserve">During FWS TO (A-2000) downtime, FWS offgas is routed to the flare header system, where it mixes with other gases before reaching the flare gas recovery compressors. </w:delText>
        </w:r>
      </w:del>
      <w:del w:id="35" w:author="Tony Widboom" w:date="2025-02-27T15:17:00Z" w16du:dateUtc="2025-02-27T23:17:00Z">
        <w:r w:rsidR="005D2A6F" w:rsidRPr="005D2A6F" w:rsidDel="00793C17">
          <w:rPr>
            <w:rFonts w:ascii="Arial" w:hAnsi="Arial" w:cs="Arial"/>
            <w:sz w:val="22"/>
            <w:szCs w:val="22"/>
          </w:rPr>
          <w:delText xml:space="preserve">From there, </w:delText>
        </w:r>
        <w:r w:rsidR="005D2A6F" w:rsidDel="00793C17">
          <w:rPr>
            <w:rFonts w:ascii="Arial" w:hAnsi="Arial" w:cs="Arial"/>
            <w:sz w:val="22"/>
            <w:szCs w:val="22"/>
          </w:rPr>
          <w:delText>the gas stream</w:delText>
        </w:r>
        <w:r w:rsidR="005D2A6F" w:rsidRPr="005D2A6F" w:rsidDel="00793C17">
          <w:rPr>
            <w:rFonts w:ascii="Arial" w:hAnsi="Arial" w:cs="Arial"/>
            <w:sz w:val="22"/>
            <w:szCs w:val="22"/>
          </w:rPr>
          <w:delText xml:space="preserve"> is </w:delText>
        </w:r>
        <w:r w:rsidR="005D2A6F" w:rsidDel="00793C17">
          <w:rPr>
            <w:rFonts w:ascii="Arial" w:hAnsi="Arial" w:cs="Arial"/>
            <w:sz w:val="22"/>
            <w:szCs w:val="22"/>
          </w:rPr>
          <w:delText xml:space="preserve">routed </w:delText>
        </w:r>
        <w:r w:rsidR="005D2A6F" w:rsidRPr="005D2A6F" w:rsidDel="00793C17">
          <w:rPr>
            <w:rFonts w:ascii="Arial" w:hAnsi="Arial" w:cs="Arial"/>
            <w:sz w:val="22"/>
            <w:szCs w:val="22"/>
          </w:rPr>
          <w:delText>to the fuel gas system and stored in the fuel gas drum, which is equipped with an H2S CEMS. The fuel gas, including the FWS offgas portion, is then distributed to downstream fuel gas combustion devices.</w:delText>
        </w:r>
      </w:del>
    </w:p>
    <w:p w14:paraId="5FF254BD" w14:textId="43A66EE2" w:rsidR="00793C17" w:rsidRPr="005D2A6F" w:rsidRDefault="00793C17" w:rsidP="005D2A6F">
      <w:pPr>
        <w:spacing w:before="300" w:line="300" w:lineRule="atLeast"/>
        <w:rPr>
          <w:rFonts w:ascii="Arial" w:hAnsi="Arial" w:cs="Arial"/>
          <w:sz w:val="22"/>
          <w:szCs w:val="22"/>
        </w:rPr>
      </w:pPr>
      <w:ins w:id="36" w:author="Tony Widboom" w:date="2025-02-27T15:20:00Z" w16du:dateUtc="2025-02-27T23:20:00Z">
        <w:r>
          <w:rPr>
            <w:rFonts w:ascii="Arial" w:hAnsi="Arial" w:cs="Arial"/>
            <w:sz w:val="22"/>
            <w:szCs w:val="22"/>
          </w:rPr>
          <w:t xml:space="preserve">Note that Subpart Ja does not apply </w:t>
        </w:r>
      </w:ins>
      <w:ins w:id="37" w:author="Tony Widboom" w:date="2025-02-27T15:24:00Z" w16du:dateUtc="2025-02-27T23:24:00Z">
        <w:r>
          <w:rPr>
            <w:rFonts w:ascii="Arial" w:hAnsi="Arial" w:cs="Arial"/>
            <w:sz w:val="22"/>
            <w:szCs w:val="22"/>
          </w:rPr>
          <w:t>to</w:t>
        </w:r>
      </w:ins>
      <w:ins w:id="38" w:author="Tony Widboom" w:date="2025-02-27T15:20:00Z" w16du:dateUtc="2025-02-27T23:20:00Z">
        <w:r>
          <w:rPr>
            <w:rFonts w:ascii="Arial" w:hAnsi="Arial" w:cs="Arial"/>
            <w:sz w:val="22"/>
            <w:szCs w:val="22"/>
          </w:rPr>
          <w:t xml:space="preserve"> the </w:t>
        </w:r>
      </w:ins>
      <w:ins w:id="39" w:author="Tony Widboom" w:date="2025-02-27T15:21:00Z" w16du:dateUtc="2025-02-27T23:21:00Z">
        <w:r>
          <w:rPr>
            <w:rFonts w:ascii="Arial" w:hAnsi="Arial" w:cs="Arial"/>
            <w:sz w:val="22"/>
            <w:szCs w:val="22"/>
          </w:rPr>
          <w:t>process heaters</w:t>
        </w:r>
      </w:ins>
      <w:ins w:id="40" w:author="Tony Widboom" w:date="2025-02-27T15:23:00Z" w16du:dateUtc="2025-02-27T23:23:00Z">
        <w:r>
          <w:rPr>
            <w:rFonts w:ascii="Arial" w:hAnsi="Arial" w:cs="Arial"/>
            <w:sz w:val="22"/>
            <w:szCs w:val="22"/>
          </w:rPr>
          <w:t xml:space="preserve"> because the facility is no longer a petroleum refinery. Additionally, Tesoro has applied to revise its Title V permit to revise conditions relating to Subpart J and its </w:t>
        </w:r>
      </w:ins>
      <w:ins w:id="41" w:author="Tony Widboom" w:date="2025-02-27T15:24:00Z" w16du:dateUtc="2025-02-27T23:24:00Z">
        <w:r>
          <w:rPr>
            <w:rFonts w:ascii="Arial" w:hAnsi="Arial" w:cs="Arial"/>
            <w:sz w:val="22"/>
            <w:szCs w:val="22"/>
          </w:rPr>
          <w:t xml:space="preserve">EPA </w:t>
        </w:r>
      </w:ins>
      <w:ins w:id="42" w:author="Tony Widboom" w:date="2025-02-27T15:23:00Z" w16du:dateUtc="2025-02-27T23:23:00Z">
        <w:r>
          <w:rPr>
            <w:rFonts w:ascii="Arial" w:hAnsi="Arial" w:cs="Arial"/>
            <w:sz w:val="22"/>
            <w:szCs w:val="22"/>
          </w:rPr>
          <w:t xml:space="preserve">consent decree. Tesoro agrees that </w:t>
        </w:r>
      </w:ins>
      <w:ins w:id="43" w:author="Tony Widboom" w:date="2025-02-27T15:24:00Z" w16du:dateUtc="2025-02-27T23:24:00Z">
        <w:r>
          <w:rPr>
            <w:rFonts w:ascii="Arial" w:hAnsi="Arial" w:cs="Arial"/>
            <w:sz w:val="22"/>
            <w:szCs w:val="22"/>
          </w:rPr>
          <w:t xml:space="preserve">a 162 </w:t>
        </w:r>
        <w:proofErr w:type="spellStart"/>
        <w:r>
          <w:rPr>
            <w:rFonts w:ascii="Arial" w:hAnsi="Arial" w:cs="Arial"/>
            <w:sz w:val="22"/>
            <w:szCs w:val="22"/>
          </w:rPr>
          <w:t>ppmv</w:t>
        </w:r>
        <w:proofErr w:type="spellEnd"/>
        <w:r>
          <w:rPr>
            <w:rFonts w:ascii="Arial" w:hAnsi="Arial" w:cs="Arial"/>
            <w:sz w:val="22"/>
            <w:szCs w:val="22"/>
          </w:rPr>
          <w:t xml:space="preserve"> H2S limit applies under its EPA consent decree. </w:t>
        </w:r>
      </w:ins>
    </w:p>
    <w:p w14:paraId="16EDD6C7" w14:textId="7E8B7FFB" w:rsidR="00006732" w:rsidRDefault="005D2A6F" w:rsidP="005D2A6F">
      <w:pPr>
        <w:spacing w:before="300" w:line="300" w:lineRule="atLeast"/>
        <w:rPr>
          <w:rFonts w:ascii="Arial" w:hAnsi="Arial" w:cs="Arial"/>
          <w:sz w:val="22"/>
          <w:szCs w:val="22"/>
        </w:rPr>
      </w:pPr>
      <w:commentRangeStart w:id="44"/>
      <w:del w:id="45" w:author="Vail, Vanessa A." w:date="2025-02-25T10:53:00Z" w16du:dateUtc="2025-02-25T16:53:00Z">
        <w:r w:rsidRPr="005D2A6F" w:rsidDel="00863051">
          <w:rPr>
            <w:rFonts w:ascii="Arial" w:hAnsi="Arial" w:cs="Arial"/>
            <w:sz w:val="22"/>
            <w:szCs w:val="22"/>
          </w:rPr>
          <w:delText xml:space="preserve">BAAQMD’s question appears to suggest that FWS offgas remains a separate stream until it reaches the inlet of each </w:delText>
        </w:r>
        <w:r w:rsidR="00B441F7" w:rsidDel="00863051">
          <w:rPr>
            <w:rFonts w:ascii="Arial" w:hAnsi="Arial" w:cs="Arial"/>
            <w:sz w:val="22"/>
            <w:szCs w:val="22"/>
          </w:rPr>
          <w:delText>downstream unit</w:delText>
        </w:r>
        <w:r w:rsidRPr="005D2A6F" w:rsidDel="00863051">
          <w:rPr>
            <w:rFonts w:ascii="Arial" w:hAnsi="Arial" w:cs="Arial"/>
            <w:sz w:val="22"/>
            <w:szCs w:val="22"/>
          </w:rPr>
          <w:delText>. However, this is not the case—the FWS offgas is fully integrated into the fuel gas system upstream and treated before distribution to combustion devices, ensuring compliance with Permit Condition #27604 and Subpart Ja</w:delText>
        </w:r>
        <w:r w:rsidDel="00863051">
          <w:rPr>
            <w:rFonts w:ascii="Arial" w:hAnsi="Arial" w:cs="Arial"/>
            <w:sz w:val="22"/>
            <w:szCs w:val="22"/>
          </w:rPr>
          <w:delText>.</w:delText>
        </w:r>
      </w:del>
      <w:commentRangeEnd w:id="44"/>
      <w:r w:rsidR="00863051">
        <w:rPr>
          <w:rStyle w:val="CommentReference"/>
        </w:rPr>
        <w:commentReference w:id="44"/>
      </w:r>
    </w:p>
    <w:p w14:paraId="6EB244DA" w14:textId="77777777" w:rsidR="00006732" w:rsidRDefault="00006732">
      <w:pPr>
        <w:spacing w:after="160" w:line="259" w:lineRule="auto"/>
        <w:rPr>
          <w:rFonts w:ascii="Arial" w:hAnsi="Arial" w:cs="Arial"/>
          <w:sz w:val="22"/>
          <w:szCs w:val="22"/>
        </w:rPr>
      </w:pPr>
      <w:r>
        <w:rPr>
          <w:rFonts w:ascii="Arial" w:hAnsi="Arial" w:cs="Arial"/>
          <w:sz w:val="22"/>
          <w:szCs w:val="22"/>
        </w:rPr>
        <w:br w:type="page"/>
      </w:r>
    </w:p>
    <w:p w14:paraId="5B4A3AC7" w14:textId="42AD5BC5" w:rsidR="00D60ABC" w:rsidRDefault="00D60ABC" w:rsidP="00D60ABC">
      <w:pPr>
        <w:pStyle w:val="ListParagraph"/>
        <w:numPr>
          <w:ilvl w:val="1"/>
          <w:numId w:val="1"/>
        </w:numPr>
        <w:spacing w:before="300" w:after="0" w:line="300" w:lineRule="atLeast"/>
        <w:contextualSpacing w:val="0"/>
        <w:rPr>
          <w:rFonts w:ascii="Arial" w:hAnsi="Arial" w:cs="Arial"/>
          <w:b/>
          <w:bCs/>
        </w:rPr>
      </w:pPr>
      <w:r w:rsidRPr="00394F34">
        <w:rPr>
          <w:rFonts w:ascii="Arial" w:hAnsi="Arial" w:cs="Arial"/>
          <w:b/>
          <w:bCs/>
        </w:rPr>
        <w:lastRenderedPageBreak/>
        <w:t>Provide proposed permit condition language for routing emissions to the fuel gas system. Only proposed permit condition language for routing emissions to flare header was provided.</w:t>
      </w:r>
    </w:p>
    <w:p w14:paraId="5B7EE0EC" w14:textId="7972CAE5" w:rsidR="005D2A6F" w:rsidRPr="005D2A6F" w:rsidRDefault="005D2A6F" w:rsidP="005D2A6F">
      <w:pPr>
        <w:spacing w:before="300" w:line="300" w:lineRule="atLeast"/>
        <w:rPr>
          <w:rFonts w:ascii="Arial" w:hAnsi="Arial" w:cs="Arial"/>
          <w:sz w:val="22"/>
          <w:szCs w:val="22"/>
        </w:rPr>
      </w:pPr>
      <w:r w:rsidRPr="005D2A6F">
        <w:rPr>
          <w:rFonts w:ascii="Arial" w:hAnsi="Arial" w:cs="Arial"/>
          <w:sz w:val="22"/>
          <w:szCs w:val="22"/>
        </w:rPr>
        <w:t xml:space="preserve">The proposed permit condition language allows for the rerouting of FWS </w:t>
      </w:r>
      <w:proofErr w:type="spellStart"/>
      <w:r w:rsidRPr="005D2A6F">
        <w:rPr>
          <w:rFonts w:ascii="Arial" w:hAnsi="Arial" w:cs="Arial"/>
          <w:sz w:val="22"/>
          <w:szCs w:val="22"/>
        </w:rPr>
        <w:t>offgas</w:t>
      </w:r>
      <w:proofErr w:type="spellEnd"/>
      <w:r w:rsidRPr="005D2A6F">
        <w:rPr>
          <w:rFonts w:ascii="Arial" w:hAnsi="Arial" w:cs="Arial"/>
          <w:sz w:val="22"/>
          <w:szCs w:val="22"/>
        </w:rPr>
        <w:t xml:space="preserve"> to the flare header, where it may either:</w:t>
      </w:r>
    </w:p>
    <w:p w14:paraId="2D87A1FD" w14:textId="77777777" w:rsidR="005D2A6F" w:rsidRPr="00466990" w:rsidRDefault="005D2A6F" w:rsidP="00466990">
      <w:pPr>
        <w:pStyle w:val="ListParagraph"/>
        <w:numPr>
          <w:ilvl w:val="0"/>
          <w:numId w:val="2"/>
        </w:numPr>
        <w:spacing w:before="300" w:line="300" w:lineRule="atLeast"/>
        <w:rPr>
          <w:rFonts w:ascii="Arial" w:hAnsi="Arial" w:cs="Arial"/>
        </w:rPr>
      </w:pPr>
      <w:r w:rsidRPr="00466990">
        <w:rPr>
          <w:rFonts w:ascii="Arial" w:hAnsi="Arial" w:cs="Arial"/>
        </w:rPr>
        <w:t>Be combusted in a flare connected to the flare gas header (Scenario 2a), or</w:t>
      </w:r>
    </w:p>
    <w:p w14:paraId="475E4219" w14:textId="77777777" w:rsidR="005D2A6F" w:rsidRPr="00466990" w:rsidRDefault="005D2A6F" w:rsidP="00466990">
      <w:pPr>
        <w:pStyle w:val="ListParagraph"/>
        <w:numPr>
          <w:ilvl w:val="0"/>
          <w:numId w:val="2"/>
        </w:numPr>
        <w:spacing w:before="300" w:line="300" w:lineRule="atLeast"/>
        <w:rPr>
          <w:rFonts w:ascii="Arial" w:hAnsi="Arial" w:cs="Arial"/>
        </w:rPr>
      </w:pPr>
      <w:r w:rsidRPr="00466990">
        <w:rPr>
          <w:rFonts w:ascii="Arial" w:hAnsi="Arial" w:cs="Arial"/>
        </w:rPr>
        <w:t>Be captured by the flare gas recovery unit, integrated into the fuel gas system, and combusted in downstream fuel gas combustion devices (Scenario 2b).</w:t>
      </w:r>
    </w:p>
    <w:p w14:paraId="6E790EA5" w14:textId="43DE9CC4" w:rsidR="00394F34" w:rsidRPr="00394F34" w:rsidRDefault="005D2A6F" w:rsidP="005D2A6F">
      <w:pPr>
        <w:spacing w:before="300" w:line="300" w:lineRule="atLeast"/>
        <w:rPr>
          <w:rFonts w:ascii="Arial" w:hAnsi="Arial" w:cs="Arial"/>
          <w:sz w:val="22"/>
          <w:szCs w:val="22"/>
        </w:rPr>
      </w:pPr>
      <w:r w:rsidRPr="005D2A6F">
        <w:rPr>
          <w:rFonts w:ascii="Arial" w:hAnsi="Arial" w:cs="Arial"/>
          <w:sz w:val="22"/>
          <w:szCs w:val="22"/>
        </w:rPr>
        <w:t xml:space="preserve">Since both Scenario 2a (flaring) and Scenario 2b (process heater combustion) are </w:t>
      </w:r>
      <w:r w:rsidR="006D5E6A">
        <w:rPr>
          <w:rFonts w:ascii="Arial" w:hAnsi="Arial" w:cs="Arial"/>
          <w:sz w:val="22"/>
          <w:szCs w:val="22"/>
        </w:rPr>
        <w:t xml:space="preserve">already </w:t>
      </w:r>
      <w:r w:rsidRPr="005D2A6F">
        <w:rPr>
          <w:rFonts w:ascii="Arial" w:hAnsi="Arial" w:cs="Arial"/>
          <w:sz w:val="22"/>
          <w:szCs w:val="22"/>
        </w:rPr>
        <w:t>included in the proposed permit condition language, no additional permit modifications are necessary.</w:t>
      </w:r>
    </w:p>
    <w:p w14:paraId="7BC74167" w14:textId="16385219" w:rsidR="00D60ABC" w:rsidRPr="00394F34" w:rsidRDefault="00D60ABC" w:rsidP="00D60ABC">
      <w:pPr>
        <w:pStyle w:val="ListParagraph"/>
        <w:numPr>
          <w:ilvl w:val="1"/>
          <w:numId w:val="1"/>
        </w:numPr>
        <w:spacing w:before="300" w:after="0" w:line="300" w:lineRule="atLeast"/>
        <w:contextualSpacing w:val="0"/>
        <w:rPr>
          <w:rFonts w:ascii="Arial" w:hAnsi="Arial" w:cs="Arial"/>
          <w:b/>
          <w:bCs/>
        </w:rPr>
      </w:pPr>
      <w:r w:rsidRPr="00394F34">
        <w:rPr>
          <w:rFonts w:ascii="Arial" w:hAnsi="Arial" w:cs="Arial"/>
          <w:b/>
          <w:bCs/>
        </w:rPr>
        <w:t>Is there an increase in fugitive component count? If so, provide new and replaced quantities of each component.</w:t>
      </w:r>
    </w:p>
    <w:p w14:paraId="047CC053" w14:textId="3E1AB4D8" w:rsidR="00380FE0" w:rsidRDefault="006D5E6A" w:rsidP="00DF6D0F">
      <w:pPr>
        <w:spacing w:before="300" w:line="300" w:lineRule="atLeast"/>
        <w:rPr>
          <w:rFonts w:ascii="Arial" w:hAnsi="Arial" w:cs="Arial"/>
          <w:sz w:val="22"/>
          <w:szCs w:val="22"/>
        </w:rPr>
      </w:pPr>
      <w:r>
        <w:rPr>
          <w:rFonts w:ascii="Arial" w:hAnsi="Arial" w:cs="Arial"/>
          <w:sz w:val="22"/>
          <w:szCs w:val="22"/>
        </w:rPr>
        <w:t>T</w:t>
      </w:r>
      <w:r w:rsidRPr="005D2A6F">
        <w:rPr>
          <w:rFonts w:ascii="Arial" w:hAnsi="Arial" w:cs="Arial"/>
          <w:sz w:val="22"/>
          <w:szCs w:val="22"/>
        </w:rPr>
        <w:t>here is no increase in fugitive component count</w:t>
      </w:r>
      <w:r>
        <w:rPr>
          <w:rFonts w:ascii="Arial" w:hAnsi="Arial" w:cs="Arial"/>
          <w:sz w:val="22"/>
          <w:szCs w:val="22"/>
        </w:rPr>
        <w:t>.</w:t>
      </w:r>
      <w:r w:rsidRPr="005D2A6F">
        <w:rPr>
          <w:rFonts w:ascii="Arial" w:hAnsi="Arial" w:cs="Arial"/>
          <w:sz w:val="22"/>
          <w:szCs w:val="22"/>
        </w:rPr>
        <w:t xml:space="preserve"> </w:t>
      </w:r>
      <w:r w:rsidR="005D2A6F" w:rsidRPr="005D2A6F">
        <w:rPr>
          <w:rFonts w:ascii="Arial" w:hAnsi="Arial" w:cs="Arial"/>
          <w:sz w:val="22"/>
          <w:szCs w:val="22"/>
        </w:rPr>
        <w:t>This project utilizes existing piping</w:t>
      </w:r>
      <w:r w:rsidR="005D2A6F">
        <w:rPr>
          <w:rFonts w:ascii="Arial" w:hAnsi="Arial" w:cs="Arial"/>
          <w:sz w:val="22"/>
          <w:szCs w:val="22"/>
        </w:rPr>
        <w:t xml:space="preserve">, which </w:t>
      </w:r>
      <w:r w:rsidR="005D2A6F" w:rsidRPr="005D2A6F">
        <w:rPr>
          <w:rFonts w:ascii="Arial" w:hAnsi="Arial" w:cs="Arial"/>
          <w:sz w:val="22"/>
          <w:szCs w:val="22"/>
        </w:rPr>
        <w:t xml:space="preserve">is already </w:t>
      </w:r>
      <w:r w:rsidR="005D2A6F">
        <w:rPr>
          <w:rFonts w:ascii="Arial" w:hAnsi="Arial" w:cs="Arial"/>
          <w:sz w:val="22"/>
          <w:szCs w:val="22"/>
        </w:rPr>
        <w:t>represented in the existing component counts that form the PTE basis</w:t>
      </w:r>
      <w:r w:rsidR="005D2A6F" w:rsidRPr="005D2A6F">
        <w:rPr>
          <w:rFonts w:ascii="Arial" w:hAnsi="Arial" w:cs="Arial"/>
          <w:sz w:val="22"/>
          <w:szCs w:val="22"/>
        </w:rPr>
        <w:t>, and no new fugitive components are being added or replaced.</w:t>
      </w:r>
      <w:del w:id="46" w:author="Tony Widboom" w:date="2025-02-27T15:25:00Z" w16du:dateUtc="2025-02-27T23:25:00Z">
        <w:r w:rsidR="005D2A6F" w:rsidRPr="005D2A6F" w:rsidDel="00793C17">
          <w:rPr>
            <w:rFonts w:ascii="Arial" w:hAnsi="Arial" w:cs="Arial"/>
            <w:sz w:val="22"/>
            <w:szCs w:val="22"/>
          </w:rPr>
          <w:delText xml:space="preserve"> </w:delText>
        </w:r>
      </w:del>
      <w:del w:id="47" w:author="Vail, Vanessa A." w:date="2025-02-25T10:56:00Z" w16du:dateUtc="2025-02-25T16:56:00Z">
        <w:r w:rsidR="005D2A6F" w:rsidRPr="005D2A6F" w:rsidDel="006D5E6A">
          <w:rPr>
            <w:rFonts w:ascii="Arial" w:hAnsi="Arial" w:cs="Arial"/>
            <w:sz w:val="22"/>
            <w:szCs w:val="22"/>
          </w:rPr>
          <w:delText>Therefore, there is no increase in fugitive component count</w:delText>
        </w:r>
      </w:del>
      <w:del w:id="48" w:author="Tony Widboom" w:date="2025-02-27T15:25:00Z" w16du:dateUtc="2025-02-27T23:25:00Z">
        <w:r w:rsidR="005D2A6F" w:rsidRPr="005D2A6F" w:rsidDel="00793C17">
          <w:rPr>
            <w:rFonts w:ascii="Arial" w:hAnsi="Arial" w:cs="Arial"/>
            <w:sz w:val="22"/>
            <w:szCs w:val="22"/>
          </w:rPr>
          <w:delText>.</w:delText>
        </w:r>
      </w:del>
    </w:p>
    <w:p w14:paraId="19F47BA5" w14:textId="3B82049F" w:rsidR="00D60ABC" w:rsidRPr="00394F34" w:rsidRDefault="00D60ABC" w:rsidP="00466990">
      <w:pPr>
        <w:pStyle w:val="ListParagraph"/>
        <w:numPr>
          <w:ilvl w:val="0"/>
          <w:numId w:val="1"/>
        </w:numPr>
        <w:spacing w:before="300" w:after="0" w:line="300" w:lineRule="atLeast"/>
        <w:ind w:left="360"/>
        <w:contextualSpacing w:val="0"/>
        <w:rPr>
          <w:rFonts w:ascii="Arial" w:hAnsi="Arial" w:cs="Arial"/>
          <w:b/>
          <w:bCs/>
        </w:rPr>
      </w:pPr>
      <w:r w:rsidRPr="00394F34">
        <w:rPr>
          <w:rFonts w:ascii="Arial" w:hAnsi="Arial" w:cs="Arial"/>
          <w:b/>
          <w:bCs/>
        </w:rPr>
        <w:t>A-200</w:t>
      </w:r>
      <w:r w:rsidR="00B61BC6">
        <w:rPr>
          <w:rFonts w:ascii="Arial" w:hAnsi="Arial" w:cs="Arial"/>
          <w:b/>
          <w:bCs/>
        </w:rPr>
        <w:t>0</w:t>
      </w:r>
      <w:r w:rsidRPr="00394F34">
        <w:rPr>
          <w:rFonts w:ascii="Arial" w:hAnsi="Arial" w:cs="Arial"/>
          <w:b/>
          <w:bCs/>
        </w:rPr>
        <w:t xml:space="preserve"> Thermal Oxidizer</w:t>
      </w:r>
    </w:p>
    <w:p w14:paraId="7FA42C37" w14:textId="469AEE2B" w:rsidR="00D60ABC" w:rsidRPr="00394F34" w:rsidRDefault="00F83B83" w:rsidP="00F83B83">
      <w:pPr>
        <w:pStyle w:val="ListParagraph"/>
        <w:numPr>
          <w:ilvl w:val="1"/>
          <w:numId w:val="1"/>
        </w:numPr>
        <w:spacing w:before="300" w:after="0" w:line="300" w:lineRule="atLeast"/>
        <w:contextualSpacing w:val="0"/>
        <w:rPr>
          <w:rFonts w:ascii="Arial" w:hAnsi="Arial" w:cs="Arial"/>
          <w:b/>
          <w:bCs/>
        </w:rPr>
      </w:pPr>
      <w:r w:rsidRPr="00394F34">
        <w:rPr>
          <w:rFonts w:ascii="Arial" w:hAnsi="Arial" w:cs="Arial"/>
          <w:b/>
          <w:bCs/>
        </w:rPr>
        <w:t xml:space="preserve">Is it feasible for Marathon to replace the current </w:t>
      </w:r>
      <w:proofErr w:type="spellStart"/>
      <w:r w:rsidRPr="00394F34">
        <w:rPr>
          <w:rFonts w:ascii="Arial" w:hAnsi="Arial" w:cs="Arial"/>
          <w:b/>
          <w:bCs/>
        </w:rPr>
        <w:t>Zeeco</w:t>
      </w:r>
      <w:proofErr w:type="spellEnd"/>
      <w:r w:rsidRPr="00394F34">
        <w:rPr>
          <w:rFonts w:ascii="Arial" w:hAnsi="Arial" w:cs="Arial"/>
          <w:b/>
          <w:bCs/>
        </w:rPr>
        <w:t xml:space="preserve"> thermal oxidizer with a larger thermal oxidizer or add a larger thermal oxidizer to run parallel based on quantity of FWS gas?</w:t>
      </w:r>
    </w:p>
    <w:p w14:paraId="5D9D6F03" w14:textId="7641D00E" w:rsidR="001E602E" w:rsidRDefault="00D11B8F" w:rsidP="00FF00C4">
      <w:pPr>
        <w:spacing w:before="300" w:line="300" w:lineRule="atLeast"/>
        <w:rPr>
          <w:rFonts w:ascii="Arial" w:hAnsi="Arial" w:cs="Arial"/>
          <w:sz w:val="22"/>
          <w:szCs w:val="22"/>
        </w:rPr>
      </w:pPr>
      <w:r>
        <w:rPr>
          <w:rFonts w:ascii="Arial" w:hAnsi="Arial" w:cs="Arial"/>
          <w:sz w:val="22"/>
          <w:szCs w:val="22"/>
        </w:rPr>
        <w:t xml:space="preserve">We are </w:t>
      </w:r>
      <w:r w:rsidR="00F1158F">
        <w:rPr>
          <w:rFonts w:ascii="Arial" w:hAnsi="Arial" w:cs="Arial"/>
          <w:sz w:val="22"/>
          <w:szCs w:val="22"/>
        </w:rPr>
        <w:t>study</w:t>
      </w:r>
      <w:r w:rsidR="00636BA7">
        <w:rPr>
          <w:rFonts w:ascii="Arial" w:hAnsi="Arial" w:cs="Arial"/>
          <w:sz w:val="22"/>
          <w:szCs w:val="22"/>
        </w:rPr>
        <w:t>ing</w:t>
      </w:r>
      <w:r w:rsidR="00F1158F">
        <w:rPr>
          <w:rFonts w:ascii="Arial" w:hAnsi="Arial" w:cs="Arial"/>
          <w:sz w:val="22"/>
          <w:szCs w:val="22"/>
        </w:rPr>
        <w:t xml:space="preserve"> </w:t>
      </w:r>
      <w:r w:rsidR="00946696">
        <w:rPr>
          <w:rFonts w:ascii="Arial" w:hAnsi="Arial" w:cs="Arial"/>
          <w:sz w:val="22"/>
          <w:szCs w:val="22"/>
        </w:rPr>
        <w:t xml:space="preserve">the underlying issues that have </w:t>
      </w:r>
      <w:r w:rsidR="009E7AF0">
        <w:rPr>
          <w:rFonts w:ascii="Arial" w:hAnsi="Arial" w:cs="Arial"/>
          <w:sz w:val="22"/>
          <w:szCs w:val="22"/>
        </w:rPr>
        <w:t>been contributing to the instability of the thermal oxidizer</w:t>
      </w:r>
      <w:r w:rsidR="009B2B99">
        <w:rPr>
          <w:rFonts w:ascii="Arial" w:hAnsi="Arial" w:cs="Arial"/>
          <w:sz w:val="22"/>
          <w:szCs w:val="22"/>
        </w:rPr>
        <w:t xml:space="preserve">. </w:t>
      </w:r>
      <w:r w:rsidR="005A794B">
        <w:rPr>
          <w:rFonts w:ascii="Arial" w:hAnsi="Arial" w:cs="Arial"/>
          <w:sz w:val="22"/>
          <w:szCs w:val="22"/>
        </w:rPr>
        <w:t xml:space="preserve"> </w:t>
      </w:r>
      <w:r w:rsidR="007454C1">
        <w:rPr>
          <w:rFonts w:ascii="Arial" w:hAnsi="Arial" w:cs="Arial"/>
          <w:sz w:val="22"/>
          <w:szCs w:val="22"/>
        </w:rPr>
        <w:t>This includes evaluating</w:t>
      </w:r>
      <w:r w:rsidR="000915CC">
        <w:rPr>
          <w:rFonts w:ascii="Arial" w:hAnsi="Arial" w:cs="Arial"/>
          <w:sz w:val="22"/>
          <w:szCs w:val="22"/>
        </w:rPr>
        <w:t xml:space="preserve"> both</w:t>
      </w:r>
      <w:r w:rsidR="007454C1">
        <w:rPr>
          <w:rFonts w:ascii="Arial" w:hAnsi="Arial" w:cs="Arial"/>
          <w:sz w:val="22"/>
          <w:szCs w:val="22"/>
        </w:rPr>
        <w:t xml:space="preserve"> the thermal oxidizer </w:t>
      </w:r>
      <w:r w:rsidR="00D31098">
        <w:rPr>
          <w:rFonts w:ascii="Arial" w:hAnsi="Arial" w:cs="Arial"/>
          <w:sz w:val="22"/>
          <w:szCs w:val="22"/>
        </w:rPr>
        <w:t xml:space="preserve">and upstream improvements to prevent hydrocarbons from reaching the Foul Water Stripper.  At this </w:t>
      </w:r>
      <w:proofErr w:type="gramStart"/>
      <w:r w:rsidR="00D31098">
        <w:rPr>
          <w:rFonts w:ascii="Arial" w:hAnsi="Arial" w:cs="Arial"/>
          <w:sz w:val="22"/>
          <w:szCs w:val="22"/>
        </w:rPr>
        <w:t>time</w:t>
      </w:r>
      <w:proofErr w:type="gramEnd"/>
      <w:r w:rsidR="00D31098">
        <w:rPr>
          <w:rFonts w:ascii="Arial" w:hAnsi="Arial" w:cs="Arial"/>
          <w:sz w:val="22"/>
          <w:szCs w:val="22"/>
        </w:rPr>
        <w:t xml:space="preserve"> it is not clear if </w:t>
      </w:r>
      <w:r w:rsidR="00E23F3E">
        <w:rPr>
          <w:rFonts w:ascii="Arial" w:hAnsi="Arial" w:cs="Arial"/>
          <w:sz w:val="22"/>
          <w:szCs w:val="22"/>
        </w:rPr>
        <w:t>replacing the thermal oxidizer with a larger version would fully resolve the issue</w:t>
      </w:r>
      <w:r w:rsidR="00423B73">
        <w:rPr>
          <w:rFonts w:ascii="Arial" w:hAnsi="Arial" w:cs="Arial"/>
          <w:sz w:val="22"/>
          <w:szCs w:val="22"/>
        </w:rPr>
        <w:t>s</w:t>
      </w:r>
      <w:r w:rsidR="00FF00C4">
        <w:rPr>
          <w:rFonts w:ascii="Arial" w:hAnsi="Arial" w:cs="Arial"/>
          <w:sz w:val="22"/>
          <w:szCs w:val="22"/>
        </w:rPr>
        <w:t>. Regardless, a</w:t>
      </w:r>
      <w:r w:rsidR="0047320C">
        <w:rPr>
          <w:rFonts w:ascii="Arial" w:hAnsi="Arial" w:cs="Arial"/>
          <w:sz w:val="22"/>
          <w:szCs w:val="22"/>
        </w:rPr>
        <w:t xml:space="preserve"> </w:t>
      </w:r>
      <w:r w:rsidR="00284D46">
        <w:rPr>
          <w:rFonts w:ascii="Arial" w:hAnsi="Arial" w:cs="Arial"/>
          <w:sz w:val="22"/>
          <w:szCs w:val="22"/>
        </w:rPr>
        <w:t>larger TO</w:t>
      </w:r>
      <w:r w:rsidR="00394F34">
        <w:rPr>
          <w:rFonts w:ascii="Arial" w:hAnsi="Arial" w:cs="Arial"/>
          <w:sz w:val="22"/>
          <w:szCs w:val="22"/>
        </w:rPr>
        <w:t xml:space="preserve"> </w:t>
      </w:r>
      <w:r w:rsidR="001E602E">
        <w:rPr>
          <w:rFonts w:ascii="Arial" w:hAnsi="Arial" w:cs="Arial"/>
          <w:sz w:val="22"/>
          <w:szCs w:val="22"/>
        </w:rPr>
        <w:t xml:space="preserve">would not </w:t>
      </w:r>
      <w:r w:rsidR="00284D46">
        <w:rPr>
          <w:rFonts w:ascii="Arial" w:hAnsi="Arial" w:cs="Arial"/>
          <w:sz w:val="22"/>
          <w:szCs w:val="22"/>
        </w:rPr>
        <w:t xml:space="preserve">eliminate </w:t>
      </w:r>
      <w:r w:rsidR="001E602E">
        <w:rPr>
          <w:rFonts w:ascii="Arial" w:hAnsi="Arial" w:cs="Arial"/>
          <w:sz w:val="22"/>
          <w:szCs w:val="22"/>
        </w:rPr>
        <w:t xml:space="preserve">the need to reroute the FWS </w:t>
      </w:r>
      <w:proofErr w:type="spellStart"/>
      <w:r w:rsidR="001E602E">
        <w:rPr>
          <w:rFonts w:ascii="Arial" w:hAnsi="Arial" w:cs="Arial"/>
          <w:sz w:val="22"/>
          <w:szCs w:val="22"/>
        </w:rPr>
        <w:t>offgas</w:t>
      </w:r>
      <w:proofErr w:type="spellEnd"/>
      <w:r w:rsidR="001E602E">
        <w:rPr>
          <w:rFonts w:ascii="Arial" w:hAnsi="Arial" w:cs="Arial"/>
          <w:sz w:val="22"/>
          <w:szCs w:val="22"/>
        </w:rPr>
        <w:t xml:space="preserve"> during </w:t>
      </w:r>
      <w:r w:rsidR="00284D46">
        <w:rPr>
          <w:rFonts w:ascii="Arial" w:hAnsi="Arial" w:cs="Arial"/>
          <w:sz w:val="22"/>
          <w:szCs w:val="22"/>
        </w:rPr>
        <w:t>TO</w:t>
      </w:r>
      <w:r w:rsidR="001E602E">
        <w:rPr>
          <w:rFonts w:ascii="Arial" w:hAnsi="Arial" w:cs="Arial"/>
          <w:sz w:val="22"/>
          <w:szCs w:val="22"/>
        </w:rPr>
        <w:t xml:space="preserve"> downtime</w:t>
      </w:r>
      <w:r w:rsidR="00284D46">
        <w:rPr>
          <w:rFonts w:ascii="Arial" w:hAnsi="Arial" w:cs="Arial"/>
          <w:sz w:val="22"/>
          <w:szCs w:val="22"/>
        </w:rPr>
        <w:t xml:space="preserve">, </w:t>
      </w:r>
      <w:r w:rsidR="00BB2089">
        <w:rPr>
          <w:rFonts w:ascii="Arial" w:hAnsi="Arial" w:cs="Arial"/>
          <w:sz w:val="22"/>
          <w:szCs w:val="22"/>
        </w:rPr>
        <w:t>and</w:t>
      </w:r>
      <w:r w:rsidR="00284D46">
        <w:rPr>
          <w:rFonts w:ascii="Arial" w:hAnsi="Arial" w:cs="Arial"/>
          <w:sz w:val="22"/>
          <w:szCs w:val="22"/>
        </w:rPr>
        <w:t xml:space="preserve"> a larger TO</w:t>
      </w:r>
      <w:r w:rsidR="001E602E">
        <w:rPr>
          <w:rFonts w:ascii="Arial" w:hAnsi="Arial" w:cs="Arial"/>
          <w:sz w:val="22"/>
          <w:szCs w:val="22"/>
        </w:rPr>
        <w:t xml:space="preserve"> </w:t>
      </w:r>
      <w:r w:rsidR="00284D46">
        <w:rPr>
          <w:rFonts w:ascii="Arial" w:hAnsi="Arial" w:cs="Arial"/>
          <w:sz w:val="22"/>
          <w:szCs w:val="22"/>
        </w:rPr>
        <w:t>would</w:t>
      </w:r>
      <w:r w:rsidR="001E602E">
        <w:rPr>
          <w:rFonts w:ascii="Arial" w:hAnsi="Arial" w:cs="Arial"/>
          <w:sz w:val="22"/>
          <w:szCs w:val="22"/>
        </w:rPr>
        <w:t xml:space="preserve"> still </w:t>
      </w:r>
      <w:r w:rsidR="00284D46">
        <w:rPr>
          <w:rFonts w:ascii="Arial" w:hAnsi="Arial" w:cs="Arial"/>
          <w:sz w:val="22"/>
          <w:szCs w:val="22"/>
        </w:rPr>
        <w:t>require maintenance and experience unplanned outages</w:t>
      </w:r>
      <w:r w:rsidR="001E602E">
        <w:rPr>
          <w:rFonts w:ascii="Arial" w:hAnsi="Arial" w:cs="Arial"/>
          <w:sz w:val="22"/>
          <w:szCs w:val="22"/>
        </w:rPr>
        <w:t>.</w:t>
      </w:r>
    </w:p>
    <w:p w14:paraId="3EDF62E6" w14:textId="30D4569B" w:rsidR="00DF6D0F" w:rsidRPr="00DF6D0F" w:rsidDel="00793C17" w:rsidRDefault="00DF6D0F" w:rsidP="00DF6D0F">
      <w:pPr>
        <w:spacing w:before="300" w:line="300" w:lineRule="atLeast"/>
        <w:rPr>
          <w:del w:id="49" w:author="Tony Widboom" w:date="2025-02-27T15:26:00Z" w16du:dateUtc="2025-02-27T23:26:00Z"/>
          <w:rFonts w:ascii="Arial" w:hAnsi="Arial" w:cs="Arial"/>
          <w:sz w:val="22"/>
          <w:szCs w:val="22"/>
        </w:rPr>
      </w:pPr>
    </w:p>
    <w:p w14:paraId="2F6FF6A1" w14:textId="1F3D6B99" w:rsidR="00F83B83" w:rsidRDefault="00F83B83" w:rsidP="00F83B83">
      <w:pPr>
        <w:pStyle w:val="ListParagraph"/>
        <w:numPr>
          <w:ilvl w:val="1"/>
          <w:numId w:val="1"/>
        </w:numPr>
        <w:spacing w:before="300" w:after="0" w:line="300" w:lineRule="atLeast"/>
        <w:contextualSpacing w:val="0"/>
        <w:rPr>
          <w:rFonts w:ascii="Arial" w:hAnsi="Arial" w:cs="Arial"/>
          <w:b/>
          <w:bCs/>
        </w:rPr>
      </w:pPr>
      <w:commentRangeStart w:id="50"/>
      <w:r w:rsidRPr="00394F34">
        <w:rPr>
          <w:rFonts w:ascii="Arial" w:hAnsi="Arial" w:cs="Arial"/>
          <w:b/>
          <w:bCs/>
        </w:rPr>
        <w:t>A-2000 was permitted with a 1.91 MMBtu/</w:t>
      </w:r>
      <w:proofErr w:type="spellStart"/>
      <w:r w:rsidRPr="00394F34">
        <w:rPr>
          <w:rFonts w:ascii="Arial" w:hAnsi="Arial" w:cs="Arial"/>
          <w:b/>
          <w:bCs/>
        </w:rPr>
        <w:t>hr</w:t>
      </w:r>
      <w:proofErr w:type="spellEnd"/>
      <w:r w:rsidRPr="00394F34">
        <w:rPr>
          <w:rFonts w:ascii="Arial" w:hAnsi="Arial" w:cs="Arial"/>
          <w:b/>
          <w:bCs/>
        </w:rPr>
        <w:t xml:space="preserve"> firing rate in Application #30768. What is the basis of increasing the permitted 1.91 MMBtu/</w:t>
      </w:r>
      <w:proofErr w:type="spellStart"/>
      <w:r w:rsidRPr="00394F34">
        <w:rPr>
          <w:rFonts w:ascii="Arial" w:hAnsi="Arial" w:cs="Arial"/>
          <w:b/>
          <w:bCs/>
        </w:rPr>
        <w:t>hr</w:t>
      </w:r>
      <w:proofErr w:type="spellEnd"/>
      <w:r w:rsidRPr="00394F34">
        <w:rPr>
          <w:rFonts w:ascii="Arial" w:hAnsi="Arial" w:cs="Arial"/>
          <w:b/>
          <w:bCs/>
        </w:rPr>
        <w:t xml:space="preserve"> firing rate to proposed 2.2 MMBtu/</w:t>
      </w:r>
      <w:proofErr w:type="spellStart"/>
      <w:r w:rsidRPr="00394F34">
        <w:rPr>
          <w:rFonts w:ascii="Arial" w:hAnsi="Arial" w:cs="Arial"/>
          <w:b/>
          <w:bCs/>
        </w:rPr>
        <w:t>hr</w:t>
      </w:r>
      <w:proofErr w:type="spellEnd"/>
      <w:r w:rsidRPr="00394F34">
        <w:rPr>
          <w:rFonts w:ascii="Arial" w:hAnsi="Arial" w:cs="Arial"/>
          <w:b/>
          <w:bCs/>
        </w:rPr>
        <w:t>?</w:t>
      </w:r>
      <w:commentRangeEnd w:id="50"/>
      <w:r w:rsidR="00A8258F">
        <w:rPr>
          <w:rStyle w:val="CommentReference"/>
          <w:rFonts w:ascii="Times New Roman" w:eastAsia="Times New Roman" w:hAnsi="Times New Roman" w:cs="Times New Roman"/>
          <w:kern w:val="0"/>
          <w14:ligatures w14:val="none"/>
        </w:rPr>
        <w:commentReference w:id="50"/>
      </w:r>
    </w:p>
    <w:p w14:paraId="13BCEF72" w14:textId="587A4DEB" w:rsidR="00284D46" w:rsidRDefault="00394F34" w:rsidP="00394F34">
      <w:pPr>
        <w:spacing w:before="300" w:line="300" w:lineRule="atLeast"/>
        <w:rPr>
          <w:rFonts w:ascii="Arial" w:hAnsi="Arial" w:cs="Arial"/>
          <w:sz w:val="22"/>
          <w:szCs w:val="22"/>
        </w:rPr>
      </w:pPr>
      <w:r>
        <w:rPr>
          <w:rFonts w:ascii="Arial" w:hAnsi="Arial" w:cs="Arial"/>
          <w:sz w:val="22"/>
          <w:szCs w:val="22"/>
        </w:rPr>
        <w:lastRenderedPageBreak/>
        <w:t xml:space="preserve">A-2000 was originally permitted </w:t>
      </w:r>
      <w:r w:rsidR="00284D46">
        <w:rPr>
          <w:rFonts w:ascii="Arial" w:hAnsi="Arial" w:cs="Arial"/>
          <w:sz w:val="22"/>
          <w:szCs w:val="22"/>
        </w:rPr>
        <w:t xml:space="preserve">at </w:t>
      </w:r>
      <w:r>
        <w:rPr>
          <w:rFonts w:ascii="Arial" w:hAnsi="Arial" w:cs="Arial"/>
          <w:sz w:val="22"/>
          <w:szCs w:val="22"/>
        </w:rPr>
        <w:t>1.91 MMBtu/</w:t>
      </w:r>
      <w:proofErr w:type="spellStart"/>
      <w:r>
        <w:rPr>
          <w:rFonts w:ascii="Arial" w:hAnsi="Arial" w:cs="Arial"/>
          <w:sz w:val="22"/>
          <w:szCs w:val="22"/>
        </w:rPr>
        <w:t>hr</w:t>
      </w:r>
      <w:proofErr w:type="spellEnd"/>
      <w:r>
        <w:rPr>
          <w:rFonts w:ascii="Arial" w:hAnsi="Arial" w:cs="Arial"/>
          <w:sz w:val="22"/>
          <w:szCs w:val="22"/>
        </w:rPr>
        <w:t xml:space="preserve"> </w:t>
      </w:r>
      <w:r w:rsidR="00FF10A4">
        <w:rPr>
          <w:rFonts w:ascii="Arial" w:hAnsi="Arial" w:cs="Arial"/>
          <w:sz w:val="22"/>
          <w:szCs w:val="22"/>
        </w:rPr>
        <w:t>based on the best available information at the time</w:t>
      </w:r>
      <w:r w:rsidR="00284D46">
        <w:rPr>
          <w:rFonts w:ascii="Arial" w:hAnsi="Arial" w:cs="Arial"/>
          <w:sz w:val="22"/>
          <w:szCs w:val="22"/>
        </w:rPr>
        <w:t xml:space="preserve"> of Application #30768</w:t>
      </w:r>
      <w:r>
        <w:rPr>
          <w:rFonts w:ascii="Arial" w:hAnsi="Arial" w:cs="Arial"/>
          <w:sz w:val="22"/>
          <w:szCs w:val="22"/>
        </w:rPr>
        <w:t xml:space="preserve">. </w:t>
      </w:r>
      <w:r w:rsidR="001E602E">
        <w:rPr>
          <w:rFonts w:ascii="Arial" w:hAnsi="Arial" w:cs="Arial"/>
          <w:sz w:val="22"/>
          <w:szCs w:val="22"/>
        </w:rPr>
        <w:t xml:space="preserve">The </w:t>
      </w:r>
      <w:r w:rsidR="00EA160C">
        <w:rPr>
          <w:rFonts w:ascii="Arial" w:hAnsi="Arial" w:cs="Arial"/>
          <w:sz w:val="22"/>
          <w:szCs w:val="22"/>
        </w:rPr>
        <w:t xml:space="preserve">latest </w:t>
      </w:r>
      <w:r w:rsidR="00284D46">
        <w:rPr>
          <w:rFonts w:ascii="Arial" w:hAnsi="Arial" w:cs="Arial"/>
          <w:sz w:val="22"/>
          <w:szCs w:val="22"/>
        </w:rPr>
        <w:t>d</w:t>
      </w:r>
      <w:r w:rsidR="001E602E">
        <w:rPr>
          <w:rFonts w:ascii="Arial" w:hAnsi="Arial" w:cs="Arial"/>
          <w:sz w:val="22"/>
          <w:szCs w:val="22"/>
        </w:rPr>
        <w:t xml:space="preserve">ata </w:t>
      </w:r>
      <w:r w:rsidR="00284D46">
        <w:rPr>
          <w:rFonts w:ascii="Arial" w:hAnsi="Arial" w:cs="Arial"/>
          <w:sz w:val="22"/>
          <w:szCs w:val="22"/>
        </w:rPr>
        <w:t>s</w:t>
      </w:r>
      <w:r w:rsidR="001E602E">
        <w:rPr>
          <w:rFonts w:ascii="Arial" w:hAnsi="Arial" w:cs="Arial"/>
          <w:sz w:val="22"/>
          <w:szCs w:val="22"/>
        </w:rPr>
        <w:t>heet</w:t>
      </w:r>
      <w:r>
        <w:rPr>
          <w:rFonts w:ascii="Arial" w:hAnsi="Arial" w:cs="Arial"/>
          <w:sz w:val="22"/>
          <w:szCs w:val="22"/>
        </w:rPr>
        <w:t xml:space="preserve"> </w:t>
      </w:r>
      <w:r w:rsidR="00284D46">
        <w:rPr>
          <w:rFonts w:ascii="Arial" w:hAnsi="Arial" w:cs="Arial"/>
          <w:sz w:val="22"/>
          <w:szCs w:val="22"/>
        </w:rPr>
        <w:t xml:space="preserve">specifies a </w:t>
      </w:r>
      <w:r w:rsidR="00EA160C">
        <w:rPr>
          <w:rFonts w:ascii="Arial" w:hAnsi="Arial" w:cs="Arial"/>
          <w:sz w:val="22"/>
          <w:szCs w:val="22"/>
        </w:rPr>
        <w:t xml:space="preserve">maximum </w:t>
      </w:r>
      <w:ins w:id="51" w:author="Tony Widboom" w:date="2025-02-27T15:27:00Z" w16du:dateUtc="2025-02-27T23:27:00Z">
        <w:r w:rsidR="00793C17">
          <w:rPr>
            <w:rFonts w:ascii="Arial" w:hAnsi="Arial" w:cs="Arial"/>
            <w:sz w:val="22"/>
            <w:szCs w:val="22"/>
          </w:rPr>
          <w:t>heat input capacity of 2.2 MMBtu/hr.</w:t>
        </w:r>
      </w:ins>
      <w:ins w:id="52" w:author="Tony Widboom" w:date="2025-02-27T15:28:00Z" w16du:dateUtc="2025-02-27T23:28:00Z">
        <w:r w:rsidR="00793C17">
          <w:rPr>
            <w:rStyle w:val="FootnoteReference"/>
            <w:rFonts w:ascii="Arial" w:hAnsi="Arial" w:cs="Arial"/>
            <w:sz w:val="22"/>
            <w:szCs w:val="22"/>
          </w:rPr>
          <w:footnoteReference w:id="1"/>
        </w:r>
      </w:ins>
      <w:ins w:id="54" w:author="Tony Widboom" w:date="2025-02-27T15:27:00Z" w16du:dateUtc="2025-02-27T23:27:00Z">
        <w:r w:rsidR="00793C17">
          <w:rPr>
            <w:rFonts w:ascii="Arial" w:hAnsi="Arial" w:cs="Arial"/>
            <w:sz w:val="22"/>
            <w:szCs w:val="22"/>
          </w:rPr>
          <w:t xml:space="preserve"> </w:t>
        </w:r>
      </w:ins>
      <w:del w:id="55" w:author="Tony Widboom" w:date="2025-02-27T15:28:00Z" w16du:dateUtc="2025-02-27T23:28:00Z">
        <w:r w:rsidR="00EA160C" w:rsidDel="00793C17">
          <w:rPr>
            <w:rFonts w:ascii="Arial" w:hAnsi="Arial" w:cs="Arial"/>
            <w:sz w:val="22"/>
            <w:szCs w:val="22"/>
          </w:rPr>
          <w:delText>total heat release value o</w:delText>
        </w:r>
        <w:r w:rsidR="001E602E" w:rsidDel="00793C17">
          <w:rPr>
            <w:rFonts w:ascii="Arial" w:hAnsi="Arial" w:cs="Arial"/>
            <w:sz w:val="22"/>
            <w:szCs w:val="22"/>
          </w:rPr>
          <w:delText>f 2.0 MMBtu/hr</w:delText>
        </w:r>
        <w:r w:rsidR="0017411E" w:rsidDel="00793C17">
          <w:rPr>
            <w:rFonts w:ascii="Arial" w:hAnsi="Arial" w:cs="Arial"/>
            <w:sz w:val="22"/>
            <w:szCs w:val="22"/>
          </w:rPr>
          <w:delText xml:space="preserve"> on a </w:delText>
        </w:r>
        <w:r w:rsidR="00EA160C" w:rsidDel="00793C17">
          <w:rPr>
            <w:rFonts w:ascii="Arial" w:hAnsi="Arial" w:cs="Arial"/>
            <w:sz w:val="22"/>
            <w:szCs w:val="22"/>
          </w:rPr>
          <w:delText>low heating value (LHV)</w:delText>
        </w:r>
        <w:r w:rsidR="0017411E" w:rsidDel="00793C17">
          <w:rPr>
            <w:rFonts w:ascii="Arial" w:hAnsi="Arial" w:cs="Arial"/>
            <w:sz w:val="22"/>
            <w:szCs w:val="22"/>
          </w:rPr>
          <w:delText xml:space="preserve"> basis. </w:delText>
        </w:r>
      </w:del>
      <w:r w:rsidR="008254DE">
        <w:rPr>
          <w:rFonts w:ascii="Arial" w:hAnsi="Arial" w:cs="Arial"/>
          <w:sz w:val="22"/>
          <w:szCs w:val="22"/>
        </w:rPr>
        <w:t>Refer to the data sheet in Attachment B.</w:t>
      </w:r>
    </w:p>
    <w:p w14:paraId="5C24DF28" w14:textId="219FEC4F" w:rsidR="00006732" w:rsidDel="00793C17" w:rsidRDefault="00EA160C" w:rsidP="00394F34">
      <w:pPr>
        <w:spacing w:before="300" w:line="300" w:lineRule="atLeast"/>
        <w:rPr>
          <w:del w:id="56" w:author="Tony Widboom" w:date="2025-02-27T15:29:00Z" w16du:dateUtc="2025-02-27T23:29:00Z"/>
          <w:rFonts w:ascii="Arial" w:hAnsi="Arial" w:cs="Arial"/>
          <w:sz w:val="22"/>
          <w:szCs w:val="22"/>
        </w:rPr>
      </w:pPr>
      <w:del w:id="57" w:author="Tony Widboom" w:date="2025-02-27T15:29:00Z" w16du:dateUtc="2025-02-27T23:29:00Z">
        <w:r w:rsidDel="00793C17">
          <w:rPr>
            <w:rFonts w:ascii="Arial" w:hAnsi="Arial" w:cs="Arial"/>
            <w:sz w:val="22"/>
            <w:szCs w:val="22"/>
          </w:rPr>
          <w:delText>The proposed 2.2 MMBtu/hr firing rate was determined after converting</w:delText>
        </w:r>
        <w:r w:rsidR="00284D46" w:rsidDel="00793C17">
          <w:rPr>
            <w:rFonts w:ascii="Arial" w:hAnsi="Arial" w:cs="Arial"/>
            <w:sz w:val="22"/>
            <w:szCs w:val="22"/>
          </w:rPr>
          <w:delText xml:space="preserve"> to a high heat value (HHV) basis, </w:delText>
        </w:r>
      </w:del>
      <w:ins w:id="58" w:author="Vail, Vanessa A." w:date="2025-02-25T11:03:00Z" w16du:dateUtc="2025-02-25T17:03:00Z">
        <w:del w:id="59" w:author="Tony Widboom" w:date="2025-02-27T15:29:00Z" w16du:dateUtc="2025-02-27T23:29:00Z">
          <w:r w:rsidR="00FA036E" w:rsidDel="00793C17">
            <w:rPr>
              <w:rFonts w:ascii="Arial" w:hAnsi="Arial" w:cs="Arial"/>
              <w:sz w:val="22"/>
              <w:szCs w:val="22"/>
            </w:rPr>
            <w:delText xml:space="preserve">which </w:delText>
          </w:r>
        </w:del>
      </w:ins>
      <w:del w:id="60" w:author="Tony Widboom" w:date="2025-02-27T15:29:00Z" w16du:dateUtc="2025-02-27T23:29:00Z">
        <w:r w:rsidR="00284D46" w:rsidDel="00793C17">
          <w:rPr>
            <w:rFonts w:ascii="Arial" w:hAnsi="Arial" w:cs="Arial"/>
            <w:sz w:val="22"/>
            <w:szCs w:val="22"/>
          </w:rPr>
          <w:delText>align</w:delText>
        </w:r>
      </w:del>
      <w:ins w:id="61" w:author="Vail, Vanessa A." w:date="2025-02-25T11:03:00Z" w16du:dateUtc="2025-02-25T17:03:00Z">
        <w:del w:id="62" w:author="Tony Widboom" w:date="2025-02-27T15:29:00Z" w16du:dateUtc="2025-02-27T23:29:00Z">
          <w:r w:rsidR="00FA036E" w:rsidDel="00793C17">
            <w:rPr>
              <w:rFonts w:ascii="Arial" w:hAnsi="Arial" w:cs="Arial"/>
              <w:sz w:val="22"/>
              <w:szCs w:val="22"/>
            </w:rPr>
            <w:delText>s</w:delText>
          </w:r>
        </w:del>
      </w:ins>
      <w:del w:id="63" w:author="Tony Widboom" w:date="2025-02-27T15:29:00Z" w16du:dateUtc="2025-02-27T23:29:00Z">
        <w:r w:rsidR="00284D46" w:rsidDel="00793C17">
          <w:rPr>
            <w:rFonts w:ascii="Arial" w:hAnsi="Arial" w:cs="Arial"/>
            <w:sz w:val="22"/>
            <w:szCs w:val="22"/>
          </w:rPr>
          <w:delText xml:space="preserve"> the permitted firing rate with the best available information at this time. </w:delText>
        </w:r>
      </w:del>
    </w:p>
    <w:p w14:paraId="772119F8" w14:textId="0A29237F" w:rsidR="00F83B83" w:rsidRDefault="00F83B83" w:rsidP="00F83B83">
      <w:pPr>
        <w:pStyle w:val="ListParagraph"/>
        <w:numPr>
          <w:ilvl w:val="1"/>
          <w:numId w:val="1"/>
        </w:numPr>
        <w:spacing w:before="300" w:after="0" w:line="300" w:lineRule="atLeast"/>
        <w:contextualSpacing w:val="0"/>
        <w:rPr>
          <w:rFonts w:ascii="Arial" w:hAnsi="Arial" w:cs="Arial"/>
          <w:b/>
          <w:bCs/>
        </w:rPr>
      </w:pPr>
      <w:r w:rsidRPr="00394F34">
        <w:rPr>
          <w:rFonts w:ascii="Arial" w:hAnsi="Arial" w:cs="Arial"/>
          <w:b/>
          <w:bCs/>
        </w:rPr>
        <w:t>Does the manufacturer specification sheet support the proposed firing rate increase? If so, please provide an updated manufacturer specification sheet with that detail. The least manufacturer vendor sheet was provided on 7/14/23 and that vendor sheet did not list a firing rate.</w:t>
      </w:r>
    </w:p>
    <w:p w14:paraId="04FBFEF1" w14:textId="7E70A9AD" w:rsidR="00394F34" w:rsidRPr="00394F34" w:rsidRDefault="007B3EC6" w:rsidP="00394F34">
      <w:pPr>
        <w:spacing w:before="300" w:line="300" w:lineRule="atLeast"/>
        <w:rPr>
          <w:rFonts w:ascii="Arial" w:hAnsi="Arial" w:cs="Arial"/>
          <w:sz w:val="22"/>
          <w:szCs w:val="22"/>
        </w:rPr>
      </w:pPr>
      <w:commentRangeStart w:id="64"/>
      <w:r>
        <w:rPr>
          <w:rFonts w:ascii="Arial" w:hAnsi="Arial" w:cs="Arial"/>
          <w:sz w:val="22"/>
          <w:szCs w:val="22"/>
        </w:rPr>
        <w:t xml:space="preserve">Refer to the attached </w:t>
      </w:r>
      <w:r w:rsidR="00284D46">
        <w:rPr>
          <w:rFonts w:ascii="Arial" w:hAnsi="Arial" w:cs="Arial"/>
          <w:sz w:val="22"/>
          <w:szCs w:val="22"/>
        </w:rPr>
        <w:t>data sheet</w:t>
      </w:r>
      <w:commentRangeEnd w:id="64"/>
      <w:r w:rsidR="00A8258F">
        <w:rPr>
          <w:rStyle w:val="CommentReference"/>
        </w:rPr>
        <w:commentReference w:id="64"/>
      </w:r>
      <w:r w:rsidR="001E602E">
        <w:rPr>
          <w:rFonts w:ascii="Arial" w:hAnsi="Arial" w:cs="Arial"/>
          <w:sz w:val="22"/>
          <w:szCs w:val="22"/>
        </w:rPr>
        <w:t xml:space="preserve">. </w:t>
      </w:r>
      <w:r w:rsidR="00284D46">
        <w:rPr>
          <w:rFonts w:ascii="Arial" w:hAnsi="Arial" w:cs="Arial"/>
          <w:sz w:val="22"/>
          <w:szCs w:val="22"/>
        </w:rPr>
        <w:t xml:space="preserve">Note, the </w:t>
      </w:r>
      <w:r w:rsidR="0017411E">
        <w:rPr>
          <w:rFonts w:ascii="Arial" w:hAnsi="Arial" w:cs="Arial"/>
          <w:sz w:val="22"/>
          <w:szCs w:val="22"/>
        </w:rPr>
        <w:t xml:space="preserve">maximum total heat release </w:t>
      </w:r>
      <w:r w:rsidR="00284D46">
        <w:rPr>
          <w:rFonts w:ascii="Arial" w:hAnsi="Arial" w:cs="Arial"/>
          <w:sz w:val="22"/>
          <w:szCs w:val="22"/>
        </w:rPr>
        <w:t xml:space="preserve">listed on the sheet </w:t>
      </w:r>
      <w:r w:rsidR="0017411E">
        <w:rPr>
          <w:rFonts w:ascii="Arial" w:hAnsi="Arial" w:cs="Arial"/>
          <w:sz w:val="22"/>
          <w:szCs w:val="22"/>
        </w:rPr>
        <w:t xml:space="preserve">is </w:t>
      </w:r>
      <w:r w:rsidR="00284D46">
        <w:rPr>
          <w:rFonts w:ascii="Arial" w:hAnsi="Arial" w:cs="Arial"/>
          <w:sz w:val="22"/>
          <w:szCs w:val="22"/>
        </w:rPr>
        <w:t>on a</w:t>
      </w:r>
      <w:r w:rsidR="0017411E">
        <w:rPr>
          <w:rFonts w:ascii="Arial" w:hAnsi="Arial" w:cs="Arial"/>
          <w:sz w:val="22"/>
          <w:szCs w:val="22"/>
        </w:rPr>
        <w:t xml:space="preserve"> LHV basis.</w:t>
      </w:r>
    </w:p>
    <w:p w14:paraId="72B3E818" w14:textId="7E54E281" w:rsidR="00F83B83" w:rsidRDefault="00F83B83" w:rsidP="00F83B83">
      <w:pPr>
        <w:pStyle w:val="ListParagraph"/>
        <w:numPr>
          <w:ilvl w:val="1"/>
          <w:numId w:val="1"/>
        </w:numPr>
        <w:spacing w:before="300" w:after="0" w:line="300" w:lineRule="atLeast"/>
        <w:contextualSpacing w:val="0"/>
        <w:rPr>
          <w:rFonts w:ascii="Arial" w:hAnsi="Arial" w:cs="Arial"/>
          <w:b/>
          <w:bCs/>
        </w:rPr>
      </w:pPr>
      <w:r w:rsidRPr="00394F34">
        <w:rPr>
          <w:rFonts w:ascii="Arial" w:hAnsi="Arial" w:cs="Arial"/>
          <w:b/>
          <w:bCs/>
        </w:rPr>
        <w:t xml:space="preserve">Why is Marathon requesting a large increase in hourly CO emission rates (from permitted value of 10 </w:t>
      </w:r>
      <w:proofErr w:type="spellStart"/>
      <w:r w:rsidRPr="00394F34">
        <w:rPr>
          <w:rFonts w:ascii="Arial" w:hAnsi="Arial" w:cs="Arial"/>
          <w:b/>
          <w:bCs/>
        </w:rPr>
        <w:t>ppmv</w:t>
      </w:r>
      <w:proofErr w:type="spellEnd"/>
      <w:r w:rsidRPr="00394F34">
        <w:rPr>
          <w:rFonts w:ascii="Arial" w:hAnsi="Arial" w:cs="Arial"/>
          <w:b/>
          <w:bCs/>
        </w:rPr>
        <w:t xml:space="preserve"> to requested 350 </w:t>
      </w:r>
      <w:proofErr w:type="spellStart"/>
      <w:r w:rsidRPr="00394F34">
        <w:rPr>
          <w:rFonts w:ascii="Arial" w:hAnsi="Arial" w:cs="Arial"/>
          <w:b/>
          <w:bCs/>
        </w:rPr>
        <w:t>ppmv</w:t>
      </w:r>
      <w:proofErr w:type="spellEnd"/>
      <w:r w:rsidRPr="00394F34">
        <w:rPr>
          <w:rFonts w:ascii="Arial" w:hAnsi="Arial" w:cs="Arial"/>
          <w:b/>
          <w:bCs/>
        </w:rPr>
        <w:t xml:space="preserve"> @ 15% O2)?</w:t>
      </w:r>
    </w:p>
    <w:p w14:paraId="3C4D6C87" w14:textId="6D5C09C6" w:rsidR="00F83B83" w:rsidRPr="00394F34" w:rsidRDefault="00F83B83" w:rsidP="00F83B83">
      <w:pPr>
        <w:pStyle w:val="ListParagraph"/>
        <w:numPr>
          <w:ilvl w:val="1"/>
          <w:numId w:val="1"/>
        </w:numPr>
        <w:spacing w:before="300" w:after="0" w:line="300" w:lineRule="atLeast"/>
        <w:contextualSpacing w:val="0"/>
        <w:rPr>
          <w:rFonts w:ascii="Arial" w:hAnsi="Arial" w:cs="Arial"/>
          <w:b/>
          <w:bCs/>
        </w:rPr>
      </w:pPr>
      <w:r w:rsidRPr="00394F34">
        <w:rPr>
          <w:rFonts w:ascii="Arial" w:hAnsi="Arial" w:cs="Arial"/>
          <w:b/>
          <w:bCs/>
        </w:rPr>
        <w:t xml:space="preserve">The manufacturer specification sheet, provided on 7/14/23 after issuance of the A/C for Application #30768, provided an emissions guarantee of 100 </w:t>
      </w:r>
      <w:proofErr w:type="spellStart"/>
      <w:r w:rsidRPr="00394F34">
        <w:rPr>
          <w:rFonts w:ascii="Arial" w:hAnsi="Arial" w:cs="Arial"/>
          <w:b/>
          <w:bCs/>
        </w:rPr>
        <w:t>ppmv</w:t>
      </w:r>
      <w:proofErr w:type="spellEnd"/>
      <w:r w:rsidRPr="00394F34">
        <w:rPr>
          <w:rFonts w:ascii="Arial" w:hAnsi="Arial" w:cs="Arial"/>
          <w:b/>
          <w:bCs/>
        </w:rPr>
        <w:t xml:space="preserve"> @ 15% O2 for CO (equal to 0.22 </w:t>
      </w:r>
      <w:proofErr w:type="spellStart"/>
      <w:r w:rsidRPr="00394F34">
        <w:rPr>
          <w:rFonts w:ascii="Arial" w:hAnsi="Arial" w:cs="Arial"/>
          <w:b/>
          <w:bCs/>
        </w:rPr>
        <w:t>lb</w:t>
      </w:r>
      <w:proofErr w:type="spellEnd"/>
      <w:r w:rsidRPr="00394F34">
        <w:rPr>
          <w:rFonts w:ascii="Arial" w:hAnsi="Arial" w:cs="Arial"/>
          <w:b/>
          <w:bCs/>
        </w:rPr>
        <w:t xml:space="preserve">/MMBtu). The RACT CO values Marathon requested were from an Air District policy dated 1999, so those proposed RACT values are outdated. Is Marathon willing to accept 107 </w:t>
      </w:r>
      <w:proofErr w:type="spellStart"/>
      <w:r w:rsidRPr="00394F34">
        <w:rPr>
          <w:rFonts w:ascii="Arial" w:hAnsi="Arial" w:cs="Arial"/>
          <w:b/>
          <w:bCs/>
        </w:rPr>
        <w:t>ppmv</w:t>
      </w:r>
      <w:proofErr w:type="spellEnd"/>
      <w:r w:rsidRPr="00394F34">
        <w:rPr>
          <w:rFonts w:ascii="Arial" w:hAnsi="Arial" w:cs="Arial"/>
          <w:b/>
          <w:bCs/>
        </w:rPr>
        <w:t xml:space="preserve"> @ 15% O2 as the CO emission limit?</w:t>
      </w:r>
    </w:p>
    <w:p w14:paraId="398FCAC8" w14:textId="712412DD" w:rsidR="00445D7A" w:rsidRPr="00445D7A" w:rsidRDefault="00E31298" w:rsidP="00445D7A">
      <w:pPr>
        <w:spacing w:before="300" w:line="300" w:lineRule="atLeast"/>
        <w:rPr>
          <w:rFonts w:ascii="Arial" w:hAnsi="Arial" w:cs="Arial"/>
          <w:sz w:val="22"/>
          <w:szCs w:val="22"/>
        </w:rPr>
      </w:pPr>
      <w:del w:id="65" w:author="Vail, Vanessa A." w:date="2025-02-25T10:27:00Z" w16du:dateUtc="2025-02-25T16:27:00Z">
        <w:r w:rsidDel="0092275B">
          <w:rPr>
            <w:rFonts w:ascii="Arial" w:hAnsi="Arial" w:cs="Arial"/>
            <w:sz w:val="22"/>
            <w:szCs w:val="22"/>
          </w:rPr>
          <w:delText xml:space="preserve">Yes, </w:delText>
        </w:r>
      </w:del>
      <w:r w:rsidR="005C1EA6">
        <w:rPr>
          <w:rFonts w:ascii="Arial" w:hAnsi="Arial" w:cs="Arial"/>
          <w:sz w:val="22"/>
          <w:szCs w:val="22"/>
        </w:rPr>
        <w:t>Tesoro</w:t>
      </w:r>
      <w:r>
        <w:rPr>
          <w:rFonts w:ascii="Arial" w:hAnsi="Arial" w:cs="Arial"/>
          <w:sz w:val="22"/>
          <w:szCs w:val="22"/>
        </w:rPr>
        <w:t xml:space="preserve"> </w:t>
      </w:r>
      <w:del w:id="66" w:author="Vail, Vanessa A." w:date="2025-02-25T10:27:00Z" w16du:dateUtc="2025-02-25T16:27:00Z">
        <w:r w:rsidDel="00D766D8">
          <w:rPr>
            <w:rFonts w:ascii="Arial" w:hAnsi="Arial" w:cs="Arial"/>
            <w:sz w:val="22"/>
            <w:szCs w:val="22"/>
          </w:rPr>
          <w:delText xml:space="preserve">is </w:delText>
        </w:r>
      </w:del>
      <w:r>
        <w:rPr>
          <w:rFonts w:ascii="Arial" w:hAnsi="Arial" w:cs="Arial"/>
          <w:sz w:val="22"/>
          <w:szCs w:val="22"/>
        </w:rPr>
        <w:t>will</w:t>
      </w:r>
      <w:del w:id="67" w:author="Vail, Vanessa A." w:date="2025-02-25T10:27:00Z" w16du:dateUtc="2025-02-25T16:27:00Z">
        <w:r w:rsidDel="00D766D8">
          <w:rPr>
            <w:rFonts w:ascii="Arial" w:hAnsi="Arial" w:cs="Arial"/>
            <w:sz w:val="22"/>
            <w:szCs w:val="22"/>
          </w:rPr>
          <w:delText>ing to</w:delText>
        </w:r>
      </w:del>
      <w:r>
        <w:rPr>
          <w:rFonts w:ascii="Arial" w:hAnsi="Arial" w:cs="Arial"/>
          <w:sz w:val="22"/>
          <w:szCs w:val="22"/>
        </w:rPr>
        <w:t xml:space="preserve"> accept </w:t>
      </w:r>
      <w:del w:id="68" w:author="Tony Widboom" w:date="2025-02-27T15:29:00Z" w16du:dateUtc="2025-02-27T23:29:00Z">
        <w:r w:rsidDel="00793C17">
          <w:rPr>
            <w:rFonts w:ascii="Arial" w:hAnsi="Arial" w:cs="Arial"/>
            <w:sz w:val="22"/>
            <w:szCs w:val="22"/>
          </w:rPr>
          <w:delText xml:space="preserve">a </w:delText>
        </w:r>
      </w:del>
      <w:r>
        <w:rPr>
          <w:rFonts w:ascii="Arial" w:hAnsi="Arial" w:cs="Arial"/>
          <w:sz w:val="22"/>
          <w:szCs w:val="22"/>
        </w:rPr>
        <w:t xml:space="preserve">107 </w:t>
      </w:r>
      <w:proofErr w:type="spellStart"/>
      <w:r>
        <w:rPr>
          <w:rFonts w:ascii="Arial" w:hAnsi="Arial" w:cs="Arial"/>
          <w:sz w:val="22"/>
          <w:szCs w:val="22"/>
        </w:rPr>
        <w:t>ppmv</w:t>
      </w:r>
      <w:proofErr w:type="spellEnd"/>
      <w:r>
        <w:rPr>
          <w:rFonts w:ascii="Arial" w:hAnsi="Arial" w:cs="Arial"/>
          <w:sz w:val="22"/>
          <w:szCs w:val="22"/>
        </w:rPr>
        <w:t xml:space="preserve"> </w:t>
      </w:r>
      <w:ins w:id="69" w:author="Tony Widboom" w:date="2025-02-27T15:30:00Z" w16du:dateUtc="2025-02-27T23:30:00Z">
        <w:r w:rsidR="00793C17">
          <w:rPr>
            <w:rFonts w:ascii="Arial" w:hAnsi="Arial" w:cs="Arial"/>
            <w:sz w:val="22"/>
            <w:szCs w:val="22"/>
          </w:rPr>
          <w:t xml:space="preserve">CO </w:t>
        </w:r>
      </w:ins>
      <w:r>
        <w:rPr>
          <w:rFonts w:ascii="Arial" w:hAnsi="Arial" w:cs="Arial"/>
          <w:sz w:val="22"/>
          <w:szCs w:val="22"/>
        </w:rPr>
        <w:t>at 15% O</w:t>
      </w:r>
      <w:r w:rsidRPr="00793C17">
        <w:rPr>
          <w:rFonts w:ascii="Arial" w:hAnsi="Arial" w:cs="Arial"/>
          <w:sz w:val="22"/>
          <w:szCs w:val="22"/>
          <w:vertAlign w:val="subscript"/>
          <w:rPrChange w:id="70" w:author="Tony Widboom" w:date="2025-02-27T15:30:00Z" w16du:dateUtc="2025-02-27T23:30:00Z">
            <w:rPr>
              <w:rFonts w:ascii="Arial" w:hAnsi="Arial" w:cs="Arial"/>
              <w:sz w:val="22"/>
              <w:szCs w:val="22"/>
            </w:rPr>
          </w:rPrChange>
        </w:rPr>
        <w:t>2</w:t>
      </w:r>
      <w:r w:rsidR="00D37A7A">
        <w:rPr>
          <w:rFonts w:ascii="Arial" w:hAnsi="Arial" w:cs="Arial"/>
          <w:sz w:val="22"/>
          <w:szCs w:val="22"/>
        </w:rPr>
        <w:t xml:space="preserve"> </w:t>
      </w:r>
      <w:del w:id="71" w:author="Tony Widboom" w:date="2025-02-27T15:30:00Z" w16du:dateUtc="2025-02-27T23:30:00Z">
        <w:r w:rsidDel="00793C17">
          <w:rPr>
            <w:rFonts w:ascii="Arial" w:hAnsi="Arial" w:cs="Arial"/>
            <w:sz w:val="22"/>
            <w:szCs w:val="22"/>
          </w:rPr>
          <w:delText xml:space="preserve">CO </w:delText>
        </w:r>
      </w:del>
      <w:r>
        <w:rPr>
          <w:rFonts w:ascii="Arial" w:hAnsi="Arial" w:cs="Arial"/>
          <w:sz w:val="22"/>
          <w:szCs w:val="22"/>
        </w:rPr>
        <w:t>emission limit</w:t>
      </w:r>
      <w:r w:rsidR="00767389">
        <w:rPr>
          <w:rFonts w:ascii="Arial" w:hAnsi="Arial" w:cs="Arial"/>
          <w:sz w:val="22"/>
          <w:szCs w:val="22"/>
        </w:rPr>
        <w:t xml:space="preserve"> (equal to 0.24</w:t>
      </w:r>
      <w:r w:rsidR="00673BDF">
        <w:rPr>
          <w:rFonts w:ascii="Arial" w:hAnsi="Arial" w:cs="Arial"/>
          <w:sz w:val="22"/>
          <w:szCs w:val="22"/>
        </w:rPr>
        <w:t> </w:t>
      </w:r>
      <w:proofErr w:type="spellStart"/>
      <w:r w:rsidR="00767389">
        <w:rPr>
          <w:rFonts w:ascii="Arial" w:hAnsi="Arial" w:cs="Arial"/>
          <w:sz w:val="22"/>
          <w:szCs w:val="22"/>
        </w:rPr>
        <w:t>lb</w:t>
      </w:r>
      <w:proofErr w:type="spellEnd"/>
      <w:r w:rsidR="00767389">
        <w:rPr>
          <w:rFonts w:ascii="Arial" w:hAnsi="Arial" w:cs="Arial"/>
          <w:sz w:val="22"/>
          <w:szCs w:val="22"/>
        </w:rPr>
        <w:t>/MMBtu)</w:t>
      </w:r>
      <w:del w:id="72" w:author="Tony Widboom" w:date="2025-02-27T15:29:00Z" w16du:dateUtc="2025-02-27T23:29:00Z">
        <w:r w:rsidR="00B71B16" w:rsidDel="00793C17">
          <w:rPr>
            <w:rFonts w:ascii="Arial" w:hAnsi="Arial" w:cs="Arial"/>
            <w:sz w:val="22"/>
            <w:szCs w:val="22"/>
          </w:rPr>
          <w:delText>,</w:delText>
        </w:r>
      </w:del>
      <w:r w:rsidR="00B71B16">
        <w:rPr>
          <w:rFonts w:ascii="Arial" w:hAnsi="Arial" w:cs="Arial"/>
          <w:sz w:val="22"/>
          <w:szCs w:val="22"/>
        </w:rPr>
        <w:t xml:space="preserve"> </w:t>
      </w:r>
      <w:proofErr w:type="gramStart"/>
      <w:r w:rsidR="00767389">
        <w:rPr>
          <w:rFonts w:ascii="Arial" w:hAnsi="Arial" w:cs="Arial"/>
          <w:sz w:val="22"/>
          <w:szCs w:val="22"/>
        </w:rPr>
        <w:t>on</w:t>
      </w:r>
      <w:r w:rsidR="00B71B16">
        <w:rPr>
          <w:rFonts w:ascii="Arial" w:hAnsi="Arial" w:cs="Arial"/>
          <w:sz w:val="22"/>
          <w:szCs w:val="22"/>
        </w:rPr>
        <w:t xml:space="preserve"> a </w:t>
      </w:r>
      <w:r w:rsidR="002845ED">
        <w:rPr>
          <w:rFonts w:ascii="Arial" w:hAnsi="Arial" w:cs="Arial"/>
          <w:sz w:val="22"/>
          <w:szCs w:val="22"/>
        </w:rPr>
        <w:t>daily</w:t>
      </w:r>
      <w:r w:rsidR="0098391D">
        <w:rPr>
          <w:rFonts w:ascii="Arial" w:hAnsi="Arial" w:cs="Arial"/>
          <w:sz w:val="22"/>
          <w:szCs w:val="22"/>
        </w:rPr>
        <w:t xml:space="preserve"> basis</w:t>
      </w:r>
      <w:proofErr w:type="gramEnd"/>
      <w:r w:rsidR="00B71B16">
        <w:rPr>
          <w:rFonts w:ascii="Arial" w:hAnsi="Arial" w:cs="Arial"/>
          <w:sz w:val="22"/>
          <w:szCs w:val="22"/>
        </w:rPr>
        <w:t>.</w:t>
      </w:r>
      <w:r>
        <w:rPr>
          <w:rFonts w:ascii="Arial" w:hAnsi="Arial" w:cs="Arial"/>
          <w:sz w:val="22"/>
          <w:szCs w:val="22"/>
        </w:rPr>
        <w:t xml:space="preserve"> The updated PTE calculations a</w:t>
      </w:r>
      <w:r w:rsidR="008254DE">
        <w:rPr>
          <w:rFonts w:ascii="Arial" w:hAnsi="Arial" w:cs="Arial"/>
          <w:sz w:val="22"/>
          <w:szCs w:val="22"/>
        </w:rPr>
        <w:t>re included in Attachment C</w:t>
      </w:r>
      <w:r>
        <w:rPr>
          <w:rFonts w:ascii="Arial" w:hAnsi="Arial" w:cs="Arial"/>
          <w:sz w:val="22"/>
          <w:szCs w:val="22"/>
        </w:rPr>
        <w:t xml:space="preserve">. </w:t>
      </w:r>
    </w:p>
    <w:p w14:paraId="517C0B24" w14:textId="34E4C2E2" w:rsidR="00F83B83" w:rsidRDefault="00F83B83" w:rsidP="00F83B83">
      <w:pPr>
        <w:pStyle w:val="ListParagraph"/>
        <w:numPr>
          <w:ilvl w:val="1"/>
          <w:numId w:val="1"/>
        </w:numPr>
        <w:spacing w:before="300" w:after="0" w:line="300" w:lineRule="atLeast"/>
        <w:contextualSpacing w:val="0"/>
        <w:rPr>
          <w:rFonts w:ascii="Arial" w:hAnsi="Arial" w:cs="Arial"/>
          <w:b/>
          <w:bCs/>
        </w:rPr>
      </w:pPr>
      <w:r w:rsidRPr="00394F34">
        <w:rPr>
          <w:rFonts w:ascii="Arial" w:hAnsi="Arial" w:cs="Arial"/>
          <w:b/>
          <w:bCs/>
        </w:rPr>
        <w:t xml:space="preserve">The HRA was evaluated using max hourly acute emissions. Emission limits in </w:t>
      </w:r>
      <w:r w:rsidR="00E31298" w:rsidRPr="00394F34">
        <w:rPr>
          <w:rFonts w:ascii="Arial" w:hAnsi="Arial" w:cs="Arial"/>
          <w:b/>
          <w:bCs/>
        </w:rPr>
        <w:t>the</w:t>
      </w:r>
      <w:r w:rsidRPr="00394F34">
        <w:rPr>
          <w:rFonts w:ascii="Arial" w:hAnsi="Arial" w:cs="Arial"/>
          <w:b/>
          <w:bCs/>
        </w:rPr>
        <w:t xml:space="preserve"> permit condition can’t be revised from a max hourly limit to a daily average as that’s not representative of what was modeled. Instead of average, please provide proposed max hourly limits for ammonia and max hourly and annual H2S limits. An HRA will be reconducted with the proposed max limits.</w:t>
      </w:r>
    </w:p>
    <w:p w14:paraId="5A70E1CF" w14:textId="63662B6C" w:rsidR="00394F34" w:rsidRPr="00394F34" w:rsidRDefault="008A1839" w:rsidP="00394F34">
      <w:pPr>
        <w:spacing w:before="300" w:line="300" w:lineRule="atLeast"/>
        <w:rPr>
          <w:rFonts w:ascii="Arial" w:hAnsi="Arial" w:cs="Arial"/>
        </w:rPr>
      </w:pPr>
      <w:r>
        <w:rPr>
          <w:rFonts w:ascii="Arial" w:hAnsi="Arial" w:cs="Arial"/>
          <w:sz w:val="22"/>
          <w:szCs w:val="22"/>
        </w:rPr>
        <w:t xml:space="preserve">The HRA modeling assumed all sources emit 24 hours per day, 7 days a week, </w:t>
      </w:r>
      <w:r w:rsidR="00B441F7">
        <w:rPr>
          <w:rFonts w:ascii="Arial" w:hAnsi="Arial" w:cs="Arial"/>
          <w:sz w:val="22"/>
          <w:szCs w:val="22"/>
        </w:rPr>
        <w:t>with</w:t>
      </w:r>
      <w:r>
        <w:rPr>
          <w:rFonts w:ascii="Arial" w:hAnsi="Arial" w:cs="Arial"/>
          <w:sz w:val="22"/>
          <w:szCs w:val="22"/>
        </w:rPr>
        <w:t xml:space="preserve"> hourly emission rates </w:t>
      </w:r>
      <w:r w:rsidR="00B441F7">
        <w:rPr>
          <w:rFonts w:ascii="Arial" w:hAnsi="Arial" w:cs="Arial"/>
          <w:sz w:val="22"/>
          <w:szCs w:val="22"/>
        </w:rPr>
        <w:t>derived by dividing the</w:t>
      </w:r>
      <w:r>
        <w:rPr>
          <w:rFonts w:ascii="Arial" w:hAnsi="Arial" w:cs="Arial"/>
          <w:sz w:val="22"/>
          <w:szCs w:val="22"/>
        </w:rPr>
        <w:t xml:space="preserve"> annual emission rates by 8,760</w:t>
      </w:r>
      <w:r w:rsidR="0029275D">
        <w:rPr>
          <w:rFonts w:ascii="Arial" w:hAnsi="Arial" w:cs="Arial"/>
          <w:sz w:val="22"/>
          <w:szCs w:val="22"/>
        </w:rPr>
        <w:t xml:space="preserve"> hours per year</w:t>
      </w:r>
      <w:r>
        <w:rPr>
          <w:rFonts w:ascii="Arial" w:hAnsi="Arial" w:cs="Arial"/>
          <w:sz w:val="22"/>
          <w:szCs w:val="22"/>
        </w:rPr>
        <w:t xml:space="preserve">. </w:t>
      </w:r>
      <w:r w:rsidR="0028536F">
        <w:rPr>
          <w:rFonts w:ascii="Arial" w:hAnsi="Arial" w:cs="Arial"/>
          <w:sz w:val="22"/>
          <w:szCs w:val="22"/>
        </w:rPr>
        <w:t>The daily averages use these modeled hourly emission rates.</w:t>
      </w:r>
      <w:r>
        <w:rPr>
          <w:rFonts w:ascii="Arial" w:hAnsi="Arial" w:cs="Arial"/>
          <w:sz w:val="22"/>
          <w:szCs w:val="22"/>
        </w:rPr>
        <w:t xml:space="preserve"> </w:t>
      </w:r>
    </w:p>
    <w:p w14:paraId="6361D9EB" w14:textId="6D61D335" w:rsidR="00F83B83" w:rsidRDefault="00F83B83" w:rsidP="00F83B83">
      <w:pPr>
        <w:pStyle w:val="ListParagraph"/>
        <w:numPr>
          <w:ilvl w:val="1"/>
          <w:numId w:val="1"/>
        </w:numPr>
        <w:spacing w:before="300" w:after="0" w:line="300" w:lineRule="atLeast"/>
        <w:contextualSpacing w:val="0"/>
        <w:rPr>
          <w:rFonts w:ascii="Arial" w:hAnsi="Arial" w:cs="Arial"/>
          <w:b/>
          <w:bCs/>
        </w:rPr>
      </w:pPr>
      <w:r w:rsidRPr="00394F34">
        <w:rPr>
          <w:rFonts w:ascii="Arial" w:hAnsi="Arial" w:cs="Arial"/>
          <w:b/>
          <w:bCs/>
        </w:rPr>
        <w:t>Once available, please provide Source Test Section reviewed and approved source test values that contain the revised minimum destruction efficiency of ammonia.</w:t>
      </w:r>
    </w:p>
    <w:p w14:paraId="12B9ED6A" w14:textId="4741173A" w:rsidR="00006732" w:rsidDel="00793C17" w:rsidRDefault="00EF4F7F" w:rsidP="00394F34">
      <w:pPr>
        <w:spacing w:before="300" w:line="300" w:lineRule="atLeast"/>
        <w:rPr>
          <w:del w:id="73" w:author="Tony Widboom" w:date="2025-02-27T15:33:00Z" w16du:dateUtc="2025-02-27T23:33:00Z"/>
          <w:rFonts w:ascii="Arial" w:hAnsi="Arial" w:cs="Arial"/>
          <w:sz w:val="22"/>
          <w:szCs w:val="22"/>
        </w:rPr>
      </w:pPr>
      <w:r>
        <w:rPr>
          <w:rFonts w:ascii="Arial" w:hAnsi="Arial" w:cs="Arial"/>
          <w:sz w:val="22"/>
          <w:szCs w:val="22"/>
        </w:rPr>
        <w:t xml:space="preserve">Refer to the attached stack </w:t>
      </w:r>
      <w:r w:rsidR="00284D46">
        <w:rPr>
          <w:rFonts w:ascii="Arial" w:hAnsi="Arial" w:cs="Arial"/>
          <w:sz w:val="22"/>
          <w:szCs w:val="22"/>
        </w:rPr>
        <w:t>test report</w:t>
      </w:r>
      <w:r w:rsidR="0098391D">
        <w:rPr>
          <w:rFonts w:ascii="Arial" w:hAnsi="Arial" w:cs="Arial"/>
          <w:sz w:val="22"/>
          <w:szCs w:val="22"/>
        </w:rPr>
        <w:t xml:space="preserve"> in Attachment </w:t>
      </w:r>
      <w:r w:rsidR="008254DE">
        <w:rPr>
          <w:rFonts w:ascii="Arial" w:hAnsi="Arial" w:cs="Arial"/>
          <w:sz w:val="22"/>
          <w:szCs w:val="22"/>
        </w:rPr>
        <w:t>D</w:t>
      </w:r>
      <w:r w:rsidR="007B3EC6">
        <w:rPr>
          <w:rFonts w:ascii="Arial" w:hAnsi="Arial" w:cs="Arial"/>
          <w:sz w:val="22"/>
          <w:szCs w:val="22"/>
        </w:rPr>
        <w:t>.</w:t>
      </w:r>
    </w:p>
    <w:p w14:paraId="3DB89B6B" w14:textId="6FF462EF" w:rsidR="00006732" w:rsidRDefault="00006732" w:rsidP="00793C17">
      <w:pPr>
        <w:spacing w:before="300" w:line="300" w:lineRule="atLeast"/>
        <w:rPr>
          <w:rFonts w:ascii="Arial" w:hAnsi="Arial" w:cs="Arial"/>
          <w:sz w:val="22"/>
          <w:szCs w:val="22"/>
        </w:rPr>
        <w:pPrChange w:id="74" w:author="Tony Widboom" w:date="2025-02-27T15:33:00Z" w16du:dateUtc="2025-02-27T23:33:00Z">
          <w:pPr>
            <w:spacing w:after="160" w:line="259" w:lineRule="auto"/>
          </w:pPr>
        </w:pPrChange>
      </w:pPr>
      <w:del w:id="75" w:author="Tony Widboom" w:date="2025-02-27T15:33:00Z" w16du:dateUtc="2025-02-27T23:33:00Z">
        <w:r w:rsidDel="00793C17">
          <w:rPr>
            <w:rFonts w:ascii="Arial" w:hAnsi="Arial" w:cs="Arial"/>
            <w:sz w:val="22"/>
            <w:szCs w:val="22"/>
          </w:rPr>
          <w:br w:type="page"/>
        </w:r>
      </w:del>
    </w:p>
    <w:p w14:paraId="29FC3C4E" w14:textId="2ED35F0E" w:rsidR="00F83B83" w:rsidRPr="00394F34" w:rsidRDefault="00F83B83" w:rsidP="00F83B83">
      <w:pPr>
        <w:pStyle w:val="ListParagraph"/>
        <w:numPr>
          <w:ilvl w:val="0"/>
          <w:numId w:val="1"/>
        </w:numPr>
        <w:spacing w:before="300" w:after="0" w:line="300" w:lineRule="atLeast"/>
        <w:contextualSpacing w:val="0"/>
        <w:rPr>
          <w:rFonts w:ascii="Arial" w:hAnsi="Arial" w:cs="Arial"/>
          <w:b/>
          <w:bCs/>
        </w:rPr>
      </w:pPr>
      <w:r w:rsidRPr="00394F34">
        <w:rPr>
          <w:rFonts w:ascii="Arial" w:hAnsi="Arial" w:cs="Arial"/>
          <w:b/>
          <w:bCs/>
        </w:rPr>
        <w:lastRenderedPageBreak/>
        <w:t>A-2002 H2S Adsorption Vessels</w:t>
      </w:r>
    </w:p>
    <w:p w14:paraId="585E0562" w14:textId="3EC1267E" w:rsidR="00F83B83" w:rsidRDefault="00F83B83" w:rsidP="00F83B83">
      <w:pPr>
        <w:pStyle w:val="ListParagraph"/>
        <w:numPr>
          <w:ilvl w:val="1"/>
          <w:numId w:val="1"/>
        </w:numPr>
        <w:spacing w:before="300" w:after="0" w:line="300" w:lineRule="atLeast"/>
        <w:contextualSpacing w:val="0"/>
        <w:rPr>
          <w:rFonts w:ascii="Arial" w:hAnsi="Arial" w:cs="Arial"/>
          <w:b/>
          <w:bCs/>
        </w:rPr>
      </w:pPr>
      <w:r w:rsidRPr="00394F34">
        <w:rPr>
          <w:rFonts w:ascii="Arial" w:hAnsi="Arial" w:cs="Arial"/>
          <w:b/>
          <w:bCs/>
        </w:rPr>
        <w:t xml:space="preserve">What </w:t>
      </w:r>
      <w:proofErr w:type="gramStart"/>
      <w:r w:rsidRPr="00394F34">
        <w:rPr>
          <w:rFonts w:ascii="Arial" w:hAnsi="Arial" w:cs="Arial"/>
          <w:b/>
          <w:bCs/>
        </w:rPr>
        <w:t>is</w:t>
      </w:r>
      <w:proofErr w:type="gramEnd"/>
      <w:r w:rsidRPr="00394F34">
        <w:rPr>
          <w:rFonts w:ascii="Arial" w:hAnsi="Arial" w:cs="Arial"/>
          <w:b/>
          <w:bCs/>
        </w:rPr>
        <w:t xml:space="preserve"> the bases for the 140 </w:t>
      </w:r>
      <w:proofErr w:type="spellStart"/>
      <w:r w:rsidRPr="00394F34">
        <w:rPr>
          <w:rFonts w:ascii="Arial" w:hAnsi="Arial" w:cs="Arial"/>
          <w:b/>
          <w:bCs/>
        </w:rPr>
        <w:t>dscfm</w:t>
      </w:r>
      <w:proofErr w:type="spellEnd"/>
      <w:r w:rsidRPr="00394F34">
        <w:rPr>
          <w:rFonts w:ascii="Arial" w:hAnsi="Arial" w:cs="Arial"/>
          <w:b/>
          <w:bCs/>
        </w:rPr>
        <w:t xml:space="preserve"> flowrate? Based on previous understanding of the A-2002 system, the outlet of S-1600/inlet of A-2002 must be 140 </w:t>
      </w:r>
      <w:proofErr w:type="spellStart"/>
      <w:r w:rsidRPr="00394F34">
        <w:rPr>
          <w:rFonts w:ascii="Arial" w:hAnsi="Arial" w:cs="Arial"/>
          <w:b/>
          <w:bCs/>
        </w:rPr>
        <w:t>dscfm</w:t>
      </w:r>
      <w:proofErr w:type="spellEnd"/>
      <w:r w:rsidRPr="00394F34">
        <w:rPr>
          <w:rFonts w:ascii="Arial" w:hAnsi="Arial" w:cs="Arial"/>
          <w:b/>
          <w:bCs/>
        </w:rPr>
        <w:t xml:space="preserve"> to achieve </w:t>
      </w:r>
      <w:r w:rsidR="00EC140D" w:rsidRPr="00394F34">
        <w:rPr>
          <w:rFonts w:ascii="Arial" w:hAnsi="Arial" w:cs="Arial"/>
          <w:b/>
          <w:bCs/>
        </w:rPr>
        <w:t>the residence time to adsorb H2S emissions effectively.</w:t>
      </w:r>
    </w:p>
    <w:p w14:paraId="74011810" w14:textId="170F4844" w:rsidR="00767C77" w:rsidRPr="00394F34" w:rsidDel="002E33CD" w:rsidRDefault="000B026B" w:rsidP="00394F34">
      <w:pPr>
        <w:spacing w:before="300" w:line="300" w:lineRule="atLeast"/>
        <w:rPr>
          <w:del w:id="76" w:author="Partmann, Anne M." w:date="2025-02-27T13:08:00Z" w16du:dateUtc="2025-02-27T21:08:00Z"/>
          <w:rFonts w:ascii="Arial" w:hAnsi="Arial" w:cs="Arial"/>
          <w:sz w:val="22"/>
          <w:szCs w:val="22"/>
        </w:rPr>
      </w:pPr>
      <w:commentRangeStart w:id="77"/>
      <w:commentRangeStart w:id="78"/>
      <w:del w:id="79" w:author="Partmann, Anne M." w:date="2025-02-27T13:08:00Z" w16du:dateUtc="2025-02-27T21:08:00Z">
        <w:r w:rsidDel="002E33CD">
          <w:rPr>
            <w:rFonts w:ascii="Arial" w:hAnsi="Arial" w:cs="Arial"/>
            <w:sz w:val="22"/>
            <w:szCs w:val="22"/>
          </w:rPr>
          <w:delText xml:space="preserve">The </w:delText>
        </w:r>
        <w:r w:rsidR="002845ED" w:rsidDel="002E33CD">
          <w:rPr>
            <w:rFonts w:ascii="Arial" w:hAnsi="Arial" w:cs="Arial"/>
            <w:sz w:val="22"/>
            <w:szCs w:val="22"/>
          </w:rPr>
          <w:delText xml:space="preserve">H2S adsorber was designed </w:delText>
        </w:r>
        <w:r w:rsidR="00F75571" w:rsidDel="002E33CD">
          <w:rPr>
            <w:rFonts w:ascii="Arial" w:hAnsi="Arial" w:cs="Arial"/>
            <w:sz w:val="22"/>
            <w:szCs w:val="22"/>
          </w:rPr>
          <w:delText xml:space="preserve">based on a </w:delText>
        </w:r>
        <w:r w:rsidR="002845ED" w:rsidDel="002E33CD">
          <w:rPr>
            <w:rFonts w:ascii="Arial" w:hAnsi="Arial" w:cs="Arial"/>
            <w:sz w:val="22"/>
            <w:szCs w:val="22"/>
          </w:rPr>
          <w:delText xml:space="preserve">140 dscfm flow rate with a margin of safety. </w:delText>
        </w:r>
        <w:commentRangeEnd w:id="77"/>
        <w:r w:rsidR="009553DF" w:rsidDel="002E33CD">
          <w:rPr>
            <w:rStyle w:val="CommentReference"/>
          </w:rPr>
          <w:commentReference w:id="77"/>
        </w:r>
        <w:commentRangeEnd w:id="78"/>
        <w:r w:rsidR="004E5EE1" w:rsidDel="002E33CD">
          <w:rPr>
            <w:rStyle w:val="CommentReference"/>
          </w:rPr>
          <w:commentReference w:id="78"/>
        </w:r>
        <w:r w:rsidR="00F75571" w:rsidDel="002E33CD">
          <w:rPr>
            <w:rFonts w:ascii="Arial" w:hAnsi="Arial" w:cs="Arial"/>
            <w:sz w:val="22"/>
            <w:szCs w:val="22"/>
          </w:rPr>
          <w:delText>The design was primarily intended to meet the SO</w:delText>
        </w:r>
        <w:r w:rsidR="00F75571" w:rsidRPr="00F75571" w:rsidDel="002E33CD">
          <w:rPr>
            <w:rFonts w:ascii="Arial" w:hAnsi="Arial" w:cs="Arial"/>
            <w:sz w:val="22"/>
            <w:szCs w:val="22"/>
            <w:vertAlign w:val="subscript"/>
          </w:rPr>
          <w:delText>2</w:delText>
        </w:r>
        <w:r w:rsidR="00F75571" w:rsidDel="002E33CD">
          <w:rPr>
            <w:rFonts w:ascii="Arial" w:hAnsi="Arial" w:cs="Arial"/>
            <w:sz w:val="22"/>
            <w:szCs w:val="22"/>
          </w:rPr>
          <w:delText xml:space="preserve"> emission limit at all times. </w:delText>
        </w:r>
      </w:del>
    </w:p>
    <w:p w14:paraId="614DBE4C" w14:textId="2F794F9E" w:rsidR="00EC140D" w:rsidRDefault="00EC140D" w:rsidP="00F83B83">
      <w:pPr>
        <w:pStyle w:val="ListParagraph"/>
        <w:numPr>
          <w:ilvl w:val="1"/>
          <w:numId w:val="1"/>
        </w:numPr>
        <w:spacing w:before="300" w:after="0" w:line="300" w:lineRule="atLeast"/>
        <w:contextualSpacing w:val="0"/>
        <w:rPr>
          <w:rFonts w:ascii="Arial" w:hAnsi="Arial" w:cs="Arial"/>
          <w:b/>
          <w:bCs/>
        </w:rPr>
      </w:pPr>
      <w:r w:rsidRPr="00394F34">
        <w:rPr>
          <w:rFonts w:ascii="Arial" w:hAnsi="Arial" w:cs="Arial"/>
          <w:b/>
          <w:bCs/>
        </w:rPr>
        <w:t xml:space="preserve">Please propose a continuous flow probe monitor at the inlet of A-2002 to demonstrate compliance with the 140 </w:t>
      </w:r>
      <w:proofErr w:type="spellStart"/>
      <w:r w:rsidRPr="00394F34">
        <w:rPr>
          <w:rFonts w:ascii="Arial" w:hAnsi="Arial" w:cs="Arial"/>
          <w:b/>
          <w:bCs/>
        </w:rPr>
        <w:t>dscfm</w:t>
      </w:r>
      <w:proofErr w:type="spellEnd"/>
      <w:r w:rsidRPr="00394F34">
        <w:rPr>
          <w:rFonts w:ascii="Arial" w:hAnsi="Arial" w:cs="Arial"/>
          <w:b/>
          <w:bCs/>
        </w:rPr>
        <w:t xml:space="preserve"> flowrate limit. Submit manufacturer specifications for the proposed continuous flow probe monitor. The current method of using valve curves, based upon pressure and valve position, to estimate the flowrate is not acceptable.</w:t>
      </w:r>
    </w:p>
    <w:p w14:paraId="6C79C8F4" w14:textId="2B74AF84" w:rsidR="002E33CD" w:rsidRPr="002E33CD" w:rsidRDefault="002E33CD" w:rsidP="00793C17">
      <w:pPr>
        <w:spacing w:before="300" w:line="300" w:lineRule="atLeast"/>
        <w:rPr>
          <w:rFonts w:ascii="Arial" w:hAnsi="Arial" w:cs="Arial"/>
        </w:rPr>
      </w:pPr>
      <w:r w:rsidRPr="002E33CD">
        <w:rPr>
          <w:rFonts w:ascii="Arial" w:hAnsi="Arial" w:cs="Arial"/>
          <w:sz w:val="22"/>
          <w:szCs w:val="22"/>
        </w:rPr>
        <w:t xml:space="preserve">The H2S adsorber was designed based on a 140 </w:t>
      </w:r>
      <w:proofErr w:type="spellStart"/>
      <w:r w:rsidRPr="002E33CD">
        <w:rPr>
          <w:rFonts w:ascii="Arial" w:hAnsi="Arial" w:cs="Arial"/>
          <w:sz w:val="22"/>
          <w:szCs w:val="22"/>
        </w:rPr>
        <w:t>dscfm</w:t>
      </w:r>
      <w:proofErr w:type="spellEnd"/>
      <w:r w:rsidRPr="002E33CD">
        <w:rPr>
          <w:rFonts w:ascii="Arial" w:hAnsi="Arial" w:cs="Arial"/>
          <w:sz w:val="22"/>
          <w:szCs w:val="22"/>
        </w:rPr>
        <w:t xml:space="preserve"> flow rate with a margin of safety. The design was primarily intended to </w:t>
      </w:r>
      <w:proofErr w:type="gramStart"/>
      <w:r w:rsidRPr="002E33CD">
        <w:rPr>
          <w:rFonts w:ascii="Arial" w:hAnsi="Arial" w:cs="Arial"/>
          <w:sz w:val="22"/>
          <w:szCs w:val="22"/>
        </w:rPr>
        <w:t>meet the SO</w:t>
      </w:r>
      <w:r w:rsidRPr="002E33CD">
        <w:rPr>
          <w:rFonts w:ascii="Arial" w:hAnsi="Arial" w:cs="Arial"/>
          <w:sz w:val="22"/>
          <w:szCs w:val="22"/>
          <w:vertAlign w:val="subscript"/>
        </w:rPr>
        <w:t>2</w:t>
      </w:r>
      <w:r w:rsidRPr="002E33CD">
        <w:rPr>
          <w:rFonts w:ascii="Arial" w:hAnsi="Arial" w:cs="Arial"/>
          <w:sz w:val="22"/>
          <w:szCs w:val="22"/>
        </w:rPr>
        <w:t xml:space="preserve"> emission limit at the thermal oxidizer stack at all times</w:t>
      </w:r>
      <w:proofErr w:type="gramEnd"/>
      <w:r w:rsidRPr="002E33CD">
        <w:rPr>
          <w:rFonts w:ascii="Arial" w:hAnsi="Arial" w:cs="Arial"/>
          <w:sz w:val="22"/>
          <w:szCs w:val="22"/>
        </w:rPr>
        <w:t xml:space="preserve">. However, the new CEMS (Attachment E) will include a stack flow meter which will allow us to more accurately calculate the emissions from the FWS.  As such, </w:t>
      </w:r>
      <w:r w:rsidR="00797F8D">
        <w:rPr>
          <w:rFonts w:ascii="Arial" w:hAnsi="Arial" w:cs="Arial"/>
          <w:sz w:val="22"/>
          <w:szCs w:val="22"/>
        </w:rPr>
        <w:t xml:space="preserve">a flow meter at the </w:t>
      </w:r>
      <w:proofErr w:type="gramStart"/>
      <w:r w:rsidR="00797F8D">
        <w:rPr>
          <w:rFonts w:ascii="Arial" w:hAnsi="Arial" w:cs="Arial"/>
          <w:sz w:val="22"/>
          <w:szCs w:val="22"/>
        </w:rPr>
        <w:t xml:space="preserve">inlet </w:t>
      </w:r>
      <w:r w:rsidR="0094142C">
        <w:rPr>
          <w:rFonts w:ascii="Arial" w:hAnsi="Arial" w:cs="Arial"/>
          <w:sz w:val="22"/>
          <w:szCs w:val="22"/>
        </w:rPr>
        <w:t xml:space="preserve"> of</w:t>
      </w:r>
      <w:proofErr w:type="gramEnd"/>
      <w:r w:rsidR="0094142C">
        <w:rPr>
          <w:rFonts w:ascii="Arial" w:hAnsi="Arial" w:cs="Arial"/>
          <w:sz w:val="22"/>
          <w:szCs w:val="22"/>
        </w:rPr>
        <w:t xml:space="preserve"> A-2002 is no longer necessary to demonstrate compliance</w:t>
      </w:r>
      <w:r w:rsidR="001D0A3E">
        <w:rPr>
          <w:rFonts w:ascii="Arial" w:hAnsi="Arial" w:cs="Arial"/>
          <w:sz w:val="22"/>
          <w:szCs w:val="22"/>
        </w:rPr>
        <w:t xml:space="preserve"> with emission </w:t>
      </w:r>
      <w:r w:rsidR="007850E0">
        <w:rPr>
          <w:rFonts w:ascii="Arial" w:hAnsi="Arial" w:cs="Arial"/>
          <w:sz w:val="22"/>
          <w:szCs w:val="22"/>
        </w:rPr>
        <w:t>limitations and</w:t>
      </w:r>
      <w:r w:rsidR="0094142C">
        <w:rPr>
          <w:rFonts w:ascii="Arial" w:hAnsi="Arial" w:cs="Arial"/>
          <w:sz w:val="22"/>
          <w:szCs w:val="22"/>
        </w:rPr>
        <w:t xml:space="preserve"> </w:t>
      </w:r>
      <w:r w:rsidRPr="002E33CD">
        <w:rPr>
          <w:rFonts w:ascii="Arial" w:hAnsi="Arial" w:cs="Arial"/>
          <w:sz w:val="22"/>
          <w:szCs w:val="22"/>
        </w:rPr>
        <w:t xml:space="preserve">we </w:t>
      </w:r>
      <w:del w:id="80" w:author="Tony Widboom" w:date="2025-02-27T15:34:00Z" w16du:dateUtc="2025-02-27T23:34:00Z">
        <w:r w:rsidRPr="002E33CD" w:rsidDel="00793C17">
          <w:rPr>
            <w:rFonts w:ascii="Arial" w:hAnsi="Arial" w:cs="Arial"/>
            <w:sz w:val="22"/>
            <w:szCs w:val="22"/>
          </w:rPr>
          <w:delText>would like</w:delText>
        </w:r>
      </w:del>
      <w:ins w:id="81" w:author="Tony Widboom" w:date="2025-02-27T15:34:00Z" w16du:dateUtc="2025-02-27T23:34:00Z">
        <w:r w:rsidR="00793C17">
          <w:rPr>
            <w:rFonts w:ascii="Arial" w:hAnsi="Arial" w:cs="Arial"/>
            <w:sz w:val="22"/>
            <w:szCs w:val="22"/>
          </w:rPr>
          <w:t xml:space="preserve">request removal of </w:t>
        </w:r>
      </w:ins>
      <w:del w:id="82" w:author="Tony Widboom" w:date="2025-02-27T15:34:00Z" w16du:dateUtc="2025-02-27T23:34:00Z">
        <w:r w:rsidRPr="002E33CD" w:rsidDel="00793C17">
          <w:rPr>
            <w:rFonts w:ascii="Arial" w:hAnsi="Arial" w:cs="Arial"/>
            <w:sz w:val="22"/>
            <w:szCs w:val="22"/>
          </w:rPr>
          <w:delText xml:space="preserve"> to remove </w:delText>
        </w:r>
      </w:del>
      <w:r w:rsidRPr="002E33CD">
        <w:rPr>
          <w:rFonts w:ascii="Arial" w:hAnsi="Arial" w:cs="Arial"/>
          <w:sz w:val="22"/>
          <w:szCs w:val="22"/>
        </w:rPr>
        <w:t xml:space="preserve">the 140 </w:t>
      </w:r>
      <w:proofErr w:type="spellStart"/>
      <w:r w:rsidRPr="002E33CD">
        <w:rPr>
          <w:rFonts w:ascii="Arial" w:hAnsi="Arial" w:cs="Arial"/>
          <w:sz w:val="22"/>
          <w:szCs w:val="22"/>
        </w:rPr>
        <w:t>dscfm</w:t>
      </w:r>
      <w:proofErr w:type="spellEnd"/>
      <w:r w:rsidRPr="002E33CD">
        <w:rPr>
          <w:rFonts w:ascii="Arial" w:hAnsi="Arial" w:cs="Arial"/>
          <w:sz w:val="22"/>
          <w:szCs w:val="22"/>
        </w:rPr>
        <w:t xml:space="preserve"> requirement.</w:t>
      </w:r>
    </w:p>
    <w:p w14:paraId="5A80C4BE" w14:textId="584BD99D" w:rsidR="00394F34" w:rsidRPr="00394F34" w:rsidRDefault="00284D46" w:rsidP="00394F34">
      <w:pPr>
        <w:spacing w:before="300" w:line="300" w:lineRule="atLeast"/>
        <w:rPr>
          <w:rFonts w:ascii="Arial" w:hAnsi="Arial" w:cs="Arial"/>
        </w:rPr>
      </w:pPr>
      <w:r>
        <w:rPr>
          <w:rFonts w:ascii="Arial" w:hAnsi="Arial" w:cs="Arial"/>
          <w:sz w:val="22"/>
          <w:szCs w:val="22"/>
        </w:rPr>
        <w:t>Refer to the attached flow meter specifications</w:t>
      </w:r>
      <w:r w:rsidR="0098391D">
        <w:rPr>
          <w:rFonts w:ascii="Arial" w:hAnsi="Arial" w:cs="Arial"/>
          <w:sz w:val="22"/>
          <w:szCs w:val="22"/>
        </w:rPr>
        <w:t xml:space="preserve"> in Attachment </w:t>
      </w:r>
      <w:r w:rsidR="008254DE">
        <w:rPr>
          <w:rFonts w:ascii="Arial" w:hAnsi="Arial" w:cs="Arial"/>
          <w:sz w:val="22"/>
          <w:szCs w:val="22"/>
        </w:rPr>
        <w:t>E</w:t>
      </w:r>
      <w:r>
        <w:rPr>
          <w:rFonts w:ascii="Arial" w:hAnsi="Arial" w:cs="Arial"/>
          <w:sz w:val="22"/>
          <w:szCs w:val="22"/>
        </w:rPr>
        <w:t xml:space="preserve">. </w:t>
      </w:r>
    </w:p>
    <w:p w14:paraId="2705E9B8" w14:textId="456AB7E7" w:rsidR="00EC140D" w:rsidRPr="00394F34" w:rsidRDefault="00EC140D" w:rsidP="00EC140D">
      <w:pPr>
        <w:pStyle w:val="ListParagraph"/>
        <w:numPr>
          <w:ilvl w:val="0"/>
          <w:numId w:val="1"/>
        </w:numPr>
        <w:spacing w:before="300" w:after="0" w:line="300" w:lineRule="atLeast"/>
        <w:contextualSpacing w:val="0"/>
        <w:rPr>
          <w:rFonts w:ascii="Arial" w:hAnsi="Arial" w:cs="Arial"/>
          <w:b/>
          <w:bCs/>
        </w:rPr>
      </w:pPr>
      <w:r w:rsidRPr="00394F34">
        <w:rPr>
          <w:rFonts w:ascii="Arial" w:hAnsi="Arial" w:cs="Arial"/>
          <w:b/>
          <w:bCs/>
        </w:rPr>
        <w:t>Form HRA</w:t>
      </w:r>
    </w:p>
    <w:p w14:paraId="5B893C0B" w14:textId="4D9F5F56" w:rsidR="00EC140D" w:rsidRPr="00394F34" w:rsidRDefault="00EC140D" w:rsidP="00EC140D">
      <w:pPr>
        <w:pStyle w:val="ListParagraph"/>
        <w:numPr>
          <w:ilvl w:val="1"/>
          <w:numId w:val="1"/>
        </w:numPr>
        <w:spacing w:before="300" w:after="0" w:line="300" w:lineRule="atLeast"/>
        <w:contextualSpacing w:val="0"/>
        <w:rPr>
          <w:rFonts w:ascii="Arial" w:hAnsi="Arial" w:cs="Arial"/>
          <w:b/>
          <w:bCs/>
        </w:rPr>
      </w:pPr>
      <w:r w:rsidRPr="00394F34">
        <w:rPr>
          <w:rFonts w:ascii="Arial" w:hAnsi="Arial" w:cs="Arial"/>
          <w:b/>
          <w:bCs/>
        </w:rPr>
        <w:t>Submit Form HRA and HRA map for A-2000 Thermal Oxidizer.</w:t>
      </w:r>
    </w:p>
    <w:p w14:paraId="35ECBD07" w14:textId="008736AE" w:rsidR="00DF6D0F" w:rsidRPr="00DF6D0F" w:rsidRDefault="00EF4F7F" w:rsidP="00DF6D0F">
      <w:pPr>
        <w:spacing w:before="300" w:line="300" w:lineRule="atLeast"/>
        <w:rPr>
          <w:rFonts w:ascii="Arial" w:hAnsi="Arial" w:cs="Arial"/>
          <w:sz w:val="22"/>
          <w:szCs w:val="22"/>
        </w:rPr>
      </w:pPr>
      <w:r w:rsidRPr="00EF4F7F">
        <w:rPr>
          <w:rFonts w:ascii="Arial" w:hAnsi="Arial" w:cs="Arial"/>
          <w:sz w:val="22"/>
          <w:szCs w:val="22"/>
        </w:rPr>
        <w:t xml:space="preserve">Refer to </w:t>
      </w:r>
      <w:r w:rsidR="0098391D">
        <w:rPr>
          <w:rFonts w:ascii="Arial" w:hAnsi="Arial" w:cs="Arial"/>
          <w:sz w:val="22"/>
          <w:szCs w:val="22"/>
        </w:rPr>
        <w:t>A</w:t>
      </w:r>
      <w:r w:rsidRPr="00EF4F7F">
        <w:rPr>
          <w:rFonts w:ascii="Arial" w:hAnsi="Arial" w:cs="Arial"/>
          <w:sz w:val="22"/>
          <w:szCs w:val="22"/>
        </w:rPr>
        <w:t xml:space="preserve">ttachment </w:t>
      </w:r>
      <w:r w:rsidR="0029275D">
        <w:rPr>
          <w:rFonts w:ascii="Arial" w:hAnsi="Arial" w:cs="Arial"/>
          <w:sz w:val="22"/>
          <w:szCs w:val="22"/>
        </w:rPr>
        <w:t>F</w:t>
      </w:r>
      <w:r w:rsidR="0098391D">
        <w:rPr>
          <w:rFonts w:ascii="Arial" w:hAnsi="Arial" w:cs="Arial"/>
          <w:sz w:val="22"/>
          <w:szCs w:val="22"/>
        </w:rPr>
        <w:t xml:space="preserve"> </w:t>
      </w:r>
      <w:r w:rsidRPr="00EF4F7F">
        <w:rPr>
          <w:rFonts w:ascii="Arial" w:hAnsi="Arial" w:cs="Arial"/>
          <w:sz w:val="22"/>
          <w:szCs w:val="22"/>
        </w:rPr>
        <w:t xml:space="preserve">for the Form HRA and HRA map. </w:t>
      </w:r>
    </w:p>
    <w:p w14:paraId="412F5DA3" w14:textId="25978DB2" w:rsidR="00EC140D" w:rsidRPr="00394F34" w:rsidRDefault="00EC140D" w:rsidP="00EC140D">
      <w:pPr>
        <w:pStyle w:val="ListParagraph"/>
        <w:numPr>
          <w:ilvl w:val="0"/>
          <w:numId w:val="1"/>
        </w:numPr>
        <w:spacing w:before="300" w:after="0" w:line="300" w:lineRule="atLeast"/>
        <w:contextualSpacing w:val="0"/>
        <w:rPr>
          <w:rFonts w:ascii="Arial" w:hAnsi="Arial" w:cs="Arial"/>
          <w:b/>
          <w:bCs/>
        </w:rPr>
      </w:pPr>
      <w:r w:rsidRPr="00394F34">
        <w:rPr>
          <w:rFonts w:ascii="Arial" w:hAnsi="Arial" w:cs="Arial"/>
          <w:b/>
          <w:bCs/>
        </w:rPr>
        <w:t>CEMS</w:t>
      </w:r>
    </w:p>
    <w:p w14:paraId="6BD35EF2" w14:textId="40187B6B" w:rsidR="00EC140D" w:rsidRPr="00394F34" w:rsidRDefault="00EC140D" w:rsidP="00EC140D">
      <w:pPr>
        <w:pStyle w:val="ListParagraph"/>
        <w:numPr>
          <w:ilvl w:val="1"/>
          <w:numId w:val="1"/>
        </w:numPr>
        <w:spacing w:before="300" w:after="0" w:line="300" w:lineRule="atLeast"/>
        <w:contextualSpacing w:val="0"/>
        <w:rPr>
          <w:rFonts w:ascii="Arial" w:hAnsi="Arial" w:cs="Arial"/>
          <w:b/>
          <w:bCs/>
        </w:rPr>
      </w:pPr>
      <w:r w:rsidRPr="00394F34">
        <w:rPr>
          <w:rFonts w:ascii="Arial" w:hAnsi="Arial" w:cs="Arial"/>
          <w:b/>
          <w:bCs/>
        </w:rPr>
        <w:t>Please provide a copy of the manufacturer’s specifications for the CEMS.</w:t>
      </w:r>
    </w:p>
    <w:p w14:paraId="12735C95" w14:textId="1238BD57" w:rsidR="00C64542" w:rsidRPr="00C64542" w:rsidRDefault="00EA160C" w:rsidP="00C64542">
      <w:pPr>
        <w:spacing w:before="300" w:line="300" w:lineRule="atLeast"/>
        <w:rPr>
          <w:rFonts w:ascii="Arial" w:hAnsi="Arial" w:cs="Arial"/>
          <w:sz w:val="22"/>
          <w:szCs w:val="22"/>
        </w:rPr>
      </w:pPr>
      <w:r>
        <w:rPr>
          <w:rFonts w:ascii="Arial" w:hAnsi="Arial" w:cs="Arial"/>
          <w:sz w:val="22"/>
          <w:szCs w:val="22"/>
        </w:rPr>
        <w:t xml:space="preserve">Refer to </w:t>
      </w:r>
      <w:r w:rsidR="008254DE">
        <w:rPr>
          <w:rFonts w:ascii="Arial" w:hAnsi="Arial" w:cs="Arial"/>
          <w:sz w:val="22"/>
          <w:szCs w:val="22"/>
        </w:rPr>
        <w:t>A</w:t>
      </w:r>
      <w:r>
        <w:rPr>
          <w:rFonts w:ascii="Arial" w:hAnsi="Arial" w:cs="Arial"/>
          <w:sz w:val="22"/>
          <w:szCs w:val="22"/>
        </w:rPr>
        <w:t>ttach</w:t>
      </w:r>
      <w:r w:rsidR="0098391D">
        <w:rPr>
          <w:rFonts w:ascii="Arial" w:hAnsi="Arial" w:cs="Arial"/>
          <w:sz w:val="22"/>
          <w:szCs w:val="22"/>
        </w:rPr>
        <w:t xml:space="preserve">ment </w:t>
      </w:r>
      <w:r w:rsidR="008254DE">
        <w:rPr>
          <w:rFonts w:ascii="Arial" w:hAnsi="Arial" w:cs="Arial"/>
          <w:sz w:val="22"/>
          <w:szCs w:val="22"/>
        </w:rPr>
        <w:t>E</w:t>
      </w:r>
      <w:r w:rsidR="0098391D">
        <w:rPr>
          <w:rFonts w:ascii="Arial" w:hAnsi="Arial" w:cs="Arial"/>
          <w:sz w:val="22"/>
          <w:szCs w:val="22"/>
        </w:rPr>
        <w:t xml:space="preserve"> for</w:t>
      </w:r>
      <w:r>
        <w:rPr>
          <w:rFonts w:ascii="Arial" w:hAnsi="Arial" w:cs="Arial"/>
          <w:sz w:val="22"/>
          <w:szCs w:val="22"/>
        </w:rPr>
        <w:t xml:space="preserve"> CEMS </w:t>
      </w:r>
      <w:del w:id="83" w:author="Vail, Vanessa A." w:date="2025-02-25T10:16:00Z" w16du:dateUtc="2025-02-25T16:16:00Z">
        <w:r w:rsidDel="00CD53AE">
          <w:rPr>
            <w:rFonts w:ascii="Arial" w:hAnsi="Arial" w:cs="Arial"/>
            <w:sz w:val="22"/>
            <w:szCs w:val="22"/>
          </w:rPr>
          <w:delText>documentation</w:delText>
        </w:r>
      </w:del>
      <w:ins w:id="84" w:author="Vail, Vanessa A." w:date="2025-02-25T10:16:00Z" w16du:dateUtc="2025-02-25T16:16:00Z">
        <w:r w:rsidR="00CD53AE">
          <w:rPr>
            <w:rFonts w:ascii="Arial" w:hAnsi="Arial" w:cs="Arial"/>
            <w:sz w:val="22"/>
            <w:szCs w:val="22"/>
          </w:rPr>
          <w:t>manufacturer’s specifications</w:t>
        </w:r>
      </w:ins>
      <w:r>
        <w:rPr>
          <w:rFonts w:ascii="Arial" w:hAnsi="Arial" w:cs="Arial"/>
          <w:sz w:val="22"/>
          <w:szCs w:val="22"/>
        </w:rPr>
        <w:t xml:space="preserve">. </w:t>
      </w:r>
    </w:p>
    <w:p w14:paraId="6AB533B7" w14:textId="6BE18D8C" w:rsidR="00EC140D" w:rsidRPr="00394F34" w:rsidRDefault="00EC140D" w:rsidP="00EC140D">
      <w:pPr>
        <w:pStyle w:val="ListParagraph"/>
        <w:numPr>
          <w:ilvl w:val="0"/>
          <w:numId w:val="1"/>
        </w:numPr>
        <w:spacing w:before="300" w:after="0" w:line="300" w:lineRule="atLeast"/>
        <w:contextualSpacing w:val="0"/>
        <w:rPr>
          <w:rFonts w:ascii="Arial" w:hAnsi="Arial" w:cs="Arial"/>
          <w:b/>
          <w:bCs/>
        </w:rPr>
      </w:pPr>
      <w:r w:rsidRPr="00394F34">
        <w:rPr>
          <w:rFonts w:ascii="Arial" w:hAnsi="Arial" w:cs="Arial"/>
          <w:b/>
          <w:bCs/>
        </w:rPr>
        <w:t>CEQA</w:t>
      </w:r>
    </w:p>
    <w:p w14:paraId="6C840ADF" w14:textId="65E784C9" w:rsidR="00EC140D" w:rsidRPr="00394F34" w:rsidRDefault="00EC140D" w:rsidP="00EC140D">
      <w:pPr>
        <w:pStyle w:val="ListParagraph"/>
        <w:numPr>
          <w:ilvl w:val="1"/>
          <w:numId w:val="1"/>
        </w:numPr>
        <w:spacing w:before="300" w:after="0" w:line="300" w:lineRule="atLeast"/>
        <w:contextualSpacing w:val="0"/>
        <w:rPr>
          <w:rFonts w:ascii="Arial" w:hAnsi="Arial" w:cs="Arial"/>
          <w:b/>
          <w:bCs/>
        </w:rPr>
      </w:pPr>
      <w:r w:rsidRPr="00394F34">
        <w:rPr>
          <w:rFonts w:ascii="Arial" w:hAnsi="Arial" w:cs="Arial"/>
          <w:b/>
          <w:bCs/>
        </w:rPr>
        <w:t>Has an NOE/Neg. dec/NOD been filed with the County of Contra Costa (County)?</w:t>
      </w:r>
    </w:p>
    <w:p w14:paraId="46729E7B" w14:textId="220220D8" w:rsidR="00EC140D" w:rsidRPr="00394F34" w:rsidRDefault="00EC140D" w:rsidP="00EC140D">
      <w:pPr>
        <w:pStyle w:val="ListParagraph"/>
        <w:numPr>
          <w:ilvl w:val="1"/>
          <w:numId w:val="1"/>
        </w:numPr>
        <w:spacing w:before="300" w:after="0" w:line="300" w:lineRule="atLeast"/>
        <w:contextualSpacing w:val="0"/>
        <w:rPr>
          <w:rFonts w:ascii="Arial" w:hAnsi="Arial" w:cs="Arial"/>
          <w:b/>
          <w:bCs/>
        </w:rPr>
      </w:pPr>
      <w:r w:rsidRPr="00394F34">
        <w:rPr>
          <w:rFonts w:ascii="Arial" w:hAnsi="Arial" w:cs="Arial"/>
          <w:b/>
          <w:bCs/>
        </w:rPr>
        <w:t>Provide a copy of the project application submitted to the County for review and the County’s response.</w:t>
      </w:r>
    </w:p>
    <w:p w14:paraId="26AB6EF6" w14:textId="6E6B109D" w:rsidR="0029275D" w:rsidRDefault="00CF57C1" w:rsidP="00C64542">
      <w:pPr>
        <w:spacing w:before="300" w:line="300" w:lineRule="atLeast"/>
        <w:rPr>
          <w:rFonts w:ascii="Arial" w:hAnsi="Arial" w:cs="Arial"/>
          <w:sz w:val="22"/>
          <w:szCs w:val="22"/>
        </w:rPr>
      </w:pPr>
      <w:r>
        <w:rPr>
          <w:rFonts w:ascii="Arial" w:hAnsi="Arial" w:cs="Arial"/>
          <w:sz w:val="22"/>
          <w:szCs w:val="22"/>
        </w:rPr>
        <w:lastRenderedPageBreak/>
        <w:t xml:space="preserve">Yes, an NOE was submitted to the County on </w:t>
      </w:r>
      <w:r w:rsidR="004E5EE1">
        <w:rPr>
          <w:rFonts w:ascii="Arial" w:hAnsi="Arial" w:cs="Arial"/>
          <w:sz w:val="22"/>
          <w:szCs w:val="22"/>
        </w:rPr>
        <w:t>February 8, 2025</w:t>
      </w:r>
      <w:r>
        <w:rPr>
          <w:rFonts w:ascii="Arial" w:hAnsi="Arial" w:cs="Arial"/>
          <w:sz w:val="22"/>
          <w:szCs w:val="22"/>
        </w:rPr>
        <w:t xml:space="preserve">. </w:t>
      </w:r>
      <w:r w:rsidR="005C1EA6">
        <w:rPr>
          <w:rFonts w:ascii="Arial" w:hAnsi="Arial" w:cs="Arial"/>
          <w:sz w:val="22"/>
          <w:szCs w:val="22"/>
        </w:rPr>
        <w:t>Refer to Attachment G for the submitted project application. Tesoro</w:t>
      </w:r>
      <w:r w:rsidR="002845ED">
        <w:rPr>
          <w:rFonts w:ascii="Arial" w:hAnsi="Arial" w:cs="Arial"/>
          <w:sz w:val="22"/>
          <w:szCs w:val="22"/>
        </w:rPr>
        <w:t xml:space="preserve"> will </w:t>
      </w:r>
      <w:r>
        <w:rPr>
          <w:rFonts w:ascii="Arial" w:hAnsi="Arial" w:cs="Arial"/>
          <w:sz w:val="22"/>
          <w:szCs w:val="22"/>
        </w:rPr>
        <w:t xml:space="preserve">forward to the </w:t>
      </w:r>
      <w:proofErr w:type="gramStart"/>
      <w:r>
        <w:rPr>
          <w:rFonts w:ascii="Arial" w:hAnsi="Arial" w:cs="Arial"/>
          <w:sz w:val="22"/>
          <w:szCs w:val="22"/>
        </w:rPr>
        <w:t>District</w:t>
      </w:r>
      <w:proofErr w:type="gramEnd"/>
      <w:r>
        <w:rPr>
          <w:rFonts w:ascii="Arial" w:hAnsi="Arial" w:cs="Arial"/>
          <w:sz w:val="22"/>
          <w:szCs w:val="22"/>
        </w:rPr>
        <w:t xml:space="preserve"> </w:t>
      </w:r>
      <w:r w:rsidR="002845ED">
        <w:rPr>
          <w:rFonts w:ascii="Arial" w:hAnsi="Arial" w:cs="Arial"/>
          <w:sz w:val="22"/>
          <w:szCs w:val="22"/>
        </w:rPr>
        <w:t xml:space="preserve">the response from the County when it is </w:t>
      </w:r>
      <w:r>
        <w:rPr>
          <w:rFonts w:ascii="Arial" w:hAnsi="Arial" w:cs="Arial"/>
          <w:sz w:val="22"/>
          <w:szCs w:val="22"/>
        </w:rPr>
        <w:t>received</w:t>
      </w:r>
      <w:r w:rsidR="002845ED">
        <w:rPr>
          <w:rFonts w:ascii="Arial" w:hAnsi="Arial" w:cs="Arial"/>
          <w:sz w:val="22"/>
          <w:szCs w:val="22"/>
        </w:rPr>
        <w:t>.</w:t>
      </w:r>
    </w:p>
    <w:p w14:paraId="47AA08DC" w14:textId="79899F46" w:rsidR="0029275D" w:rsidRDefault="0029275D">
      <w:pPr>
        <w:spacing w:after="160" w:line="259" w:lineRule="auto"/>
        <w:rPr>
          <w:rFonts w:ascii="Arial" w:hAnsi="Arial" w:cs="Arial"/>
          <w:sz w:val="22"/>
          <w:szCs w:val="22"/>
        </w:rPr>
      </w:pPr>
      <w:del w:id="85" w:author="Tony Widboom" w:date="2025-02-27T15:35:00Z" w16du:dateUtc="2025-02-27T23:35:00Z">
        <w:r w:rsidDel="00793C17">
          <w:rPr>
            <w:rFonts w:ascii="Arial" w:hAnsi="Arial" w:cs="Arial"/>
            <w:sz w:val="22"/>
            <w:szCs w:val="22"/>
          </w:rPr>
          <w:br w:type="page"/>
        </w:r>
      </w:del>
    </w:p>
    <w:p w14:paraId="53D93EA6" w14:textId="386D862D" w:rsidR="00EC140D" w:rsidRDefault="00EC140D" w:rsidP="00EC140D">
      <w:pPr>
        <w:pStyle w:val="ListParagraph"/>
        <w:numPr>
          <w:ilvl w:val="1"/>
          <w:numId w:val="1"/>
        </w:numPr>
        <w:spacing w:before="300" w:after="0" w:line="300" w:lineRule="atLeast"/>
        <w:contextualSpacing w:val="0"/>
        <w:rPr>
          <w:rFonts w:ascii="Arial" w:hAnsi="Arial" w:cs="Arial"/>
          <w:b/>
          <w:bCs/>
        </w:rPr>
      </w:pPr>
      <w:r w:rsidRPr="00394F34">
        <w:rPr>
          <w:rFonts w:ascii="Arial" w:hAnsi="Arial" w:cs="Arial"/>
          <w:b/>
          <w:bCs/>
        </w:rPr>
        <w:t>Please clarify why the emissions analysis in the EIR wouldn’t need to be revised to reflect the proposed increase in TAC emissions limits.</w:t>
      </w:r>
    </w:p>
    <w:p w14:paraId="7BD32FA9" w14:textId="594E4BAA" w:rsidR="00394F34" w:rsidRDefault="00EF4F7F" w:rsidP="00394F34">
      <w:pPr>
        <w:spacing w:before="300" w:line="300" w:lineRule="atLeast"/>
        <w:rPr>
          <w:rFonts w:ascii="Arial" w:hAnsi="Arial" w:cs="Arial"/>
          <w:sz w:val="22"/>
          <w:szCs w:val="22"/>
        </w:rPr>
      </w:pPr>
      <w:del w:id="86" w:author="Partmann, Anne M." w:date="2025-02-26T15:50:00Z" w16du:dateUtc="2025-02-26T23:50:00Z">
        <w:r w:rsidDel="00C304E6">
          <w:rPr>
            <w:rFonts w:ascii="Arial" w:hAnsi="Arial" w:cs="Arial"/>
            <w:sz w:val="22"/>
            <w:szCs w:val="22"/>
          </w:rPr>
          <w:delText>There is an</w:delText>
        </w:r>
      </w:del>
      <w:ins w:id="87" w:author="Partmann, Anne M." w:date="2025-02-26T15:50:00Z" w16du:dateUtc="2025-02-26T23:50:00Z">
        <w:r w:rsidR="00C304E6">
          <w:rPr>
            <w:rFonts w:ascii="Arial" w:hAnsi="Arial" w:cs="Arial"/>
            <w:sz w:val="22"/>
            <w:szCs w:val="22"/>
          </w:rPr>
          <w:t>A</w:t>
        </w:r>
      </w:ins>
      <w:ins w:id="88" w:author="Tony Widboom" w:date="2025-02-27T15:35:00Z" w16du:dateUtc="2025-02-27T23:35:00Z">
        <w:r w:rsidR="00793C17">
          <w:rPr>
            <w:rFonts w:ascii="Arial" w:hAnsi="Arial" w:cs="Arial"/>
            <w:sz w:val="22"/>
            <w:szCs w:val="22"/>
          </w:rPr>
          <w:t>n</w:t>
        </w:r>
      </w:ins>
      <w:ins w:id="89" w:author="Partmann, Anne M." w:date="2025-02-26T15:50:00Z" w16du:dateUtc="2025-02-26T23:50:00Z">
        <w:r w:rsidR="00C304E6">
          <w:rPr>
            <w:rFonts w:ascii="Arial" w:hAnsi="Arial" w:cs="Arial"/>
            <w:sz w:val="22"/>
            <w:szCs w:val="22"/>
          </w:rPr>
          <w:t xml:space="preserve"> </w:t>
        </w:r>
      </w:ins>
      <w:del w:id="90" w:author="Tony Widboom" w:date="2025-02-27T15:35:00Z" w16du:dateUtc="2025-02-27T23:35:00Z">
        <w:r w:rsidDel="00793C17">
          <w:rPr>
            <w:rFonts w:ascii="Arial" w:hAnsi="Arial" w:cs="Arial"/>
            <w:sz w:val="22"/>
            <w:szCs w:val="22"/>
          </w:rPr>
          <w:delText xml:space="preserve"> </w:delText>
        </w:r>
      </w:del>
      <w:r>
        <w:rPr>
          <w:rFonts w:ascii="Arial" w:hAnsi="Arial" w:cs="Arial"/>
          <w:sz w:val="22"/>
          <w:szCs w:val="22"/>
        </w:rPr>
        <w:t xml:space="preserve">updated emissions analysis </w:t>
      </w:r>
      <w:ins w:id="91" w:author="Tony Widboom" w:date="2025-02-27T15:35:00Z" w16du:dateUtc="2025-02-27T23:35:00Z">
        <w:r w:rsidR="00793C17">
          <w:rPr>
            <w:rFonts w:ascii="Arial" w:hAnsi="Arial" w:cs="Arial"/>
            <w:sz w:val="22"/>
            <w:szCs w:val="22"/>
          </w:rPr>
          <w:t xml:space="preserve">was </w:t>
        </w:r>
      </w:ins>
      <w:r>
        <w:rPr>
          <w:rFonts w:ascii="Arial" w:hAnsi="Arial" w:cs="Arial"/>
          <w:sz w:val="22"/>
          <w:szCs w:val="22"/>
        </w:rPr>
        <w:t xml:space="preserve">provided to the County. </w:t>
      </w:r>
    </w:p>
    <w:p w14:paraId="77DA7EEF" w14:textId="77777777" w:rsidR="00380FE0" w:rsidRDefault="00380FE0" w:rsidP="00E31298">
      <w:pPr>
        <w:keepNext/>
        <w:autoSpaceDE w:val="0"/>
        <w:autoSpaceDN w:val="0"/>
        <w:adjustRightInd w:val="0"/>
        <w:spacing w:before="300" w:line="300" w:lineRule="atLeast"/>
        <w:jc w:val="both"/>
        <w:rPr>
          <w:rFonts w:ascii="Arial" w:hAnsi="Arial" w:cs="Arial"/>
          <w:sz w:val="22"/>
          <w:szCs w:val="22"/>
        </w:rPr>
      </w:pPr>
    </w:p>
    <w:p w14:paraId="16532A6E" w14:textId="576FD20F" w:rsidR="00E31298" w:rsidRPr="00FE1F3F" w:rsidRDefault="00E31298" w:rsidP="00E31298">
      <w:pPr>
        <w:keepNext/>
        <w:autoSpaceDE w:val="0"/>
        <w:autoSpaceDN w:val="0"/>
        <w:adjustRightInd w:val="0"/>
        <w:spacing w:before="300" w:line="300" w:lineRule="atLeast"/>
        <w:jc w:val="both"/>
        <w:rPr>
          <w:rFonts w:ascii="Arial" w:hAnsi="Arial" w:cs="Arial"/>
          <w:sz w:val="22"/>
          <w:szCs w:val="22"/>
        </w:rPr>
      </w:pPr>
      <w:r>
        <w:rPr>
          <w:rFonts w:ascii="Arial" w:hAnsi="Arial" w:cs="Arial"/>
          <w:sz w:val="22"/>
          <w:szCs w:val="22"/>
        </w:rPr>
        <w:t>I</w:t>
      </w:r>
      <w:r w:rsidRPr="00FE1F3F">
        <w:rPr>
          <w:rFonts w:ascii="Arial" w:hAnsi="Arial" w:cs="Arial"/>
          <w:sz w:val="22"/>
          <w:szCs w:val="22"/>
        </w:rPr>
        <w:t xml:space="preserve">f you have any questions, please feel free to call me at (925) </w:t>
      </w:r>
      <w:r>
        <w:rPr>
          <w:rFonts w:ascii="Arial" w:hAnsi="Arial" w:cs="Arial"/>
          <w:sz w:val="22"/>
          <w:szCs w:val="22"/>
        </w:rPr>
        <w:t>708-0159</w:t>
      </w:r>
      <w:r w:rsidRPr="00FE1F3F">
        <w:rPr>
          <w:rFonts w:ascii="Arial" w:hAnsi="Arial" w:cs="Arial"/>
          <w:sz w:val="22"/>
          <w:szCs w:val="22"/>
        </w:rPr>
        <w:t>.</w:t>
      </w:r>
    </w:p>
    <w:p w14:paraId="0F8F7E8D" w14:textId="77777777" w:rsidR="00E31298" w:rsidRDefault="00E31298" w:rsidP="00E31298">
      <w:pPr>
        <w:keepNext/>
        <w:spacing w:before="300" w:line="300" w:lineRule="atLeast"/>
        <w:jc w:val="both"/>
        <w:rPr>
          <w:rFonts w:ascii="Arial" w:hAnsi="Arial" w:cs="Arial"/>
          <w:sz w:val="22"/>
          <w:szCs w:val="22"/>
        </w:rPr>
      </w:pPr>
      <w:r>
        <w:rPr>
          <w:rFonts w:ascii="Arial" w:hAnsi="Arial" w:cs="Arial"/>
          <w:sz w:val="22"/>
          <w:szCs w:val="22"/>
        </w:rPr>
        <w:t>S</w:t>
      </w:r>
      <w:r w:rsidRPr="00FE1F3F">
        <w:rPr>
          <w:rFonts w:ascii="Arial" w:hAnsi="Arial" w:cs="Arial"/>
          <w:sz w:val="22"/>
          <w:szCs w:val="22"/>
        </w:rPr>
        <w:t>incerely,</w:t>
      </w:r>
    </w:p>
    <w:p w14:paraId="0EF6B0BB" w14:textId="77777777" w:rsidR="00E31298" w:rsidRDefault="00E31298" w:rsidP="00E31298">
      <w:pPr>
        <w:keepNext/>
        <w:spacing w:line="300" w:lineRule="atLeast"/>
        <w:jc w:val="both"/>
        <w:rPr>
          <w:rFonts w:ascii="Arial" w:hAnsi="Arial" w:cs="Arial"/>
          <w:sz w:val="22"/>
          <w:szCs w:val="22"/>
        </w:rPr>
      </w:pPr>
    </w:p>
    <w:p w14:paraId="28E6B0AE" w14:textId="77777777" w:rsidR="00E31298" w:rsidRPr="00FE1F3F" w:rsidRDefault="00E31298" w:rsidP="00E31298">
      <w:pPr>
        <w:keepNext/>
        <w:spacing w:line="300" w:lineRule="atLeast"/>
        <w:jc w:val="both"/>
        <w:rPr>
          <w:rFonts w:ascii="Arial" w:hAnsi="Arial" w:cs="Arial"/>
          <w:sz w:val="22"/>
          <w:szCs w:val="22"/>
        </w:rPr>
      </w:pPr>
    </w:p>
    <w:p w14:paraId="3514C646" w14:textId="77777777" w:rsidR="00E31298" w:rsidRDefault="00E31298" w:rsidP="00E31298">
      <w:pPr>
        <w:pStyle w:val="Heading9"/>
        <w:jc w:val="both"/>
        <w:rPr>
          <w:rFonts w:ascii="Arial" w:hAnsi="Arial" w:cs="Arial"/>
          <w:i/>
        </w:rPr>
      </w:pPr>
    </w:p>
    <w:p w14:paraId="790734B5" w14:textId="77777777" w:rsidR="00E31298" w:rsidRPr="00FE1F3F" w:rsidRDefault="00E31298" w:rsidP="00E31298">
      <w:pPr>
        <w:pStyle w:val="Heading9"/>
        <w:jc w:val="both"/>
        <w:rPr>
          <w:rFonts w:ascii="Arial" w:hAnsi="Arial" w:cs="Arial"/>
          <w:i/>
        </w:rPr>
      </w:pPr>
      <w:r>
        <w:rPr>
          <w:rFonts w:ascii="Arial" w:hAnsi="Arial" w:cs="Arial"/>
        </w:rPr>
        <w:t>Sharon Lim</w:t>
      </w:r>
    </w:p>
    <w:p w14:paraId="247DF652" w14:textId="77777777" w:rsidR="00E31298" w:rsidRDefault="00E31298" w:rsidP="00E31298">
      <w:pPr>
        <w:keepNext/>
        <w:jc w:val="both"/>
        <w:rPr>
          <w:rFonts w:ascii="Arial" w:hAnsi="Arial" w:cs="Arial"/>
          <w:sz w:val="22"/>
          <w:szCs w:val="22"/>
        </w:rPr>
      </w:pPr>
      <w:r>
        <w:rPr>
          <w:rFonts w:ascii="Arial" w:hAnsi="Arial" w:cs="Arial"/>
          <w:sz w:val="22"/>
          <w:szCs w:val="22"/>
        </w:rPr>
        <w:t>Senior Environmental Engineer</w:t>
      </w:r>
    </w:p>
    <w:p w14:paraId="0F5F774B" w14:textId="77777777" w:rsidR="00E31298" w:rsidRDefault="00E31298" w:rsidP="00E31298">
      <w:pPr>
        <w:keepNext/>
        <w:jc w:val="both"/>
        <w:rPr>
          <w:rFonts w:ascii="Arial" w:hAnsi="Arial" w:cs="Arial"/>
          <w:sz w:val="22"/>
          <w:szCs w:val="22"/>
        </w:rPr>
      </w:pPr>
    </w:p>
    <w:p w14:paraId="4E7B0663" w14:textId="40C268AD" w:rsidR="004F154A" w:rsidRDefault="00E31298" w:rsidP="00E31298">
      <w:pPr>
        <w:keepNext/>
        <w:jc w:val="both"/>
        <w:rPr>
          <w:rFonts w:ascii="Arial" w:hAnsi="Arial" w:cs="Arial"/>
          <w:sz w:val="22"/>
          <w:szCs w:val="22"/>
        </w:rPr>
      </w:pPr>
      <w:r w:rsidRPr="00932E80">
        <w:rPr>
          <w:rFonts w:ascii="Arial" w:hAnsi="Arial" w:cs="Arial"/>
          <w:sz w:val="22"/>
          <w:szCs w:val="22"/>
        </w:rPr>
        <w:t>Attachments:</w:t>
      </w:r>
    </w:p>
    <w:p w14:paraId="15F89E48" w14:textId="35BE3BDB" w:rsidR="004F154A" w:rsidRDefault="004F154A" w:rsidP="00E31298">
      <w:pPr>
        <w:keepNext/>
        <w:jc w:val="both"/>
        <w:rPr>
          <w:rFonts w:ascii="Arial" w:hAnsi="Arial" w:cs="Arial"/>
          <w:sz w:val="22"/>
          <w:szCs w:val="22"/>
        </w:rPr>
      </w:pPr>
      <w:r>
        <w:rPr>
          <w:rFonts w:ascii="Arial" w:hAnsi="Arial" w:cs="Arial"/>
          <w:sz w:val="22"/>
          <w:szCs w:val="22"/>
        </w:rPr>
        <w:t>Attachment A</w:t>
      </w:r>
      <w:r>
        <w:rPr>
          <w:rFonts w:ascii="Arial" w:hAnsi="Arial" w:cs="Arial"/>
          <w:sz w:val="22"/>
          <w:szCs w:val="22"/>
        </w:rPr>
        <w:tab/>
      </w:r>
      <w:r w:rsidR="00767C77">
        <w:rPr>
          <w:rFonts w:ascii="Arial" w:hAnsi="Arial" w:cs="Arial"/>
          <w:sz w:val="22"/>
          <w:szCs w:val="22"/>
        </w:rPr>
        <w:tab/>
      </w:r>
      <w:r w:rsidR="00C526A4">
        <w:rPr>
          <w:rFonts w:ascii="Arial" w:hAnsi="Arial" w:cs="Arial"/>
          <w:sz w:val="22"/>
          <w:szCs w:val="22"/>
        </w:rPr>
        <w:t xml:space="preserve">Fuel Gas and FWS </w:t>
      </w:r>
      <w:proofErr w:type="spellStart"/>
      <w:r w:rsidR="00C526A4">
        <w:rPr>
          <w:rFonts w:ascii="Arial" w:hAnsi="Arial" w:cs="Arial"/>
          <w:sz w:val="22"/>
          <w:szCs w:val="22"/>
        </w:rPr>
        <w:t>Offgas</w:t>
      </w:r>
      <w:proofErr w:type="spellEnd"/>
      <w:r w:rsidR="00C526A4">
        <w:rPr>
          <w:rFonts w:ascii="Arial" w:hAnsi="Arial" w:cs="Arial"/>
          <w:sz w:val="22"/>
          <w:szCs w:val="22"/>
        </w:rPr>
        <w:t xml:space="preserve"> Estimated</w:t>
      </w:r>
      <w:r>
        <w:rPr>
          <w:rFonts w:ascii="Arial" w:hAnsi="Arial" w:cs="Arial"/>
          <w:sz w:val="22"/>
          <w:szCs w:val="22"/>
        </w:rPr>
        <w:t xml:space="preserve"> Stream Composition</w:t>
      </w:r>
      <w:r w:rsidR="00C526A4">
        <w:rPr>
          <w:rFonts w:ascii="Arial" w:hAnsi="Arial" w:cs="Arial"/>
          <w:sz w:val="22"/>
          <w:szCs w:val="22"/>
        </w:rPr>
        <w:t xml:space="preserve"> Calculation</w:t>
      </w:r>
      <w:r w:rsidR="009D5EA8">
        <w:rPr>
          <w:rFonts w:ascii="Arial" w:hAnsi="Arial" w:cs="Arial"/>
          <w:sz w:val="22"/>
          <w:szCs w:val="22"/>
        </w:rPr>
        <w:t>s</w:t>
      </w:r>
    </w:p>
    <w:p w14:paraId="64355408" w14:textId="2D499D5E" w:rsidR="004F154A" w:rsidRDefault="004F154A" w:rsidP="00E31298">
      <w:pPr>
        <w:keepNext/>
        <w:jc w:val="both"/>
        <w:rPr>
          <w:rFonts w:ascii="Arial" w:hAnsi="Arial" w:cs="Arial"/>
          <w:sz w:val="22"/>
          <w:szCs w:val="22"/>
        </w:rPr>
      </w:pPr>
      <w:r>
        <w:rPr>
          <w:rFonts w:ascii="Arial" w:hAnsi="Arial" w:cs="Arial"/>
          <w:sz w:val="22"/>
          <w:szCs w:val="22"/>
        </w:rPr>
        <w:t xml:space="preserve">Attachment </w:t>
      </w:r>
      <w:r w:rsidR="004513C9">
        <w:rPr>
          <w:rFonts w:ascii="Arial" w:hAnsi="Arial" w:cs="Arial"/>
          <w:sz w:val="22"/>
          <w:szCs w:val="22"/>
        </w:rPr>
        <w:t>B</w:t>
      </w:r>
      <w:r>
        <w:rPr>
          <w:rFonts w:ascii="Arial" w:hAnsi="Arial" w:cs="Arial"/>
          <w:sz w:val="22"/>
          <w:szCs w:val="22"/>
        </w:rPr>
        <w:tab/>
      </w:r>
      <w:r w:rsidR="00767C77">
        <w:rPr>
          <w:rFonts w:ascii="Arial" w:hAnsi="Arial" w:cs="Arial"/>
          <w:sz w:val="22"/>
          <w:szCs w:val="22"/>
        </w:rPr>
        <w:tab/>
      </w:r>
      <w:r>
        <w:rPr>
          <w:rFonts w:ascii="Arial" w:hAnsi="Arial" w:cs="Arial"/>
          <w:sz w:val="22"/>
          <w:szCs w:val="22"/>
        </w:rPr>
        <w:t>A-200</w:t>
      </w:r>
      <w:r w:rsidR="00C526A4">
        <w:rPr>
          <w:rFonts w:ascii="Arial" w:hAnsi="Arial" w:cs="Arial"/>
          <w:sz w:val="22"/>
          <w:szCs w:val="22"/>
        </w:rPr>
        <w:t xml:space="preserve">0 </w:t>
      </w:r>
      <w:r>
        <w:rPr>
          <w:rFonts w:ascii="Arial" w:hAnsi="Arial" w:cs="Arial"/>
          <w:sz w:val="22"/>
          <w:szCs w:val="22"/>
        </w:rPr>
        <w:t>Data Sheet</w:t>
      </w:r>
    </w:p>
    <w:p w14:paraId="3925DCE4" w14:textId="0396C211" w:rsidR="004F154A" w:rsidRDefault="004F154A" w:rsidP="00E31298">
      <w:pPr>
        <w:keepNext/>
        <w:jc w:val="both"/>
        <w:rPr>
          <w:rFonts w:ascii="Arial" w:hAnsi="Arial" w:cs="Arial"/>
          <w:sz w:val="22"/>
          <w:szCs w:val="22"/>
        </w:rPr>
      </w:pPr>
      <w:r>
        <w:rPr>
          <w:rFonts w:ascii="Arial" w:hAnsi="Arial" w:cs="Arial"/>
          <w:sz w:val="22"/>
          <w:szCs w:val="22"/>
        </w:rPr>
        <w:t xml:space="preserve">Attachment </w:t>
      </w:r>
      <w:r w:rsidR="004513C9">
        <w:rPr>
          <w:rFonts w:ascii="Arial" w:hAnsi="Arial" w:cs="Arial"/>
          <w:sz w:val="22"/>
          <w:szCs w:val="22"/>
        </w:rPr>
        <w:t>C</w:t>
      </w:r>
      <w:r>
        <w:rPr>
          <w:rFonts w:ascii="Arial" w:hAnsi="Arial" w:cs="Arial"/>
          <w:sz w:val="22"/>
          <w:szCs w:val="22"/>
        </w:rPr>
        <w:tab/>
      </w:r>
      <w:r w:rsidR="00767C77">
        <w:rPr>
          <w:rFonts w:ascii="Arial" w:hAnsi="Arial" w:cs="Arial"/>
          <w:sz w:val="22"/>
          <w:szCs w:val="22"/>
        </w:rPr>
        <w:tab/>
      </w:r>
      <w:r>
        <w:rPr>
          <w:rFonts w:ascii="Arial" w:hAnsi="Arial" w:cs="Arial"/>
          <w:sz w:val="22"/>
          <w:szCs w:val="22"/>
        </w:rPr>
        <w:t>Updated PTE</w:t>
      </w:r>
      <w:r w:rsidR="00C526A4">
        <w:rPr>
          <w:rFonts w:ascii="Arial" w:hAnsi="Arial" w:cs="Arial"/>
          <w:sz w:val="22"/>
          <w:szCs w:val="22"/>
        </w:rPr>
        <w:t xml:space="preserve"> Calculations</w:t>
      </w:r>
    </w:p>
    <w:p w14:paraId="54D3413C" w14:textId="6520AD2D" w:rsidR="004F154A" w:rsidRDefault="004F154A" w:rsidP="00E31298">
      <w:pPr>
        <w:keepNext/>
        <w:jc w:val="both"/>
        <w:rPr>
          <w:rFonts w:ascii="Arial" w:hAnsi="Arial" w:cs="Arial"/>
          <w:sz w:val="22"/>
          <w:szCs w:val="22"/>
        </w:rPr>
      </w:pPr>
      <w:r>
        <w:rPr>
          <w:rFonts w:ascii="Arial" w:hAnsi="Arial" w:cs="Arial"/>
          <w:sz w:val="22"/>
          <w:szCs w:val="22"/>
        </w:rPr>
        <w:t xml:space="preserve">Attachment </w:t>
      </w:r>
      <w:r w:rsidR="004513C9">
        <w:rPr>
          <w:rFonts w:ascii="Arial" w:hAnsi="Arial" w:cs="Arial"/>
          <w:sz w:val="22"/>
          <w:szCs w:val="22"/>
        </w:rPr>
        <w:t>D</w:t>
      </w:r>
      <w:r>
        <w:rPr>
          <w:rFonts w:ascii="Arial" w:hAnsi="Arial" w:cs="Arial"/>
          <w:sz w:val="22"/>
          <w:szCs w:val="22"/>
        </w:rPr>
        <w:tab/>
      </w:r>
      <w:r w:rsidR="00767C77">
        <w:rPr>
          <w:rFonts w:ascii="Arial" w:hAnsi="Arial" w:cs="Arial"/>
          <w:sz w:val="22"/>
          <w:szCs w:val="22"/>
        </w:rPr>
        <w:tab/>
      </w:r>
      <w:r>
        <w:rPr>
          <w:rFonts w:ascii="Arial" w:hAnsi="Arial" w:cs="Arial"/>
          <w:sz w:val="22"/>
          <w:szCs w:val="22"/>
        </w:rPr>
        <w:t>Foul Water Stripper (S-1600) Compliance Source Testing</w:t>
      </w:r>
    </w:p>
    <w:p w14:paraId="056EE923" w14:textId="77CEDA4F" w:rsidR="004F154A" w:rsidRDefault="004F154A" w:rsidP="00E31298">
      <w:pPr>
        <w:keepNext/>
        <w:jc w:val="both"/>
        <w:rPr>
          <w:rFonts w:ascii="Arial" w:hAnsi="Arial" w:cs="Arial"/>
          <w:sz w:val="22"/>
          <w:szCs w:val="22"/>
        </w:rPr>
      </w:pPr>
      <w:r>
        <w:rPr>
          <w:rFonts w:ascii="Arial" w:hAnsi="Arial" w:cs="Arial"/>
          <w:sz w:val="22"/>
          <w:szCs w:val="22"/>
        </w:rPr>
        <w:t xml:space="preserve">Attachment </w:t>
      </w:r>
      <w:r w:rsidR="004513C9">
        <w:rPr>
          <w:rFonts w:ascii="Arial" w:hAnsi="Arial" w:cs="Arial"/>
          <w:sz w:val="22"/>
          <w:szCs w:val="22"/>
        </w:rPr>
        <w:t>E</w:t>
      </w:r>
      <w:r>
        <w:rPr>
          <w:rFonts w:ascii="Arial" w:hAnsi="Arial" w:cs="Arial"/>
          <w:sz w:val="22"/>
          <w:szCs w:val="22"/>
        </w:rPr>
        <w:tab/>
      </w:r>
      <w:r w:rsidR="00767C77">
        <w:rPr>
          <w:rFonts w:ascii="Arial" w:hAnsi="Arial" w:cs="Arial"/>
          <w:sz w:val="22"/>
          <w:szCs w:val="22"/>
        </w:rPr>
        <w:tab/>
      </w:r>
      <w:r>
        <w:rPr>
          <w:rFonts w:ascii="Arial" w:hAnsi="Arial" w:cs="Arial"/>
          <w:sz w:val="22"/>
          <w:szCs w:val="22"/>
        </w:rPr>
        <w:t>Flow Meter and CEMS Specifications</w:t>
      </w:r>
    </w:p>
    <w:p w14:paraId="2C085296" w14:textId="6DC34A72" w:rsidR="004F154A" w:rsidRDefault="004F154A" w:rsidP="00E31298">
      <w:pPr>
        <w:keepNext/>
        <w:jc w:val="both"/>
        <w:rPr>
          <w:rFonts w:ascii="Arial" w:hAnsi="Arial" w:cs="Arial"/>
          <w:sz w:val="22"/>
          <w:szCs w:val="22"/>
        </w:rPr>
      </w:pPr>
      <w:r>
        <w:rPr>
          <w:rFonts w:ascii="Arial" w:hAnsi="Arial" w:cs="Arial"/>
          <w:sz w:val="22"/>
          <w:szCs w:val="22"/>
        </w:rPr>
        <w:t xml:space="preserve">Attachment </w:t>
      </w:r>
      <w:r w:rsidR="004513C9">
        <w:rPr>
          <w:rFonts w:ascii="Arial" w:hAnsi="Arial" w:cs="Arial"/>
          <w:sz w:val="22"/>
          <w:szCs w:val="22"/>
        </w:rPr>
        <w:t>F</w:t>
      </w:r>
      <w:r>
        <w:rPr>
          <w:rFonts w:ascii="Arial" w:hAnsi="Arial" w:cs="Arial"/>
          <w:sz w:val="22"/>
          <w:szCs w:val="22"/>
        </w:rPr>
        <w:tab/>
      </w:r>
      <w:r w:rsidR="00767C77">
        <w:rPr>
          <w:rFonts w:ascii="Arial" w:hAnsi="Arial" w:cs="Arial"/>
          <w:sz w:val="22"/>
          <w:szCs w:val="22"/>
        </w:rPr>
        <w:tab/>
      </w:r>
      <w:r>
        <w:rPr>
          <w:rFonts w:ascii="Arial" w:hAnsi="Arial" w:cs="Arial"/>
          <w:sz w:val="22"/>
          <w:szCs w:val="22"/>
        </w:rPr>
        <w:t>HRA</w:t>
      </w:r>
      <w:r w:rsidR="00C526A4">
        <w:rPr>
          <w:rFonts w:ascii="Arial" w:hAnsi="Arial" w:cs="Arial"/>
          <w:sz w:val="22"/>
          <w:szCs w:val="22"/>
        </w:rPr>
        <w:t xml:space="preserve"> Form and Map </w:t>
      </w:r>
    </w:p>
    <w:p w14:paraId="5D16490D" w14:textId="46C1E442" w:rsidR="004F154A" w:rsidRDefault="004F154A" w:rsidP="00E31298">
      <w:pPr>
        <w:keepNext/>
        <w:jc w:val="both"/>
        <w:rPr>
          <w:rFonts w:ascii="Arial" w:hAnsi="Arial" w:cs="Arial"/>
          <w:sz w:val="22"/>
          <w:szCs w:val="22"/>
        </w:rPr>
      </w:pPr>
      <w:r>
        <w:rPr>
          <w:rFonts w:ascii="Arial" w:hAnsi="Arial" w:cs="Arial"/>
          <w:sz w:val="22"/>
          <w:szCs w:val="22"/>
        </w:rPr>
        <w:t xml:space="preserve">Attachment </w:t>
      </w:r>
      <w:r w:rsidR="004513C9">
        <w:rPr>
          <w:rFonts w:ascii="Arial" w:hAnsi="Arial" w:cs="Arial"/>
          <w:sz w:val="22"/>
          <w:szCs w:val="22"/>
        </w:rPr>
        <w:t>G</w:t>
      </w:r>
      <w:r>
        <w:rPr>
          <w:rFonts w:ascii="Arial" w:hAnsi="Arial" w:cs="Arial"/>
          <w:sz w:val="22"/>
          <w:szCs w:val="22"/>
        </w:rPr>
        <w:tab/>
      </w:r>
      <w:r w:rsidR="00767C77">
        <w:rPr>
          <w:rFonts w:ascii="Arial" w:hAnsi="Arial" w:cs="Arial"/>
          <w:sz w:val="22"/>
          <w:szCs w:val="22"/>
        </w:rPr>
        <w:tab/>
      </w:r>
      <w:r>
        <w:rPr>
          <w:rFonts w:ascii="Arial" w:hAnsi="Arial" w:cs="Arial"/>
          <w:sz w:val="22"/>
          <w:szCs w:val="22"/>
        </w:rPr>
        <w:t>CEQA</w:t>
      </w:r>
      <w:r w:rsidR="00C526A4">
        <w:rPr>
          <w:rFonts w:ascii="Arial" w:hAnsi="Arial" w:cs="Arial"/>
          <w:sz w:val="22"/>
          <w:szCs w:val="22"/>
        </w:rPr>
        <w:t xml:space="preserve"> Application </w:t>
      </w:r>
    </w:p>
    <w:p w14:paraId="74E7B9EC" w14:textId="419DEC6D" w:rsidR="004F154A" w:rsidRDefault="004F154A" w:rsidP="00E31298">
      <w:pPr>
        <w:keepNext/>
        <w:jc w:val="both"/>
        <w:rPr>
          <w:rFonts w:ascii="Arial" w:hAnsi="Arial" w:cs="Arial"/>
          <w:sz w:val="22"/>
          <w:szCs w:val="22"/>
        </w:rPr>
      </w:pPr>
    </w:p>
    <w:p w14:paraId="2194938E" w14:textId="299F9980" w:rsidR="00CC2943" w:rsidRDefault="00CC2943" w:rsidP="00E31298">
      <w:pPr>
        <w:keepNext/>
        <w:jc w:val="both"/>
        <w:rPr>
          <w:rFonts w:ascii="Arial" w:hAnsi="Arial" w:cs="Arial"/>
          <w:sz w:val="22"/>
          <w:szCs w:val="22"/>
        </w:rPr>
      </w:pPr>
    </w:p>
    <w:p w14:paraId="069AC93A" w14:textId="0B264EE2" w:rsidR="00E31298" w:rsidRPr="00394F34" w:rsidRDefault="00E31298" w:rsidP="00543217">
      <w:pPr>
        <w:keepNext/>
        <w:jc w:val="both"/>
        <w:rPr>
          <w:rFonts w:ascii="Arial" w:hAnsi="Arial" w:cs="Arial"/>
          <w:sz w:val="22"/>
          <w:szCs w:val="22"/>
        </w:rPr>
      </w:pPr>
    </w:p>
    <w:sectPr w:rsidR="00E31298" w:rsidRPr="00394F34">
      <w:head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 w:author="Vail, Vanessa A." w:date="2025-02-25T10:54:00Z" w:initials="VV">
    <w:p w14:paraId="6313F850" w14:textId="3E5B4D07" w:rsidR="00863051" w:rsidRDefault="00863051" w:rsidP="00863051">
      <w:pPr>
        <w:pStyle w:val="CommentText"/>
      </w:pPr>
      <w:r>
        <w:rPr>
          <w:rStyle w:val="CommentReference"/>
        </w:rPr>
        <w:annotationRef/>
      </w:r>
      <w:r>
        <w:t>Moved above</w:t>
      </w:r>
    </w:p>
  </w:comment>
  <w:comment w:id="50" w:author="Partmann, Anne M." w:date="2025-02-26T15:35:00Z" w:initials="AP">
    <w:p w14:paraId="7DDB77F7" w14:textId="77777777" w:rsidR="00A8258F" w:rsidRDefault="00A8258F" w:rsidP="00A8258F">
      <w:pPr>
        <w:pStyle w:val="CommentText"/>
      </w:pPr>
      <w:r>
        <w:rPr>
          <w:rStyle w:val="CommentReference"/>
        </w:rPr>
        <w:annotationRef/>
      </w:r>
      <w:r>
        <w:t>Tony to simplify language</w:t>
      </w:r>
    </w:p>
  </w:comment>
  <w:comment w:id="64" w:author="Partmann, Anne M." w:date="2025-02-26T15:36:00Z" w:initials="AP">
    <w:p w14:paraId="5EFC7BEE" w14:textId="77777777" w:rsidR="00A8258F" w:rsidRDefault="00A8258F" w:rsidP="00A8258F">
      <w:pPr>
        <w:pStyle w:val="CommentText"/>
      </w:pPr>
      <w:r>
        <w:rPr>
          <w:rStyle w:val="CommentReference"/>
        </w:rPr>
        <w:annotationRef/>
      </w:r>
      <w:r>
        <w:t>Wasn’t this submitted to Danny? Sharon please confirm</w:t>
      </w:r>
    </w:p>
  </w:comment>
  <w:comment w:id="77" w:author="Vail, Vanessa A." w:date="2025-02-25T10:17:00Z" w:initials="VV">
    <w:p w14:paraId="68B886FA" w14:textId="6FE8EC9F" w:rsidR="009553DF" w:rsidRDefault="009553DF" w:rsidP="009553DF">
      <w:pPr>
        <w:pStyle w:val="CommentText"/>
      </w:pPr>
      <w:r>
        <w:rPr>
          <w:rStyle w:val="CommentReference"/>
        </w:rPr>
        <w:annotationRef/>
      </w:r>
      <w:r>
        <w:t>Does this answer how 140 dscfm was derived?</w:t>
      </w:r>
    </w:p>
  </w:comment>
  <w:comment w:id="78" w:author="Lim, Sharon Y." w:date="2025-02-25T16:19:00Z" w:initials="SL">
    <w:p w14:paraId="374AE9E3" w14:textId="77777777" w:rsidR="004E5EE1" w:rsidRDefault="004E5EE1" w:rsidP="004E5EE1">
      <w:pPr>
        <w:pStyle w:val="CommentText"/>
      </w:pPr>
      <w:r>
        <w:rPr>
          <w:rStyle w:val="CommentReference"/>
        </w:rPr>
        <w:annotationRef/>
      </w:r>
      <w:r>
        <w:t>We were trying to stay under 10 lbs/D on all criteria pollutants so we had to limit our flow.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13F850" w15:done="0"/>
  <w15:commentEx w15:paraId="7DDB77F7" w15:done="0"/>
  <w15:commentEx w15:paraId="5EFC7BEE" w15:done="0"/>
  <w15:commentEx w15:paraId="68B886FA" w15:done="0"/>
  <w15:commentEx w15:paraId="374AE9E3" w15:paraIdParent="68B886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7C4F2C" w16cex:dateUtc="2025-02-25T16:54:00Z"/>
  <w16cex:commentExtensible w16cex:durableId="37ADAEC6" w16cex:dateUtc="2025-02-26T23:35:00Z"/>
  <w16cex:commentExtensible w16cex:durableId="7BFA5650" w16cex:dateUtc="2025-02-26T23:36:00Z"/>
  <w16cex:commentExtensible w16cex:durableId="6CFB4411" w16cex:dateUtc="2025-02-25T16:17:00Z"/>
  <w16cex:commentExtensible w16cex:durableId="52A2BF46" w16cex:dateUtc="2025-02-26T00: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13F850" w16cid:durableId="137C4F2C"/>
  <w16cid:commentId w16cid:paraId="7DDB77F7" w16cid:durableId="37ADAEC6"/>
  <w16cid:commentId w16cid:paraId="5EFC7BEE" w16cid:durableId="7BFA5650"/>
  <w16cid:commentId w16cid:paraId="68B886FA" w16cid:durableId="6CFB4411"/>
  <w16cid:commentId w16cid:paraId="374AE9E3" w16cid:durableId="52A2BF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A2FA7" w14:textId="77777777" w:rsidR="00EB31E4" w:rsidRDefault="00EB31E4" w:rsidP="00EB31E4">
      <w:r>
        <w:separator/>
      </w:r>
    </w:p>
  </w:endnote>
  <w:endnote w:type="continuationSeparator" w:id="0">
    <w:p w14:paraId="13772CA5" w14:textId="77777777" w:rsidR="00EB31E4" w:rsidRDefault="00EB31E4" w:rsidP="00EB3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anklin Gothic Demi Cond">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61E21" w14:textId="77777777" w:rsidR="00EB31E4" w:rsidRDefault="00EB31E4" w:rsidP="00EB31E4">
      <w:r>
        <w:separator/>
      </w:r>
    </w:p>
  </w:footnote>
  <w:footnote w:type="continuationSeparator" w:id="0">
    <w:p w14:paraId="41B1A151" w14:textId="77777777" w:rsidR="00EB31E4" w:rsidRDefault="00EB31E4" w:rsidP="00EB31E4">
      <w:r>
        <w:continuationSeparator/>
      </w:r>
    </w:p>
  </w:footnote>
  <w:footnote w:id="1">
    <w:p w14:paraId="3F1AEFB7" w14:textId="29E0C384" w:rsidR="00793C17" w:rsidRDefault="00793C17">
      <w:pPr>
        <w:pStyle w:val="FootnoteText"/>
      </w:pPr>
      <w:ins w:id="53" w:author="Tony Widboom" w:date="2025-02-27T15:28:00Z" w16du:dateUtc="2025-02-27T23:28:00Z">
        <w:r>
          <w:rPr>
            <w:rStyle w:val="FootnoteReference"/>
          </w:rPr>
          <w:footnoteRef/>
        </w:r>
        <w:r>
          <w:t xml:space="preserve"> The specification sheet states a </w:t>
        </w:r>
        <w:r w:rsidRPr="00793C17">
          <w:t>total heat release value of 2.0 MMBtu/</w:t>
        </w:r>
        <w:proofErr w:type="spellStart"/>
        <w:r w:rsidRPr="00793C17">
          <w:t>hr</w:t>
        </w:r>
        <w:proofErr w:type="spellEnd"/>
        <w:r w:rsidRPr="00793C17">
          <w:t xml:space="preserve"> on a low heating value (LHV) basis.</w:t>
        </w:r>
        <w:r>
          <w:t xml:space="preserve"> The HHV basis is 10% higher at 2.2 MMBtu/hr.  </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238C" w14:textId="569363C6" w:rsidR="00EB31E4" w:rsidRPr="00543217" w:rsidRDefault="00EB31E4" w:rsidP="005432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D615E"/>
    <w:multiLevelType w:val="hybridMultilevel"/>
    <w:tmpl w:val="794859AE"/>
    <w:lvl w:ilvl="0" w:tplc="E42E5262">
      <w:start w:val="1"/>
      <w:numFmt w:val="decimal"/>
      <w:suff w:val="space"/>
      <w:lvlText w:val="%1."/>
      <w:lvlJc w:val="left"/>
      <w:pPr>
        <w:ind w:left="720" w:firstLine="0"/>
      </w:pPr>
      <w:rPr>
        <w:rFonts w:ascii="Arial" w:eastAsiaTheme="minorHAnsi" w:hAnsi="Arial" w:cs="Arial" w:hint="default"/>
      </w:rPr>
    </w:lvl>
    <w:lvl w:ilvl="1" w:tplc="3A228C36">
      <w:start w:val="1"/>
      <w:numFmt w:val="lowerLetter"/>
      <w:suff w:val="space"/>
      <w:lvlText w:val="%2."/>
      <w:lvlJc w:val="left"/>
      <w:pPr>
        <w:ind w:left="720" w:firstLine="0"/>
      </w:pPr>
      <w:rPr>
        <w:rFonts w:hint="default"/>
      </w:rPr>
    </w:lvl>
    <w:lvl w:ilvl="2" w:tplc="60DA0A78">
      <w:start w:val="1"/>
      <w:numFmt w:val="lowerRoman"/>
      <w:suff w:val="space"/>
      <w:lvlText w:val="%3."/>
      <w:lvlJc w:val="right"/>
      <w:pPr>
        <w:ind w:left="720" w:firstLine="0"/>
      </w:pPr>
      <w:rPr>
        <w:rFonts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5BD6E6A"/>
    <w:multiLevelType w:val="hybridMultilevel"/>
    <w:tmpl w:val="632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7A7984"/>
    <w:multiLevelType w:val="hybridMultilevel"/>
    <w:tmpl w:val="F260DD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3687481">
    <w:abstractNumId w:val="0"/>
  </w:num>
  <w:num w:numId="2" w16cid:durableId="609363170">
    <w:abstractNumId w:val="1"/>
  </w:num>
  <w:num w:numId="3" w16cid:durableId="199348105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ny Widboom">
    <w15:presenceInfo w15:providerId="AD" w15:userId="S::awidboom@barr.com::b9a4540b-9f96-4d51-b7c7-b0aa6f443a0e"/>
  </w15:person>
  <w15:person w15:author="Vail, Vanessa A.">
    <w15:presenceInfo w15:providerId="AD" w15:userId="S::VaVail@marathonpetroleum.com::0c1ad77a-8825-4d4e-b0f4-bd739c15009b"/>
  </w15:person>
  <w15:person w15:author="Partmann, Anne M.">
    <w15:presenceInfo w15:providerId="AD" w15:userId="S::APartmann@Marathonpetroleum.com::59ab67ac-9638-4cc0-a1ea-d3b64d4f817b"/>
  </w15:person>
  <w15:person w15:author="Lim, Sharon Y.">
    <w15:presenceInfo w15:providerId="AD" w15:userId="S::SYLim@Marathonpetroleum.com::ac73d842-0baa-4236-bde4-5d2dd4fd4a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U0NzAxMLI0NLY0NzdS0lEKTi0uzszPAykwrAUAH9aIZCwAAAA="/>
  </w:docVars>
  <w:rsids>
    <w:rsidRoot w:val="00DB63D7"/>
    <w:rsid w:val="00006732"/>
    <w:rsid w:val="00055B2B"/>
    <w:rsid w:val="00076BDD"/>
    <w:rsid w:val="000915CC"/>
    <w:rsid w:val="00091F9B"/>
    <w:rsid w:val="000A2E3E"/>
    <w:rsid w:val="000B026B"/>
    <w:rsid w:val="000B4597"/>
    <w:rsid w:val="000D33F9"/>
    <w:rsid w:val="000F2A07"/>
    <w:rsid w:val="000F732E"/>
    <w:rsid w:val="0010395B"/>
    <w:rsid w:val="0010760D"/>
    <w:rsid w:val="00110341"/>
    <w:rsid w:val="00122DB4"/>
    <w:rsid w:val="00140A01"/>
    <w:rsid w:val="001428C3"/>
    <w:rsid w:val="001441F6"/>
    <w:rsid w:val="0015333D"/>
    <w:rsid w:val="00157C9C"/>
    <w:rsid w:val="0016427B"/>
    <w:rsid w:val="0017411E"/>
    <w:rsid w:val="001B6ABF"/>
    <w:rsid w:val="001B7206"/>
    <w:rsid w:val="001D0A3E"/>
    <w:rsid w:val="001E602E"/>
    <w:rsid w:val="001F7E2C"/>
    <w:rsid w:val="00205DFA"/>
    <w:rsid w:val="00231903"/>
    <w:rsid w:val="00255BFF"/>
    <w:rsid w:val="002845ED"/>
    <w:rsid w:val="00284D46"/>
    <w:rsid w:val="0028536F"/>
    <w:rsid w:val="0029275D"/>
    <w:rsid w:val="002B64F2"/>
    <w:rsid w:val="002C0205"/>
    <w:rsid w:val="002C2EAF"/>
    <w:rsid w:val="002D3199"/>
    <w:rsid w:val="002E33CD"/>
    <w:rsid w:val="002E6AD0"/>
    <w:rsid w:val="003042EC"/>
    <w:rsid w:val="00305E04"/>
    <w:rsid w:val="00312240"/>
    <w:rsid w:val="00330B5E"/>
    <w:rsid w:val="00337147"/>
    <w:rsid w:val="00356C17"/>
    <w:rsid w:val="00370B16"/>
    <w:rsid w:val="00371312"/>
    <w:rsid w:val="00380FE0"/>
    <w:rsid w:val="00385540"/>
    <w:rsid w:val="00385ED9"/>
    <w:rsid w:val="00387BE7"/>
    <w:rsid w:val="00394F34"/>
    <w:rsid w:val="003A6359"/>
    <w:rsid w:val="003C56AC"/>
    <w:rsid w:val="003C66D6"/>
    <w:rsid w:val="003D5BFA"/>
    <w:rsid w:val="003F2C1B"/>
    <w:rsid w:val="00400B43"/>
    <w:rsid w:val="00416CFE"/>
    <w:rsid w:val="00423B73"/>
    <w:rsid w:val="00441E42"/>
    <w:rsid w:val="00445D7A"/>
    <w:rsid w:val="00446102"/>
    <w:rsid w:val="004513C9"/>
    <w:rsid w:val="0045248F"/>
    <w:rsid w:val="00466990"/>
    <w:rsid w:val="0047320C"/>
    <w:rsid w:val="00473E8C"/>
    <w:rsid w:val="004B34ED"/>
    <w:rsid w:val="004E5EE1"/>
    <w:rsid w:val="004F154A"/>
    <w:rsid w:val="004F44B5"/>
    <w:rsid w:val="0052766B"/>
    <w:rsid w:val="00530E77"/>
    <w:rsid w:val="005368BC"/>
    <w:rsid w:val="00543166"/>
    <w:rsid w:val="00543217"/>
    <w:rsid w:val="005700CB"/>
    <w:rsid w:val="005A794B"/>
    <w:rsid w:val="005B5B16"/>
    <w:rsid w:val="005C1EA6"/>
    <w:rsid w:val="005D2A6F"/>
    <w:rsid w:val="005D3A7D"/>
    <w:rsid w:val="005E1ABD"/>
    <w:rsid w:val="006008A7"/>
    <w:rsid w:val="0060271E"/>
    <w:rsid w:val="00603AA4"/>
    <w:rsid w:val="00607D53"/>
    <w:rsid w:val="00636BA7"/>
    <w:rsid w:val="00660F19"/>
    <w:rsid w:val="00673BDF"/>
    <w:rsid w:val="006864BA"/>
    <w:rsid w:val="006955E1"/>
    <w:rsid w:val="006A7E5E"/>
    <w:rsid w:val="006B4682"/>
    <w:rsid w:val="006C02B6"/>
    <w:rsid w:val="006C2105"/>
    <w:rsid w:val="006D5E6A"/>
    <w:rsid w:val="00736ACE"/>
    <w:rsid w:val="00743F9B"/>
    <w:rsid w:val="007454C1"/>
    <w:rsid w:val="00767389"/>
    <w:rsid w:val="00767C77"/>
    <w:rsid w:val="007850E0"/>
    <w:rsid w:val="007876FC"/>
    <w:rsid w:val="00787781"/>
    <w:rsid w:val="00791B3C"/>
    <w:rsid w:val="00793C17"/>
    <w:rsid w:val="00797F8D"/>
    <w:rsid w:val="007A0E4F"/>
    <w:rsid w:val="007A7E05"/>
    <w:rsid w:val="007B3EC6"/>
    <w:rsid w:val="007C4912"/>
    <w:rsid w:val="007E0500"/>
    <w:rsid w:val="007E275A"/>
    <w:rsid w:val="008254DE"/>
    <w:rsid w:val="008305EB"/>
    <w:rsid w:val="00831214"/>
    <w:rsid w:val="00834D48"/>
    <w:rsid w:val="00863051"/>
    <w:rsid w:val="00876FAD"/>
    <w:rsid w:val="008855D7"/>
    <w:rsid w:val="0088755A"/>
    <w:rsid w:val="008945C1"/>
    <w:rsid w:val="008954D4"/>
    <w:rsid w:val="008A1839"/>
    <w:rsid w:val="008C68A8"/>
    <w:rsid w:val="0092275B"/>
    <w:rsid w:val="00923FBA"/>
    <w:rsid w:val="0094142C"/>
    <w:rsid w:val="009455FC"/>
    <w:rsid w:val="00946696"/>
    <w:rsid w:val="009477D6"/>
    <w:rsid w:val="009553DF"/>
    <w:rsid w:val="00955F7D"/>
    <w:rsid w:val="00966874"/>
    <w:rsid w:val="00976348"/>
    <w:rsid w:val="0098391D"/>
    <w:rsid w:val="00984E98"/>
    <w:rsid w:val="009A10B5"/>
    <w:rsid w:val="009B2B99"/>
    <w:rsid w:val="009D5EA8"/>
    <w:rsid w:val="009E7AF0"/>
    <w:rsid w:val="009F0AC8"/>
    <w:rsid w:val="00A066A8"/>
    <w:rsid w:val="00A1099D"/>
    <w:rsid w:val="00A21613"/>
    <w:rsid w:val="00A21DCD"/>
    <w:rsid w:val="00A62890"/>
    <w:rsid w:val="00A8258F"/>
    <w:rsid w:val="00A86FE5"/>
    <w:rsid w:val="00A875A3"/>
    <w:rsid w:val="00AB09FC"/>
    <w:rsid w:val="00AB7C88"/>
    <w:rsid w:val="00AE004E"/>
    <w:rsid w:val="00AE0D42"/>
    <w:rsid w:val="00B00527"/>
    <w:rsid w:val="00B0227C"/>
    <w:rsid w:val="00B0571C"/>
    <w:rsid w:val="00B17777"/>
    <w:rsid w:val="00B228FA"/>
    <w:rsid w:val="00B26642"/>
    <w:rsid w:val="00B441F7"/>
    <w:rsid w:val="00B61BC6"/>
    <w:rsid w:val="00B71B16"/>
    <w:rsid w:val="00BB2089"/>
    <w:rsid w:val="00BB520F"/>
    <w:rsid w:val="00C15724"/>
    <w:rsid w:val="00C304E6"/>
    <w:rsid w:val="00C35420"/>
    <w:rsid w:val="00C526A4"/>
    <w:rsid w:val="00C64542"/>
    <w:rsid w:val="00C80E67"/>
    <w:rsid w:val="00C83BFA"/>
    <w:rsid w:val="00CA517D"/>
    <w:rsid w:val="00CA7B89"/>
    <w:rsid w:val="00CC2943"/>
    <w:rsid w:val="00CC75D9"/>
    <w:rsid w:val="00CD35E5"/>
    <w:rsid w:val="00CD53AE"/>
    <w:rsid w:val="00CD59B9"/>
    <w:rsid w:val="00CD78EA"/>
    <w:rsid w:val="00CF57C1"/>
    <w:rsid w:val="00D05E93"/>
    <w:rsid w:val="00D11B8F"/>
    <w:rsid w:val="00D11F63"/>
    <w:rsid w:val="00D31098"/>
    <w:rsid w:val="00D333B8"/>
    <w:rsid w:val="00D341AB"/>
    <w:rsid w:val="00D37A7A"/>
    <w:rsid w:val="00D40628"/>
    <w:rsid w:val="00D50EAD"/>
    <w:rsid w:val="00D60ABC"/>
    <w:rsid w:val="00D71F4D"/>
    <w:rsid w:val="00D766D8"/>
    <w:rsid w:val="00D9274A"/>
    <w:rsid w:val="00D9738B"/>
    <w:rsid w:val="00DB63D7"/>
    <w:rsid w:val="00DC1753"/>
    <w:rsid w:val="00DE41F6"/>
    <w:rsid w:val="00DF0554"/>
    <w:rsid w:val="00DF6794"/>
    <w:rsid w:val="00DF6D0F"/>
    <w:rsid w:val="00E00981"/>
    <w:rsid w:val="00E22520"/>
    <w:rsid w:val="00E23F3E"/>
    <w:rsid w:val="00E31298"/>
    <w:rsid w:val="00E36E63"/>
    <w:rsid w:val="00E4589F"/>
    <w:rsid w:val="00E5792D"/>
    <w:rsid w:val="00E67AC1"/>
    <w:rsid w:val="00E8153D"/>
    <w:rsid w:val="00E93372"/>
    <w:rsid w:val="00EA160C"/>
    <w:rsid w:val="00EA537F"/>
    <w:rsid w:val="00EB31E4"/>
    <w:rsid w:val="00EC140D"/>
    <w:rsid w:val="00EE3279"/>
    <w:rsid w:val="00EF4F7F"/>
    <w:rsid w:val="00F1158F"/>
    <w:rsid w:val="00F40F75"/>
    <w:rsid w:val="00F52BF7"/>
    <w:rsid w:val="00F55552"/>
    <w:rsid w:val="00F75571"/>
    <w:rsid w:val="00F8346E"/>
    <w:rsid w:val="00F8355A"/>
    <w:rsid w:val="00F83B83"/>
    <w:rsid w:val="00F9513C"/>
    <w:rsid w:val="00F9718F"/>
    <w:rsid w:val="00FA036E"/>
    <w:rsid w:val="00FB4936"/>
    <w:rsid w:val="00FF00C4"/>
    <w:rsid w:val="00FF10A4"/>
    <w:rsid w:val="00FF3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935E4D"/>
  <w15:chartTrackingRefBased/>
  <w15:docId w15:val="{B6126D06-5890-46F6-A775-F26EBCD32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3D7"/>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DB63D7"/>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B63D7"/>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B63D7"/>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B63D7"/>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DB63D7"/>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DB63D7"/>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DB63D7"/>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DB63D7"/>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DB63D7"/>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3D7"/>
    <w:rPr>
      <w:rFonts w:eastAsiaTheme="majorEastAsia" w:cstheme="majorBidi"/>
      <w:color w:val="272727" w:themeColor="text1" w:themeTint="D8"/>
    </w:rPr>
  </w:style>
  <w:style w:type="paragraph" w:styleId="Title">
    <w:name w:val="Title"/>
    <w:basedOn w:val="Normal"/>
    <w:next w:val="Normal"/>
    <w:link w:val="TitleChar"/>
    <w:uiPriority w:val="10"/>
    <w:qFormat/>
    <w:rsid w:val="00DB63D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6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3D7"/>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6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3D7"/>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DB63D7"/>
    <w:rPr>
      <w:i/>
      <w:iCs/>
      <w:color w:val="404040" w:themeColor="text1" w:themeTint="BF"/>
    </w:rPr>
  </w:style>
  <w:style w:type="paragraph" w:styleId="ListParagraph">
    <w:name w:val="List Paragraph"/>
    <w:basedOn w:val="Normal"/>
    <w:uiPriority w:val="34"/>
    <w:qFormat/>
    <w:rsid w:val="00DB63D7"/>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DB63D7"/>
    <w:rPr>
      <w:i/>
      <w:iCs/>
      <w:color w:val="0F4761" w:themeColor="accent1" w:themeShade="BF"/>
    </w:rPr>
  </w:style>
  <w:style w:type="paragraph" w:styleId="IntenseQuote">
    <w:name w:val="Intense Quote"/>
    <w:basedOn w:val="Normal"/>
    <w:next w:val="Normal"/>
    <w:link w:val="IntenseQuoteChar"/>
    <w:uiPriority w:val="30"/>
    <w:qFormat/>
    <w:rsid w:val="00DB63D7"/>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DB63D7"/>
    <w:rPr>
      <w:i/>
      <w:iCs/>
      <w:color w:val="0F4761" w:themeColor="accent1" w:themeShade="BF"/>
    </w:rPr>
  </w:style>
  <w:style w:type="character" w:styleId="IntenseReference">
    <w:name w:val="Intense Reference"/>
    <w:basedOn w:val="DefaultParagraphFont"/>
    <w:uiPriority w:val="32"/>
    <w:qFormat/>
    <w:rsid w:val="00DB63D7"/>
    <w:rPr>
      <w:b/>
      <w:bCs/>
      <w:smallCaps/>
      <w:color w:val="0F4761" w:themeColor="accent1" w:themeShade="BF"/>
      <w:spacing w:val="5"/>
    </w:rPr>
  </w:style>
  <w:style w:type="paragraph" w:styleId="Header">
    <w:name w:val="header"/>
    <w:basedOn w:val="Normal"/>
    <w:link w:val="HeaderChar"/>
    <w:rsid w:val="00DB63D7"/>
    <w:pPr>
      <w:tabs>
        <w:tab w:val="center" w:pos="4320"/>
        <w:tab w:val="right" w:pos="8640"/>
      </w:tabs>
    </w:pPr>
  </w:style>
  <w:style w:type="character" w:customStyle="1" w:styleId="HeaderChar">
    <w:name w:val="Header Char"/>
    <w:basedOn w:val="DefaultParagraphFont"/>
    <w:link w:val="Header"/>
    <w:rsid w:val="00DB63D7"/>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E31298"/>
    <w:rPr>
      <w:sz w:val="16"/>
      <w:szCs w:val="16"/>
    </w:rPr>
  </w:style>
  <w:style w:type="paragraph" w:styleId="CommentText">
    <w:name w:val="annotation text"/>
    <w:basedOn w:val="Normal"/>
    <w:link w:val="CommentTextChar"/>
    <w:uiPriority w:val="99"/>
    <w:unhideWhenUsed/>
    <w:rsid w:val="00E31298"/>
    <w:rPr>
      <w:sz w:val="20"/>
      <w:szCs w:val="20"/>
    </w:rPr>
  </w:style>
  <w:style w:type="character" w:customStyle="1" w:styleId="CommentTextChar">
    <w:name w:val="Comment Text Char"/>
    <w:basedOn w:val="DefaultParagraphFont"/>
    <w:link w:val="CommentText"/>
    <w:uiPriority w:val="99"/>
    <w:rsid w:val="00E31298"/>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31298"/>
    <w:rPr>
      <w:b/>
      <w:bCs/>
    </w:rPr>
  </w:style>
  <w:style w:type="character" w:customStyle="1" w:styleId="CommentSubjectChar">
    <w:name w:val="Comment Subject Char"/>
    <w:basedOn w:val="CommentTextChar"/>
    <w:link w:val="CommentSubject"/>
    <w:uiPriority w:val="99"/>
    <w:semiHidden/>
    <w:rsid w:val="00E31298"/>
    <w:rPr>
      <w:rFonts w:ascii="Times New Roman" w:eastAsia="Times New Roman" w:hAnsi="Times New Roman" w:cs="Times New Roman"/>
      <w:b/>
      <w:bCs/>
      <w:kern w:val="0"/>
      <w:sz w:val="20"/>
      <w:szCs w:val="20"/>
      <w14:ligatures w14:val="none"/>
    </w:rPr>
  </w:style>
  <w:style w:type="character" w:styleId="Hyperlink">
    <w:name w:val="Hyperlink"/>
    <w:basedOn w:val="DefaultParagraphFont"/>
    <w:uiPriority w:val="99"/>
    <w:unhideWhenUsed/>
    <w:rsid w:val="007876FC"/>
    <w:rPr>
      <w:color w:val="467886" w:themeColor="hyperlink"/>
      <w:u w:val="single"/>
    </w:rPr>
  </w:style>
  <w:style w:type="character" w:styleId="UnresolvedMention">
    <w:name w:val="Unresolved Mention"/>
    <w:basedOn w:val="DefaultParagraphFont"/>
    <w:uiPriority w:val="99"/>
    <w:semiHidden/>
    <w:unhideWhenUsed/>
    <w:rsid w:val="007876FC"/>
    <w:rPr>
      <w:color w:val="605E5C"/>
      <w:shd w:val="clear" w:color="auto" w:fill="E1DFDD"/>
    </w:rPr>
  </w:style>
  <w:style w:type="table" w:styleId="TableGrid">
    <w:name w:val="Table Grid"/>
    <w:basedOn w:val="TableNormal"/>
    <w:uiPriority w:val="39"/>
    <w:rsid w:val="00356C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86FE5"/>
    <w:pPr>
      <w:spacing w:after="0" w:line="240" w:lineRule="auto"/>
    </w:pPr>
    <w:rPr>
      <w:rFonts w:ascii="Times New Roman" w:eastAsia="Times New Roman" w:hAnsi="Times New Roman" w:cs="Times New Roman"/>
      <w:kern w:val="0"/>
      <w:sz w:val="24"/>
      <w:szCs w:val="24"/>
      <w14:ligatures w14:val="none"/>
    </w:rPr>
  </w:style>
  <w:style w:type="paragraph" w:customStyle="1" w:styleId="Flysheetline1">
    <w:name w:val="Flysheet line 1"/>
    <w:next w:val="Flysheetline2"/>
    <w:qFormat/>
    <w:rsid w:val="00EB31E4"/>
    <w:pPr>
      <w:spacing w:after="320" w:line="288" w:lineRule="auto"/>
      <w:jc w:val="right"/>
    </w:pPr>
    <w:rPr>
      <w:rFonts w:ascii="Franklin Gothic Demi Cond" w:hAnsi="Franklin Gothic Demi Cond" w:cs="Segoe UI"/>
      <w:color w:val="0E2841" w:themeColor="text2"/>
      <w:kern w:val="0"/>
      <w:sz w:val="40"/>
      <w:szCs w:val="36"/>
      <w14:ligatures w14:val="none"/>
    </w:rPr>
  </w:style>
  <w:style w:type="paragraph" w:customStyle="1" w:styleId="Flysheetline2">
    <w:name w:val="Flysheet line 2"/>
    <w:next w:val="Flysheetline3"/>
    <w:qFormat/>
    <w:rsid w:val="00EB31E4"/>
    <w:pPr>
      <w:spacing w:after="280" w:line="288" w:lineRule="auto"/>
      <w:jc w:val="right"/>
    </w:pPr>
    <w:rPr>
      <w:rFonts w:ascii="Franklin Gothic Demi Cond" w:hAnsi="Franklin Gothic Demi Cond" w:cs="Segoe UI"/>
      <w:color w:val="0E2841" w:themeColor="text2"/>
      <w:kern w:val="0"/>
      <w:sz w:val="36"/>
      <w:szCs w:val="28"/>
      <w14:ligatures w14:val="none"/>
    </w:rPr>
  </w:style>
  <w:style w:type="paragraph" w:customStyle="1" w:styleId="Flysheetline3">
    <w:name w:val="Flysheet line 3"/>
    <w:next w:val="Normal"/>
    <w:qFormat/>
    <w:rsid w:val="00EB31E4"/>
    <w:pPr>
      <w:spacing w:after="0" w:line="288" w:lineRule="auto"/>
      <w:jc w:val="right"/>
    </w:pPr>
    <w:rPr>
      <w:rFonts w:ascii="Franklin Gothic Demi Cond" w:hAnsi="Franklin Gothic Demi Cond" w:cs="Segoe UI"/>
      <w:color w:val="0E2841" w:themeColor="text2"/>
      <w:kern w:val="0"/>
      <w:sz w:val="32"/>
      <w:szCs w:val="24"/>
      <w14:ligatures w14:val="none"/>
    </w:rPr>
  </w:style>
  <w:style w:type="paragraph" w:styleId="Footer">
    <w:name w:val="footer"/>
    <w:basedOn w:val="Normal"/>
    <w:link w:val="FooterChar"/>
    <w:uiPriority w:val="99"/>
    <w:unhideWhenUsed/>
    <w:rsid w:val="00EB31E4"/>
    <w:pPr>
      <w:tabs>
        <w:tab w:val="center" w:pos="4680"/>
        <w:tab w:val="right" w:pos="9360"/>
      </w:tabs>
    </w:pPr>
  </w:style>
  <w:style w:type="character" w:customStyle="1" w:styleId="FooterChar">
    <w:name w:val="Footer Char"/>
    <w:basedOn w:val="DefaultParagraphFont"/>
    <w:link w:val="Footer"/>
    <w:uiPriority w:val="99"/>
    <w:rsid w:val="00EB31E4"/>
    <w:rPr>
      <w:rFonts w:ascii="Times New Roman" w:eastAsia="Times New Roman" w:hAnsi="Times New Roman" w:cs="Times New Roman"/>
      <w:kern w:val="0"/>
      <w:sz w:val="24"/>
      <w:szCs w:val="24"/>
      <w14:ligatures w14:val="none"/>
    </w:rPr>
  </w:style>
  <w:style w:type="paragraph" w:styleId="FootnoteText">
    <w:name w:val="footnote text"/>
    <w:basedOn w:val="Normal"/>
    <w:link w:val="FootnoteTextChar"/>
    <w:uiPriority w:val="99"/>
    <w:semiHidden/>
    <w:unhideWhenUsed/>
    <w:rsid w:val="00793C17"/>
    <w:rPr>
      <w:sz w:val="20"/>
      <w:szCs w:val="20"/>
    </w:rPr>
  </w:style>
  <w:style w:type="character" w:customStyle="1" w:styleId="FootnoteTextChar">
    <w:name w:val="Footnote Text Char"/>
    <w:basedOn w:val="DefaultParagraphFont"/>
    <w:link w:val="FootnoteText"/>
    <w:uiPriority w:val="99"/>
    <w:semiHidden/>
    <w:rsid w:val="00793C17"/>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793C1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01616-DF13-4E30-9B98-C19AF474A765}">
  <ds:schemaRefs>
    <ds:schemaRef ds:uri="http://schemas.openxmlformats.org/officeDocument/2006/bibliography"/>
  </ds:schemaRefs>
</ds:datastoreItem>
</file>

<file path=docMetadata/LabelInfo.xml><?xml version="1.0" encoding="utf-8"?>
<clbl:labelList xmlns:clbl="http://schemas.microsoft.com/office/2020/mipLabelMetadata">
  <clbl:label id="{e7e2a638-66ef-4100-a677-17e0e39de297}" enabled="1" method="Privileged" siteId="{1640f4ce-86c6-44f2-a477-06bd39617e97}" removed="0"/>
</clbl:labelList>
</file>

<file path=docProps/app.xml><?xml version="1.0" encoding="utf-8"?>
<Properties xmlns="http://schemas.openxmlformats.org/officeDocument/2006/extended-properties" xmlns:vt="http://schemas.openxmlformats.org/officeDocument/2006/docPropsVTypes">
  <Template>Normal.dotm</Template>
  <TotalTime>1284</TotalTime>
  <Pages>9</Pages>
  <Words>2548</Words>
  <Characters>14528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 Payton</dc:creator>
  <cp:keywords/>
  <dc:description/>
  <cp:lastModifiedBy>Tony Widboom</cp:lastModifiedBy>
  <cp:revision>42</cp:revision>
  <dcterms:created xsi:type="dcterms:W3CDTF">2025-02-27T00:53:00Z</dcterms:created>
  <dcterms:modified xsi:type="dcterms:W3CDTF">2025-02-27T23:35:00Z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764f45fd-b92a-4345-a036-abd2d0d66c73</vt:lpwstr>
  </property>
</Properties>
</file>