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10A9" w14:textId="77777777" w:rsidR="005E377A" w:rsidRDefault="005E377A">
      <w:pPr>
        <w:pStyle w:val="Title"/>
      </w:pPr>
      <w:r>
        <w:t>ENGINEERING EVALUATION</w:t>
      </w:r>
    </w:p>
    <w:p w14:paraId="19A310AA" w14:textId="77777777" w:rsidR="005E377A" w:rsidRDefault="005E377A">
      <w:pPr>
        <w:pStyle w:val="Subtitle"/>
        <w:rPr>
          <w:sz w:val="20"/>
        </w:rPr>
      </w:pPr>
      <w:r>
        <w:rPr>
          <w:sz w:val="20"/>
        </w:rPr>
        <w:t xml:space="preserve">Tesoro Refining </w:t>
      </w:r>
      <w:r w:rsidR="00803DDC">
        <w:rPr>
          <w:sz w:val="20"/>
        </w:rPr>
        <w:t>&amp;</w:t>
      </w:r>
      <w:r>
        <w:rPr>
          <w:sz w:val="20"/>
        </w:rPr>
        <w:t xml:space="preserve"> Marketing Company</w:t>
      </w:r>
      <w:r w:rsidR="00803DDC">
        <w:rPr>
          <w:sz w:val="20"/>
        </w:rPr>
        <w:t xml:space="preserve"> LLC</w:t>
      </w:r>
    </w:p>
    <w:p w14:paraId="19A310AB" w14:textId="77777777" w:rsidR="005E377A" w:rsidRPr="00E539F5" w:rsidRDefault="005E377A" w:rsidP="00E539F5">
      <w:pPr>
        <w:jc w:val="center"/>
        <w:rPr>
          <w:rFonts w:ascii="Times New Roman" w:hAnsi="Times New Roman"/>
          <w:b/>
          <w:sz w:val="20"/>
        </w:rPr>
      </w:pPr>
      <w:r w:rsidRPr="00E539F5">
        <w:rPr>
          <w:rFonts w:ascii="Times New Roman" w:hAnsi="Times New Roman"/>
          <w:b/>
          <w:sz w:val="20"/>
        </w:rPr>
        <w:t>PLANT NO. 14628</w:t>
      </w:r>
    </w:p>
    <w:p w14:paraId="19A310AC" w14:textId="77777777" w:rsidR="005E377A" w:rsidRDefault="002E443B">
      <w:pPr>
        <w:jc w:val="center"/>
        <w:rPr>
          <w:rFonts w:ascii="Times New Roman" w:hAnsi="Times New Roman"/>
          <w:b/>
          <w:sz w:val="20"/>
        </w:rPr>
      </w:pPr>
      <w:r>
        <w:rPr>
          <w:rFonts w:ascii="Times New Roman" w:hAnsi="Times New Roman"/>
          <w:b/>
          <w:sz w:val="20"/>
        </w:rPr>
        <w:t>APPLICATION NO.</w:t>
      </w:r>
      <w:r w:rsidR="005E377A">
        <w:rPr>
          <w:rFonts w:ascii="Times New Roman" w:hAnsi="Times New Roman"/>
          <w:b/>
          <w:sz w:val="20"/>
        </w:rPr>
        <w:t xml:space="preserve"> </w:t>
      </w:r>
      <w:r w:rsidR="00B0623E">
        <w:rPr>
          <w:rFonts w:ascii="Times New Roman" w:hAnsi="Times New Roman"/>
          <w:b/>
          <w:sz w:val="20"/>
        </w:rPr>
        <w:t>27990</w:t>
      </w:r>
    </w:p>
    <w:p w14:paraId="19A310AD" w14:textId="77777777" w:rsidR="007B5259" w:rsidRDefault="007B5259">
      <w:pPr>
        <w:jc w:val="center"/>
        <w:rPr>
          <w:rFonts w:ascii="Times New Roman" w:hAnsi="Times New Roman"/>
          <w:b/>
          <w:sz w:val="20"/>
        </w:rPr>
      </w:pPr>
      <w:r>
        <w:rPr>
          <w:rFonts w:ascii="Times New Roman" w:hAnsi="Times New Roman"/>
          <w:b/>
          <w:sz w:val="20"/>
        </w:rPr>
        <w:t>AVON WHARF MOTEMS PROJECT</w:t>
      </w:r>
    </w:p>
    <w:p w14:paraId="19A310AE" w14:textId="77777777" w:rsidR="005E377A" w:rsidRDefault="005E377A">
      <w:pPr>
        <w:rPr>
          <w:rFonts w:ascii="Times New Roman" w:hAnsi="Times New Roman"/>
          <w:sz w:val="20"/>
        </w:rPr>
      </w:pPr>
    </w:p>
    <w:p w14:paraId="19A310AF" w14:textId="77777777" w:rsidR="005E377A" w:rsidRDefault="005E377A" w:rsidP="00D05245">
      <w:pPr>
        <w:keepNext/>
        <w:tabs>
          <w:tab w:val="left" w:pos="5205"/>
        </w:tabs>
        <w:rPr>
          <w:rFonts w:ascii="Times New Roman" w:hAnsi="Times New Roman"/>
          <w:b/>
          <w:sz w:val="20"/>
        </w:rPr>
      </w:pPr>
      <w:r>
        <w:rPr>
          <w:rFonts w:ascii="Times New Roman" w:hAnsi="Times New Roman"/>
          <w:b/>
          <w:sz w:val="20"/>
        </w:rPr>
        <w:t>BACKGROUND</w:t>
      </w:r>
    </w:p>
    <w:p w14:paraId="19A310B0" w14:textId="77777777" w:rsidR="005E377A" w:rsidRPr="005E2C0A" w:rsidRDefault="005E377A" w:rsidP="005E2C0A">
      <w:pPr>
        <w:rPr>
          <w:rFonts w:ascii="Times New Roman" w:hAnsi="Times New Roman"/>
          <w:sz w:val="20"/>
        </w:rPr>
      </w:pPr>
    </w:p>
    <w:p w14:paraId="19A310B1" w14:textId="77777777" w:rsidR="00885FA3" w:rsidRPr="00885FA3" w:rsidRDefault="005E377A" w:rsidP="00885FA3">
      <w:pPr>
        <w:pStyle w:val="BodyText2"/>
        <w:rPr>
          <w:bCs/>
          <w:iCs/>
        </w:rPr>
      </w:pPr>
      <w:r w:rsidRPr="00885FA3">
        <w:rPr>
          <w:bCs/>
          <w:iCs/>
        </w:rPr>
        <w:t xml:space="preserve">The Tesoro Refining </w:t>
      </w:r>
      <w:r w:rsidR="00803DDC" w:rsidRPr="00885FA3">
        <w:rPr>
          <w:bCs/>
          <w:iCs/>
        </w:rPr>
        <w:t>&amp;</w:t>
      </w:r>
      <w:r w:rsidRPr="00885FA3">
        <w:rPr>
          <w:bCs/>
          <w:iCs/>
        </w:rPr>
        <w:t xml:space="preserve"> Marketing Company</w:t>
      </w:r>
      <w:r w:rsidR="00803DDC" w:rsidRPr="00885FA3">
        <w:rPr>
          <w:bCs/>
          <w:iCs/>
        </w:rPr>
        <w:t xml:space="preserve"> LLC. </w:t>
      </w:r>
      <w:r w:rsidRPr="00885FA3">
        <w:rPr>
          <w:bCs/>
          <w:iCs/>
        </w:rPr>
        <w:t xml:space="preserve"> (Tesoro) is applying for </w:t>
      </w:r>
      <w:r w:rsidR="00885FA3" w:rsidRPr="00885FA3">
        <w:rPr>
          <w:bCs/>
          <w:iCs/>
        </w:rPr>
        <w:t>a</w:t>
      </w:r>
      <w:r w:rsidR="008D6B60">
        <w:rPr>
          <w:bCs/>
          <w:iCs/>
        </w:rPr>
        <w:t xml:space="preserve">n Authority to Construct </w:t>
      </w:r>
      <w:r w:rsidR="000446E1">
        <w:rPr>
          <w:bCs/>
          <w:iCs/>
        </w:rPr>
        <w:t>and</w:t>
      </w:r>
      <w:r w:rsidR="00AA7FF9">
        <w:rPr>
          <w:bCs/>
          <w:iCs/>
        </w:rPr>
        <w:t xml:space="preserve"> Permit to Operate for</w:t>
      </w:r>
      <w:r w:rsidR="00885FA3" w:rsidRPr="00885FA3">
        <w:rPr>
          <w:bCs/>
          <w:iCs/>
        </w:rPr>
        <w:t xml:space="preserve"> the </w:t>
      </w:r>
      <w:r w:rsidR="00B714EC">
        <w:rPr>
          <w:bCs/>
          <w:iCs/>
        </w:rPr>
        <w:t xml:space="preserve">Avon Wharf MOTEMS Project, including the </w:t>
      </w:r>
      <w:r w:rsidR="00885FA3" w:rsidRPr="00885FA3">
        <w:rPr>
          <w:bCs/>
          <w:iCs/>
        </w:rPr>
        <w:t>following equipment:</w:t>
      </w:r>
    </w:p>
    <w:p w14:paraId="19A310B2" w14:textId="77777777" w:rsidR="00885FA3" w:rsidRDefault="00885FA3" w:rsidP="00885FA3">
      <w:pPr>
        <w:pStyle w:val="BodyTextIndent"/>
        <w:ind w:left="1080" w:hanging="1080"/>
        <w:rPr>
          <w:b/>
          <w:bCs/>
        </w:rPr>
      </w:pPr>
    </w:p>
    <w:p w14:paraId="19A310B3" w14:textId="77777777" w:rsidR="000E5BA3" w:rsidRPr="00AA7FF9" w:rsidRDefault="000E5BA3" w:rsidP="00AA7FF9">
      <w:pPr>
        <w:pStyle w:val="BodyTextIndent"/>
        <w:ind w:left="1080" w:hanging="1080"/>
        <w:rPr>
          <w:b/>
          <w:bCs/>
        </w:rPr>
      </w:pPr>
      <w:r>
        <w:rPr>
          <w:b/>
          <w:bCs/>
        </w:rPr>
        <w:t>S-1560</w:t>
      </w:r>
      <w:r>
        <w:rPr>
          <w:b/>
          <w:bCs/>
        </w:rPr>
        <w:tab/>
        <w:t>Avon Wharf</w:t>
      </w:r>
      <w:r w:rsidR="003101F0">
        <w:rPr>
          <w:b/>
          <w:bCs/>
        </w:rPr>
        <w:t xml:space="preserve"> Berth 1A</w:t>
      </w:r>
      <w:r>
        <w:rPr>
          <w:b/>
          <w:bCs/>
        </w:rPr>
        <w:t xml:space="preserve">, abated by </w:t>
      </w:r>
    </w:p>
    <w:p w14:paraId="19A310B4" w14:textId="77777777" w:rsidR="000E5BA3" w:rsidRDefault="000E5BA3" w:rsidP="0048100A">
      <w:pPr>
        <w:pStyle w:val="BodyTextIndent"/>
        <w:rPr>
          <w:b/>
          <w:bCs/>
        </w:rPr>
      </w:pPr>
      <w:bookmarkStart w:id="0" w:name="OLE_LINK3"/>
      <w:r>
        <w:rPr>
          <w:b/>
          <w:bCs/>
        </w:rPr>
        <w:t>A-1560</w:t>
      </w:r>
      <w:r w:rsidRPr="00AA7FF9">
        <w:rPr>
          <w:b/>
          <w:bCs/>
        </w:rPr>
        <w:tab/>
      </w:r>
      <w:r>
        <w:rPr>
          <w:b/>
          <w:bCs/>
        </w:rPr>
        <w:t>Vapor Recovery System for Avon Wharf</w:t>
      </w:r>
      <w:r w:rsidR="003101F0">
        <w:rPr>
          <w:b/>
          <w:bCs/>
        </w:rPr>
        <w:t xml:space="preserve"> Berth 1A</w:t>
      </w:r>
    </w:p>
    <w:p w14:paraId="19A310B5" w14:textId="77777777" w:rsidR="00803DDC" w:rsidRDefault="000E5BA3" w:rsidP="00C22885">
      <w:pPr>
        <w:pStyle w:val="BodyTextIndent"/>
        <w:ind w:left="1080" w:hanging="1080"/>
        <w:rPr>
          <w:b/>
          <w:bCs/>
        </w:rPr>
      </w:pPr>
      <w:r>
        <w:rPr>
          <w:b/>
          <w:bCs/>
        </w:rPr>
        <w:t>S-1561</w:t>
      </w:r>
      <w:r>
        <w:rPr>
          <w:b/>
          <w:bCs/>
        </w:rPr>
        <w:tab/>
        <w:t>Emergency Diesel Generator, Caterpillar Model C9, 398 Bhp</w:t>
      </w:r>
    </w:p>
    <w:p w14:paraId="19A310B6" w14:textId="77777777" w:rsidR="000E5BA3" w:rsidRDefault="000E5BA3" w:rsidP="00C22885">
      <w:pPr>
        <w:pStyle w:val="BodyTextIndent"/>
        <w:ind w:left="1080" w:hanging="1080"/>
        <w:rPr>
          <w:b/>
          <w:bCs/>
        </w:rPr>
      </w:pPr>
      <w:r>
        <w:rPr>
          <w:b/>
          <w:bCs/>
        </w:rPr>
        <w:t>S-1562</w:t>
      </w:r>
      <w:r>
        <w:rPr>
          <w:b/>
          <w:bCs/>
        </w:rPr>
        <w:tab/>
        <w:t>East Avon Wharf Emergency Diesel Firewater Pump, Caterpillar Model C18, 700 Bhp</w:t>
      </w:r>
    </w:p>
    <w:p w14:paraId="19A310B7" w14:textId="77777777" w:rsidR="000E5BA3" w:rsidRDefault="000E5BA3" w:rsidP="00C22885">
      <w:pPr>
        <w:pStyle w:val="BodyTextIndent"/>
        <w:ind w:left="1080" w:hanging="1080"/>
        <w:rPr>
          <w:b/>
          <w:bCs/>
        </w:rPr>
      </w:pPr>
      <w:r>
        <w:rPr>
          <w:b/>
          <w:bCs/>
        </w:rPr>
        <w:t>S-1563</w:t>
      </w:r>
      <w:r>
        <w:rPr>
          <w:b/>
          <w:bCs/>
        </w:rPr>
        <w:tab/>
        <w:t>West Avon Wharf Emergency Diesel Firewater Pump, Caterpillar Model C18, 700 Bhp</w:t>
      </w:r>
    </w:p>
    <w:p w14:paraId="19A310B8" w14:textId="77777777" w:rsidR="000E5BA3" w:rsidRDefault="000E5BA3" w:rsidP="00C22885">
      <w:pPr>
        <w:pStyle w:val="BodyTextIndent"/>
        <w:ind w:left="1080" w:hanging="1080"/>
        <w:rPr>
          <w:b/>
          <w:bCs/>
        </w:rPr>
      </w:pPr>
      <w:r>
        <w:rPr>
          <w:b/>
          <w:bCs/>
        </w:rPr>
        <w:t>S-1564</w:t>
      </w:r>
      <w:r>
        <w:rPr>
          <w:b/>
          <w:bCs/>
        </w:rPr>
        <w:tab/>
        <w:t>Recovered Oil Fixed Roof Tank</w:t>
      </w:r>
      <w:r w:rsidR="00E869C6">
        <w:rPr>
          <w:b/>
          <w:bCs/>
        </w:rPr>
        <w:t xml:space="preserve"> A-938</w:t>
      </w:r>
      <w:r>
        <w:rPr>
          <w:b/>
          <w:bCs/>
        </w:rPr>
        <w:t>, 3800 gallons</w:t>
      </w:r>
    </w:p>
    <w:p w14:paraId="19A310B9" w14:textId="77777777" w:rsidR="000E5BA3" w:rsidRDefault="00C925F0" w:rsidP="00C22885">
      <w:pPr>
        <w:pStyle w:val="BodyTextIndent"/>
        <w:ind w:left="1080" w:hanging="1080"/>
        <w:rPr>
          <w:b/>
          <w:bCs/>
        </w:rPr>
      </w:pPr>
      <w:r>
        <w:rPr>
          <w:b/>
          <w:bCs/>
        </w:rPr>
        <w:t>S-1567</w:t>
      </w:r>
      <w:r>
        <w:rPr>
          <w:b/>
          <w:bCs/>
        </w:rPr>
        <w:tab/>
        <w:t xml:space="preserve">East Diesel Tank, 1000 gallons, exempt per </w:t>
      </w:r>
      <w:r w:rsidR="007B5259">
        <w:rPr>
          <w:b/>
          <w:bCs/>
        </w:rPr>
        <w:t>Regulation 2-1-123.3.2</w:t>
      </w:r>
    </w:p>
    <w:p w14:paraId="19A310BA" w14:textId="77777777" w:rsidR="00C925F0" w:rsidRDefault="00C925F0" w:rsidP="00C925F0">
      <w:pPr>
        <w:pStyle w:val="BodyTextIndent"/>
        <w:ind w:left="1080" w:hanging="1080"/>
        <w:rPr>
          <w:b/>
          <w:bCs/>
        </w:rPr>
      </w:pPr>
      <w:r>
        <w:rPr>
          <w:b/>
          <w:bCs/>
        </w:rPr>
        <w:t>S-1568</w:t>
      </w:r>
      <w:r>
        <w:rPr>
          <w:b/>
          <w:bCs/>
        </w:rPr>
        <w:tab/>
        <w:t xml:space="preserve">West Diesel Tank, 1000 gallons, exempt per </w:t>
      </w:r>
      <w:r w:rsidR="007B5259">
        <w:rPr>
          <w:b/>
          <w:bCs/>
        </w:rPr>
        <w:t>Regulation 2-1-123.3.2</w:t>
      </w:r>
    </w:p>
    <w:bookmarkEnd w:id="0"/>
    <w:p w14:paraId="19A310BB" w14:textId="77777777" w:rsidR="00D45B27" w:rsidRDefault="00D45B27" w:rsidP="00890E71">
      <w:pPr>
        <w:pStyle w:val="BodyText2"/>
        <w:rPr>
          <w:bCs/>
          <w:iCs/>
        </w:rPr>
      </w:pPr>
    </w:p>
    <w:p w14:paraId="19A310BC" w14:textId="77777777" w:rsidR="00B714EC" w:rsidRDefault="00B714EC" w:rsidP="00890E71">
      <w:pPr>
        <w:pStyle w:val="BodyText2"/>
        <w:rPr>
          <w:bCs/>
          <w:iCs/>
        </w:rPr>
      </w:pPr>
      <w:r>
        <w:rPr>
          <w:bCs/>
          <w:iCs/>
        </w:rPr>
        <w:t xml:space="preserve">This Project also includes the following </w:t>
      </w:r>
      <w:r w:rsidR="009A1240">
        <w:rPr>
          <w:bCs/>
          <w:iCs/>
        </w:rPr>
        <w:t xml:space="preserve">permitted </w:t>
      </w:r>
      <w:r>
        <w:rPr>
          <w:bCs/>
          <w:iCs/>
        </w:rPr>
        <w:t>equipment:</w:t>
      </w:r>
    </w:p>
    <w:p w14:paraId="19A310BD" w14:textId="77777777" w:rsidR="00B714EC" w:rsidRDefault="00B714EC" w:rsidP="00890E71">
      <w:pPr>
        <w:pStyle w:val="BodyText2"/>
        <w:rPr>
          <w:bCs/>
          <w:iCs/>
        </w:rPr>
      </w:pPr>
    </w:p>
    <w:p w14:paraId="19A310BE" w14:textId="77777777" w:rsidR="00B714EC" w:rsidRDefault="00B714EC" w:rsidP="00B714EC">
      <w:pPr>
        <w:pStyle w:val="BodyTextIndent"/>
        <w:ind w:left="1080" w:hanging="1080"/>
        <w:rPr>
          <w:b/>
          <w:bCs/>
        </w:rPr>
      </w:pPr>
      <w:r>
        <w:rPr>
          <w:b/>
          <w:bCs/>
        </w:rPr>
        <w:t>S-100</w:t>
      </w:r>
      <w:r>
        <w:rPr>
          <w:b/>
          <w:bCs/>
        </w:rPr>
        <w:tab/>
        <w:t>Avon Wharf Loading Berth 1 (to be decommissioned)</w:t>
      </w:r>
    </w:p>
    <w:p w14:paraId="19A310BF" w14:textId="77777777" w:rsidR="00B714EC" w:rsidRDefault="00B714EC" w:rsidP="00B714EC">
      <w:pPr>
        <w:pStyle w:val="BodyTextIndent"/>
        <w:ind w:left="1080" w:hanging="1080"/>
        <w:rPr>
          <w:b/>
          <w:bCs/>
        </w:rPr>
      </w:pPr>
      <w:r>
        <w:rPr>
          <w:b/>
          <w:bCs/>
        </w:rPr>
        <w:t>S-108</w:t>
      </w:r>
      <w:r>
        <w:rPr>
          <w:b/>
          <w:bCs/>
        </w:rPr>
        <w:tab/>
        <w:t>Avon Wharf Berth 5 (to be demolished)</w:t>
      </w:r>
    </w:p>
    <w:p w14:paraId="19A310C0" w14:textId="77777777" w:rsidR="00B714EC" w:rsidRDefault="00B714EC" w:rsidP="00B714EC">
      <w:pPr>
        <w:pStyle w:val="BodyTextIndent"/>
        <w:ind w:left="1080" w:hanging="1080"/>
        <w:rPr>
          <w:b/>
          <w:bCs/>
        </w:rPr>
      </w:pPr>
      <w:r>
        <w:rPr>
          <w:b/>
          <w:bCs/>
        </w:rPr>
        <w:t>S-1469</w:t>
      </w:r>
      <w:r>
        <w:rPr>
          <w:b/>
          <w:bCs/>
        </w:rPr>
        <w:tab/>
        <w:t>Avon Wharf Firewater Pump Engine, 400 HP (to be demolished)</w:t>
      </w:r>
    </w:p>
    <w:p w14:paraId="19A310C1" w14:textId="77777777" w:rsidR="00B714EC" w:rsidRDefault="00B714EC" w:rsidP="00B714EC">
      <w:pPr>
        <w:pStyle w:val="BodyTextIndent"/>
        <w:ind w:left="1080" w:hanging="1080"/>
        <w:rPr>
          <w:b/>
          <w:bCs/>
        </w:rPr>
      </w:pPr>
      <w:r>
        <w:rPr>
          <w:b/>
          <w:bCs/>
        </w:rPr>
        <w:t>S-1508</w:t>
      </w:r>
      <w:r>
        <w:rPr>
          <w:b/>
          <w:bCs/>
        </w:rPr>
        <w:tab/>
        <w:t>Avon Berth 1 Recovered Oil Tank (to be decommissioned)</w:t>
      </w:r>
    </w:p>
    <w:p w14:paraId="19A310C2" w14:textId="77777777" w:rsidR="00B714EC" w:rsidRDefault="00B714EC" w:rsidP="00B714EC">
      <w:pPr>
        <w:pStyle w:val="BodyTextIndent"/>
        <w:ind w:left="1080" w:hanging="1080"/>
        <w:rPr>
          <w:b/>
          <w:bCs/>
        </w:rPr>
      </w:pPr>
      <w:r>
        <w:rPr>
          <w:b/>
          <w:bCs/>
        </w:rPr>
        <w:t>S-1509</w:t>
      </w:r>
      <w:r>
        <w:rPr>
          <w:b/>
          <w:bCs/>
        </w:rPr>
        <w:tab/>
        <w:t>Avon Berth 5 Recovered Oil Tank (to be demolished)</w:t>
      </w:r>
    </w:p>
    <w:p w14:paraId="19A310C3" w14:textId="77777777" w:rsidR="00B714EC" w:rsidRDefault="00B714EC" w:rsidP="00890E71">
      <w:pPr>
        <w:pStyle w:val="BodyText2"/>
        <w:rPr>
          <w:bCs/>
          <w:iCs/>
        </w:rPr>
      </w:pPr>
    </w:p>
    <w:p w14:paraId="19A310C4" w14:textId="77777777" w:rsidR="00B714EC" w:rsidRDefault="00B714EC" w:rsidP="00890E71">
      <w:pPr>
        <w:pStyle w:val="BodyText2"/>
        <w:rPr>
          <w:bCs/>
          <w:iCs/>
        </w:rPr>
      </w:pPr>
    </w:p>
    <w:p w14:paraId="19A310C5" w14:textId="77777777" w:rsidR="00833AC4" w:rsidRPr="00833AC4" w:rsidRDefault="00833AC4" w:rsidP="00D05245">
      <w:pPr>
        <w:pStyle w:val="BodyText2"/>
        <w:keepNext/>
        <w:rPr>
          <w:b/>
          <w:bCs/>
          <w:iCs/>
        </w:rPr>
      </w:pPr>
      <w:r w:rsidRPr="00833AC4">
        <w:rPr>
          <w:b/>
          <w:bCs/>
          <w:iCs/>
        </w:rPr>
        <w:t>PROJECT DESCRIPTION</w:t>
      </w:r>
    </w:p>
    <w:p w14:paraId="19A310C6" w14:textId="77777777" w:rsidR="00833AC4" w:rsidRPr="005E2C0A" w:rsidRDefault="00833AC4" w:rsidP="005E2C0A">
      <w:pPr>
        <w:rPr>
          <w:rFonts w:ascii="Times New Roman" w:hAnsi="Times New Roman"/>
          <w:sz w:val="20"/>
        </w:rPr>
      </w:pPr>
    </w:p>
    <w:p w14:paraId="19A310C7" w14:textId="77777777" w:rsidR="00890E71" w:rsidRDefault="00890E71" w:rsidP="00890E71">
      <w:pPr>
        <w:pStyle w:val="BodyText2"/>
        <w:rPr>
          <w:bCs/>
          <w:iCs/>
        </w:rPr>
      </w:pPr>
      <w:r w:rsidRPr="00890E71">
        <w:rPr>
          <w:bCs/>
          <w:iCs/>
        </w:rPr>
        <w:t xml:space="preserve">The </w:t>
      </w:r>
      <w:r w:rsidR="00B75701">
        <w:rPr>
          <w:bCs/>
          <w:iCs/>
        </w:rPr>
        <w:t xml:space="preserve">existing </w:t>
      </w:r>
      <w:r>
        <w:rPr>
          <w:bCs/>
          <w:iCs/>
        </w:rPr>
        <w:t xml:space="preserve">Avon Wharf </w:t>
      </w:r>
      <w:r w:rsidR="00365063">
        <w:rPr>
          <w:bCs/>
          <w:iCs/>
        </w:rPr>
        <w:t xml:space="preserve">consists of 2 loading berths - Berth 1 (S-100) and Berth 5 (S-108).  </w:t>
      </w:r>
      <w:r w:rsidR="00392298">
        <w:rPr>
          <w:bCs/>
          <w:iCs/>
        </w:rPr>
        <w:t xml:space="preserve">Berth 5 has not been operated </w:t>
      </w:r>
      <w:r w:rsidR="007B5259">
        <w:rPr>
          <w:bCs/>
          <w:iCs/>
        </w:rPr>
        <w:t>since June, 2009</w:t>
      </w:r>
      <w:r w:rsidR="00392298">
        <w:rPr>
          <w:bCs/>
          <w:iCs/>
        </w:rPr>
        <w:t xml:space="preserve">.  </w:t>
      </w:r>
      <w:r w:rsidR="00365063">
        <w:rPr>
          <w:bCs/>
          <w:iCs/>
        </w:rPr>
        <w:t xml:space="preserve">The </w:t>
      </w:r>
      <w:r w:rsidR="00392298">
        <w:rPr>
          <w:bCs/>
          <w:iCs/>
        </w:rPr>
        <w:t>Avon Wharf is</w:t>
      </w:r>
      <w:r w:rsidR="00365063">
        <w:rPr>
          <w:bCs/>
          <w:iCs/>
        </w:rPr>
        <w:t xml:space="preserve"> </w:t>
      </w:r>
      <w:r>
        <w:rPr>
          <w:bCs/>
          <w:iCs/>
        </w:rPr>
        <w:t>required to undergo</w:t>
      </w:r>
      <w:r w:rsidRPr="00890E71">
        <w:rPr>
          <w:bCs/>
          <w:iCs/>
        </w:rPr>
        <w:t xml:space="preserve"> seismic upgrade</w:t>
      </w:r>
      <w:r>
        <w:rPr>
          <w:bCs/>
          <w:iCs/>
        </w:rPr>
        <w:t>s to meet the</w:t>
      </w:r>
      <w:r w:rsidR="00141BF0" w:rsidRPr="00141BF0">
        <w:t xml:space="preserve"> </w:t>
      </w:r>
      <w:r w:rsidR="00141BF0" w:rsidRPr="00141BF0">
        <w:rPr>
          <w:bCs/>
          <w:iCs/>
        </w:rPr>
        <w:t>higher building standards</w:t>
      </w:r>
      <w:r>
        <w:rPr>
          <w:bCs/>
          <w:iCs/>
        </w:rPr>
        <w:t xml:space="preserve"> requirements of the US Coast Guard </w:t>
      </w:r>
      <w:r w:rsidRPr="00890E71">
        <w:rPr>
          <w:bCs/>
          <w:iCs/>
        </w:rPr>
        <w:t xml:space="preserve"> Marine Oil Terminal Engineering and Maintenance Standards</w:t>
      </w:r>
      <w:r w:rsidR="00392298">
        <w:rPr>
          <w:bCs/>
          <w:iCs/>
        </w:rPr>
        <w:t xml:space="preserve"> (MOTEMS)</w:t>
      </w:r>
      <w:r w:rsidRPr="00890E71">
        <w:rPr>
          <w:bCs/>
          <w:iCs/>
        </w:rPr>
        <w:t xml:space="preserve">.  </w:t>
      </w:r>
      <w:r>
        <w:rPr>
          <w:bCs/>
          <w:iCs/>
        </w:rPr>
        <w:t xml:space="preserve">These requirements also include upgrading the fire suppression system at the Wharf and health and safety improvements.  </w:t>
      </w:r>
      <w:r w:rsidR="00013867">
        <w:rPr>
          <w:bCs/>
          <w:iCs/>
        </w:rPr>
        <w:t xml:space="preserve">This project does not change the </w:t>
      </w:r>
      <w:r w:rsidRPr="00890E71">
        <w:rPr>
          <w:bCs/>
          <w:iCs/>
        </w:rPr>
        <w:t>Wharf loading</w:t>
      </w:r>
      <w:r>
        <w:rPr>
          <w:bCs/>
          <w:iCs/>
        </w:rPr>
        <w:t>/unloading</w:t>
      </w:r>
      <w:r w:rsidRPr="00890E71">
        <w:rPr>
          <w:bCs/>
          <w:iCs/>
        </w:rPr>
        <w:t xml:space="preserve"> operations</w:t>
      </w:r>
      <w:r w:rsidR="00365063">
        <w:rPr>
          <w:bCs/>
          <w:iCs/>
        </w:rPr>
        <w:t>,</w:t>
      </w:r>
      <w:r w:rsidR="00DF55EA">
        <w:rPr>
          <w:bCs/>
          <w:iCs/>
        </w:rPr>
        <w:t xml:space="preserve"> the</w:t>
      </w:r>
      <w:r w:rsidRPr="00890E71">
        <w:rPr>
          <w:bCs/>
          <w:iCs/>
        </w:rPr>
        <w:t xml:space="preserve"> current loading capacity or </w:t>
      </w:r>
      <w:r w:rsidR="00AA04C9">
        <w:rPr>
          <w:bCs/>
          <w:iCs/>
        </w:rPr>
        <w:t>marine cargo</w:t>
      </w:r>
      <w:r w:rsidRPr="00890E71">
        <w:rPr>
          <w:bCs/>
          <w:iCs/>
        </w:rPr>
        <w:t xml:space="preserve"> </w:t>
      </w:r>
      <w:r w:rsidR="00C56876">
        <w:rPr>
          <w:bCs/>
          <w:iCs/>
        </w:rPr>
        <w:t xml:space="preserve">carrier </w:t>
      </w:r>
      <w:r w:rsidRPr="00890E71">
        <w:rPr>
          <w:bCs/>
          <w:iCs/>
        </w:rPr>
        <w:t>traffic</w:t>
      </w:r>
      <w:r w:rsidR="00DF55EA">
        <w:rPr>
          <w:bCs/>
          <w:iCs/>
        </w:rPr>
        <w:t xml:space="preserve">.  </w:t>
      </w:r>
      <w:r w:rsidRPr="00890E71">
        <w:rPr>
          <w:bCs/>
          <w:iCs/>
        </w:rPr>
        <w:t xml:space="preserve">Existing refinery pumps and pipeline hydraulic limitations dictate loading capacity.  There will be no increase in pump flow rates or in the hydraulic limitations on the pipelines.  </w:t>
      </w:r>
    </w:p>
    <w:p w14:paraId="19A310C8" w14:textId="77777777" w:rsidR="00DF55EA" w:rsidRDefault="00DF55EA" w:rsidP="00890E71">
      <w:pPr>
        <w:pStyle w:val="BodyText2"/>
        <w:rPr>
          <w:bCs/>
          <w:iCs/>
        </w:rPr>
      </w:pPr>
    </w:p>
    <w:p w14:paraId="19A310C9" w14:textId="77777777" w:rsidR="00DF55EA" w:rsidRDefault="00DF55EA" w:rsidP="00890E71">
      <w:pPr>
        <w:pStyle w:val="BodyText2"/>
        <w:rPr>
          <w:bCs/>
          <w:iCs/>
        </w:rPr>
      </w:pPr>
      <w:r>
        <w:rPr>
          <w:bCs/>
          <w:iCs/>
        </w:rPr>
        <w:t>The</w:t>
      </w:r>
      <w:r w:rsidR="00141BF0">
        <w:rPr>
          <w:bCs/>
          <w:iCs/>
        </w:rPr>
        <w:t xml:space="preserve"> piping manifold with the loading hoses is being relocated approximately 60 feet to the east, </w:t>
      </w:r>
      <w:r w:rsidR="00392298">
        <w:rPr>
          <w:bCs/>
          <w:iCs/>
        </w:rPr>
        <w:t>adjacent to</w:t>
      </w:r>
      <w:r w:rsidR="00141BF0">
        <w:rPr>
          <w:bCs/>
          <w:iCs/>
        </w:rPr>
        <w:t xml:space="preserve"> the existing Wharf structure.  </w:t>
      </w:r>
      <w:r w:rsidR="00365063">
        <w:rPr>
          <w:bCs/>
          <w:iCs/>
        </w:rPr>
        <w:t xml:space="preserve">The District considers this to be a new loading berth, </w:t>
      </w:r>
      <w:r w:rsidR="007B5259">
        <w:rPr>
          <w:bCs/>
          <w:iCs/>
        </w:rPr>
        <w:t xml:space="preserve">pursuant to Regulation 2-1-232, </w:t>
      </w:r>
      <w:r w:rsidR="00365063">
        <w:rPr>
          <w:bCs/>
          <w:iCs/>
        </w:rPr>
        <w:t>and therefore is treating cargo carrier emissions associated with this berth as new emissions subject to offsets.  Cargo carrier emission</w:t>
      </w:r>
      <w:r w:rsidR="0076429A">
        <w:rPr>
          <w:bCs/>
          <w:iCs/>
        </w:rPr>
        <w:t>s</w:t>
      </w:r>
      <w:r w:rsidR="00365063">
        <w:rPr>
          <w:bCs/>
          <w:iCs/>
        </w:rPr>
        <w:t xml:space="preserve"> are calculated based on a throughput limit of 30 million barrels per year.  This is the same </w:t>
      </w:r>
      <w:r w:rsidR="00392298">
        <w:rPr>
          <w:bCs/>
          <w:iCs/>
        </w:rPr>
        <w:t>limit</w:t>
      </w:r>
      <w:r w:rsidR="00365063">
        <w:rPr>
          <w:bCs/>
          <w:iCs/>
        </w:rPr>
        <w:t xml:space="preserve"> as the existing grandfathered throughput limit for Berth 1, which is being </w:t>
      </w:r>
      <w:r w:rsidR="00392298">
        <w:rPr>
          <w:bCs/>
          <w:iCs/>
        </w:rPr>
        <w:t>decommissioned</w:t>
      </w:r>
      <w:r w:rsidR="00365063">
        <w:rPr>
          <w:bCs/>
          <w:iCs/>
        </w:rPr>
        <w:t xml:space="preserve">.  </w:t>
      </w:r>
      <w:r w:rsidR="00141BF0">
        <w:rPr>
          <w:bCs/>
          <w:iCs/>
        </w:rPr>
        <w:t xml:space="preserve">The existing vapor recovery system </w:t>
      </w:r>
      <w:r>
        <w:rPr>
          <w:bCs/>
          <w:iCs/>
        </w:rPr>
        <w:t xml:space="preserve">will be </w:t>
      </w:r>
      <w:r w:rsidR="00141BF0">
        <w:rPr>
          <w:bCs/>
          <w:iCs/>
        </w:rPr>
        <w:t>demolished and replaced with a new</w:t>
      </w:r>
      <w:r w:rsidR="00B75701">
        <w:rPr>
          <w:bCs/>
          <w:iCs/>
        </w:rPr>
        <w:t xml:space="preserve"> </w:t>
      </w:r>
      <w:r>
        <w:rPr>
          <w:bCs/>
          <w:iCs/>
        </w:rPr>
        <w:t>vapor recovery system to capture emissions from loading operations at the Wharf</w:t>
      </w:r>
      <w:r w:rsidR="00141BF0">
        <w:rPr>
          <w:bCs/>
          <w:iCs/>
        </w:rPr>
        <w:t xml:space="preserve">.  The project </w:t>
      </w:r>
      <w:r w:rsidR="00365063">
        <w:rPr>
          <w:bCs/>
          <w:iCs/>
        </w:rPr>
        <w:t xml:space="preserve">also </w:t>
      </w:r>
      <w:r w:rsidR="00141BF0">
        <w:rPr>
          <w:bCs/>
          <w:iCs/>
        </w:rPr>
        <w:t>includes</w:t>
      </w:r>
      <w:r w:rsidR="00A06CF4">
        <w:rPr>
          <w:bCs/>
          <w:iCs/>
        </w:rPr>
        <w:t xml:space="preserve"> one new emergency generator and two new fire water pumps.  </w:t>
      </w:r>
      <w:r w:rsidR="00365063">
        <w:rPr>
          <w:bCs/>
          <w:iCs/>
        </w:rPr>
        <w:t>A new</w:t>
      </w:r>
      <w:r w:rsidR="00A06CF4">
        <w:rPr>
          <w:bCs/>
          <w:iCs/>
        </w:rPr>
        <w:t xml:space="preserve"> recovered oil tank </w:t>
      </w:r>
      <w:r w:rsidR="00365063">
        <w:rPr>
          <w:bCs/>
          <w:iCs/>
        </w:rPr>
        <w:t xml:space="preserve">will </w:t>
      </w:r>
      <w:r w:rsidR="00A06CF4">
        <w:rPr>
          <w:bCs/>
          <w:iCs/>
        </w:rPr>
        <w:t xml:space="preserve">replace the existing recovered oil tank on Berth 5.  The new tank will collect oil retained in </w:t>
      </w:r>
      <w:r w:rsidR="00C56876">
        <w:rPr>
          <w:bCs/>
          <w:iCs/>
        </w:rPr>
        <w:t>the loading</w:t>
      </w:r>
      <w:r w:rsidR="00141BF0">
        <w:rPr>
          <w:bCs/>
          <w:iCs/>
        </w:rPr>
        <w:t xml:space="preserve"> hoses and collect rain</w:t>
      </w:r>
      <w:r w:rsidR="00A06CF4">
        <w:rPr>
          <w:bCs/>
          <w:iCs/>
        </w:rPr>
        <w:t xml:space="preserve">fall during the rainy season.  </w:t>
      </w:r>
    </w:p>
    <w:p w14:paraId="19A310CA" w14:textId="77777777" w:rsidR="00B75701" w:rsidRDefault="00B75701" w:rsidP="00890E71">
      <w:pPr>
        <w:pStyle w:val="BodyText2"/>
        <w:rPr>
          <w:bCs/>
          <w:iCs/>
        </w:rPr>
      </w:pPr>
    </w:p>
    <w:p w14:paraId="19A310CB" w14:textId="77777777" w:rsidR="00B75701" w:rsidRPr="00890E71" w:rsidRDefault="00B75701" w:rsidP="00890E71">
      <w:pPr>
        <w:pStyle w:val="BodyText2"/>
        <w:rPr>
          <w:bCs/>
          <w:iCs/>
        </w:rPr>
      </w:pPr>
      <w:r>
        <w:rPr>
          <w:bCs/>
          <w:iCs/>
        </w:rPr>
        <w:t xml:space="preserve">Berth 1 </w:t>
      </w:r>
      <w:r w:rsidR="00141BF0">
        <w:rPr>
          <w:bCs/>
          <w:iCs/>
        </w:rPr>
        <w:t xml:space="preserve">(S-100) </w:t>
      </w:r>
      <w:r>
        <w:rPr>
          <w:bCs/>
          <w:iCs/>
        </w:rPr>
        <w:t>will be decommissioned</w:t>
      </w:r>
      <w:r w:rsidR="00CE2DFC">
        <w:rPr>
          <w:bCs/>
          <w:iCs/>
        </w:rPr>
        <w:t>,</w:t>
      </w:r>
      <w:r>
        <w:rPr>
          <w:bCs/>
          <w:iCs/>
        </w:rPr>
        <w:t xml:space="preserve"> and Berth 5 </w:t>
      </w:r>
      <w:r w:rsidR="00141BF0">
        <w:rPr>
          <w:bCs/>
          <w:iCs/>
        </w:rPr>
        <w:t xml:space="preserve">(S-108) </w:t>
      </w:r>
      <w:r>
        <w:rPr>
          <w:bCs/>
          <w:iCs/>
        </w:rPr>
        <w:t xml:space="preserve">will be demolished.  </w:t>
      </w:r>
      <w:r w:rsidR="00141BF0">
        <w:rPr>
          <w:bCs/>
          <w:iCs/>
        </w:rPr>
        <w:t xml:space="preserve">The </w:t>
      </w:r>
      <w:r w:rsidR="00133F78">
        <w:rPr>
          <w:bCs/>
          <w:iCs/>
        </w:rPr>
        <w:t>R</w:t>
      </w:r>
      <w:r w:rsidR="00141BF0">
        <w:rPr>
          <w:bCs/>
          <w:iCs/>
        </w:rPr>
        <w:t xml:space="preserve">ecovered </w:t>
      </w:r>
      <w:r w:rsidR="00133F78">
        <w:rPr>
          <w:bCs/>
          <w:iCs/>
        </w:rPr>
        <w:t>O</w:t>
      </w:r>
      <w:r w:rsidR="00141BF0">
        <w:rPr>
          <w:bCs/>
          <w:iCs/>
        </w:rPr>
        <w:t>il Tank</w:t>
      </w:r>
      <w:r w:rsidR="00BD3819">
        <w:rPr>
          <w:bCs/>
          <w:iCs/>
        </w:rPr>
        <w:t>s</w:t>
      </w:r>
      <w:r w:rsidR="00392298">
        <w:rPr>
          <w:bCs/>
          <w:iCs/>
        </w:rPr>
        <w:t xml:space="preserve"> </w:t>
      </w:r>
      <w:r w:rsidR="00BD3819">
        <w:rPr>
          <w:bCs/>
          <w:iCs/>
        </w:rPr>
        <w:t xml:space="preserve">A-906 (S-1508) </w:t>
      </w:r>
      <w:r w:rsidR="00647442">
        <w:rPr>
          <w:bCs/>
          <w:iCs/>
        </w:rPr>
        <w:t>will be decommissioned</w:t>
      </w:r>
      <w:r w:rsidR="00CE2DFC">
        <w:rPr>
          <w:bCs/>
          <w:iCs/>
        </w:rPr>
        <w:t>,</w:t>
      </w:r>
      <w:r w:rsidR="00647442">
        <w:rPr>
          <w:bCs/>
          <w:iCs/>
        </w:rPr>
        <w:t xml:space="preserve"> </w:t>
      </w:r>
      <w:r w:rsidR="00BD3819">
        <w:rPr>
          <w:bCs/>
          <w:iCs/>
        </w:rPr>
        <w:t xml:space="preserve">and </w:t>
      </w:r>
      <w:r w:rsidR="00E869C6">
        <w:rPr>
          <w:bCs/>
          <w:iCs/>
        </w:rPr>
        <w:t>A-</w:t>
      </w:r>
      <w:r w:rsidR="00141BF0">
        <w:rPr>
          <w:bCs/>
          <w:iCs/>
        </w:rPr>
        <w:t>907 (S-1509)</w:t>
      </w:r>
      <w:r w:rsidR="00647442">
        <w:rPr>
          <w:bCs/>
          <w:iCs/>
        </w:rPr>
        <w:t xml:space="preserve"> will be demolished.</w:t>
      </w:r>
      <w:r w:rsidR="00FF2F2B">
        <w:rPr>
          <w:bCs/>
          <w:iCs/>
        </w:rPr>
        <w:t xml:space="preserve">  </w:t>
      </w:r>
      <w:r w:rsidR="00141BF0">
        <w:rPr>
          <w:bCs/>
          <w:iCs/>
        </w:rPr>
        <w:t xml:space="preserve">These permits </w:t>
      </w:r>
      <w:r w:rsidR="00141BF0">
        <w:rPr>
          <w:bCs/>
          <w:iCs/>
        </w:rPr>
        <w:lastRenderedPageBreak/>
        <w:t>will be surrendered</w:t>
      </w:r>
      <w:r w:rsidR="00D05245">
        <w:rPr>
          <w:bCs/>
          <w:iCs/>
        </w:rPr>
        <w:t xml:space="preserve"> and archived.</w:t>
      </w:r>
      <w:r w:rsidR="00EB47B1">
        <w:rPr>
          <w:bCs/>
          <w:iCs/>
        </w:rPr>
        <w:t xml:space="preserve">  </w:t>
      </w:r>
      <w:r w:rsidR="00F009AD">
        <w:rPr>
          <w:bCs/>
          <w:iCs/>
        </w:rPr>
        <w:t>The Avon Wharf Diesel Firewater Pump (S-1469) will be demolished.  Th</w:t>
      </w:r>
      <w:r w:rsidR="00CE2DFC">
        <w:rPr>
          <w:bCs/>
          <w:iCs/>
        </w:rPr>
        <w:t>e</w:t>
      </w:r>
      <w:r w:rsidR="00F009AD">
        <w:rPr>
          <w:bCs/>
          <w:iCs/>
        </w:rPr>
        <w:t xml:space="preserve"> </w:t>
      </w:r>
      <w:r w:rsidR="00CE2DFC">
        <w:rPr>
          <w:bCs/>
          <w:iCs/>
        </w:rPr>
        <w:t xml:space="preserve">S-1469 </w:t>
      </w:r>
      <w:r w:rsidR="00F009AD">
        <w:rPr>
          <w:bCs/>
          <w:iCs/>
        </w:rPr>
        <w:t>permit will be surrendered once demolition is complete.</w:t>
      </w:r>
    </w:p>
    <w:p w14:paraId="19A310CC" w14:textId="77777777" w:rsidR="00890E71" w:rsidRPr="00890E71" w:rsidRDefault="00890E71" w:rsidP="00890E71">
      <w:pPr>
        <w:pStyle w:val="BodyText2"/>
        <w:rPr>
          <w:bCs/>
          <w:iCs/>
        </w:rPr>
      </w:pPr>
    </w:p>
    <w:p w14:paraId="19A310CD" w14:textId="77777777" w:rsidR="00833AC4" w:rsidRPr="004F3723" w:rsidRDefault="00833AC4" w:rsidP="00D05245">
      <w:pPr>
        <w:pStyle w:val="BodyText2"/>
        <w:keepNext/>
        <w:rPr>
          <w:b/>
          <w:bCs/>
          <w:iCs/>
          <w:u w:val="single"/>
        </w:rPr>
      </w:pPr>
      <w:r w:rsidRPr="004F3723">
        <w:rPr>
          <w:b/>
          <w:bCs/>
          <w:iCs/>
          <w:u w:val="single"/>
        </w:rPr>
        <w:t>Avon Wharf</w:t>
      </w:r>
      <w:r w:rsidR="00E869C6">
        <w:rPr>
          <w:b/>
          <w:bCs/>
          <w:iCs/>
          <w:u w:val="single"/>
        </w:rPr>
        <w:t xml:space="preserve"> </w:t>
      </w:r>
      <w:r w:rsidR="00BD3819">
        <w:rPr>
          <w:b/>
          <w:bCs/>
          <w:iCs/>
          <w:u w:val="single"/>
        </w:rPr>
        <w:t xml:space="preserve">Berth 1A </w:t>
      </w:r>
      <w:r w:rsidR="00E869C6">
        <w:rPr>
          <w:b/>
          <w:bCs/>
          <w:iCs/>
          <w:u w:val="single"/>
        </w:rPr>
        <w:t>(S-1</w:t>
      </w:r>
      <w:r w:rsidR="00F02FD7">
        <w:rPr>
          <w:b/>
          <w:bCs/>
          <w:iCs/>
          <w:u w:val="single"/>
        </w:rPr>
        <w:t>5</w:t>
      </w:r>
      <w:r w:rsidR="00E869C6">
        <w:rPr>
          <w:b/>
          <w:bCs/>
          <w:iCs/>
          <w:u w:val="single"/>
        </w:rPr>
        <w:t>60)</w:t>
      </w:r>
    </w:p>
    <w:p w14:paraId="19A310CE" w14:textId="77777777" w:rsidR="00833AC4" w:rsidRPr="005E2C0A" w:rsidRDefault="00833AC4" w:rsidP="005E2C0A">
      <w:pPr>
        <w:rPr>
          <w:rFonts w:ascii="Times New Roman" w:hAnsi="Times New Roman"/>
          <w:sz w:val="20"/>
        </w:rPr>
      </w:pPr>
    </w:p>
    <w:p w14:paraId="19A310CF" w14:textId="77777777" w:rsidR="00A06CF4" w:rsidRDefault="00A06CF4" w:rsidP="003A5885">
      <w:pPr>
        <w:pStyle w:val="BodyText2"/>
        <w:rPr>
          <w:bCs/>
          <w:iCs/>
        </w:rPr>
      </w:pPr>
      <w:r>
        <w:rPr>
          <w:bCs/>
          <w:iCs/>
        </w:rPr>
        <w:t xml:space="preserve">The existing Avon Wharf </w:t>
      </w:r>
      <w:r w:rsidR="00F02FD7">
        <w:rPr>
          <w:bCs/>
          <w:iCs/>
        </w:rPr>
        <w:t>(Berths 1 and 5)</w:t>
      </w:r>
      <w:r w:rsidR="00AA7FF9">
        <w:rPr>
          <w:bCs/>
          <w:iCs/>
        </w:rPr>
        <w:t xml:space="preserve"> </w:t>
      </w:r>
      <w:r w:rsidR="00F02FD7">
        <w:rPr>
          <w:bCs/>
          <w:iCs/>
        </w:rPr>
        <w:t>are</w:t>
      </w:r>
      <w:r w:rsidR="00AA7FF9">
        <w:rPr>
          <w:bCs/>
          <w:iCs/>
        </w:rPr>
        <w:t xml:space="preserve"> grandfathered source</w:t>
      </w:r>
      <w:r w:rsidR="00F02FD7">
        <w:rPr>
          <w:bCs/>
          <w:iCs/>
        </w:rPr>
        <w:t>s</w:t>
      </w:r>
      <w:r w:rsidR="00AA7FF9">
        <w:rPr>
          <w:bCs/>
          <w:iCs/>
        </w:rPr>
        <w:t xml:space="preserve"> that w</w:t>
      </w:r>
      <w:r w:rsidR="00F02FD7">
        <w:rPr>
          <w:bCs/>
          <w:iCs/>
        </w:rPr>
        <w:t>ere</w:t>
      </w:r>
      <w:r w:rsidR="00AA7FF9">
        <w:rPr>
          <w:bCs/>
          <w:iCs/>
        </w:rPr>
        <w:t xml:space="preserve"> never granted an authority to construct by the District.  </w:t>
      </w:r>
      <w:r w:rsidR="00097168">
        <w:rPr>
          <w:bCs/>
          <w:iCs/>
        </w:rPr>
        <w:t xml:space="preserve">The capacity limits </w:t>
      </w:r>
      <w:r w:rsidR="006B55A3">
        <w:rPr>
          <w:bCs/>
          <w:iCs/>
        </w:rPr>
        <w:t xml:space="preserve">in Tesoro's Title V Permit are </w:t>
      </w:r>
      <w:r w:rsidR="00112C26">
        <w:rPr>
          <w:bCs/>
          <w:iCs/>
        </w:rPr>
        <w:t xml:space="preserve">limits </w:t>
      </w:r>
      <w:r w:rsidR="006B55A3">
        <w:rPr>
          <w:bCs/>
          <w:iCs/>
        </w:rPr>
        <w:t xml:space="preserve">that </w:t>
      </w:r>
      <w:r w:rsidR="00112C26">
        <w:rPr>
          <w:bCs/>
          <w:iCs/>
        </w:rPr>
        <w:t>serve as reporting threshold</w:t>
      </w:r>
      <w:r w:rsidR="00704458">
        <w:rPr>
          <w:bCs/>
          <w:iCs/>
        </w:rPr>
        <w:t>s</w:t>
      </w:r>
      <w:r w:rsidR="00097168">
        <w:rPr>
          <w:bCs/>
          <w:iCs/>
        </w:rPr>
        <w:t xml:space="preserve"> and </w:t>
      </w:r>
      <w:r w:rsidR="00112C26">
        <w:rPr>
          <w:bCs/>
          <w:iCs/>
        </w:rPr>
        <w:t xml:space="preserve">are </w:t>
      </w:r>
      <w:r w:rsidR="00097168">
        <w:rPr>
          <w:bCs/>
          <w:iCs/>
        </w:rPr>
        <w:t>not firm limits that can be used as non</w:t>
      </w:r>
      <w:r w:rsidR="00112C26">
        <w:rPr>
          <w:bCs/>
          <w:iCs/>
        </w:rPr>
        <w:t>compliance with the permit (as detailed in</w:t>
      </w:r>
      <w:r w:rsidR="00097168">
        <w:rPr>
          <w:bCs/>
          <w:iCs/>
        </w:rPr>
        <w:t xml:space="preserve"> Title V Standard Condition J.2).  </w:t>
      </w:r>
    </w:p>
    <w:p w14:paraId="19A310D0" w14:textId="77777777" w:rsidR="00A06CF4" w:rsidRDefault="00A06CF4" w:rsidP="003A5885">
      <w:pPr>
        <w:pStyle w:val="BodyText2"/>
        <w:rPr>
          <w:bCs/>
          <w:iCs/>
        </w:rPr>
      </w:pPr>
    </w:p>
    <w:p w14:paraId="19A310D1" w14:textId="77777777" w:rsidR="003A5885" w:rsidRDefault="00A06CF4" w:rsidP="003A5885">
      <w:pPr>
        <w:pStyle w:val="BodyText2"/>
        <w:rPr>
          <w:bCs/>
          <w:iCs/>
        </w:rPr>
      </w:pPr>
      <w:r>
        <w:rPr>
          <w:bCs/>
          <w:iCs/>
        </w:rPr>
        <w:t xml:space="preserve">The BAAQMD </w:t>
      </w:r>
      <w:r w:rsidR="00F02FD7">
        <w:rPr>
          <w:bCs/>
          <w:iCs/>
        </w:rPr>
        <w:t xml:space="preserve">considers </w:t>
      </w:r>
      <w:r>
        <w:rPr>
          <w:bCs/>
          <w:iCs/>
        </w:rPr>
        <w:t xml:space="preserve">the seismic upgrade </w:t>
      </w:r>
      <w:r w:rsidR="00833AC4">
        <w:rPr>
          <w:bCs/>
          <w:iCs/>
        </w:rPr>
        <w:t xml:space="preserve">of the Avon Wharf </w:t>
      </w:r>
      <w:r w:rsidR="00F02FD7">
        <w:rPr>
          <w:bCs/>
          <w:iCs/>
        </w:rPr>
        <w:t xml:space="preserve">to be </w:t>
      </w:r>
      <w:r>
        <w:rPr>
          <w:bCs/>
          <w:iCs/>
        </w:rPr>
        <w:t>a new source</w:t>
      </w:r>
      <w:r w:rsidR="00F02FD7">
        <w:rPr>
          <w:bCs/>
          <w:iCs/>
        </w:rPr>
        <w:t xml:space="preserve"> because Tesoro is constructing a new </w:t>
      </w:r>
      <w:r w:rsidR="00F91EA1">
        <w:rPr>
          <w:bCs/>
          <w:iCs/>
        </w:rPr>
        <w:t>B</w:t>
      </w:r>
      <w:r w:rsidR="00F02FD7">
        <w:rPr>
          <w:bCs/>
          <w:iCs/>
        </w:rPr>
        <w:t>erth</w:t>
      </w:r>
      <w:r w:rsidR="00F91EA1">
        <w:rPr>
          <w:bCs/>
          <w:iCs/>
        </w:rPr>
        <w:t xml:space="preserve"> 1A</w:t>
      </w:r>
      <w:r w:rsidR="00F02FD7">
        <w:rPr>
          <w:bCs/>
          <w:iCs/>
        </w:rPr>
        <w:t xml:space="preserve">, adjacent to the existing </w:t>
      </w:r>
      <w:r w:rsidR="00F91EA1">
        <w:rPr>
          <w:bCs/>
          <w:iCs/>
        </w:rPr>
        <w:t>Berth 1</w:t>
      </w:r>
      <w:r>
        <w:rPr>
          <w:bCs/>
          <w:iCs/>
        </w:rPr>
        <w:t xml:space="preserve">.  Thus </w:t>
      </w:r>
      <w:r w:rsidR="00F02FD7">
        <w:rPr>
          <w:bCs/>
          <w:iCs/>
        </w:rPr>
        <w:t xml:space="preserve">source S-1560 </w:t>
      </w:r>
      <w:r>
        <w:rPr>
          <w:bCs/>
          <w:iCs/>
        </w:rPr>
        <w:t xml:space="preserve">Avon </w:t>
      </w:r>
      <w:r w:rsidR="00F91EA1">
        <w:rPr>
          <w:bCs/>
          <w:iCs/>
        </w:rPr>
        <w:t xml:space="preserve">Berth 1A </w:t>
      </w:r>
      <w:r>
        <w:rPr>
          <w:bCs/>
          <w:iCs/>
        </w:rPr>
        <w:t>is subject to</w:t>
      </w:r>
      <w:r w:rsidR="00097168">
        <w:rPr>
          <w:bCs/>
          <w:iCs/>
        </w:rPr>
        <w:t xml:space="preserve"> Regulation 2, Rule 2, </w:t>
      </w:r>
      <w:r w:rsidR="00AA7FF9">
        <w:rPr>
          <w:bCs/>
          <w:iCs/>
        </w:rPr>
        <w:t>New Source Review</w:t>
      </w:r>
      <w:r w:rsidR="00097168">
        <w:rPr>
          <w:bCs/>
          <w:iCs/>
        </w:rPr>
        <w:t xml:space="preserve">.  </w:t>
      </w:r>
      <w:r w:rsidR="00F02FD7">
        <w:rPr>
          <w:bCs/>
          <w:iCs/>
        </w:rPr>
        <w:t>E</w:t>
      </w:r>
      <w:r>
        <w:rPr>
          <w:bCs/>
          <w:iCs/>
        </w:rPr>
        <w:t xml:space="preserve">missions specific to the </w:t>
      </w:r>
      <w:r w:rsidR="00F91EA1">
        <w:rPr>
          <w:bCs/>
          <w:iCs/>
        </w:rPr>
        <w:t xml:space="preserve">S-1560 </w:t>
      </w:r>
      <w:r>
        <w:rPr>
          <w:bCs/>
          <w:iCs/>
        </w:rPr>
        <w:t xml:space="preserve">Avon </w:t>
      </w:r>
      <w:r w:rsidR="00F91EA1">
        <w:rPr>
          <w:bCs/>
          <w:iCs/>
        </w:rPr>
        <w:t xml:space="preserve">Berth 1A </w:t>
      </w:r>
      <w:r>
        <w:rPr>
          <w:bCs/>
          <w:iCs/>
        </w:rPr>
        <w:t xml:space="preserve">source are new fugitive components, loading emissions and </w:t>
      </w:r>
      <w:r w:rsidR="00C56876">
        <w:rPr>
          <w:bCs/>
          <w:iCs/>
        </w:rPr>
        <w:t>marine cargo</w:t>
      </w:r>
      <w:r>
        <w:rPr>
          <w:bCs/>
          <w:iCs/>
        </w:rPr>
        <w:t xml:space="preserve"> </w:t>
      </w:r>
      <w:r w:rsidR="00C56876">
        <w:rPr>
          <w:bCs/>
          <w:iCs/>
        </w:rPr>
        <w:t xml:space="preserve">carrier </w:t>
      </w:r>
      <w:r>
        <w:rPr>
          <w:bCs/>
          <w:iCs/>
        </w:rPr>
        <w:t>emissions</w:t>
      </w:r>
      <w:r w:rsidR="000446E1">
        <w:rPr>
          <w:bCs/>
          <w:iCs/>
        </w:rPr>
        <w:t xml:space="preserve"> (per the 2-2-215 definition of Facility)</w:t>
      </w:r>
      <w:r>
        <w:rPr>
          <w:bCs/>
          <w:iCs/>
        </w:rPr>
        <w:t xml:space="preserve">.  </w:t>
      </w:r>
      <w:r w:rsidR="00C56876">
        <w:rPr>
          <w:bCs/>
          <w:iCs/>
        </w:rPr>
        <w:t>Marine cargo</w:t>
      </w:r>
      <w:r>
        <w:rPr>
          <w:bCs/>
          <w:iCs/>
        </w:rPr>
        <w:t xml:space="preserve"> </w:t>
      </w:r>
      <w:r w:rsidR="00C56876">
        <w:rPr>
          <w:bCs/>
          <w:iCs/>
        </w:rPr>
        <w:t xml:space="preserve">carrier </w:t>
      </w:r>
      <w:r>
        <w:rPr>
          <w:bCs/>
          <w:iCs/>
        </w:rPr>
        <w:t xml:space="preserve">emissions are subject to </w:t>
      </w:r>
      <w:r w:rsidR="00011B11">
        <w:rPr>
          <w:bCs/>
          <w:iCs/>
        </w:rPr>
        <w:t xml:space="preserve">BAAQMD </w:t>
      </w:r>
      <w:r w:rsidR="00011B11" w:rsidRPr="00011B11">
        <w:rPr>
          <w:bCs/>
          <w:iCs/>
        </w:rPr>
        <w:t>2-2-302 and 2-2-303</w:t>
      </w:r>
      <w:r w:rsidR="000446E1">
        <w:rPr>
          <w:bCs/>
          <w:iCs/>
        </w:rPr>
        <w:t xml:space="preserve"> (Offsets). Marine cargo carrier emissions are not subject to BACT, TBACT or PSD per 2-2-206, 2-2-244 and 2-2-215.2, respectively.</w:t>
      </w:r>
      <w:r w:rsidR="00011B11">
        <w:rPr>
          <w:bCs/>
          <w:iCs/>
        </w:rPr>
        <w:t xml:space="preserve">  Te</w:t>
      </w:r>
      <w:r w:rsidR="00C56876">
        <w:rPr>
          <w:bCs/>
          <w:iCs/>
        </w:rPr>
        <w:t>soro will be offsetting the marine cargo carrier</w:t>
      </w:r>
      <w:r w:rsidR="00011B11">
        <w:rPr>
          <w:bCs/>
          <w:iCs/>
        </w:rPr>
        <w:t xml:space="preserve"> emissions </w:t>
      </w:r>
      <w:r w:rsidR="00647442">
        <w:rPr>
          <w:bCs/>
          <w:iCs/>
        </w:rPr>
        <w:t xml:space="preserve">estimated </w:t>
      </w:r>
      <w:r w:rsidR="00011B11">
        <w:rPr>
          <w:bCs/>
          <w:iCs/>
        </w:rPr>
        <w:t xml:space="preserve">from product transfer at the Avon Wharf </w:t>
      </w:r>
      <w:r w:rsidR="00647442">
        <w:rPr>
          <w:bCs/>
          <w:iCs/>
        </w:rPr>
        <w:t>at a rate of</w:t>
      </w:r>
      <w:r w:rsidR="00011B11">
        <w:rPr>
          <w:bCs/>
          <w:iCs/>
        </w:rPr>
        <w:t xml:space="preserve"> 30,000,000 barrels per year.  This capacity is equivalent to the current grandfathered capacity of Avon Wharf Berth 1, which will be decommissioned.</w:t>
      </w:r>
      <w:r w:rsidR="006B55A3">
        <w:rPr>
          <w:bCs/>
          <w:iCs/>
        </w:rPr>
        <w:t xml:space="preserve">  Upon issuance of this </w:t>
      </w:r>
      <w:r w:rsidR="00F02FD7">
        <w:rPr>
          <w:bCs/>
          <w:iCs/>
        </w:rPr>
        <w:t>permit</w:t>
      </w:r>
      <w:r w:rsidR="006B55A3">
        <w:rPr>
          <w:bCs/>
          <w:iCs/>
        </w:rPr>
        <w:t xml:space="preserve">, the Avon Wharf </w:t>
      </w:r>
      <w:r w:rsidR="005E7A7E">
        <w:rPr>
          <w:bCs/>
          <w:iCs/>
        </w:rPr>
        <w:t xml:space="preserve">Berth 1A </w:t>
      </w:r>
      <w:r w:rsidR="006B55A3">
        <w:rPr>
          <w:bCs/>
          <w:iCs/>
        </w:rPr>
        <w:t>will have a</w:t>
      </w:r>
      <w:r w:rsidR="00F02FD7">
        <w:rPr>
          <w:bCs/>
          <w:iCs/>
        </w:rPr>
        <w:t xml:space="preserve"> fully offset</w:t>
      </w:r>
      <w:r w:rsidR="006B55A3">
        <w:rPr>
          <w:bCs/>
          <w:iCs/>
        </w:rPr>
        <w:t xml:space="preserve"> federally enforceable </w:t>
      </w:r>
      <w:r w:rsidR="006B55A3" w:rsidRPr="006B55A3">
        <w:rPr>
          <w:bCs/>
          <w:iCs/>
        </w:rPr>
        <w:t>product transfer</w:t>
      </w:r>
      <w:r w:rsidR="006B55A3">
        <w:rPr>
          <w:bCs/>
          <w:iCs/>
        </w:rPr>
        <w:t xml:space="preserve"> limit of 30,000,000 barrels per year.</w:t>
      </w:r>
    </w:p>
    <w:p w14:paraId="19A310D2" w14:textId="77777777" w:rsidR="002D62A1" w:rsidRDefault="002D62A1" w:rsidP="003A5885">
      <w:pPr>
        <w:pStyle w:val="BodyText2"/>
        <w:rPr>
          <w:bCs/>
          <w:iCs/>
        </w:rPr>
      </w:pPr>
    </w:p>
    <w:p w14:paraId="19A310D3" w14:textId="77777777" w:rsidR="002D62A1" w:rsidRDefault="00726C72" w:rsidP="00B64077">
      <w:pPr>
        <w:pStyle w:val="BodyText2"/>
        <w:rPr>
          <w:bCs/>
          <w:iCs/>
        </w:rPr>
      </w:pPr>
      <w:r>
        <w:rPr>
          <w:bCs/>
          <w:iCs/>
        </w:rPr>
        <w:t xml:space="preserve">There are 12 existing pipelines from the refinery to the Avon Wharf.  Nine of the 12 existing lines are in hydrocarbon service.  The end of each pipeline will be demolished, and approximately 350 feet of the 12 existing pipelines will be constructed from Isolation Station 1 to the new Berth 1A.  </w:t>
      </w:r>
    </w:p>
    <w:p w14:paraId="19A310D4" w14:textId="77777777" w:rsidR="00B64077" w:rsidRDefault="00B64077" w:rsidP="00B64077">
      <w:pPr>
        <w:pStyle w:val="BodyText2"/>
      </w:pPr>
    </w:p>
    <w:p w14:paraId="19A310D5" w14:textId="77777777" w:rsidR="002E443B" w:rsidRDefault="002E443B" w:rsidP="004F3723">
      <w:pPr>
        <w:keepNext/>
        <w:spacing w:line="240" w:lineRule="atLeast"/>
        <w:jc w:val="both"/>
        <w:rPr>
          <w:rFonts w:ascii="Times New Roman" w:hAnsi="Times New Roman"/>
          <w:b/>
          <w:sz w:val="20"/>
          <w:u w:val="single"/>
        </w:rPr>
      </w:pPr>
      <w:r w:rsidRPr="002E443B">
        <w:rPr>
          <w:rFonts w:ascii="Times New Roman" w:hAnsi="Times New Roman"/>
          <w:b/>
          <w:sz w:val="20"/>
          <w:u w:val="single"/>
        </w:rPr>
        <w:t>Marine Vapor Recovery</w:t>
      </w:r>
      <w:r w:rsidR="00E869C6">
        <w:rPr>
          <w:rFonts w:ascii="Times New Roman" w:hAnsi="Times New Roman"/>
          <w:b/>
          <w:sz w:val="20"/>
          <w:u w:val="single"/>
        </w:rPr>
        <w:t xml:space="preserve"> (A-1</w:t>
      </w:r>
      <w:r w:rsidR="00B737E7">
        <w:rPr>
          <w:rFonts w:ascii="Times New Roman" w:hAnsi="Times New Roman"/>
          <w:b/>
          <w:sz w:val="20"/>
          <w:u w:val="single"/>
        </w:rPr>
        <w:t>5</w:t>
      </w:r>
      <w:r w:rsidR="00E869C6">
        <w:rPr>
          <w:rFonts w:ascii="Times New Roman" w:hAnsi="Times New Roman"/>
          <w:b/>
          <w:sz w:val="20"/>
          <w:u w:val="single"/>
        </w:rPr>
        <w:t>60)</w:t>
      </w:r>
    </w:p>
    <w:p w14:paraId="19A310D6" w14:textId="77777777" w:rsidR="004F3723" w:rsidRPr="005E2C0A" w:rsidRDefault="004F3723" w:rsidP="005E2C0A">
      <w:pPr>
        <w:rPr>
          <w:rFonts w:ascii="Times New Roman" w:hAnsi="Times New Roman"/>
          <w:sz w:val="20"/>
        </w:rPr>
      </w:pPr>
    </w:p>
    <w:p w14:paraId="19A310D7" w14:textId="77777777" w:rsidR="00734575" w:rsidRDefault="002E443B" w:rsidP="00734575">
      <w:pPr>
        <w:pStyle w:val="BodyText2"/>
        <w:rPr>
          <w:bCs/>
          <w:iCs/>
        </w:rPr>
      </w:pPr>
      <w:r w:rsidRPr="009B75D4">
        <w:rPr>
          <w:bCs/>
          <w:iCs/>
        </w:rPr>
        <w:t xml:space="preserve">The existing marine vapor recovery system, A-14, will be replaced </w:t>
      </w:r>
      <w:r w:rsidR="00734575">
        <w:rPr>
          <w:bCs/>
          <w:iCs/>
        </w:rPr>
        <w:t>by a new Marine Vapor Recovery System, A-1560</w:t>
      </w:r>
      <w:r w:rsidRPr="009B75D4">
        <w:rPr>
          <w:bCs/>
          <w:iCs/>
        </w:rPr>
        <w:t xml:space="preserve">.  The vapor recovery system recovers hydrocarbon vapors during the loading of gasoline and other volatile compounds </w:t>
      </w:r>
      <w:r w:rsidR="00C56876">
        <w:rPr>
          <w:bCs/>
          <w:iCs/>
        </w:rPr>
        <w:t>into</w:t>
      </w:r>
      <w:r w:rsidRPr="009B75D4">
        <w:rPr>
          <w:bCs/>
          <w:iCs/>
        </w:rPr>
        <w:t xml:space="preserve"> </w:t>
      </w:r>
      <w:r w:rsidR="00C56876">
        <w:rPr>
          <w:bCs/>
          <w:iCs/>
        </w:rPr>
        <w:t>marine cargo carriers</w:t>
      </w:r>
      <w:r w:rsidRPr="009B75D4">
        <w:rPr>
          <w:bCs/>
          <w:iCs/>
        </w:rPr>
        <w:t xml:space="preserve">.  The recovered vapors </w:t>
      </w:r>
      <w:r w:rsidR="00D05245">
        <w:rPr>
          <w:bCs/>
          <w:iCs/>
        </w:rPr>
        <w:t>will continue to be</w:t>
      </w:r>
      <w:r w:rsidRPr="009B75D4">
        <w:rPr>
          <w:bCs/>
          <w:iCs/>
        </w:rPr>
        <w:t xml:space="preserve"> sent to the ex</w:t>
      </w:r>
      <w:r w:rsidR="00D05245">
        <w:rPr>
          <w:bCs/>
          <w:iCs/>
        </w:rPr>
        <w:t>isting vapor recovery system at</w:t>
      </w:r>
      <w:r w:rsidRPr="009B75D4">
        <w:rPr>
          <w:bCs/>
          <w:iCs/>
        </w:rPr>
        <w:t xml:space="preserve"> the No. 1 Gas Plant</w:t>
      </w:r>
      <w:r w:rsidR="00D05245">
        <w:rPr>
          <w:bCs/>
          <w:iCs/>
        </w:rPr>
        <w:t xml:space="preserve"> (A-14)</w:t>
      </w:r>
      <w:r w:rsidRPr="009B75D4">
        <w:rPr>
          <w:bCs/>
          <w:iCs/>
        </w:rPr>
        <w:t>, and are used in Tesoro’s 40-pound fuel gas system.</w:t>
      </w:r>
      <w:r w:rsidR="00734575">
        <w:rPr>
          <w:bCs/>
          <w:iCs/>
        </w:rPr>
        <w:t xml:space="preserve">  </w:t>
      </w:r>
      <w:r w:rsidR="00734575" w:rsidRPr="009B75D4">
        <w:rPr>
          <w:bCs/>
          <w:iCs/>
        </w:rPr>
        <w:t xml:space="preserve">There will be no change to the size or to the </w:t>
      </w:r>
      <w:r w:rsidR="00FF2F2B">
        <w:rPr>
          <w:bCs/>
          <w:iCs/>
        </w:rPr>
        <w:t>compression</w:t>
      </w:r>
      <w:r w:rsidR="000446E1" w:rsidRPr="009B75D4">
        <w:rPr>
          <w:bCs/>
          <w:iCs/>
        </w:rPr>
        <w:t xml:space="preserve"> </w:t>
      </w:r>
      <w:r w:rsidR="00734575" w:rsidRPr="009B75D4">
        <w:rPr>
          <w:bCs/>
          <w:iCs/>
        </w:rPr>
        <w:t xml:space="preserve">capacity or </w:t>
      </w:r>
      <w:r w:rsidR="000446E1">
        <w:rPr>
          <w:bCs/>
          <w:iCs/>
        </w:rPr>
        <w:t>compressing</w:t>
      </w:r>
      <w:r w:rsidR="000446E1" w:rsidRPr="009B75D4">
        <w:rPr>
          <w:bCs/>
          <w:iCs/>
        </w:rPr>
        <w:t xml:space="preserve"> </w:t>
      </w:r>
      <w:r w:rsidR="00734575" w:rsidRPr="009B75D4">
        <w:rPr>
          <w:bCs/>
          <w:iCs/>
        </w:rPr>
        <w:t>rates and there will be no changes to the tie in to No. 1 Gas Plant or the 40-pound fuel gas system.  The abatement device will be as efficient, or more efficient than, the abatement device being replaced.</w:t>
      </w:r>
    </w:p>
    <w:p w14:paraId="19A310D8" w14:textId="77777777" w:rsidR="002E443B" w:rsidRDefault="002E443B" w:rsidP="009B75D4">
      <w:pPr>
        <w:pStyle w:val="BodyText2"/>
        <w:rPr>
          <w:bCs/>
          <w:iCs/>
        </w:rPr>
      </w:pPr>
    </w:p>
    <w:p w14:paraId="19A310D9" w14:textId="77777777" w:rsidR="00DE0957" w:rsidRDefault="00DE0957" w:rsidP="009B75D4">
      <w:pPr>
        <w:pStyle w:val="BodyText2"/>
        <w:rPr>
          <w:bCs/>
          <w:iCs/>
        </w:rPr>
      </w:pPr>
      <w:r>
        <w:rPr>
          <w:bCs/>
          <w:iCs/>
        </w:rPr>
        <w:t>The A-1560 Vapor Recovery System includes a displaced gas enrichment system that injects a</w:t>
      </w:r>
      <w:r w:rsidRPr="0053116E">
        <w:rPr>
          <w:bCs/>
          <w:iCs/>
        </w:rPr>
        <w:t xml:space="preserve"> </w:t>
      </w:r>
      <w:r>
        <w:rPr>
          <w:bCs/>
          <w:iCs/>
        </w:rPr>
        <w:t xml:space="preserve">propane/propylene mixture into the displacement gases when the cargo carrier tank being loaded contains vapors that will adversely impact the fuel gas system (e.g., high oxygen content).  </w:t>
      </w:r>
    </w:p>
    <w:p w14:paraId="19A310DA" w14:textId="77777777" w:rsidR="009B75D4" w:rsidRPr="009B75D4" w:rsidRDefault="009B75D4" w:rsidP="009B75D4">
      <w:pPr>
        <w:pStyle w:val="BodyText2"/>
        <w:rPr>
          <w:bCs/>
          <w:iCs/>
        </w:rPr>
      </w:pPr>
    </w:p>
    <w:p w14:paraId="19A310DB" w14:textId="77777777" w:rsidR="002E443B" w:rsidRDefault="002E443B" w:rsidP="009B75D4">
      <w:pPr>
        <w:pStyle w:val="BodyText2"/>
        <w:rPr>
          <w:bCs/>
          <w:iCs/>
        </w:rPr>
      </w:pPr>
      <w:r w:rsidRPr="009B75D4">
        <w:rPr>
          <w:bCs/>
          <w:iCs/>
        </w:rPr>
        <w:t>The replacement vapor recovery system will be skid mounted.  The components are the same as in the current system and include the following equipment and safety devices:</w:t>
      </w:r>
    </w:p>
    <w:p w14:paraId="19A310DC" w14:textId="77777777" w:rsidR="009B75D4" w:rsidRPr="009B75D4" w:rsidRDefault="009B75D4" w:rsidP="009B75D4">
      <w:pPr>
        <w:pStyle w:val="BodyText2"/>
        <w:rPr>
          <w:bCs/>
          <w:iCs/>
        </w:rPr>
      </w:pPr>
    </w:p>
    <w:p w14:paraId="19A310DD" w14:textId="77777777" w:rsidR="002E443B" w:rsidRPr="009B75D4" w:rsidRDefault="002E443B" w:rsidP="00BE2FD5">
      <w:pPr>
        <w:pStyle w:val="BodyText2"/>
        <w:numPr>
          <w:ilvl w:val="0"/>
          <w:numId w:val="5"/>
        </w:numPr>
        <w:rPr>
          <w:bCs/>
          <w:iCs/>
        </w:rPr>
      </w:pPr>
      <w:r w:rsidRPr="009B75D4">
        <w:rPr>
          <w:bCs/>
          <w:iCs/>
        </w:rPr>
        <w:t>Oxygen Analyzer</w:t>
      </w:r>
    </w:p>
    <w:p w14:paraId="19A310DE" w14:textId="77777777" w:rsidR="002E443B" w:rsidRPr="009B75D4" w:rsidRDefault="002E443B" w:rsidP="00BE2FD5">
      <w:pPr>
        <w:pStyle w:val="BodyText2"/>
        <w:numPr>
          <w:ilvl w:val="0"/>
          <w:numId w:val="5"/>
        </w:numPr>
        <w:rPr>
          <w:bCs/>
          <w:iCs/>
        </w:rPr>
      </w:pPr>
      <w:r w:rsidRPr="009B75D4">
        <w:rPr>
          <w:bCs/>
          <w:iCs/>
        </w:rPr>
        <w:t>Detonation Arrestor</w:t>
      </w:r>
    </w:p>
    <w:p w14:paraId="19A310DF" w14:textId="77777777" w:rsidR="002E443B" w:rsidRPr="009B75D4" w:rsidRDefault="002E443B" w:rsidP="00BE2FD5">
      <w:pPr>
        <w:pStyle w:val="BodyText2"/>
        <w:numPr>
          <w:ilvl w:val="0"/>
          <w:numId w:val="5"/>
        </w:numPr>
        <w:rPr>
          <w:bCs/>
          <w:iCs/>
        </w:rPr>
      </w:pPr>
      <w:r w:rsidRPr="009B75D4">
        <w:rPr>
          <w:bCs/>
          <w:iCs/>
        </w:rPr>
        <w:t>Electronic Control Panel</w:t>
      </w:r>
    </w:p>
    <w:p w14:paraId="19A310E0" w14:textId="77777777" w:rsidR="002E443B" w:rsidRPr="009B75D4" w:rsidRDefault="002E443B" w:rsidP="00BE2FD5">
      <w:pPr>
        <w:pStyle w:val="BodyText2"/>
        <w:numPr>
          <w:ilvl w:val="0"/>
          <w:numId w:val="5"/>
        </w:numPr>
        <w:rPr>
          <w:bCs/>
          <w:iCs/>
        </w:rPr>
      </w:pPr>
      <w:r w:rsidRPr="009B75D4">
        <w:rPr>
          <w:bCs/>
          <w:iCs/>
        </w:rPr>
        <w:t>Vapor Piping, instruments and valves</w:t>
      </w:r>
    </w:p>
    <w:p w14:paraId="19A310E1" w14:textId="77777777" w:rsidR="002E443B" w:rsidRPr="009B75D4" w:rsidRDefault="002E443B" w:rsidP="00BE2FD5">
      <w:pPr>
        <w:pStyle w:val="BodyText2"/>
        <w:numPr>
          <w:ilvl w:val="0"/>
          <w:numId w:val="5"/>
        </w:numPr>
        <w:rPr>
          <w:bCs/>
          <w:iCs/>
        </w:rPr>
      </w:pPr>
      <w:r w:rsidRPr="009B75D4">
        <w:rPr>
          <w:bCs/>
          <w:iCs/>
        </w:rPr>
        <w:t>Enrichment Gas Piping and Instruments</w:t>
      </w:r>
    </w:p>
    <w:p w14:paraId="19A310E2" w14:textId="77777777" w:rsidR="002E443B" w:rsidRPr="009B75D4" w:rsidRDefault="002E443B" w:rsidP="00BE2FD5">
      <w:pPr>
        <w:pStyle w:val="BodyText2"/>
        <w:numPr>
          <w:ilvl w:val="0"/>
          <w:numId w:val="5"/>
        </w:numPr>
        <w:rPr>
          <w:bCs/>
          <w:iCs/>
        </w:rPr>
      </w:pPr>
      <w:r w:rsidRPr="009B75D4">
        <w:rPr>
          <w:bCs/>
          <w:iCs/>
        </w:rPr>
        <w:t>Pressure/Vacuum Relief Valve with Flame Screen</w:t>
      </w:r>
    </w:p>
    <w:p w14:paraId="19A310E3" w14:textId="77777777" w:rsidR="009B75D4" w:rsidRDefault="009B75D4" w:rsidP="009B75D4">
      <w:pPr>
        <w:pStyle w:val="BodyText2"/>
        <w:rPr>
          <w:bCs/>
          <w:iCs/>
        </w:rPr>
      </w:pPr>
    </w:p>
    <w:p w14:paraId="19A310E4" w14:textId="77777777" w:rsidR="00F82F1D" w:rsidRDefault="00F82F1D" w:rsidP="009B75D4">
      <w:pPr>
        <w:pStyle w:val="BodyText2"/>
        <w:rPr>
          <w:bCs/>
          <w:iCs/>
        </w:rPr>
      </w:pPr>
    </w:p>
    <w:p w14:paraId="19A310E5" w14:textId="77777777" w:rsidR="00F82F1D" w:rsidRDefault="00F82F1D" w:rsidP="009B75D4">
      <w:pPr>
        <w:pStyle w:val="BodyText2"/>
        <w:rPr>
          <w:bCs/>
          <w:iCs/>
        </w:rPr>
      </w:pPr>
    </w:p>
    <w:p w14:paraId="19A310E6" w14:textId="77777777" w:rsidR="009B75D4" w:rsidRPr="009B75D4" w:rsidRDefault="009B75D4" w:rsidP="00D05245">
      <w:pPr>
        <w:pStyle w:val="BodyText2"/>
        <w:keepNext/>
        <w:rPr>
          <w:b/>
          <w:bCs/>
          <w:iCs/>
          <w:u w:val="single"/>
        </w:rPr>
      </w:pPr>
      <w:r w:rsidRPr="009B75D4">
        <w:rPr>
          <w:b/>
          <w:bCs/>
          <w:iCs/>
          <w:u w:val="single"/>
        </w:rPr>
        <w:t>Emergency Standby Diesel IC Engine Generator Set</w:t>
      </w:r>
      <w:r w:rsidR="00E869C6">
        <w:rPr>
          <w:b/>
          <w:bCs/>
          <w:iCs/>
          <w:u w:val="single"/>
        </w:rPr>
        <w:t xml:space="preserve"> (S-1</w:t>
      </w:r>
      <w:r w:rsidR="00D4241A">
        <w:rPr>
          <w:b/>
          <w:bCs/>
          <w:iCs/>
          <w:u w:val="single"/>
        </w:rPr>
        <w:t>5</w:t>
      </w:r>
      <w:r w:rsidR="00E869C6">
        <w:rPr>
          <w:b/>
          <w:bCs/>
          <w:iCs/>
          <w:u w:val="single"/>
        </w:rPr>
        <w:t>61)</w:t>
      </w:r>
    </w:p>
    <w:p w14:paraId="19A310E7" w14:textId="77777777" w:rsidR="009B75D4" w:rsidRPr="005E2C0A" w:rsidRDefault="009B75D4" w:rsidP="005E2C0A">
      <w:pPr>
        <w:rPr>
          <w:rFonts w:ascii="Times New Roman" w:hAnsi="Times New Roman"/>
          <w:sz w:val="20"/>
        </w:rPr>
      </w:pPr>
    </w:p>
    <w:p w14:paraId="19A310E8" w14:textId="77777777" w:rsidR="009B75D4" w:rsidRPr="009B75D4" w:rsidRDefault="009B75D4" w:rsidP="009B75D4">
      <w:pPr>
        <w:pStyle w:val="BodyText2"/>
        <w:rPr>
          <w:bCs/>
          <w:iCs/>
        </w:rPr>
      </w:pPr>
      <w:r w:rsidRPr="009B75D4">
        <w:rPr>
          <w:bCs/>
          <w:iCs/>
        </w:rPr>
        <w:lastRenderedPageBreak/>
        <w:t>The Emergency Standby Diesel IC Engine Generator Set at the Avon Wharf will be a permanent stationary source.  The engine will only be used when power is lost to the Wharf facilities.  The proposed engine is a Caterpillar Model C9 with a 2015 engine</w:t>
      </w:r>
      <w:r w:rsidR="009F7AF3">
        <w:rPr>
          <w:bCs/>
          <w:iCs/>
        </w:rPr>
        <w:t xml:space="preserve"> rated at 398 brake horsepower (bhp)</w:t>
      </w:r>
      <w:r w:rsidRPr="009B75D4">
        <w:rPr>
          <w:bCs/>
          <w:iCs/>
        </w:rPr>
        <w:t xml:space="preserve">. The engine is 4-stroke-cycle, in-line, 6-cylinder.  The aspiration is turbocharged and air-to-air aftercooled.  The </w:t>
      </w:r>
      <w:r w:rsidR="000446E1">
        <w:rPr>
          <w:bCs/>
          <w:iCs/>
        </w:rPr>
        <w:t xml:space="preserve">engine is EPA certified and the </w:t>
      </w:r>
      <w:r w:rsidRPr="009B75D4">
        <w:rPr>
          <w:bCs/>
          <w:iCs/>
        </w:rPr>
        <w:t>Reference EPA Standard Engine Family is FCPXL08.8NZS.  The proposed new emergency standby IC engine will have a maximum fuel usage of approximately 19.4</w:t>
      </w:r>
      <w:r w:rsidR="00392298">
        <w:rPr>
          <w:bCs/>
          <w:iCs/>
        </w:rPr>
        <w:t xml:space="preserve"> </w:t>
      </w:r>
      <w:r w:rsidRPr="009B75D4">
        <w:rPr>
          <w:bCs/>
          <w:iCs/>
        </w:rPr>
        <w:t>gallons of diesel fuel per hour.  Testing and maintenance</w:t>
      </w:r>
      <w:r w:rsidR="000446E1">
        <w:rPr>
          <w:bCs/>
          <w:iCs/>
        </w:rPr>
        <w:t xml:space="preserve"> operation </w:t>
      </w:r>
      <w:r w:rsidRPr="009B75D4">
        <w:rPr>
          <w:bCs/>
          <w:iCs/>
        </w:rPr>
        <w:t xml:space="preserve"> will be limited to 50</w:t>
      </w:r>
      <w:r w:rsidR="00392298">
        <w:rPr>
          <w:bCs/>
          <w:iCs/>
        </w:rPr>
        <w:t xml:space="preserve"> </w:t>
      </w:r>
      <w:r w:rsidRPr="009B75D4">
        <w:rPr>
          <w:bCs/>
          <w:iCs/>
        </w:rPr>
        <w:t>hours per year per year, based on the PM10 standard in the Airborne Toxic Control Measure for Stationary Compression Ignition Engines (ATCM).  The new engine complies with the Airborne Toxic Control Measure for Stationary Compression Ignition Engines (ATCM)</w:t>
      </w:r>
      <w:r w:rsidR="003B40DA">
        <w:rPr>
          <w:bCs/>
          <w:iCs/>
        </w:rPr>
        <w:t>,</w:t>
      </w:r>
      <w:r w:rsidR="003B40DA" w:rsidRPr="003B40DA">
        <w:rPr>
          <w:bCs/>
          <w:iCs/>
        </w:rPr>
        <w:t xml:space="preserve"> </w:t>
      </w:r>
      <w:r w:rsidR="003B40DA" w:rsidRPr="009B75D4">
        <w:rPr>
          <w:bCs/>
          <w:iCs/>
        </w:rPr>
        <w:t xml:space="preserve">NSPS </w:t>
      </w:r>
      <w:r w:rsidR="003B40DA">
        <w:rPr>
          <w:bCs/>
          <w:iCs/>
        </w:rPr>
        <w:t>Subpart IIII,</w:t>
      </w:r>
      <w:r w:rsidR="003B40DA" w:rsidRPr="009B75D4">
        <w:rPr>
          <w:bCs/>
          <w:iCs/>
        </w:rPr>
        <w:t xml:space="preserve"> MACT </w:t>
      </w:r>
      <w:r w:rsidR="003B40DA">
        <w:rPr>
          <w:bCs/>
          <w:iCs/>
        </w:rPr>
        <w:t xml:space="preserve">Subpart </w:t>
      </w:r>
      <w:r w:rsidR="003B40DA" w:rsidRPr="009B75D4">
        <w:rPr>
          <w:bCs/>
          <w:iCs/>
        </w:rPr>
        <w:t>ZZZZ,</w:t>
      </w:r>
      <w:r w:rsidRPr="009B75D4">
        <w:rPr>
          <w:bCs/>
          <w:iCs/>
        </w:rPr>
        <w:t xml:space="preserve"> and will meet the Best Available Control Technology (BACT).</w:t>
      </w:r>
    </w:p>
    <w:p w14:paraId="19A310E9" w14:textId="77777777" w:rsidR="009B75D4" w:rsidRDefault="009B75D4" w:rsidP="009B75D4">
      <w:pPr>
        <w:pStyle w:val="BodyText2"/>
        <w:rPr>
          <w:bCs/>
          <w:iCs/>
        </w:rPr>
      </w:pPr>
    </w:p>
    <w:p w14:paraId="19A310EA" w14:textId="77777777" w:rsidR="009B75D4" w:rsidRPr="009B75D4" w:rsidRDefault="009B75D4" w:rsidP="00D05245">
      <w:pPr>
        <w:pStyle w:val="BodyText2"/>
        <w:keepNext/>
        <w:rPr>
          <w:b/>
          <w:bCs/>
          <w:iCs/>
          <w:u w:val="single"/>
        </w:rPr>
      </w:pPr>
      <w:r w:rsidRPr="009B75D4">
        <w:rPr>
          <w:b/>
          <w:bCs/>
          <w:iCs/>
          <w:u w:val="single"/>
        </w:rPr>
        <w:t>East and West Fire Water Pumps</w:t>
      </w:r>
      <w:r w:rsidR="00E869C6">
        <w:rPr>
          <w:b/>
          <w:bCs/>
          <w:iCs/>
          <w:u w:val="single"/>
        </w:rPr>
        <w:t xml:space="preserve"> (S-1</w:t>
      </w:r>
      <w:r w:rsidR="00B737E7">
        <w:rPr>
          <w:b/>
          <w:bCs/>
          <w:iCs/>
          <w:u w:val="single"/>
        </w:rPr>
        <w:t>5</w:t>
      </w:r>
      <w:r w:rsidR="00E869C6">
        <w:rPr>
          <w:b/>
          <w:bCs/>
          <w:iCs/>
          <w:u w:val="single"/>
        </w:rPr>
        <w:t>62 and S-1</w:t>
      </w:r>
      <w:r w:rsidR="00B737E7">
        <w:rPr>
          <w:b/>
          <w:bCs/>
          <w:iCs/>
          <w:u w:val="single"/>
        </w:rPr>
        <w:t>5</w:t>
      </w:r>
      <w:r w:rsidR="00E869C6">
        <w:rPr>
          <w:b/>
          <w:bCs/>
          <w:iCs/>
          <w:u w:val="single"/>
        </w:rPr>
        <w:t>63)</w:t>
      </w:r>
    </w:p>
    <w:p w14:paraId="19A310EB" w14:textId="77777777" w:rsidR="009B75D4" w:rsidRPr="008474DA" w:rsidRDefault="009B75D4" w:rsidP="008474DA">
      <w:pPr>
        <w:pStyle w:val="BodyText2"/>
      </w:pPr>
    </w:p>
    <w:p w14:paraId="19A310EC" w14:textId="77777777" w:rsidR="003B40DA" w:rsidRPr="009B75D4" w:rsidRDefault="009B75D4" w:rsidP="003B40DA">
      <w:pPr>
        <w:pStyle w:val="BodyText2"/>
        <w:rPr>
          <w:bCs/>
          <w:iCs/>
        </w:rPr>
      </w:pPr>
      <w:r w:rsidRPr="009B75D4">
        <w:rPr>
          <w:bCs/>
          <w:iCs/>
        </w:rPr>
        <w:t>The two new emergency fire water pumps with diesel IC engine drivers at the Avon Wharf will be permanent stationary sources. The engines are identical and will be used for emergency operation.  The proposed engines are Caterpillar Model C-18</w:t>
      </w:r>
      <w:r w:rsidR="00F009AD">
        <w:rPr>
          <w:bCs/>
          <w:iCs/>
        </w:rPr>
        <w:t>, model year</w:t>
      </w:r>
      <w:r w:rsidRPr="009B75D4">
        <w:rPr>
          <w:bCs/>
          <w:iCs/>
        </w:rPr>
        <w:t xml:space="preserve"> 2012</w:t>
      </w:r>
      <w:r w:rsidR="00A8049D">
        <w:rPr>
          <w:bCs/>
          <w:iCs/>
        </w:rPr>
        <w:t>,</w:t>
      </w:r>
      <w:r w:rsidR="009F7AF3" w:rsidRPr="009F7AF3">
        <w:t xml:space="preserve"> </w:t>
      </w:r>
      <w:r w:rsidR="009F7AF3" w:rsidRPr="009F7AF3">
        <w:rPr>
          <w:bCs/>
          <w:iCs/>
        </w:rPr>
        <w:t xml:space="preserve">rated at </w:t>
      </w:r>
      <w:r w:rsidR="009F7AF3">
        <w:rPr>
          <w:bCs/>
          <w:iCs/>
        </w:rPr>
        <w:t>700 bhp</w:t>
      </w:r>
      <w:r w:rsidRPr="009B75D4">
        <w:rPr>
          <w:bCs/>
          <w:iCs/>
        </w:rPr>
        <w:t xml:space="preserve">. The engines are 4-stroke-cycle, in-line, 6-cylinder.  The aspiration is turbocharged and air-to-air aftercooled.  The </w:t>
      </w:r>
      <w:r w:rsidR="000446E1">
        <w:rPr>
          <w:bCs/>
          <w:iCs/>
        </w:rPr>
        <w:t>engine</w:t>
      </w:r>
      <w:r w:rsidR="009A1240">
        <w:rPr>
          <w:bCs/>
          <w:iCs/>
        </w:rPr>
        <w:t>s are</w:t>
      </w:r>
      <w:r w:rsidR="000446E1">
        <w:rPr>
          <w:bCs/>
          <w:iCs/>
        </w:rPr>
        <w:t xml:space="preserve"> EPA certified and the</w:t>
      </w:r>
      <w:r w:rsidR="000446E1" w:rsidRPr="009B75D4">
        <w:rPr>
          <w:bCs/>
          <w:iCs/>
        </w:rPr>
        <w:t xml:space="preserve"> </w:t>
      </w:r>
      <w:r w:rsidRPr="009B75D4">
        <w:rPr>
          <w:bCs/>
          <w:iCs/>
        </w:rPr>
        <w:t xml:space="preserve">Reference EPA Standard Engine Family is CCPXL18.1NZS.  The proposed IC engines will each have a maximum fuel usage of approximately 35.9 gallons of diesel fuel per hour.  Testing and maintenance will be </w:t>
      </w:r>
      <w:r w:rsidRPr="003B40DA">
        <w:rPr>
          <w:bCs/>
          <w:iCs/>
        </w:rPr>
        <w:t xml:space="preserve">limited to </w:t>
      </w:r>
      <w:r w:rsidR="00B64077" w:rsidRPr="003B40DA">
        <w:rPr>
          <w:bCs/>
          <w:iCs/>
        </w:rPr>
        <w:t>70</w:t>
      </w:r>
      <w:r w:rsidRPr="003B40DA">
        <w:rPr>
          <w:bCs/>
          <w:iCs/>
        </w:rPr>
        <w:t xml:space="preserve"> hours per</w:t>
      </w:r>
      <w:r w:rsidRPr="009B75D4">
        <w:rPr>
          <w:bCs/>
          <w:iCs/>
        </w:rPr>
        <w:t xml:space="preserve"> year per IC engine, based on the </w:t>
      </w:r>
      <w:r w:rsidR="000446E1">
        <w:rPr>
          <w:bCs/>
          <w:iCs/>
        </w:rPr>
        <w:t xml:space="preserve">direct-drive firewater pump provisions of the </w:t>
      </w:r>
      <w:r w:rsidRPr="009B75D4">
        <w:rPr>
          <w:bCs/>
          <w:iCs/>
        </w:rPr>
        <w:t>Airborne Toxic Control Measure for Stationary Compression Ignition Engines (ATCM)</w:t>
      </w:r>
      <w:r w:rsidR="00B64077">
        <w:rPr>
          <w:bCs/>
          <w:iCs/>
        </w:rPr>
        <w:t xml:space="preserve">.  </w:t>
      </w:r>
      <w:r w:rsidR="003B40DA">
        <w:rPr>
          <w:bCs/>
          <w:iCs/>
        </w:rPr>
        <w:t>The new engines will comply</w:t>
      </w:r>
      <w:r w:rsidR="003B40DA" w:rsidRPr="003B40DA">
        <w:rPr>
          <w:bCs/>
          <w:iCs/>
        </w:rPr>
        <w:t xml:space="preserve"> </w:t>
      </w:r>
      <w:r w:rsidR="003B40DA" w:rsidRPr="009B75D4">
        <w:rPr>
          <w:bCs/>
          <w:iCs/>
        </w:rPr>
        <w:t>with the Airborne Toxic Control Measure for Stationary Compression Ignition Engines (ATCM)</w:t>
      </w:r>
      <w:r w:rsidR="003B40DA">
        <w:rPr>
          <w:bCs/>
          <w:iCs/>
        </w:rPr>
        <w:t>,</w:t>
      </w:r>
      <w:r w:rsidR="003B40DA" w:rsidRPr="003B40DA">
        <w:rPr>
          <w:bCs/>
          <w:iCs/>
        </w:rPr>
        <w:t xml:space="preserve"> </w:t>
      </w:r>
      <w:r w:rsidR="003B40DA" w:rsidRPr="009B75D4">
        <w:rPr>
          <w:bCs/>
          <w:iCs/>
        </w:rPr>
        <w:t xml:space="preserve">NSPS </w:t>
      </w:r>
      <w:r w:rsidR="003B40DA">
        <w:rPr>
          <w:bCs/>
          <w:iCs/>
        </w:rPr>
        <w:t>Subpart IIII,</w:t>
      </w:r>
      <w:r w:rsidR="003B40DA" w:rsidRPr="009B75D4">
        <w:rPr>
          <w:bCs/>
          <w:iCs/>
        </w:rPr>
        <w:t xml:space="preserve"> MACT </w:t>
      </w:r>
      <w:r w:rsidR="003B40DA">
        <w:rPr>
          <w:bCs/>
          <w:iCs/>
        </w:rPr>
        <w:t xml:space="preserve">Subpart </w:t>
      </w:r>
      <w:r w:rsidR="003B40DA" w:rsidRPr="009B75D4">
        <w:rPr>
          <w:bCs/>
          <w:iCs/>
        </w:rPr>
        <w:t>ZZZZ, and will meet the Best Available Control Technology (BACT) for this IC engine.</w:t>
      </w:r>
    </w:p>
    <w:p w14:paraId="19A310ED" w14:textId="77777777" w:rsidR="009B75D4" w:rsidRDefault="009B75D4" w:rsidP="009B75D4">
      <w:pPr>
        <w:pStyle w:val="BodyText2"/>
        <w:rPr>
          <w:bCs/>
          <w:iCs/>
        </w:rPr>
      </w:pPr>
    </w:p>
    <w:p w14:paraId="19A310EE" w14:textId="77777777" w:rsidR="009B75D4" w:rsidRPr="009B75D4" w:rsidRDefault="009B75D4" w:rsidP="00D05245">
      <w:pPr>
        <w:pStyle w:val="BodyText2"/>
        <w:keepNext/>
        <w:rPr>
          <w:b/>
          <w:bCs/>
          <w:iCs/>
          <w:u w:val="single"/>
        </w:rPr>
      </w:pPr>
      <w:r w:rsidRPr="009B75D4">
        <w:rPr>
          <w:b/>
          <w:bCs/>
          <w:iCs/>
          <w:u w:val="single"/>
        </w:rPr>
        <w:t>Recovered Oil Tank</w:t>
      </w:r>
      <w:r w:rsidR="00E869C6">
        <w:rPr>
          <w:b/>
          <w:bCs/>
          <w:iCs/>
          <w:u w:val="single"/>
        </w:rPr>
        <w:t xml:space="preserve"> (S-1</w:t>
      </w:r>
      <w:r w:rsidR="00B737E7">
        <w:rPr>
          <w:b/>
          <w:bCs/>
          <w:iCs/>
          <w:u w:val="single"/>
        </w:rPr>
        <w:t>5</w:t>
      </w:r>
      <w:r w:rsidR="00E869C6">
        <w:rPr>
          <w:b/>
          <w:bCs/>
          <w:iCs/>
          <w:u w:val="single"/>
        </w:rPr>
        <w:t>64)</w:t>
      </w:r>
    </w:p>
    <w:p w14:paraId="19A310EF" w14:textId="77777777" w:rsidR="009B75D4" w:rsidRPr="008474DA" w:rsidRDefault="009B75D4" w:rsidP="008474DA">
      <w:pPr>
        <w:pStyle w:val="BodyText2"/>
      </w:pPr>
    </w:p>
    <w:p w14:paraId="19A310F0" w14:textId="77777777" w:rsidR="009B75D4" w:rsidRPr="009B75D4" w:rsidRDefault="00B737E7" w:rsidP="009B75D4">
      <w:pPr>
        <w:pStyle w:val="BodyText2"/>
        <w:rPr>
          <w:bCs/>
          <w:iCs/>
        </w:rPr>
      </w:pPr>
      <w:r>
        <w:rPr>
          <w:bCs/>
          <w:iCs/>
        </w:rPr>
        <w:t>S-1564, Recovered Oil Tank</w:t>
      </w:r>
      <w:r w:rsidR="009B75D4" w:rsidRPr="009B75D4">
        <w:rPr>
          <w:bCs/>
          <w:iCs/>
        </w:rPr>
        <w:t xml:space="preserve"> (Tank A-938) is </w:t>
      </w:r>
      <w:r>
        <w:rPr>
          <w:bCs/>
          <w:iCs/>
        </w:rPr>
        <w:t xml:space="preserve">a </w:t>
      </w:r>
      <w:r w:rsidR="009B75D4" w:rsidRPr="009B75D4">
        <w:rPr>
          <w:bCs/>
          <w:iCs/>
        </w:rPr>
        <w:t>double walled fixed roof tank.  The new tank will be 6</w:t>
      </w:r>
      <w:r w:rsidR="00392298">
        <w:rPr>
          <w:bCs/>
          <w:iCs/>
        </w:rPr>
        <w:t xml:space="preserve"> </w:t>
      </w:r>
      <w:r w:rsidR="009B75D4" w:rsidRPr="009B75D4">
        <w:rPr>
          <w:bCs/>
          <w:iCs/>
        </w:rPr>
        <w:t xml:space="preserve">feet in width, 16 feet long and 5.5 feet tall, with a capacity of 3,800 gallons.  Tank </w:t>
      </w:r>
      <w:r>
        <w:rPr>
          <w:bCs/>
          <w:iCs/>
        </w:rPr>
        <w:t>S-1564</w:t>
      </w:r>
      <w:r w:rsidR="009B75D4" w:rsidRPr="009B75D4">
        <w:rPr>
          <w:bCs/>
          <w:iCs/>
        </w:rPr>
        <w:t xml:space="preserve"> will contain water runoff and recovered oil from the Avon Wharf.  The proposed throughput will be </w:t>
      </w:r>
      <w:r w:rsidR="007410CD">
        <w:rPr>
          <w:bCs/>
          <w:iCs/>
        </w:rPr>
        <w:t>250</w:t>
      </w:r>
      <w:r>
        <w:rPr>
          <w:bCs/>
          <w:iCs/>
        </w:rPr>
        <w:t xml:space="preserve"> </w:t>
      </w:r>
      <w:r w:rsidR="009B75D4" w:rsidRPr="009B75D4">
        <w:rPr>
          <w:bCs/>
          <w:iCs/>
        </w:rPr>
        <w:t xml:space="preserve">thousand </w:t>
      </w:r>
      <w:r w:rsidR="004738E2">
        <w:rPr>
          <w:bCs/>
          <w:iCs/>
        </w:rPr>
        <w:t>gallons</w:t>
      </w:r>
      <w:r w:rsidR="004738E2" w:rsidRPr="009B75D4">
        <w:rPr>
          <w:bCs/>
          <w:iCs/>
        </w:rPr>
        <w:t xml:space="preserve"> </w:t>
      </w:r>
      <w:r w:rsidR="009B75D4" w:rsidRPr="009B75D4">
        <w:rPr>
          <w:bCs/>
          <w:iCs/>
        </w:rPr>
        <w:t>(k</w:t>
      </w:r>
      <w:r w:rsidR="004738E2">
        <w:rPr>
          <w:bCs/>
          <w:iCs/>
        </w:rPr>
        <w:t>gal</w:t>
      </w:r>
      <w:r w:rsidR="009B75D4" w:rsidRPr="009B75D4">
        <w:rPr>
          <w:bCs/>
          <w:iCs/>
        </w:rPr>
        <w:t>)/year.  While most of the throughput will be water, recovered oil at the Avon Wharf would be clean product, predominantly gasoline and diesel.  Therefore the vapor pressure can vary.  The tank will be at ambient temperature (approximately 70 degrees F).  Since the new tank will have submerged fill, Tesoro requests that the tank be permitted to contain materials with true vapor pressure less than 11</w:t>
      </w:r>
      <w:r w:rsidR="00734575">
        <w:rPr>
          <w:bCs/>
          <w:iCs/>
        </w:rPr>
        <w:t xml:space="preserve"> </w:t>
      </w:r>
      <w:r w:rsidR="009B75D4" w:rsidRPr="009B75D4">
        <w:rPr>
          <w:bCs/>
          <w:iCs/>
        </w:rPr>
        <w:t>pounds per square inch (psia).</w:t>
      </w:r>
    </w:p>
    <w:p w14:paraId="19A310F1" w14:textId="77777777" w:rsidR="009B75D4" w:rsidRDefault="009B75D4" w:rsidP="009B75D4">
      <w:pPr>
        <w:pStyle w:val="BodyText2"/>
        <w:rPr>
          <w:bCs/>
          <w:iCs/>
        </w:rPr>
      </w:pPr>
    </w:p>
    <w:p w14:paraId="19A310F2" w14:textId="77777777" w:rsidR="009B75D4" w:rsidRDefault="009B75D4" w:rsidP="003B40DA">
      <w:pPr>
        <w:pStyle w:val="BodyText2"/>
        <w:rPr>
          <w:bCs/>
          <w:iCs/>
        </w:rPr>
      </w:pPr>
      <w:r w:rsidRPr="009B75D4">
        <w:rPr>
          <w:bCs/>
          <w:iCs/>
        </w:rPr>
        <w:t xml:space="preserve">The installation of the tank will include new piping and fugitive components.  Welded piping </w:t>
      </w:r>
      <w:r w:rsidR="00B737E7">
        <w:rPr>
          <w:bCs/>
          <w:iCs/>
        </w:rPr>
        <w:t>will be used</w:t>
      </w:r>
      <w:r w:rsidRPr="009B75D4">
        <w:rPr>
          <w:bCs/>
          <w:iCs/>
        </w:rPr>
        <w:t xml:space="preserve">, to minimize the number of flanges and connectors for the project.  </w:t>
      </w:r>
    </w:p>
    <w:p w14:paraId="19A310F3" w14:textId="77777777" w:rsidR="003B40DA" w:rsidRDefault="003B40DA" w:rsidP="003B40DA">
      <w:pPr>
        <w:pStyle w:val="BodyText2"/>
      </w:pPr>
    </w:p>
    <w:p w14:paraId="19A310F4" w14:textId="77777777" w:rsidR="001F54B5" w:rsidRPr="009B75D4" w:rsidRDefault="001F54B5" w:rsidP="001F54B5">
      <w:pPr>
        <w:pStyle w:val="BodyText2"/>
        <w:keepNext/>
        <w:rPr>
          <w:b/>
          <w:bCs/>
          <w:iCs/>
          <w:u w:val="single"/>
        </w:rPr>
      </w:pPr>
      <w:r>
        <w:rPr>
          <w:b/>
          <w:bCs/>
          <w:iCs/>
          <w:u w:val="single"/>
        </w:rPr>
        <w:t xml:space="preserve">Diesel </w:t>
      </w:r>
      <w:r w:rsidRPr="009B75D4">
        <w:rPr>
          <w:b/>
          <w:bCs/>
          <w:iCs/>
          <w:u w:val="single"/>
        </w:rPr>
        <w:t>Tank</w:t>
      </w:r>
      <w:r>
        <w:rPr>
          <w:b/>
          <w:bCs/>
          <w:iCs/>
          <w:u w:val="single"/>
        </w:rPr>
        <w:t>s (S-1567 and S-1568)</w:t>
      </w:r>
    </w:p>
    <w:p w14:paraId="19A310F5" w14:textId="77777777" w:rsidR="001F54B5" w:rsidRDefault="001F54B5" w:rsidP="009B75D4">
      <w:pPr>
        <w:spacing w:line="300" w:lineRule="atLeast"/>
        <w:rPr>
          <w:rFonts w:ascii="Times New Roman" w:hAnsi="Times New Roman"/>
          <w:sz w:val="20"/>
        </w:rPr>
      </w:pPr>
    </w:p>
    <w:p w14:paraId="19A310F6" w14:textId="77777777" w:rsidR="001F54B5" w:rsidRPr="000446E1" w:rsidRDefault="001F54B5" w:rsidP="000446E1">
      <w:pPr>
        <w:pStyle w:val="BodyText2"/>
        <w:rPr>
          <w:bCs/>
          <w:iCs/>
        </w:rPr>
      </w:pPr>
      <w:r w:rsidRPr="000446E1">
        <w:rPr>
          <w:bCs/>
          <w:iCs/>
        </w:rPr>
        <w:t xml:space="preserve">Each Firewater Pump will be serviced by a Diesel fuel tank.  </w:t>
      </w:r>
      <w:r w:rsidR="00D40E91" w:rsidRPr="000446E1">
        <w:rPr>
          <w:bCs/>
          <w:iCs/>
        </w:rPr>
        <w:t xml:space="preserve">Each tank has a diameter of 4 feet, and a height of 9.4 feet, for a total capacity of </w:t>
      </w:r>
      <w:r w:rsidR="008D0A88" w:rsidRPr="000446E1">
        <w:rPr>
          <w:bCs/>
          <w:iCs/>
        </w:rPr>
        <w:t>880 gallons</w:t>
      </w:r>
      <w:r w:rsidR="00D40E91" w:rsidRPr="000446E1">
        <w:rPr>
          <w:bCs/>
          <w:iCs/>
        </w:rPr>
        <w:t xml:space="preserve">.  </w:t>
      </w:r>
      <w:r w:rsidRPr="000446E1">
        <w:rPr>
          <w:bCs/>
          <w:iCs/>
        </w:rPr>
        <w:t>Diesel fuel has a</w:t>
      </w:r>
      <w:r w:rsidR="00133F78" w:rsidRPr="000446E1">
        <w:rPr>
          <w:bCs/>
          <w:iCs/>
        </w:rPr>
        <w:t>n</w:t>
      </w:r>
      <w:r w:rsidRPr="000446E1">
        <w:rPr>
          <w:bCs/>
          <w:iCs/>
        </w:rPr>
        <w:t xml:space="preserve"> initial boiling point above 302</w:t>
      </w:r>
      <w:r w:rsidR="000446E1">
        <w:rPr>
          <w:bCs/>
          <w:iCs/>
        </w:rPr>
        <w:t>º</w:t>
      </w:r>
      <w:r w:rsidRPr="000446E1">
        <w:rPr>
          <w:bCs/>
          <w:iCs/>
        </w:rPr>
        <w:t xml:space="preserve">F and emission calculations demonstrate that emissions of </w:t>
      </w:r>
      <w:r w:rsidR="00D40E91" w:rsidRPr="000446E1">
        <w:rPr>
          <w:bCs/>
          <w:iCs/>
        </w:rPr>
        <w:t xml:space="preserve">naphthalene and xylene are below the Regulation 2, </w:t>
      </w:r>
      <w:r w:rsidR="000446E1">
        <w:rPr>
          <w:bCs/>
          <w:iCs/>
        </w:rPr>
        <w:t>R</w:t>
      </w:r>
      <w:r w:rsidR="00D40E91" w:rsidRPr="000446E1">
        <w:rPr>
          <w:bCs/>
          <w:iCs/>
        </w:rPr>
        <w:t xml:space="preserve">ule 5 trigger levels.  </w:t>
      </w:r>
      <w:r w:rsidR="008D0A88" w:rsidRPr="000446E1">
        <w:rPr>
          <w:bCs/>
          <w:iCs/>
        </w:rPr>
        <w:t>Therefore</w:t>
      </w:r>
      <w:r w:rsidR="00D40E91" w:rsidRPr="000446E1">
        <w:rPr>
          <w:bCs/>
          <w:iCs/>
        </w:rPr>
        <w:t>, pursuant to Regulation 2-1-123.3.2, these tanks are exempt from the permitting requirements of Regulations 2-1-301 and 2-1-302.</w:t>
      </w:r>
    </w:p>
    <w:p w14:paraId="19A310F7" w14:textId="77777777" w:rsidR="001F54B5" w:rsidRDefault="001F54B5" w:rsidP="009B75D4">
      <w:pPr>
        <w:spacing w:line="300" w:lineRule="atLeast"/>
        <w:rPr>
          <w:rFonts w:ascii="Times New Roman" w:hAnsi="Times New Roman"/>
          <w:sz w:val="20"/>
        </w:rPr>
      </w:pPr>
    </w:p>
    <w:p w14:paraId="19A310F8" w14:textId="77777777" w:rsidR="001F54B5" w:rsidRPr="009B75D4" w:rsidRDefault="001F54B5" w:rsidP="009B75D4">
      <w:pPr>
        <w:spacing w:line="300" w:lineRule="atLeast"/>
        <w:rPr>
          <w:rFonts w:ascii="Times New Roman" w:hAnsi="Times New Roman"/>
          <w:sz w:val="20"/>
        </w:rPr>
      </w:pPr>
    </w:p>
    <w:p w14:paraId="19A310F9" w14:textId="77777777" w:rsidR="0048100A" w:rsidRDefault="0048100A" w:rsidP="0048100A">
      <w:pPr>
        <w:pStyle w:val="Heading4"/>
        <w:rPr>
          <w:sz w:val="20"/>
        </w:rPr>
      </w:pPr>
      <w:r>
        <w:rPr>
          <w:sz w:val="20"/>
        </w:rPr>
        <w:t>EMISSION CALCULATIONS</w:t>
      </w:r>
    </w:p>
    <w:p w14:paraId="19A310FA" w14:textId="77777777" w:rsidR="0048100A" w:rsidRDefault="0048100A" w:rsidP="008474DA">
      <w:pPr>
        <w:pStyle w:val="BodyText2"/>
      </w:pPr>
    </w:p>
    <w:p w14:paraId="19A310FB" w14:textId="77777777" w:rsidR="005E377A" w:rsidRDefault="00B4069B">
      <w:pPr>
        <w:pStyle w:val="BodyText2"/>
      </w:pPr>
      <w:r>
        <w:t>The</w:t>
      </w:r>
      <w:r w:rsidR="00AD33E1">
        <w:t xml:space="preserve"> requirements for evaluating a </w:t>
      </w:r>
      <w:r w:rsidR="0048100A">
        <w:t>new</w:t>
      </w:r>
      <w:r w:rsidR="00AD33E1">
        <w:t xml:space="preserve"> source are detailed in Regulation 2-2-604, </w:t>
      </w:r>
      <w:r w:rsidR="00AD33E1" w:rsidRPr="00AD33E1">
        <w:t>Emission Increase Calculation Procedures, New or Modified Sources</w:t>
      </w:r>
      <w:r w:rsidR="00AD33E1">
        <w:t>.  The applicable sub-section is 2-2-604.</w:t>
      </w:r>
      <w:r w:rsidR="0048100A">
        <w:t>1</w:t>
      </w:r>
      <w:r w:rsidR="00AD33E1">
        <w:t>:</w:t>
      </w:r>
    </w:p>
    <w:p w14:paraId="19A310FC" w14:textId="77777777" w:rsidR="00AD33E1" w:rsidRDefault="00AD33E1">
      <w:pPr>
        <w:pStyle w:val="BodyText2"/>
      </w:pPr>
    </w:p>
    <w:p w14:paraId="19A310FD" w14:textId="77777777" w:rsidR="00AD33E1" w:rsidRPr="0048100A" w:rsidRDefault="00AD33E1" w:rsidP="00AD33E1">
      <w:pPr>
        <w:pStyle w:val="RegSection"/>
        <w:ind w:left="1800"/>
        <w:rPr>
          <w:rFonts w:ascii="Times New Roman" w:hAnsi="Times New Roman"/>
          <w:szCs w:val="20"/>
        </w:rPr>
      </w:pPr>
      <w:r w:rsidRPr="0048100A">
        <w:rPr>
          <w:rFonts w:ascii="Times New Roman" w:hAnsi="Times New Roman"/>
          <w:b/>
          <w:szCs w:val="20"/>
        </w:rPr>
        <w:t>2-2-604</w:t>
      </w:r>
      <w:r w:rsidRPr="0048100A">
        <w:rPr>
          <w:rFonts w:ascii="Times New Roman" w:hAnsi="Times New Roman"/>
          <w:b/>
          <w:szCs w:val="20"/>
        </w:rPr>
        <w:tab/>
        <w:t>Emission Increase Calculation Procedures, New or Modified Sources:</w:t>
      </w:r>
      <w:r w:rsidRPr="0048100A">
        <w:rPr>
          <w:rFonts w:ascii="Times New Roman" w:hAnsi="Times New Roman"/>
          <w:szCs w:val="20"/>
        </w:rPr>
        <w:t xml:space="preserve"> The APCO shall determine the annual emission increase, expressed as tons per year, from:</w:t>
      </w:r>
    </w:p>
    <w:p w14:paraId="19A310FE" w14:textId="77777777" w:rsidR="00AD33E1" w:rsidRPr="0048100A" w:rsidRDefault="00AD33E1" w:rsidP="00AD33E1">
      <w:pPr>
        <w:pStyle w:val="RegSubsection"/>
        <w:ind w:left="2520"/>
        <w:rPr>
          <w:rFonts w:ascii="Times New Roman" w:hAnsi="Times New Roman"/>
          <w:szCs w:val="20"/>
        </w:rPr>
      </w:pPr>
      <w:r w:rsidRPr="0048100A">
        <w:rPr>
          <w:rFonts w:ascii="Times New Roman" w:hAnsi="Times New Roman"/>
          <w:szCs w:val="20"/>
        </w:rPr>
        <w:t>604.1</w:t>
      </w:r>
      <w:r w:rsidRPr="0048100A">
        <w:rPr>
          <w:rFonts w:ascii="Times New Roman" w:hAnsi="Times New Roman"/>
          <w:szCs w:val="20"/>
        </w:rPr>
        <w:tab/>
        <w:t>A new source based on the maximum emitting potential of the new source or the maximum permitted emission level of the new source, approved by the APCO, subject to federally enforceable limiting conditions.</w:t>
      </w:r>
    </w:p>
    <w:p w14:paraId="19A310FF" w14:textId="77777777" w:rsidR="00AD33E1" w:rsidRPr="0048100A" w:rsidRDefault="00AD33E1" w:rsidP="00AD33E1">
      <w:pPr>
        <w:pStyle w:val="RegSubsection"/>
        <w:ind w:left="2520"/>
        <w:rPr>
          <w:rFonts w:ascii="Times New Roman" w:hAnsi="Times New Roman"/>
          <w:szCs w:val="20"/>
        </w:rPr>
      </w:pPr>
      <w:r w:rsidRPr="0048100A">
        <w:rPr>
          <w:rFonts w:ascii="Times New Roman" w:hAnsi="Times New Roman"/>
          <w:szCs w:val="20"/>
        </w:rPr>
        <w:t>604.2</w:t>
      </w:r>
      <w:r w:rsidRPr="0048100A">
        <w:rPr>
          <w:rFonts w:ascii="Times New Roman" w:hAnsi="Times New Roman"/>
          <w:szCs w:val="20"/>
        </w:rPr>
        <w:tab/>
        <w:t>A modified source by subtracting either the baseline annual emission rate, as calculated using the methodology in Section 2-2-605, from the new maximum permitted emission level of the modified source, approved by the APCO, subject to federally enforceable limiting conditions.</w:t>
      </w:r>
    </w:p>
    <w:p w14:paraId="19A31100" w14:textId="77777777" w:rsidR="00592A77" w:rsidRDefault="00592A77" w:rsidP="0048100A">
      <w:pPr>
        <w:spacing w:line="300" w:lineRule="atLeast"/>
        <w:rPr>
          <w:rFonts w:ascii="Times New Roman" w:hAnsi="Times New Roman"/>
          <w:b/>
          <w:sz w:val="20"/>
          <w:u w:val="single"/>
        </w:rPr>
      </w:pPr>
    </w:p>
    <w:p w14:paraId="19A31101" w14:textId="77777777" w:rsidR="0048100A" w:rsidRPr="00592A77" w:rsidRDefault="00592A77" w:rsidP="0048100A">
      <w:pPr>
        <w:spacing w:line="300" w:lineRule="atLeast"/>
        <w:rPr>
          <w:rFonts w:ascii="Times New Roman" w:hAnsi="Times New Roman"/>
          <w:sz w:val="20"/>
        </w:rPr>
      </w:pPr>
      <w:r w:rsidRPr="00592A77">
        <w:rPr>
          <w:rFonts w:ascii="Times New Roman" w:hAnsi="Times New Roman"/>
          <w:sz w:val="20"/>
        </w:rPr>
        <w:t>Emissions for this</w:t>
      </w:r>
      <w:r>
        <w:rPr>
          <w:rFonts w:ascii="Times New Roman" w:hAnsi="Times New Roman"/>
          <w:sz w:val="20"/>
        </w:rPr>
        <w:t xml:space="preserve"> project are estimated for each of the following new sources:</w:t>
      </w:r>
    </w:p>
    <w:p w14:paraId="19A31102" w14:textId="77777777" w:rsidR="00592A77" w:rsidRPr="00592A77" w:rsidRDefault="00592A77" w:rsidP="00592A77">
      <w:pPr>
        <w:pStyle w:val="ListParagraph"/>
        <w:numPr>
          <w:ilvl w:val="0"/>
          <w:numId w:val="33"/>
        </w:numPr>
        <w:spacing w:line="300" w:lineRule="atLeast"/>
        <w:rPr>
          <w:rFonts w:ascii="Times New Roman" w:hAnsi="Times New Roman"/>
          <w:sz w:val="20"/>
        </w:rPr>
      </w:pPr>
      <w:r w:rsidRPr="00592A77">
        <w:rPr>
          <w:rFonts w:ascii="Times New Roman" w:hAnsi="Times New Roman"/>
          <w:sz w:val="20"/>
        </w:rPr>
        <w:t>S-1560 Avon Wharf Berth 1A</w:t>
      </w:r>
    </w:p>
    <w:p w14:paraId="19A31103" w14:textId="77777777" w:rsidR="00592A77" w:rsidRDefault="00592A77" w:rsidP="00592A77">
      <w:pPr>
        <w:pStyle w:val="ListParagraph"/>
        <w:numPr>
          <w:ilvl w:val="0"/>
          <w:numId w:val="33"/>
        </w:numPr>
        <w:spacing w:line="300" w:lineRule="atLeast"/>
        <w:rPr>
          <w:rFonts w:ascii="Times New Roman" w:hAnsi="Times New Roman"/>
          <w:sz w:val="20"/>
        </w:rPr>
      </w:pPr>
      <w:r w:rsidRPr="00592A77">
        <w:rPr>
          <w:rFonts w:ascii="Times New Roman" w:hAnsi="Times New Roman"/>
          <w:sz w:val="20"/>
        </w:rPr>
        <w:t>S-1561</w:t>
      </w:r>
      <w:r w:rsidRPr="00592A77">
        <w:rPr>
          <w:rFonts w:ascii="Times New Roman" w:hAnsi="Times New Roman"/>
          <w:sz w:val="20"/>
        </w:rPr>
        <w:tab/>
        <w:t>Emergency Diesel Generator</w:t>
      </w:r>
    </w:p>
    <w:p w14:paraId="19A31104" w14:textId="77777777" w:rsidR="00592A77" w:rsidRPr="00592A77" w:rsidRDefault="00592A77" w:rsidP="00592A77">
      <w:pPr>
        <w:pStyle w:val="ListParagraph"/>
        <w:numPr>
          <w:ilvl w:val="0"/>
          <w:numId w:val="33"/>
        </w:numPr>
        <w:spacing w:line="300" w:lineRule="atLeast"/>
        <w:rPr>
          <w:rFonts w:ascii="Times New Roman" w:hAnsi="Times New Roman"/>
          <w:sz w:val="20"/>
        </w:rPr>
      </w:pPr>
      <w:r w:rsidRPr="00592A77">
        <w:rPr>
          <w:rFonts w:ascii="Times New Roman" w:hAnsi="Times New Roman"/>
          <w:sz w:val="20"/>
        </w:rPr>
        <w:t>S-1562</w:t>
      </w:r>
      <w:r w:rsidR="00365CB7">
        <w:rPr>
          <w:rFonts w:ascii="Times New Roman" w:hAnsi="Times New Roman"/>
          <w:sz w:val="20"/>
        </w:rPr>
        <w:t xml:space="preserve"> and S-1563</w:t>
      </w:r>
      <w:r w:rsidR="006960A4">
        <w:rPr>
          <w:rFonts w:ascii="Times New Roman" w:hAnsi="Times New Roman"/>
          <w:sz w:val="20"/>
        </w:rPr>
        <w:t xml:space="preserve">    </w:t>
      </w:r>
      <w:r w:rsidRPr="00592A77">
        <w:rPr>
          <w:rFonts w:ascii="Times New Roman" w:hAnsi="Times New Roman"/>
          <w:sz w:val="20"/>
        </w:rPr>
        <w:t xml:space="preserve">East </w:t>
      </w:r>
      <w:r w:rsidR="00365CB7">
        <w:rPr>
          <w:rFonts w:ascii="Times New Roman" w:hAnsi="Times New Roman"/>
          <w:sz w:val="20"/>
        </w:rPr>
        <w:t xml:space="preserve">and West </w:t>
      </w:r>
      <w:r w:rsidRPr="00592A77">
        <w:rPr>
          <w:rFonts w:ascii="Times New Roman" w:hAnsi="Times New Roman"/>
          <w:sz w:val="20"/>
        </w:rPr>
        <w:t>Avon Wharf Emergency Diesel Firewater Pump</w:t>
      </w:r>
    </w:p>
    <w:p w14:paraId="19A31105" w14:textId="77777777" w:rsidR="00592A77" w:rsidRPr="00592A77" w:rsidRDefault="00592A77" w:rsidP="00592A77">
      <w:pPr>
        <w:pStyle w:val="ListParagraph"/>
        <w:numPr>
          <w:ilvl w:val="0"/>
          <w:numId w:val="33"/>
        </w:numPr>
        <w:spacing w:line="300" w:lineRule="atLeast"/>
        <w:rPr>
          <w:rFonts w:ascii="Times New Roman" w:hAnsi="Times New Roman"/>
          <w:sz w:val="20"/>
        </w:rPr>
      </w:pPr>
      <w:r w:rsidRPr="00592A77">
        <w:rPr>
          <w:rFonts w:ascii="Times New Roman" w:hAnsi="Times New Roman"/>
          <w:sz w:val="20"/>
        </w:rPr>
        <w:t>S-1564</w:t>
      </w:r>
      <w:r w:rsidRPr="00592A77">
        <w:rPr>
          <w:rFonts w:ascii="Times New Roman" w:hAnsi="Times New Roman"/>
          <w:sz w:val="20"/>
        </w:rPr>
        <w:tab/>
        <w:t>Recovered Oil Fixed Roof Tank A-938</w:t>
      </w:r>
    </w:p>
    <w:p w14:paraId="19A31106" w14:textId="77777777" w:rsidR="00592A77" w:rsidRPr="00592A77" w:rsidRDefault="00592A77" w:rsidP="00592A77">
      <w:pPr>
        <w:pStyle w:val="ListParagraph"/>
        <w:numPr>
          <w:ilvl w:val="0"/>
          <w:numId w:val="33"/>
        </w:numPr>
        <w:spacing w:line="300" w:lineRule="atLeast"/>
        <w:rPr>
          <w:rFonts w:ascii="Times New Roman" w:hAnsi="Times New Roman"/>
          <w:sz w:val="20"/>
        </w:rPr>
      </w:pPr>
      <w:r w:rsidRPr="00592A77">
        <w:rPr>
          <w:rFonts w:ascii="Times New Roman" w:hAnsi="Times New Roman"/>
          <w:sz w:val="20"/>
        </w:rPr>
        <w:t>Project Fugitive Emissions</w:t>
      </w:r>
    </w:p>
    <w:p w14:paraId="19A31107" w14:textId="77777777" w:rsidR="00592A77" w:rsidRDefault="00592A77" w:rsidP="0048100A">
      <w:pPr>
        <w:spacing w:line="300" w:lineRule="atLeast"/>
        <w:rPr>
          <w:rFonts w:ascii="Times New Roman" w:hAnsi="Times New Roman"/>
          <w:sz w:val="20"/>
        </w:rPr>
      </w:pPr>
      <w:r w:rsidRPr="00592A77">
        <w:rPr>
          <w:rFonts w:ascii="Times New Roman" w:hAnsi="Times New Roman"/>
          <w:sz w:val="20"/>
        </w:rPr>
        <w:t>Additional emission calculations are included to determine contemporaneous emissions reductions for</w:t>
      </w:r>
      <w:r>
        <w:rPr>
          <w:rFonts w:ascii="Times New Roman" w:hAnsi="Times New Roman"/>
          <w:sz w:val="20"/>
        </w:rPr>
        <w:t xml:space="preserve"> the shutdown  of Berth 1, including the following:</w:t>
      </w:r>
    </w:p>
    <w:p w14:paraId="19A31108" w14:textId="77777777" w:rsidR="00592A77" w:rsidRDefault="00592A77" w:rsidP="00592A77">
      <w:pPr>
        <w:pStyle w:val="ListParagraph"/>
        <w:numPr>
          <w:ilvl w:val="0"/>
          <w:numId w:val="33"/>
        </w:numPr>
        <w:spacing w:line="300" w:lineRule="atLeast"/>
        <w:rPr>
          <w:rFonts w:ascii="Times New Roman" w:hAnsi="Times New Roman"/>
          <w:sz w:val="20"/>
        </w:rPr>
      </w:pPr>
      <w:r>
        <w:rPr>
          <w:rFonts w:ascii="Times New Roman" w:hAnsi="Times New Roman"/>
          <w:sz w:val="20"/>
        </w:rPr>
        <w:t>Berth 1 Marine Cargo Carrier Emissions</w:t>
      </w:r>
    </w:p>
    <w:p w14:paraId="19A31109" w14:textId="77777777" w:rsidR="00592A77" w:rsidRDefault="00592A77" w:rsidP="00592A77">
      <w:pPr>
        <w:pStyle w:val="ListParagraph"/>
        <w:numPr>
          <w:ilvl w:val="0"/>
          <w:numId w:val="33"/>
        </w:numPr>
        <w:spacing w:line="300" w:lineRule="atLeast"/>
        <w:rPr>
          <w:rFonts w:ascii="Times New Roman" w:hAnsi="Times New Roman"/>
          <w:sz w:val="20"/>
        </w:rPr>
      </w:pPr>
      <w:r>
        <w:rPr>
          <w:rFonts w:ascii="Times New Roman" w:hAnsi="Times New Roman"/>
          <w:sz w:val="20"/>
        </w:rPr>
        <w:t>Berth 1 Loading Operations Emissions</w:t>
      </w:r>
    </w:p>
    <w:p w14:paraId="19A3110A" w14:textId="77777777" w:rsidR="00592A77" w:rsidRPr="00592A77" w:rsidRDefault="00592A77" w:rsidP="00592A77">
      <w:pPr>
        <w:pStyle w:val="ListParagraph"/>
        <w:numPr>
          <w:ilvl w:val="0"/>
          <w:numId w:val="33"/>
        </w:numPr>
        <w:spacing w:line="300" w:lineRule="atLeast"/>
        <w:rPr>
          <w:rFonts w:ascii="Times New Roman" w:hAnsi="Times New Roman"/>
          <w:sz w:val="20"/>
        </w:rPr>
      </w:pPr>
      <w:r>
        <w:rPr>
          <w:rFonts w:ascii="Times New Roman" w:hAnsi="Times New Roman"/>
          <w:sz w:val="20"/>
        </w:rPr>
        <w:t>Berth 1 Vapor Recovery System</w:t>
      </w:r>
    </w:p>
    <w:p w14:paraId="19A3110B" w14:textId="77777777" w:rsidR="00592A77" w:rsidRDefault="002C361F" w:rsidP="0048100A">
      <w:pPr>
        <w:spacing w:line="300" w:lineRule="atLeast"/>
        <w:rPr>
          <w:rFonts w:ascii="Times New Roman" w:hAnsi="Times New Roman"/>
          <w:sz w:val="20"/>
        </w:rPr>
      </w:pPr>
      <w:r>
        <w:rPr>
          <w:rFonts w:ascii="Times New Roman" w:hAnsi="Times New Roman"/>
          <w:sz w:val="20"/>
        </w:rPr>
        <w:t>There are no contemporaneous emissions reductions associated with the shutdown of Berth 5 because Berth 5 was not operated during the 3-year period that is evaluated to determine the emissions.</w:t>
      </w:r>
    </w:p>
    <w:p w14:paraId="19A3110C" w14:textId="77777777" w:rsidR="002C361F" w:rsidRPr="00592A77" w:rsidRDefault="002C361F" w:rsidP="0048100A">
      <w:pPr>
        <w:spacing w:line="300" w:lineRule="atLeast"/>
        <w:rPr>
          <w:rFonts w:ascii="Times New Roman" w:hAnsi="Times New Roman"/>
          <w:sz w:val="20"/>
        </w:rPr>
      </w:pPr>
    </w:p>
    <w:p w14:paraId="19A3110D" w14:textId="77777777" w:rsidR="00E90015" w:rsidRDefault="00592A77" w:rsidP="00D05245">
      <w:pPr>
        <w:keepNext/>
        <w:spacing w:line="300" w:lineRule="atLeast"/>
        <w:rPr>
          <w:rFonts w:ascii="Times New Roman" w:hAnsi="Times New Roman"/>
          <w:b/>
          <w:sz w:val="20"/>
          <w:u w:val="single"/>
        </w:rPr>
      </w:pPr>
      <w:r>
        <w:rPr>
          <w:rFonts w:ascii="Times New Roman" w:hAnsi="Times New Roman"/>
          <w:b/>
          <w:sz w:val="20"/>
          <w:u w:val="single"/>
        </w:rPr>
        <w:t>A.</w:t>
      </w:r>
      <w:r>
        <w:rPr>
          <w:rFonts w:ascii="Times New Roman" w:hAnsi="Times New Roman"/>
          <w:b/>
          <w:sz w:val="20"/>
          <w:u w:val="single"/>
        </w:rPr>
        <w:tab/>
      </w:r>
      <w:r w:rsidR="00AE01E9">
        <w:rPr>
          <w:rFonts w:ascii="Times New Roman" w:hAnsi="Times New Roman"/>
          <w:b/>
          <w:sz w:val="20"/>
          <w:u w:val="single"/>
        </w:rPr>
        <w:t xml:space="preserve">S-1560 </w:t>
      </w:r>
      <w:r w:rsidR="00E90015">
        <w:rPr>
          <w:rFonts w:ascii="Times New Roman" w:hAnsi="Times New Roman"/>
          <w:b/>
          <w:sz w:val="20"/>
          <w:u w:val="single"/>
        </w:rPr>
        <w:t>Avon Wharf</w:t>
      </w:r>
      <w:r w:rsidR="00AE01E9">
        <w:rPr>
          <w:rFonts w:ascii="Times New Roman" w:hAnsi="Times New Roman"/>
          <w:b/>
          <w:sz w:val="20"/>
          <w:u w:val="single"/>
        </w:rPr>
        <w:t xml:space="preserve"> Berth 1A</w:t>
      </w:r>
    </w:p>
    <w:p w14:paraId="19A3110E" w14:textId="77777777" w:rsidR="00E90015" w:rsidRPr="00AE01E9" w:rsidRDefault="00E90015" w:rsidP="00AE01E9">
      <w:pPr>
        <w:spacing w:line="300" w:lineRule="atLeast"/>
        <w:rPr>
          <w:rFonts w:ascii="Times New Roman" w:hAnsi="Times New Roman"/>
          <w:sz w:val="20"/>
        </w:rPr>
      </w:pPr>
    </w:p>
    <w:p w14:paraId="19A3110F" w14:textId="77777777" w:rsidR="00AE01E9" w:rsidRPr="00AE01E9" w:rsidRDefault="00AE01E9" w:rsidP="00AE01E9">
      <w:pPr>
        <w:spacing w:line="300" w:lineRule="atLeast"/>
        <w:rPr>
          <w:rFonts w:ascii="Times New Roman" w:hAnsi="Times New Roman"/>
          <w:sz w:val="20"/>
        </w:rPr>
      </w:pPr>
      <w:r>
        <w:rPr>
          <w:rFonts w:ascii="Times New Roman" w:hAnsi="Times New Roman"/>
          <w:sz w:val="20"/>
        </w:rPr>
        <w:t>Emissions for S-1560 are Marine Cargo Carrier Emissions and Product Loading Emissions.</w:t>
      </w:r>
    </w:p>
    <w:p w14:paraId="19A31110" w14:textId="77777777" w:rsidR="00726C72" w:rsidRDefault="00726C72" w:rsidP="00A1183A">
      <w:pPr>
        <w:spacing w:line="300" w:lineRule="atLeast"/>
        <w:rPr>
          <w:rFonts w:ascii="Times New Roman" w:hAnsi="Times New Roman"/>
          <w:sz w:val="20"/>
        </w:rPr>
      </w:pPr>
    </w:p>
    <w:p w14:paraId="19A31111" w14:textId="77777777" w:rsidR="00AE01E9" w:rsidRPr="002C361F" w:rsidRDefault="00AE01E9" w:rsidP="002C361F">
      <w:pPr>
        <w:pStyle w:val="ListParagraph"/>
        <w:keepNext/>
        <w:numPr>
          <w:ilvl w:val="0"/>
          <w:numId w:val="35"/>
        </w:numPr>
        <w:spacing w:line="240" w:lineRule="atLeast"/>
        <w:rPr>
          <w:rFonts w:ascii="Times New Roman" w:hAnsi="Times New Roman"/>
          <w:b/>
          <w:sz w:val="20"/>
          <w:u w:val="single"/>
        </w:rPr>
      </w:pPr>
      <w:r w:rsidRPr="002C361F">
        <w:rPr>
          <w:rFonts w:ascii="Times New Roman" w:hAnsi="Times New Roman"/>
          <w:b/>
          <w:sz w:val="20"/>
          <w:u w:val="single"/>
        </w:rPr>
        <w:t>Marine Cargo Carrier Emissions</w:t>
      </w:r>
    </w:p>
    <w:p w14:paraId="19A31112" w14:textId="77777777" w:rsidR="00AE01E9" w:rsidRDefault="00AE01E9" w:rsidP="00A1183A">
      <w:pPr>
        <w:spacing w:line="300" w:lineRule="atLeast"/>
        <w:rPr>
          <w:rFonts w:ascii="Times New Roman" w:hAnsi="Times New Roman"/>
          <w:sz w:val="20"/>
        </w:rPr>
      </w:pPr>
    </w:p>
    <w:p w14:paraId="19A31113" w14:textId="77777777" w:rsidR="007D128A" w:rsidRDefault="00FF5A89" w:rsidP="00AE01E9">
      <w:pPr>
        <w:spacing w:line="240" w:lineRule="atLeast"/>
        <w:rPr>
          <w:rFonts w:ascii="Times New Roman" w:hAnsi="Times New Roman"/>
          <w:sz w:val="20"/>
        </w:rPr>
      </w:pPr>
      <w:r>
        <w:rPr>
          <w:rFonts w:ascii="Times New Roman" w:hAnsi="Times New Roman"/>
          <w:sz w:val="20"/>
        </w:rPr>
        <w:t>Marine</w:t>
      </w:r>
      <w:r w:rsidRPr="009C4BFA">
        <w:rPr>
          <w:rFonts w:ascii="Times New Roman" w:hAnsi="Times New Roman"/>
          <w:sz w:val="20"/>
        </w:rPr>
        <w:t xml:space="preserve"> </w:t>
      </w:r>
      <w:r>
        <w:rPr>
          <w:rFonts w:ascii="Times New Roman" w:hAnsi="Times New Roman"/>
          <w:sz w:val="20"/>
        </w:rPr>
        <w:t xml:space="preserve">cargo carrier </w:t>
      </w:r>
      <w:r w:rsidRPr="009C4BFA">
        <w:rPr>
          <w:rFonts w:ascii="Times New Roman" w:hAnsi="Times New Roman"/>
          <w:sz w:val="20"/>
        </w:rPr>
        <w:t xml:space="preserve">emissions are calculated </w:t>
      </w:r>
      <w:r>
        <w:rPr>
          <w:rFonts w:ascii="Times New Roman" w:hAnsi="Times New Roman"/>
          <w:sz w:val="20"/>
        </w:rPr>
        <w:t>based on</w:t>
      </w:r>
      <w:r w:rsidRPr="009C4BFA">
        <w:rPr>
          <w:rFonts w:ascii="Times New Roman" w:hAnsi="Times New Roman"/>
          <w:sz w:val="20"/>
        </w:rPr>
        <w:t xml:space="preserve"> the </w:t>
      </w:r>
      <w:r>
        <w:rPr>
          <w:rFonts w:ascii="Times New Roman" w:hAnsi="Times New Roman"/>
          <w:sz w:val="20"/>
        </w:rPr>
        <w:t xml:space="preserve">methodology and assumptions included in Appendix A of this evaluation (which are based on the </w:t>
      </w:r>
      <w:r w:rsidRPr="00A87B6E">
        <w:rPr>
          <w:rFonts w:ascii="Times New Roman" w:hAnsi="Times New Roman"/>
          <w:sz w:val="20"/>
        </w:rPr>
        <w:t xml:space="preserve">ARB, Port of Long Beach and Port of Los Angeles </w:t>
      </w:r>
      <w:r>
        <w:rPr>
          <w:rFonts w:ascii="Times New Roman" w:hAnsi="Times New Roman"/>
          <w:sz w:val="20"/>
        </w:rPr>
        <w:t>inventory methodologies).</w:t>
      </w:r>
    </w:p>
    <w:p w14:paraId="19A31114" w14:textId="77777777" w:rsidR="007D128A" w:rsidRDefault="00D872A6" w:rsidP="00AE01E9">
      <w:pPr>
        <w:spacing w:line="24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83840" behindDoc="0" locked="0" layoutInCell="1" allowOverlap="1" wp14:anchorId="19A3237F" wp14:editId="19A32380">
                <wp:simplePos x="0" y="0"/>
                <wp:positionH relativeFrom="column">
                  <wp:posOffset>4714875</wp:posOffset>
                </wp:positionH>
                <wp:positionV relativeFrom="paragraph">
                  <wp:posOffset>139700</wp:posOffset>
                </wp:positionV>
                <wp:extent cx="638175" cy="1619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638175" cy="161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94310B" id="Rectangle 1" o:spid="_x0000_s1026" style="position:absolute;margin-left:371.25pt;margin-top:11pt;width:50.25pt;height:12.7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" filled="f" strokecolor="#243f60 [1604]" strokeweight="2pt"/>
            </w:pict>
          </mc:Fallback>
        </mc:AlternateContent>
      </w:r>
    </w:p>
    <w:p w14:paraId="19A31115" w14:textId="77777777" w:rsidR="00AE01E9" w:rsidRDefault="00193682" w:rsidP="00AE01E9">
      <w:pPr>
        <w:spacing w:line="24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60288" behindDoc="0" locked="0" layoutInCell="1" allowOverlap="1" wp14:anchorId="19A32381" wp14:editId="19A32382">
                <wp:simplePos x="0" y="0"/>
                <wp:positionH relativeFrom="column">
                  <wp:posOffset>-104775</wp:posOffset>
                </wp:positionH>
                <wp:positionV relativeFrom="paragraph">
                  <wp:posOffset>454025</wp:posOffset>
                </wp:positionV>
                <wp:extent cx="2962275" cy="1524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2962275" cy="152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E7D096" id="Rectangle 3" o:spid="_x0000_s1026" style="position:absolute;margin-left:-8.25pt;margin-top:35.75pt;width:233.2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" filled="f" strokecolor="#243f60 [1604]" strokeweight="2pt"/>
            </w:pict>
          </mc:Fallback>
        </mc:AlternateContent>
      </w:r>
      <w:r>
        <w:rPr>
          <w:rFonts w:ascii="Times New Roman" w:hAnsi="Times New Roman"/>
          <w:noProof/>
          <w:sz w:val="20"/>
        </w:rPr>
        <mc:AlternateContent>
          <mc:Choice Requires="wps">
            <w:drawing>
              <wp:anchor distT="0" distB="0" distL="114300" distR="114300" simplePos="0" relativeHeight="251659264" behindDoc="0" locked="0" layoutInCell="1" allowOverlap="1" wp14:anchorId="19A32383" wp14:editId="19A32384">
                <wp:simplePos x="0" y="0"/>
                <wp:positionH relativeFrom="column">
                  <wp:posOffset>-104775</wp:posOffset>
                </wp:positionH>
                <wp:positionV relativeFrom="paragraph">
                  <wp:posOffset>149225</wp:posOffset>
                </wp:positionV>
                <wp:extent cx="5562600" cy="304800"/>
                <wp:effectExtent l="0" t="0" r="19050" b="19050"/>
                <wp:wrapNone/>
                <wp:docPr id="2" name="Rectangle 2"/>
                <wp:cNvGraphicFramePr/>
                <a:graphic xmlns:a="http://schemas.openxmlformats.org/drawingml/2006/main">
                  <a:graphicData uri="http://schemas.microsoft.com/office/word/2010/wordprocessingShape">
                    <wps:wsp>
                      <wps:cNvSpPr/>
                      <wps:spPr>
                        <a:xfrm flipH="1">
                          <a:off x="0" y="0"/>
                          <a:ext cx="5562600"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E8C42" id="Rectangle 2" o:spid="_x0000_s1026" style="position:absolute;margin-left:-8.25pt;margin-top:11.75pt;width:438pt;height:24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" filled="f" strokecolor="#243f60 [1604]" strokeweight="2pt"/>
            </w:pict>
          </mc:Fallback>
        </mc:AlternateContent>
      </w:r>
      <w:r w:rsidR="00AE01E9">
        <w:rPr>
          <w:rFonts w:ascii="Times New Roman" w:hAnsi="Times New Roman"/>
          <w:sz w:val="20"/>
        </w:rPr>
        <w:t xml:space="preserve">Emissions were calculated using a three-year baseline from August 2013 through July 2016.  </w:t>
      </w:r>
      <w:r w:rsidR="009F17DA">
        <w:rPr>
          <w:rFonts w:ascii="Times New Roman" w:hAnsi="Times New Roman"/>
          <w:sz w:val="20"/>
        </w:rPr>
        <w:t xml:space="preserve">During this baseline period, there were 180 cargo carrier calls at Berth 1.  </w:t>
      </w:r>
      <w:r w:rsidR="00E2706E">
        <w:rPr>
          <w:rFonts w:ascii="Times New Roman" w:hAnsi="Times New Roman"/>
          <w:sz w:val="20"/>
        </w:rPr>
        <w:t xml:space="preserve">114 of these </w:t>
      </w:r>
      <w:r w:rsidR="000E29B7">
        <w:rPr>
          <w:rFonts w:ascii="Times New Roman" w:hAnsi="Times New Roman"/>
          <w:sz w:val="20"/>
        </w:rPr>
        <w:t xml:space="preserve">Berth 1 </w:t>
      </w:r>
      <w:r w:rsidR="00E2706E">
        <w:rPr>
          <w:rFonts w:ascii="Times New Roman" w:hAnsi="Times New Roman"/>
          <w:sz w:val="20"/>
        </w:rPr>
        <w:t xml:space="preserve">calls were tankers (aka Ocean Going Vessels, or OGV) and 66 were barges.  </w:t>
      </w:r>
      <w:r w:rsidR="000E29B7">
        <w:rPr>
          <w:rFonts w:ascii="Times New Roman" w:hAnsi="Times New Roman"/>
          <w:sz w:val="20"/>
        </w:rPr>
        <w:t xml:space="preserve">115 of the Berth 1 calls loaded materials and 90 delivered materials (25 calls included both operations).   </w:t>
      </w:r>
      <w:r w:rsidR="009F17DA">
        <w:rPr>
          <w:rFonts w:ascii="Times New Roman" w:hAnsi="Times New Roman"/>
          <w:sz w:val="20"/>
        </w:rPr>
        <w:t xml:space="preserve">Emissions were estimated for each call. </w:t>
      </w:r>
      <w:r w:rsidR="00AE01E9">
        <w:rPr>
          <w:rFonts w:ascii="Times New Roman" w:hAnsi="Times New Roman"/>
          <w:sz w:val="20"/>
        </w:rPr>
        <w:t>The baseline is used to calculate contemporaneous emissions reductions that will be achieved whe</w:t>
      </w:r>
      <w:r w:rsidR="00525EAD">
        <w:rPr>
          <w:rFonts w:ascii="Times New Roman" w:hAnsi="Times New Roman"/>
          <w:sz w:val="20"/>
        </w:rPr>
        <w:t>n the existing B</w:t>
      </w:r>
      <w:r w:rsidR="00AE01E9">
        <w:rPr>
          <w:rFonts w:ascii="Times New Roman" w:hAnsi="Times New Roman"/>
          <w:sz w:val="20"/>
        </w:rPr>
        <w:t xml:space="preserve">erth </w:t>
      </w:r>
      <w:r w:rsidR="00525EAD">
        <w:rPr>
          <w:rFonts w:ascii="Times New Roman" w:hAnsi="Times New Roman"/>
          <w:sz w:val="20"/>
        </w:rPr>
        <w:t xml:space="preserve">1 </w:t>
      </w:r>
      <w:r w:rsidR="00AE01E9">
        <w:rPr>
          <w:rFonts w:ascii="Times New Roman" w:hAnsi="Times New Roman"/>
          <w:sz w:val="20"/>
        </w:rPr>
        <w:t xml:space="preserve">is decommissioned.  The baseline emission calculations </w:t>
      </w:r>
      <w:r w:rsidR="00525EAD">
        <w:rPr>
          <w:rFonts w:ascii="Times New Roman" w:hAnsi="Times New Roman"/>
          <w:sz w:val="20"/>
        </w:rPr>
        <w:t>are</w:t>
      </w:r>
      <w:r w:rsidR="00AE01E9">
        <w:rPr>
          <w:rFonts w:ascii="Times New Roman" w:hAnsi="Times New Roman"/>
          <w:sz w:val="20"/>
        </w:rPr>
        <w:t xml:space="preserve"> also used to derive overall emission factors used to calculate </w:t>
      </w:r>
      <w:r w:rsidR="00525EAD">
        <w:rPr>
          <w:rFonts w:ascii="Times New Roman" w:hAnsi="Times New Roman"/>
          <w:sz w:val="20"/>
        </w:rPr>
        <w:t>S-1560 permitted</w:t>
      </w:r>
      <w:r w:rsidR="00AE01E9">
        <w:rPr>
          <w:rFonts w:ascii="Times New Roman" w:hAnsi="Times New Roman"/>
          <w:sz w:val="20"/>
        </w:rPr>
        <w:t xml:space="preserve"> emissions and offset requirements.</w:t>
      </w:r>
      <w:r w:rsidR="007C768A">
        <w:rPr>
          <w:rFonts w:ascii="Times New Roman" w:hAnsi="Times New Roman"/>
          <w:sz w:val="20"/>
        </w:rPr>
        <w:t xml:space="preserve">  This approach for calculating future permitted emissions assumes that the future operation of S-1560 Berth 1A will be similar to the operation of Berth 1 during the 3-year baseline (i.e., the same ratio of tankers to barges, </w:t>
      </w:r>
      <w:r w:rsidR="009E1F52">
        <w:rPr>
          <w:rFonts w:ascii="Times New Roman" w:hAnsi="Times New Roman"/>
          <w:sz w:val="20"/>
        </w:rPr>
        <w:t xml:space="preserve">the same ratio of material loaded/unloaded to the barge/tanker material storage capacity, </w:t>
      </w:r>
      <w:r w:rsidR="007C768A">
        <w:rPr>
          <w:rFonts w:ascii="Times New Roman" w:hAnsi="Times New Roman"/>
          <w:sz w:val="20"/>
        </w:rPr>
        <w:t>the same ratio of material loading to material unloading, and the same mix of products that were loaded at Berth 1</w:t>
      </w:r>
      <w:r w:rsidR="009F17DA">
        <w:rPr>
          <w:rFonts w:ascii="Times New Roman" w:hAnsi="Times New Roman"/>
          <w:sz w:val="20"/>
        </w:rPr>
        <w:t>)</w:t>
      </w:r>
      <w:r w:rsidR="007C768A">
        <w:rPr>
          <w:rFonts w:ascii="Times New Roman" w:hAnsi="Times New Roman"/>
          <w:sz w:val="20"/>
        </w:rPr>
        <w:t xml:space="preserve">.  </w:t>
      </w:r>
    </w:p>
    <w:p w14:paraId="19A31116" w14:textId="77777777" w:rsidR="00AE01E9" w:rsidRDefault="00AE01E9" w:rsidP="00AE01E9">
      <w:pPr>
        <w:spacing w:line="240" w:lineRule="atLeast"/>
        <w:rPr>
          <w:rFonts w:ascii="Times New Roman" w:hAnsi="Times New Roman"/>
          <w:sz w:val="20"/>
        </w:rPr>
      </w:pPr>
    </w:p>
    <w:p w14:paraId="19A31117" w14:textId="77777777" w:rsidR="00AE01E9" w:rsidRDefault="00AE01E9" w:rsidP="000446E1">
      <w:pPr>
        <w:spacing w:line="240" w:lineRule="atLeast"/>
        <w:rPr>
          <w:rFonts w:ascii="Times New Roman" w:hAnsi="Times New Roman"/>
          <w:sz w:val="20"/>
        </w:rPr>
      </w:pPr>
      <w:r>
        <w:rPr>
          <w:rFonts w:ascii="Times New Roman" w:hAnsi="Times New Roman"/>
          <w:sz w:val="20"/>
        </w:rPr>
        <w:lastRenderedPageBreak/>
        <w:t xml:space="preserve">Tesoro has provided a cargo carrier emissions workbook that </w:t>
      </w:r>
      <w:r w:rsidR="00503F22">
        <w:rPr>
          <w:rFonts w:ascii="Times New Roman" w:hAnsi="Times New Roman"/>
          <w:sz w:val="20"/>
        </w:rPr>
        <w:t xml:space="preserve">summarizes the quantity of material throughput and </w:t>
      </w:r>
      <w:r>
        <w:rPr>
          <w:rFonts w:ascii="Times New Roman" w:hAnsi="Times New Roman"/>
          <w:sz w:val="20"/>
        </w:rPr>
        <w:t>estimates emissions from tankers, barges and the required tug boats for the baseline period of August 2013 through July 2016.  These emissions are summarized in the following table.</w:t>
      </w:r>
    </w:p>
    <w:p w14:paraId="19A31118" w14:textId="77777777" w:rsidR="00AE01E9" w:rsidRDefault="00AE01E9" w:rsidP="00A1183A">
      <w:pPr>
        <w:spacing w:line="300" w:lineRule="atLeast"/>
        <w:rPr>
          <w:rFonts w:ascii="Times New Roman" w:hAnsi="Times New Roman"/>
          <w:sz w:val="20"/>
        </w:rPr>
      </w:pPr>
    </w:p>
    <w:p w14:paraId="19A31119" w14:textId="77777777" w:rsidR="00F82F1D" w:rsidRDefault="00F82F1D" w:rsidP="00A1183A">
      <w:pPr>
        <w:spacing w:line="300" w:lineRule="atLeast"/>
        <w:rPr>
          <w:rFonts w:ascii="Times New Roman" w:hAnsi="Times New Roman"/>
          <w:sz w:val="20"/>
        </w:rPr>
      </w:pPr>
    </w:p>
    <w:tbl>
      <w:tblPr>
        <w:tblW w:w="8763" w:type="dxa"/>
        <w:tblInd w:w="93" w:type="dxa"/>
        <w:tblLook w:val="04A0" w:firstRow="1" w:lastRow="0" w:firstColumn="1" w:lastColumn="0" w:noHBand="0" w:noVBand="1"/>
      </w:tblPr>
      <w:tblGrid>
        <w:gridCol w:w="987"/>
        <w:gridCol w:w="1203"/>
        <w:gridCol w:w="1368"/>
        <w:gridCol w:w="1144"/>
        <w:gridCol w:w="1006"/>
        <w:gridCol w:w="1006"/>
        <w:gridCol w:w="916"/>
        <w:gridCol w:w="1133"/>
      </w:tblGrid>
      <w:tr w:rsidR="00D07A8D" w:rsidRPr="00CE57DE" w14:paraId="19A3111E" w14:textId="77777777" w:rsidTr="00100881">
        <w:trPr>
          <w:trHeight w:val="300"/>
          <w:tblHeader/>
        </w:trPr>
        <w:tc>
          <w:tcPr>
            <w:tcW w:w="987" w:type="dxa"/>
            <w:vMerge w:val="restart"/>
            <w:tcBorders>
              <w:top w:val="single" w:sz="4" w:space="0" w:color="auto"/>
              <w:left w:val="single" w:sz="4" w:space="0" w:color="auto"/>
              <w:right w:val="single" w:sz="4" w:space="0" w:color="auto"/>
            </w:tcBorders>
            <w:shd w:val="clear" w:color="auto" w:fill="B8CCE4" w:themeFill="accent1" w:themeFillTint="66"/>
            <w:noWrap/>
            <w:vAlign w:val="center"/>
            <w:hideMark/>
          </w:tcPr>
          <w:p w14:paraId="19A3111A" w14:textId="77777777" w:rsidR="00D07A8D" w:rsidRPr="00CE57DE" w:rsidRDefault="00D07A8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Year</w:t>
            </w:r>
          </w:p>
        </w:tc>
        <w:tc>
          <w:tcPr>
            <w:tcW w:w="1203" w:type="dxa"/>
            <w:vMerge w:val="restart"/>
            <w:tcBorders>
              <w:top w:val="single" w:sz="4" w:space="0" w:color="auto"/>
              <w:left w:val="single" w:sz="4" w:space="0" w:color="auto"/>
              <w:right w:val="single" w:sz="4" w:space="0" w:color="auto"/>
            </w:tcBorders>
            <w:shd w:val="clear" w:color="auto" w:fill="B8CCE4" w:themeFill="accent1" w:themeFillTint="66"/>
            <w:noWrap/>
            <w:vAlign w:val="center"/>
            <w:hideMark/>
          </w:tcPr>
          <w:p w14:paraId="19A3111B" w14:textId="77777777" w:rsidR="00D07A8D" w:rsidRPr="00CE57DE" w:rsidRDefault="00D07A8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Month</w:t>
            </w:r>
          </w:p>
        </w:tc>
        <w:tc>
          <w:tcPr>
            <w:tcW w:w="1368" w:type="dxa"/>
            <w:vMerge w:val="restart"/>
            <w:tcBorders>
              <w:top w:val="single" w:sz="4" w:space="0" w:color="auto"/>
              <w:left w:val="nil"/>
              <w:bottom w:val="single" w:sz="4" w:space="0" w:color="auto"/>
              <w:right w:val="single" w:sz="4" w:space="0" w:color="auto"/>
            </w:tcBorders>
            <w:shd w:val="clear" w:color="auto" w:fill="B8CCE4" w:themeFill="accent1" w:themeFillTint="66"/>
            <w:vAlign w:val="center"/>
          </w:tcPr>
          <w:p w14:paraId="19A3111C" w14:textId="77777777" w:rsidR="00D07A8D" w:rsidRPr="00CE57DE" w:rsidRDefault="00D07A8D" w:rsidP="001320DF">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 Barrels Throughput</w:t>
            </w:r>
          </w:p>
        </w:tc>
        <w:tc>
          <w:tcPr>
            <w:tcW w:w="5205" w:type="dxa"/>
            <w:gridSpan w:val="5"/>
            <w:tcBorders>
              <w:top w:val="single" w:sz="4" w:space="0" w:color="auto"/>
              <w:left w:val="single" w:sz="4" w:space="0" w:color="auto"/>
              <w:bottom w:val="single" w:sz="4" w:space="0" w:color="auto"/>
              <w:right w:val="single" w:sz="4" w:space="0" w:color="000000"/>
            </w:tcBorders>
            <w:shd w:val="clear" w:color="auto" w:fill="B8CCE4" w:themeFill="accent1" w:themeFillTint="66"/>
            <w:noWrap/>
            <w:vAlign w:val="center"/>
            <w:hideMark/>
          </w:tcPr>
          <w:p w14:paraId="19A3111D" w14:textId="77777777" w:rsidR="00D07A8D" w:rsidRPr="00CE57DE" w:rsidRDefault="00D07A8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 xml:space="preserve">Emissions Total, </w:t>
            </w:r>
            <w:r>
              <w:rPr>
                <w:rFonts w:ascii="Times New Roman" w:hAnsi="Times New Roman"/>
                <w:b/>
                <w:bCs/>
                <w:color w:val="000000"/>
                <w:sz w:val="18"/>
                <w:szCs w:val="18"/>
              </w:rPr>
              <w:t>Lbs</w:t>
            </w:r>
          </w:p>
        </w:tc>
      </w:tr>
      <w:tr w:rsidR="00D07A8D" w:rsidRPr="00CE57DE" w14:paraId="19A31127" w14:textId="77777777" w:rsidTr="00100881">
        <w:trPr>
          <w:trHeight w:val="360"/>
          <w:tblHeader/>
        </w:trPr>
        <w:tc>
          <w:tcPr>
            <w:tcW w:w="987" w:type="dxa"/>
            <w:vMerge/>
            <w:tcBorders>
              <w:left w:val="single" w:sz="4" w:space="0" w:color="auto"/>
              <w:bottom w:val="single" w:sz="4" w:space="0" w:color="auto"/>
              <w:right w:val="single" w:sz="4" w:space="0" w:color="auto"/>
            </w:tcBorders>
            <w:shd w:val="clear" w:color="auto" w:fill="B8CCE4" w:themeFill="accent1" w:themeFillTint="66"/>
            <w:vAlign w:val="center"/>
            <w:hideMark/>
          </w:tcPr>
          <w:p w14:paraId="19A3111F" w14:textId="77777777" w:rsidR="00D07A8D" w:rsidRPr="00CE57DE" w:rsidRDefault="00D07A8D" w:rsidP="001320DF">
            <w:pPr>
              <w:spacing w:line="240" w:lineRule="auto"/>
              <w:rPr>
                <w:rFonts w:ascii="Times New Roman" w:hAnsi="Times New Roman"/>
                <w:b/>
                <w:bCs/>
                <w:color w:val="000000"/>
                <w:sz w:val="18"/>
                <w:szCs w:val="18"/>
              </w:rPr>
            </w:pPr>
          </w:p>
        </w:tc>
        <w:tc>
          <w:tcPr>
            <w:tcW w:w="1203" w:type="dxa"/>
            <w:vMerge/>
            <w:tcBorders>
              <w:left w:val="single" w:sz="4" w:space="0" w:color="auto"/>
              <w:bottom w:val="single" w:sz="4" w:space="0" w:color="auto"/>
              <w:right w:val="single" w:sz="4" w:space="0" w:color="auto"/>
            </w:tcBorders>
            <w:shd w:val="clear" w:color="auto" w:fill="B8CCE4" w:themeFill="accent1" w:themeFillTint="66"/>
            <w:vAlign w:val="center"/>
            <w:hideMark/>
          </w:tcPr>
          <w:p w14:paraId="19A31120" w14:textId="77777777" w:rsidR="00D07A8D" w:rsidRPr="00CE57DE" w:rsidRDefault="00D07A8D" w:rsidP="001320DF">
            <w:pPr>
              <w:spacing w:line="240" w:lineRule="auto"/>
              <w:rPr>
                <w:rFonts w:ascii="Times New Roman" w:hAnsi="Times New Roman"/>
                <w:b/>
                <w:bCs/>
                <w:color w:val="000000"/>
                <w:sz w:val="18"/>
                <w:szCs w:val="18"/>
              </w:rPr>
            </w:pPr>
          </w:p>
        </w:tc>
        <w:tc>
          <w:tcPr>
            <w:tcW w:w="1368" w:type="dxa"/>
            <w:vMerge/>
            <w:tcBorders>
              <w:top w:val="single" w:sz="4" w:space="0" w:color="auto"/>
              <w:left w:val="nil"/>
              <w:bottom w:val="single" w:sz="4" w:space="0" w:color="auto"/>
              <w:right w:val="single" w:sz="4" w:space="0" w:color="auto"/>
            </w:tcBorders>
            <w:shd w:val="clear" w:color="auto" w:fill="B8CCE4" w:themeFill="accent1" w:themeFillTint="66"/>
          </w:tcPr>
          <w:p w14:paraId="19A31121" w14:textId="77777777" w:rsidR="00D07A8D" w:rsidRPr="00CE57DE" w:rsidRDefault="00D07A8D" w:rsidP="001320DF">
            <w:pPr>
              <w:spacing w:line="240" w:lineRule="auto"/>
              <w:jc w:val="center"/>
              <w:rPr>
                <w:rFonts w:ascii="Times New Roman" w:hAnsi="Times New Roman"/>
                <w:b/>
                <w:bCs/>
                <w:color w:val="000000"/>
                <w:sz w:val="18"/>
                <w:szCs w:val="18"/>
              </w:rPr>
            </w:pPr>
          </w:p>
        </w:tc>
        <w:tc>
          <w:tcPr>
            <w:tcW w:w="1144" w:type="dxa"/>
            <w:tcBorders>
              <w:top w:val="nil"/>
              <w:left w:val="single" w:sz="4" w:space="0" w:color="auto"/>
              <w:bottom w:val="nil"/>
              <w:right w:val="single" w:sz="4" w:space="0" w:color="auto"/>
            </w:tcBorders>
            <w:shd w:val="clear" w:color="auto" w:fill="B8CCE4" w:themeFill="accent1" w:themeFillTint="66"/>
            <w:noWrap/>
            <w:vAlign w:val="center"/>
            <w:hideMark/>
          </w:tcPr>
          <w:p w14:paraId="19A31122" w14:textId="77777777" w:rsidR="00D07A8D" w:rsidRPr="00CE57DE" w:rsidRDefault="00D07A8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NO</w:t>
            </w:r>
            <w:r w:rsidRPr="00CE57DE">
              <w:rPr>
                <w:rFonts w:ascii="Times New Roman" w:hAnsi="Times New Roman"/>
                <w:b/>
                <w:bCs/>
                <w:color w:val="000000"/>
                <w:sz w:val="18"/>
                <w:szCs w:val="18"/>
                <w:vertAlign w:val="subscript"/>
              </w:rPr>
              <w:t>X</w:t>
            </w:r>
          </w:p>
        </w:tc>
        <w:tc>
          <w:tcPr>
            <w:tcW w:w="1006" w:type="dxa"/>
            <w:tcBorders>
              <w:top w:val="nil"/>
              <w:left w:val="nil"/>
              <w:bottom w:val="nil"/>
              <w:right w:val="single" w:sz="4" w:space="0" w:color="auto"/>
            </w:tcBorders>
            <w:shd w:val="clear" w:color="auto" w:fill="B8CCE4" w:themeFill="accent1" w:themeFillTint="66"/>
            <w:noWrap/>
            <w:vAlign w:val="center"/>
            <w:hideMark/>
          </w:tcPr>
          <w:p w14:paraId="19A31123" w14:textId="77777777" w:rsidR="00D07A8D" w:rsidRPr="00CE57DE" w:rsidRDefault="00D07A8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CO</w:t>
            </w:r>
          </w:p>
        </w:tc>
        <w:tc>
          <w:tcPr>
            <w:tcW w:w="1006" w:type="dxa"/>
            <w:tcBorders>
              <w:top w:val="nil"/>
              <w:left w:val="nil"/>
              <w:bottom w:val="nil"/>
              <w:right w:val="single" w:sz="4" w:space="0" w:color="auto"/>
            </w:tcBorders>
            <w:shd w:val="clear" w:color="auto" w:fill="B8CCE4" w:themeFill="accent1" w:themeFillTint="66"/>
            <w:noWrap/>
            <w:vAlign w:val="center"/>
            <w:hideMark/>
          </w:tcPr>
          <w:p w14:paraId="19A31124" w14:textId="77777777" w:rsidR="00D07A8D" w:rsidRPr="00CE57DE" w:rsidRDefault="007D128A" w:rsidP="001320DF">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w:t>
            </w:r>
          </w:p>
        </w:tc>
        <w:tc>
          <w:tcPr>
            <w:tcW w:w="916" w:type="dxa"/>
            <w:tcBorders>
              <w:top w:val="nil"/>
              <w:left w:val="nil"/>
              <w:bottom w:val="nil"/>
              <w:right w:val="single" w:sz="4" w:space="0" w:color="auto"/>
            </w:tcBorders>
            <w:shd w:val="clear" w:color="auto" w:fill="B8CCE4" w:themeFill="accent1" w:themeFillTint="66"/>
            <w:noWrap/>
            <w:vAlign w:val="center"/>
            <w:hideMark/>
          </w:tcPr>
          <w:p w14:paraId="19A31125" w14:textId="77777777" w:rsidR="00D07A8D" w:rsidRPr="00CE57DE" w:rsidRDefault="00D07A8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PM</w:t>
            </w:r>
            <w:r w:rsidRPr="00CE57DE">
              <w:rPr>
                <w:rFonts w:ascii="Times New Roman" w:hAnsi="Times New Roman"/>
                <w:b/>
                <w:bCs/>
                <w:color w:val="000000"/>
                <w:sz w:val="18"/>
                <w:szCs w:val="18"/>
                <w:vertAlign w:val="subscript"/>
              </w:rPr>
              <w:t>10</w:t>
            </w:r>
          </w:p>
        </w:tc>
        <w:tc>
          <w:tcPr>
            <w:tcW w:w="1133" w:type="dxa"/>
            <w:tcBorders>
              <w:top w:val="nil"/>
              <w:left w:val="nil"/>
              <w:bottom w:val="nil"/>
              <w:right w:val="single" w:sz="4" w:space="0" w:color="auto"/>
            </w:tcBorders>
            <w:shd w:val="clear" w:color="auto" w:fill="B8CCE4" w:themeFill="accent1" w:themeFillTint="66"/>
            <w:noWrap/>
            <w:vAlign w:val="center"/>
            <w:hideMark/>
          </w:tcPr>
          <w:p w14:paraId="19A31126" w14:textId="77777777" w:rsidR="00D07A8D" w:rsidRPr="00CE57DE" w:rsidRDefault="00D07A8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SO</w:t>
            </w:r>
            <w:r w:rsidRPr="00CE57DE">
              <w:rPr>
                <w:rFonts w:ascii="Times New Roman" w:hAnsi="Times New Roman"/>
                <w:b/>
                <w:bCs/>
                <w:color w:val="000000"/>
                <w:sz w:val="18"/>
                <w:szCs w:val="18"/>
                <w:vertAlign w:val="subscript"/>
              </w:rPr>
              <w:t>2</w:t>
            </w:r>
          </w:p>
        </w:tc>
      </w:tr>
      <w:tr w:rsidR="008F5869" w:rsidRPr="00CE57DE" w14:paraId="19A31130" w14:textId="77777777" w:rsidTr="003713CA">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128" w14:textId="77777777" w:rsidR="008F5869" w:rsidRPr="009A1240" w:rsidRDefault="008F5869" w:rsidP="009A1240">
            <w:pPr>
              <w:spacing w:line="300" w:lineRule="atLeast"/>
              <w:jc w:val="center"/>
              <w:rPr>
                <w:rFonts w:ascii="Times New Roman" w:hAnsi="Times New Roman"/>
                <w:sz w:val="20"/>
              </w:rPr>
            </w:pPr>
            <w:r w:rsidRPr="009A1240">
              <w:rPr>
                <w:rFonts w:ascii="Times New Roman" w:hAnsi="Times New Roman"/>
                <w:sz w:val="20"/>
              </w:rPr>
              <w:t>2013</w:t>
            </w:r>
          </w:p>
        </w:tc>
        <w:tc>
          <w:tcPr>
            <w:tcW w:w="1203" w:type="dxa"/>
            <w:tcBorders>
              <w:top w:val="single" w:sz="4" w:space="0" w:color="auto"/>
              <w:left w:val="nil"/>
              <w:bottom w:val="single" w:sz="4" w:space="0" w:color="auto"/>
              <w:right w:val="single" w:sz="4" w:space="0" w:color="auto"/>
            </w:tcBorders>
            <w:noWrap/>
            <w:vAlign w:val="center"/>
          </w:tcPr>
          <w:p w14:paraId="19A31129" w14:textId="77777777" w:rsidR="008F5869" w:rsidRPr="009A1240" w:rsidRDefault="008F5869" w:rsidP="009A1240">
            <w:pPr>
              <w:spacing w:line="300" w:lineRule="atLeast"/>
              <w:jc w:val="center"/>
              <w:rPr>
                <w:rFonts w:ascii="Times New Roman" w:hAnsi="Times New Roman"/>
                <w:sz w:val="20"/>
              </w:rPr>
            </w:pPr>
            <w:r w:rsidRPr="009A1240">
              <w:rPr>
                <w:rFonts w:ascii="Times New Roman" w:hAnsi="Times New Roman"/>
                <w:sz w:val="20"/>
              </w:rPr>
              <w:t>August</w:t>
            </w:r>
          </w:p>
        </w:tc>
        <w:tc>
          <w:tcPr>
            <w:tcW w:w="1368" w:type="dxa"/>
            <w:tcBorders>
              <w:top w:val="single" w:sz="4" w:space="0" w:color="auto"/>
              <w:left w:val="nil"/>
              <w:bottom w:val="single" w:sz="4" w:space="0" w:color="auto"/>
              <w:right w:val="single" w:sz="4" w:space="0" w:color="auto"/>
            </w:tcBorders>
            <w:vAlign w:val="center"/>
          </w:tcPr>
          <w:p w14:paraId="19A3112A" w14:textId="77777777" w:rsidR="008F5869" w:rsidRPr="009A1240" w:rsidRDefault="00193682" w:rsidP="009A1240">
            <w:pPr>
              <w:spacing w:line="300" w:lineRule="atLeast"/>
              <w:jc w:val="righ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61312" behindDoc="0" locked="0" layoutInCell="1" allowOverlap="1" wp14:anchorId="19A32385" wp14:editId="19A32386">
                      <wp:simplePos x="0" y="0"/>
                      <wp:positionH relativeFrom="column">
                        <wp:posOffset>93345</wp:posOffset>
                      </wp:positionH>
                      <wp:positionV relativeFrom="paragraph">
                        <wp:posOffset>38100</wp:posOffset>
                      </wp:positionV>
                      <wp:extent cx="666750" cy="68389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666750" cy="6838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95CF69" id="Rectangle 4" o:spid="_x0000_s1026" style="position:absolute;margin-left:7.35pt;margin-top:3pt;width:52.5pt;height:53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" filled="f" strokecolor="#243f60 [1604]" strokeweight="2pt"/>
                  </w:pict>
                </mc:Fallback>
              </mc:AlternateContent>
            </w:r>
            <w:r w:rsidR="008F5869" w:rsidRPr="009A1240">
              <w:rPr>
                <w:rFonts w:ascii="Times New Roman" w:hAnsi="Times New Roman"/>
                <w:sz w:val="20"/>
              </w:rPr>
              <w:t>1,135,915</w:t>
            </w:r>
          </w:p>
        </w:tc>
        <w:tc>
          <w:tcPr>
            <w:tcW w:w="1144" w:type="dxa"/>
            <w:tcBorders>
              <w:top w:val="single" w:sz="4" w:space="0" w:color="auto"/>
              <w:left w:val="single" w:sz="4" w:space="0" w:color="auto"/>
              <w:bottom w:val="single" w:sz="4" w:space="0" w:color="auto"/>
              <w:right w:val="single" w:sz="4" w:space="0" w:color="auto"/>
            </w:tcBorders>
            <w:noWrap/>
            <w:vAlign w:val="center"/>
          </w:tcPr>
          <w:p w14:paraId="19A3112B"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8,549.79</w:t>
            </w:r>
          </w:p>
        </w:tc>
        <w:tc>
          <w:tcPr>
            <w:tcW w:w="1006" w:type="dxa"/>
            <w:tcBorders>
              <w:top w:val="single" w:sz="4" w:space="0" w:color="auto"/>
              <w:left w:val="nil"/>
              <w:bottom w:val="single" w:sz="4" w:space="0" w:color="auto"/>
              <w:right w:val="single" w:sz="4" w:space="0" w:color="auto"/>
            </w:tcBorders>
            <w:noWrap/>
            <w:vAlign w:val="center"/>
          </w:tcPr>
          <w:p w14:paraId="19A3112C"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1,472.75</w:t>
            </w:r>
          </w:p>
        </w:tc>
        <w:tc>
          <w:tcPr>
            <w:tcW w:w="1006" w:type="dxa"/>
            <w:tcBorders>
              <w:top w:val="single" w:sz="4" w:space="0" w:color="auto"/>
              <w:left w:val="nil"/>
              <w:bottom w:val="single" w:sz="4" w:space="0" w:color="auto"/>
              <w:right w:val="single" w:sz="4" w:space="0" w:color="auto"/>
            </w:tcBorders>
            <w:noWrap/>
            <w:vAlign w:val="bottom"/>
          </w:tcPr>
          <w:p w14:paraId="19A3112D"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497.20</w:t>
            </w:r>
          </w:p>
        </w:tc>
        <w:tc>
          <w:tcPr>
            <w:tcW w:w="916" w:type="dxa"/>
            <w:tcBorders>
              <w:top w:val="single" w:sz="4" w:space="0" w:color="auto"/>
              <w:left w:val="nil"/>
              <w:bottom w:val="single" w:sz="4" w:space="0" w:color="auto"/>
              <w:right w:val="single" w:sz="4" w:space="0" w:color="auto"/>
            </w:tcBorders>
            <w:noWrap/>
            <w:vAlign w:val="center"/>
          </w:tcPr>
          <w:p w14:paraId="19A3112E"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261.39</w:t>
            </w:r>
          </w:p>
        </w:tc>
        <w:tc>
          <w:tcPr>
            <w:tcW w:w="1133" w:type="dxa"/>
            <w:tcBorders>
              <w:top w:val="single" w:sz="4" w:space="0" w:color="auto"/>
              <w:left w:val="nil"/>
              <w:bottom w:val="single" w:sz="4" w:space="0" w:color="auto"/>
              <w:right w:val="single" w:sz="4" w:space="0" w:color="auto"/>
            </w:tcBorders>
            <w:noWrap/>
            <w:vAlign w:val="center"/>
          </w:tcPr>
          <w:p w14:paraId="19A3112F"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1,153.61</w:t>
            </w:r>
          </w:p>
        </w:tc>
      </w:tr>
      <w:tr w:rsidR="008F5869" w:rsidRPr="00CE57DE" w14:paraId="19A31139" w14:textId="77777777" w:rsidTr="003713CA">
        <w:trPr>
          <w:cantSplit/>
          <w:trHeight w:val="300"/>
        </w:trPr>
        <w:tc>
          <w:tcPr>
            <w:tcW w:w="987" w:type="dxa"/>
            <w:tcBorders>
              <w:top w:val="nil"/>
              <w:left w:val="single" w:sz="4" w:space="0" w:color="auto"/>
              <w:bottom w:val="single" w:sz="4" w:space="0" w:color="auto"/>
              <w:right w:val="single" w:sz="4" w:space="0" w:color="auto"/>
            </w:tcBorders>
            <w:noWrap/>
            <w:vAlign w:val="center"/>
          </w:tcPr>
          <w:p w14:paraId="19A31131" w14:textId="77777777" w:rsidR="008F5869" w:rsidRPr="009A1240" w:rsidRDefault="008F5869" w:rsidP="009A1240">
            <w:pPr>
              <w:spacing w:line="300" w:lineRule="atLeast"/>
              <w:jc w:val="center"/>
              <w:rPr>
                <w:rFonts w:ascii="Times New Roman" w:hAnsi="Times New Roman"/>
                <w:sz w:val="20"/>
              </w:rPr>
            </w:pPr>
            <w:r w:rsidRPr="009A1240">
              <w:rPr>
                <w:rFonts w:ascii="Times New Roman" w:hAnsi="Times New Roman"/>
                <w:sz w:val="20"/>
              </w:rPr>
              <w:t>2013</w:t>
            </w:r>
          </w:p>
        </w:tc>
        <w:tc>
          <w:tcPr>
            <w:tcW w:w="1203" w:type="dxa"/>
            <w:tcBorders>
              <w:top w:val="nil"/>
              <w:left w:val="nil"/>
              <w:bottom w:val="single" w:sz="4" w:space="0" w:color="auto"/>
              <w:right w:val="single" w:sz="4" w:space="0" w:color="auto"/>
            </w:tcBorders>
            <w:noWrap/>
            <w:vAlign w:val="center"/>
          </w:tcPr>
          <w:p w14:paraId="19A31132" w14:textId="77777777" w:rsidR="008F5869" w:rsidRPr="009A1240" w:rsidRDefault="008F5869" w:rsidP="009A1240">
            <w:pPr>
              <w:spacing w:line="300" w:lineRule="atLeast"/>
              <w:jc w:val="center"/>
              <w:rPr>
                <w:rFonts w:ascii="Times New Roman" w:hAnsi="Times New Roman"/>
                <w:sz w:val="20"/>
              </w:rPr>
            </w:pPr>
            <w:r w:rsidRPr="009A1240">
              <w:rPr>
                <w:rFonts w:ascii="Times New Roman" w:hAnsi="Times New Roman"/>
                <w:sz w:val="20"/>
              </w:rPr>
              <w:t>September</w:t>
            </w:r>
          </w:p>
        </w:tc>
        <w:tc>
          <w:tcPr>
            <w:tcW w:w="1368" w:type="dxa"/>
            <w:tcBorders>
              <w:top w:val="single" w:sz="4" w:space="0" w:color="auto"/>
              <w:left w:val="nil"/>
              <w:bottom w:val="single" w:sz="4" w:space="0" w:color="auto"/>
              <w:right w:val="single" w:sz="4" w:space="0" w:color="auto"/>
            </w:tcBorders>
            <w:vAlign w:val="center"/>
          </w:tcPr>
          <w:p w14:paraId="19A31133"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776,336</w:t>
            </w:r>
          </w:p>
        </w:tc>
        <w:tc>
          <w:tcPr>
            <w:tcW w:w="1144" w:type="dxa"/>
            <w:tcBorders>
              <w:top w:val="nil"/>
              <w:left w:val="single" w:sz="4" w:space="0" w:color="auto"/>
              <w:bottom w:val="single" w:sz="4" w:space="0" w:color="auto"/>
              <w:right w:val="single" w:sz="4" w:space="0" w:color="auto"/>
            </w:tcBorders>
            <w:noWrap/>
            <w:vAlign w:val="center"/>
          </w:tcPr>
          <w:p w14:paraId="19A31134"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6,100.78</w:t>
            </w:r>
          </w:p>
        </w:tc>
        <w:tc>
          <w:tcPr>
            <w:tcW w:w="1006" w:type="dxa"/>
            <w:tcBorders>
              <w:top w:val="nil"/>
              <w:left w:val="nil"/>
              <w:bottom w:val="single" w:sz="4" w:space="0" w:color="auto"/>
              <w:right w:val="single" w:sz="4" w:space="0" w:color="auto"/>
            </w:tcBorders>
            <w:noWrap/>
            <w:vAlign w:val="center"/>
          </w:tcPr>
          <w:p w14:paraId="19A31135"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1,055.77</w:t>
            </w:r>
          </w:p>
        </w:tc>
        <w:tc>
          <w:tcPr>
            <w:tcW w:w="1006" w:type="dxa"/>
            <w:tcBorders>
              <w:top w:val="nil"/>
              <w:left w:val="nil"/>
              <w:bottom w:val="single" w:sz="4" w:space="0" w:color="auto"/>
              <w:right w:val="single" w:sz="4" w:space="0" w:color="auto"/>
            </w:tcBorders>
            <w:noWrap/>
            <w:vAlign w:val="bottom"/>
          </w:tcPr>
          <w:p w14:paraId="19A31136"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345.84</w:t>
            </w:r>
          </w:p>
        </w:tc>
        <w:tc>
          <w:tcPr>
            <w:tcW w:w="916" w:type="dxa"/>
            <w:tcBorders>
              <w:top w:val="nil"/>
              <w:left w:val="nil"/>
              <w:bottom w:val="single" w:sz="4" w:space="0" w:color="auto"/>
              <w:right w:val="single" w:sz="4" w:space="0" w:color="auto"/>
            </w:tcBorders>
            <w:noWrap/>
            <w:vAlign w:val="center"/>
          </w:tcPr>
          <w:p w14:paraId="19A31137"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178.76</w:t>
            </w:r>
          </w:p>
        </w:tc>
        <w:tc>
          <w:tcPr>
            <w:tcW w:w="1133" w:type="dxa"/>
            <w:tcBorders>
              <w:top w:val="nil"/>
              <w:left w:val="nil"/>
              <w:bottom w:val="single" w:sz="4" w:space="0" w:color="auto"/>
              <w:right w:val="single" w:sz="4" w:space="0" w:color="auto"/>
            </w:tcBorders>
            <w:noWrap/>
            <w:vAlign w:val="center"/>
          </w:tcPr>
          <w:p w14:paraId="19A31138"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775.06</w:t>
            </w:r>
          </w:p>
        </w:tc>
      </w:tr>
      <w:tr w:rsidR="008F5869" w:rsidRPr="00CE57DE" w14:paraId="19A31142"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3A" w14:textId="77777777" w:rsidR="008F5869" w:rsidRPr="009A1240" w:rsidRDefault="008F5869" w:rsidP="009A1240">
            <w:pPr>
              <w:spacing w:line="300" w:lineRule="atLeast"/>
              <w:jc w:val="center"/>
              <w:rPr>
                <w:rFonts w:ascii="Times New Roman" w:hAnsi="Times New Roman"/>
                <w:sz w:val="20"/>
              </w:rPr>
            </w:pPr>
            <w:r w:rsidRPr="009A1240">
              <w:rPr>
                <w:rFonts w:ascii="Times New Roman" w:hAnsi="Times New Roman"/>
                <w:sz w:val="20"/>
              </w:rPr>
              <w:t>2013</w:t>
            </w:r>
          </w:p>
        </w:tc>
        <w:tc>
          <w:tcPr>
            <w:tcW w:w="1203" w:type="dxa"/>
            <w:tcBorders>
              <w:top w:val="nil"/>
              <w:left w:val="nil"/>
              <w:bottom w:val="single" w:sz="4" w:space="0" w:color="auto"/>
              <w:right w:val="single" w:sz="4" w:space="0" w:color="auto"/>
            </w:tcBorders>
            <w:noWrap/>
            <w:vAlign w:val="center"/>
          </w:tcPr>
          <w:p w14:paraId="19A3113B" w14:textId="77777777" w:rsidR="008F5869" w:rsidRPr="009A1240" w:rsidRDefault="008F5869" w:rsidP="009A1240">
            <w:pPr>
              <w:spacing w:line="300" w:lineRule="atLeast"/>
              <w:jc w:val="center"/>
              <w:rPr>
                <w:rFonts w:ascii="Times New Roman" w:hAnsi="Times New Roman"/>
                <w:sz w:val="20"/>
              </w:rPr>
            </w:pPr>
            <w:r w:rsidRPr="009A1240">
              <w:rPr>
                <w:rFonts w:ascii="Times New Roman" w:hAnsi="Times New Roman"/>
                <w:sz w:val="20"/>
              </w:rPr>
              <w:t>October</w:t>
            </w:r>
          </w:p>
        </w:tc>
        <w:tc>
          <w:tcPr>
            <w:tcW w:w="1368" w:type="dxa"/>
            <w:tcBorders>
              <w:top w:val="single" w:sz="4" w:space="0" w:color="auto"/>
              <w:left w:val="nil"/>
              <w:bottom w:val="single" w:sz="4" w:space="0" w:color="auto"/>
              <w:right w:val="single" w:sz="4" w:space="0" w:color="auto"/>
            </w:tcBorders>
            <w:vAlign w:val="center"/>
          </w:tcPr>
          <w:p w14:paraId="19A3113C"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711,266</w:t>
            </w:r>
          </w:p>
        </w:tc>
        <w:tc>
          <w:tcPr>
            <w:tcW w:w="1144" w:type="dxa"/>
            <w:tcBorders>
              <w:top w:val="nil"/>
              <w:left w:val="single" w:sz="4" w:space="0" w:color="auto"/>
              <w:bottom w:val="single" w:sz="4" w:space="0" w:color="auto"/>
              <w:right w:val="single" w:sz="4" w:space="0" w:color="auto"/>
            </w:tcBorders>
            <w:noWrap/>
            <w:vAlign w:val="center"/>
          </w:tcPr>
          <w:p w14:paraId="19A3113D"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6,833.38</w:t>
            </w:r>
          </w:p>
        </w:tc>
        <w:tc>
          <w:tcPr>
            <w:tcW w:w="1006" w:type="dxa"/>
            <w:tcBorders>
              <w:top w:val="nil"/>
              <w:left w:val="nil"/>
              <w:bottom w:val="single" w:sz="4" w:space="0" w:color="auto"/>
              <w:right w:val="single" w:sz="4" w:space="0" w:color="auto"/>
            </w:tcBorders>
            <w:noWrap/>
            <w:vAlign w:val="center"/>
          </w:tcPr>
          <w:p w14:paraId="19A3113E"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964.13</w:t>
            </w:r>
          </w:p>
        </w:tc>
        <w:tc>
          <w:tcPr>
            <w:tcW w:w="1006" w:type="dxa"/>
            <w:tcBorders>
              <w:top w:val="nil"/>
              <w:left w:val="nil"/>
              <w:bottom w:val="single" w:sz="4" w:space="0" w:color="auto"/>
              <w:right w:val="single" w:sz="4" w:space="0" w:color="auto"/>
            </w:tcBorders>
            <w:noWrap/>
            <w:vAlign w:val="bottom"/>
          </w:tcPr>
          <w:p w14:paraId="19A3113F"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365.00</w:t>
            </w:r>
          </w:p>
        </w:tc>
        <w:tc>
          <w:tcPr>
            <w:tcW w:w="916" w:type="dxa"/>
            <w:tcBorders>
              <w:top w:val="nil"/>
              <w:left w:val="nil"/>
              <w:bottom w:val="single" w:sz="4" w:space="0" w:color="auto"/>
              <w:right w:val="single" w:sz="4" w:space="0" w:color="auto"/>
            </w:tcBorders>
            <w:noWrap/>
            <w:vAlign w:val="center"/>
          </w:tcPr>
          <w:p w14:paraId="19A31140"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213.44</w:t>
            </w:r>
          </w:p>
        </w:tc>
        <w:tc>
          <w:tcPr>
            <w:tcW w:w="1133" w:type="dxa"/>
            <w:tcBorders>
              <w:top w:val="nil"/>
              <w:left w:val="nil"/>
              <w:bottom w:val="single" w:sz="4" w:space="0" w:color="auto"/>
              <w:right w:val="single" w:sz="4" w:space="0" w:color="auto"/>
            </w:tcBorders>
            <w:noWrap/>
            <w:vAlign w:val="center"/>
          </w:tcPr>
          <w:p w14:paraId="19A31141"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1,042.95</w:t>
            </w:r>
          </w:p>
        </w:tc>
      </w:tr>
      <w:tr w:rsidR="008F5869" w:rsidRPr="00CE57DE" w14:paraId="19A3114B" w14:textId="77777777" w:rsidTr="003713CA">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143" w14:textId="77777777" w:rsidR="008F5869" w:rsidRPr="009A1240" w:rsidRDefault="008F5869" w:rsidP="009A1240">
            <w:pPr>
              <w:spacing w:line="300" w:lineRule="atLeast"/>
              <w:jc w:val="center"/>
              <w:rPr>
                <w:rFonts w:ascii="Times New Roman" w:hAnsi="Times New Roman"/>
                <w:sz w:val="20"/>
              </w:rPr>
            </w:pPr>
            <w:r w:rsidRPr="009A1240">
              <w:rPr>
                <w:rFonts w:ascii="Times New Roman" w:hAnsi="Times New Roman"/>
                <w:sz w:val="20"/>
              </w:rPr>
              <w:t>2013</w:t>
            </w:r>
          </w:p>
        </w:tc>
        <w:tc>
          <w:tcPr>
            <w:tcW w:w="1203" w:type="dxa"/>
            <w:tcBorders>
              <w:top w:val="single" w:sz="4" w:space="0" w:color="auto"/>
              <w:left w:val="single" w:sz="4" w:space="0" w:color="auto"/>
              <w:bottom w:val="single" w:sz="4" w:space="0" w:color="auto"/>
              <w:right w:val="single" w:sz="4" w:space="0" w:color="auto"/>
            </w:tcBorders>
            <w:noWrap/>
            <w:vAlign w:val="center"/>
          </w:tcPr>
          <w:p w14:paraId="19A31144" w14:textId="77777777" w:rsidR="008F5869" w:rsidRPr="009A1240" w:rsidRDefault="008F5869" w:rsidP="009A1240">
            <w:pPr>
              <w:spacing w:line="300" w:lineRule="atLeast"/>
              <w:jc w:val="center"/>
              <w:rPr>
                <w:rFonts w:ascii="Times New Roman" w:hAnsi="Times New Roman"/>
                <w:sz w:val="20"/>
              </w:rPr>
            </w:pPr>
            <w:r w:rsidRPr="009A1240">
              <w:rPr>
                <w:rFonts w:ascii="Times New Roman" w:hAnsi="Times New Roman"/>
                <w:sz w:val="20"/>
              </w:rPr>
              <w:t>November</w:t>
            </w:r>
          </w:p>
        </w:tc>
        <w:tc>
          <w:tcPr>
            <w:tcW w:w="1368" w:type="dxa"/>
            <w:tcBorders>
              <w:top w:val="single" w:sz="4" w:space="0" w:color="auto"/>
              <w:left w:val="single" w:sz="4" w:space="0" w:color="auto"/>
              <w:bottom w:val="single" w:sz="4" w:space="0" w:color="auto"/>
              <w:right w:val="single" w:sz="4" w:space="0" w:color="auto"/>
            </w:tcBorders>
            <w:vAlign w:val="center"/>
          </w:tcPr>
          <w:p w14:paraId="19A31145"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984,714</w:t>
            </w:r>
          </w:p>
        </w:tc>
        <w:tc>
          <w:tcPr>
            <w:tcW w:w="1144" w:type="dxa"/>
            <w:tcBorders>
              <w:top w:val="single" w:sz="4" w:space="0" w:color="auto"/>
              <w:left w:val="single" w:sz="4" w:space="0" w:color="auto"/>
              <w:bottom w:val="single" w:sz="4" w:space="0" w:color="auto"/>
              <w:right w:val="single" w:sz="4" w:space="0" w:color="auto"/>
            </w:tcBorders>
            <w:noWrap/>
            <w:vAlign w:val="center"/>
          </w:tcPr>
          <w:p w14:paraId="19A31146"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10,385.91</w:t>
            </w:r>
          </w:p>
        </w:tc>
        <w:tc>
          <w:tcPr>
            <w:tcW w:w="1006" w:type="dxa"/>
            <w:tcBorders>
              <w:top w:val="single" w:sz="4" w:space="0" w:color="auto"/>
              <w:left w:val="single" w:sz="4" w:space="0" w:color="auto"/>
              <w:bottom w:val="single" w:sz="4" w:space="0" w:color="auto"/>
              <w:right w:val="single" w:sz="4" w:space="0" w:color="auto"/>
            </w:tcBorders>
            <w:noWrap/>
            <w:vAlign w:val="center"/>
          </w:tcPr>
          <w:p w14:paraId="19A31147"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1,733.58</w:t>
            </w:r>
          </w:p>
        </w:tc>
        <w:tc>
          <w:tcPr>
            <w:tcW w:w="1006" w:type="dxa"/>
            <w:tcBorders>
              <w:top w:val="single" w:sz="4" w:space="0" w:color="auto"/>
              <w:left w:val="single" w:sz="4" w:space="0" w:color="auto"/>
              <w:bottom w:val="single" w:sz="4" w:space="0" w:color="auto"/>
              <w:right w:val="single" w:sz="4" w:space="0" w:color="auto"/>
            </w:tcBorders>
            <w:noWrap/>
            <w:vAlign w:val="bottom"/>
          </w:tcPr>
          <w:p w14:paraId="19A31148"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577.25</w:t>
            </w:r>
          </w:p>
        </w:tc>
        <w:tc>
          <w:tcPr>
            <w:tcW w:w="916" w:type="dxa"/>
            <w:tcBorders>
              <w:top w:val="single" w:sz="4" w:space="0" w:color="auto"/>
              <w:left w:val="single" w:sz="4" w:space="0" w:color="auto"/>
              <w:bottom w:val="single" w:sz="4" w:space="0" w:color="auto"/>
              <w:right w:val="single" w:sz="4" w:space="0" w:color="auto"/>
            </w:tcBorders>
            <w:noWrap/>
            <w:vAlign w:val="center"/>
          </w:tcPr>
          <w:p w14:paraId="19A31149"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309.47</w:t>
            </w:r>
          </w:p>
        </w:tc>
        <w:tc>
          <w:tcPr>
            <w:tcW w:w="1133" w:type="dxa"/>
            <w:tcBorders>
              <w:top w:val="single" w:sz="4" w:space="0" w:color="auto"/>
              <w:left w:val="single" w:sz="4" w:space="0" w:color="auto"/>
              <w:bottom w:val="single" w:sz="4" w:space="0" w:color="auto"/>
              <w:right w:val="single" w:sz="4" w:space="0" w:color="auto"/>
            </w:tcBorders>
            <w:noWrap/>
            <w:vAlign w:val="center"/>
          </w:tcPr>
          <w:p w14:paraId="19A3114A" w14:textId="77777777" w:rsidR="008F5869" w:rsidRPr="009A1240" w:rsidRDefault="008F5869" w:rsidP="009A1240">
            <w:pPr>
              <w:spacing w:line="300" w:lineRule="atLeast"/>
              <w:jc w:val="right"/>
              <w:rPr>
                <w:rFonts w:ascii="Times New Roman" w:hAnsi="Times New Roman"/>
                <w:sz w:val="20"/>
              </w:rPr>
            </w:pPr>
            <w:r w:rsidRPr="009A1240">
              <w:rPr>
                <w:rFonts w:ascii="Times New Roman" w:hAnsi="Times New Roman"/>
                <w:sz w:val="20"/>
              </w:rPr>
              <w:t>1,386.73</w:t>
            </w:r>
          </w:p>
        </w:tc>
      </w:tr>
      <w:tr w:rsidR="008F5869" w:rsidRPr="00CE57DE" w14:paraId="19A31154" w14:textId="77777777" w:rsidTr="003713CA">
        <w:trPr>
          <w:trHeight w:val="300"/>
        </w:trPr>
        <w:tc>
          <w:tcPr>
            <w:tcW w:w="987" w:type="dxa"/>
            <w:tcBorders>
              <w:top w:val="single" w:sz="4" w:space="0" w:color="auto"/>
              <w:left w:val="single" w:sz="4" w:space="0" w:color="auto"/>
              <w:bottom w:val="nil"/>
              <w:right w:val="single" w:sz="4" w:space="0" w:color="auto"/>
            </w:tcBorders>
            <w:noWrap/>
            <w:vAlign w:val="center"/>
          </w:tcPr>
          <w:p w14:paraId="19A3114C"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2013</w:t>
            </w:r>
          </w:p>
        </w:tc>
        <w:tc>
          <w:tcPr>
            <w:tcW w:w="1203" w:type="dxa"/>
            <w:tcBorders>
              <w:top w:val="single" w:sz="4" w:space="0" w:color="auto"/>
              <w:left w:val="nil"/>
              <w:bottom w:val="nil"/>
              <w:right w:val="single" w:sz="4" w:space="0" w:color="auto"/>
            </w:tcBorders>
            <w:noWrap/>
            <w:vAlign w:val="center"/>
          </w:tcPr>
          <w:p w14:paraId="19A3114D"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December</w:t>
            </w:r>
          </w:p>
        </w:tc>
        <w:tc>
          <w:tcPr>
            <w:tcW w:w="1368" w:type="dxa"/>
            <w:tcBorders>
              <w:top w:val="single" w:sz="4" w:space="0" w:color="auto"/>
              <w:left w:val="nil"/>
              <w:bottom w:val="single" w:sz="4" w:space="0" w:color="auto"/>
              <w:right w:val="single" w:sz="4" w:space="0" w:color="auto"/>
            </w:tcBorders>
            <w:vAlign w:val="center"/>
          </w:tcPr>
          <w:p w14:paraId="19A3114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1,699,992</w:t>
            </w:r>
          </w:p>
        </w:tc>
        <w:tc>
          <w:tcPr>
            <w:tcW w:w="1144" w:type="dxa"/>
            <w:tcBorders>
              <w:top w:val="single" w:sz="4" w:space="0" w:color="auto"/>
              <w:left w:val="single" w:sz="4" w:space="0" w:color="auto"/>
              <w:bottom w:val="nil"/>
              <w:right w:val="single" w:sz="4" w:space="0" w:color="auto"/>
            </w:tcBorders>
            <w:noWrap/>
            <w:vAlign w:val="center"/>
          </w:tcPr>
          <w:p w14:paraId="19A3114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14,340.70</w:t>
            </w:r>
          </w:p>
        </w:tc>
        <w:tc>
          <w:tcPr>
            <w:tcW w:w="1006" w:type="dxa"/>
            <w:tcBorders>
              <w:top w:val="single" w:sz="4" w:space="0" w:color="auto"/>
              <w:left w:val="nil"/>
              <w:bottom w:val="nil"/>
              <w:right w:val="single" w:sz="4" w:space="0" w:color="auto"/>
            </w:tcBorders>
            <w:noWrap/>
            <w:vAlign w:val="center"/>
          </w:tcPr>
          <w:p w14:paraId="19A3115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2,308.44</w:t>
            </w:r>
          </w:p>
        </w:tc>
        <w:tc>
          <w:tcPr>
            <w:tcW w:w="1006" w:type="dxa"/>
            <w:tcBorders>
              <w:top w:val="single" w:sz="4" w:space="0" w:color="auto"/>
              <w:left w:val="nil"/>
              <w:bottom w:val="nil"/>
              <w:right w:val="single" w:sz="4" w:space="0" w:color="auto"/>
            </w:tcBorders>
            <w:noWrap/>
            <w:vAlign w:val="bottom"/>
          </w:tcPr>
          <w:p w14:paraId="19A31151"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805.04</w:t>
            </w:r>
          </w:p>
        </w:tc>
        <w:tc>
          <w:tcPr>
            <w:tcW w:w="916" w:type="dxa"/>
            <w:tcBorders>
              <w:top w:val="single" w:sz="4" w:space="0" w:color="auto"/>
              <w:left w:val="nil"/>
              <w:bottom w:val="nil"/>
              <w:right w:val="single" w:sz="4" w:space="0" w:color="auto"/>
            </w:tcBorders>
            <w:noWrap/>
            <w:vAlign w:val="center"/>
          </w:tcPr>
          <w:p w14:paraId="19A3115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434.21</w:t>
            </w:r>
          </w:p>
        </w:tc>
        <w:tc>
          <w:tcPr>
            <w:tcW w:w="1133" w:type="dxa"/>
            <w:tcBorders>
              <w:top w:val="single" w:sz="4" w:space="0" w:color="auto"/>
              <w:left w:val="nil"/>
              <w:bottom w:val="nil"/>
              <w:right w:val="single" w:sz="4" w:space="0" w:color="auto"/>
            </w:tcBorders>
            <w:noWrap/>
            <w:vAlign w:val="center"/>
          </w:tcPr>
          <w:p w14:paraId="19A3115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1,982.76</w:t>
            </w:r>
          </w:p>
        </w:tc>
      </w:tr>
      <w:tr w:rsidR="008F5869" w:rsidRPr="00CE57DE" w14:paraId="19A3115D" w14:textId="77777777" w:rsidTr="003713CA">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155"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single" w:sz="4" w:space="0" w:color="auto"/>
              <w:left w:val="nil"/>
              <w:bottom w:val="single" w:sz="4" w:space="0" w:color="auto"/>
              <w:right w:val="single" w:sz="4" w:space="0" w:color="auto"/>
            </w:tcBorders>
            <w:noWrap/>
            <w:vAlign w:val="center"/>
          </w:tcPr>
          <w:p w14:paraId="19A31156"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January</w:t>
            </w:r>
          </w:p>
        </w:tc>
        <w:tc>
          <w:tcPr>
            <w:tcW w:w="1368" w:type="dxa"/>
            <w:tcBorders>
              <w:top w:val="single" w:sz="4" w:space="0" w:color="auto"/>
              <w:left w:val="nil"/>
              <w:bottom w:val="single" w:sz="4" w:space="0" w:color="auto"/>
              <w:right w:val="single" w:sz="4" w:space="0" w:color="auto"/>
            </w:tcBorders>
            <w:vAlign w:val="center"/>
          </w:tcPr>
          <w:p w14:paraId="19A3115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1,151,480</w:t>
            </w:r>
          </w:p>
        </w:tc>
        <w:tc>
          <w:tcPr>
            <w:tcW w:w="1144" w:type="dxa"/>
            <w:tcBorders>
              <w:top w:val="single" w:sz="4" w:space="0" w:color="auto"/>
              <w:left w:val="single" w:sz="4" w:space="0" w:color="auto"/>
              <w:bottom w:val="single" w:sz="4" w:space="0" w:color="auto"/>
              <w:right w:val="single" w:sz="4" w:space="0" w:color="auto"/>
            </w:tcBorders>
            <w:noWrap/>
            <w:vAlign w:val="center"/>
          </w:tcPr>
          <w:p w14:paraId="19A3115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10,221.23</w:t>
            </w:r>
          </w:p>
        </w:tc>
        <w:tc>
          <w:tcPr>
            <w:tcW w:w="1006" w:type="dxa"/>
            <w:tcBorders>
              <w:top w:val="single" w:sz="4" w:space="0" w:color="auto"/>
              <w:left w:val="nil"/>
              <w:bottom w:val="single" w:sz="4" w:space="0" w:color="auto"/>
              <w:right w:val="single" w:sz="4" w:space="0" w:color="auto"/>
            </w:tcBorders>
            <w:noWrap/>
            <w:vAlign w:val="center"/>
          </w:tcPr>
          <w:p w14:paraId="19A3115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1,999.18</w:t>
            </w:r>
          </w:p>
        </w:tc>
        <w:tc>
          <w:tcPr>
            <w:tcW w:w="1006" w:type="dxa"/>
            <w:tcBorders>
              <w:top w:val="single" w:sz="4" w:space="0" w:color="auto"/>
              <w:left w:val="nil"/>
              <w:bottom w:val="single" w:sz="4" w:space="0" w:color="auto"/>
              <w:right w:val="single" w:sz="4" w:space="0" w:color="auto"/>
            </w:tcBorders>
            <w:noWrap/>
            <w:vAlign w:val="bottom"/>
          </w:tcPr>
          <w:p w14:paraId="19A3115A"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616.38</w:t>
            </w:r>
          </w:p>
        </w:tc>
        <w:tc>
          <w:tcPr>
            <w:tcW w:w="916" w:type="dxa"/>
            <w:tcBorders>
              <w:top w:val="single" w:sz="4" w:space="0" w:color="auto"/>
              <w:left w:val="nil"/>
              <w:bottom w:val="single" w:sz="4" w:space="0" w:color="auto"/>
              <w:right w:val="single" w:sz="4" w:space="0" w:color="auto"/>
            </w:tcBorders>
            <w:noWrap/>
            <w:vAlign w:val="center"/>
          </w:tcPr>
          <w:p w14:paraId="19A3115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230.09</w:t>
            </w:r>
          </w:p>
        </w:tc>
        <w:tc>
          <w:tcPr>
            <w:tcW w:w="1133" w:type="dxa"/>
            <w:tcBorders>
              <w:top w:val="single" w:sz="4" w:space="0" w:color="auto"/>
              <w:left w:val="nil"/>
              <w:bottom w:val="single" w:sz="4" w:space="0" w:color="auto"/>
              <w:right w:val="single" w:sz="4" w:space="0" w:color="auto"/>
            </w:tcBorders>
            <w:noWrap/>
            <w:vAlign w:val="center"/>
          </w:tcPr>
          <w:p w14:paraId="19A3115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258.18</w:t>
            </w:r>
          </w:p>
        </w:tc>
      </w:tr>
      <w:tr w:rsidR="008F5869" w:rsidRPr="00CE57DE" w14:paraId="19A31166"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5E"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5F"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February</w:t>
            </w:r>
          </w:p>
        </w:tc>
        <w:tc>
          <w:tcPr>
            <w:tcW w:w="1368" w:type="dxa"/>
            <w:tcBorders>
              <w:top w:val="single" w:sz="4" w:space="0" w:color="auto"/>
              <w:left w:val="nil"/>
              <w:bottom w:val="single" w:sz="4" w:space="0" w:color="auto"/>
              <w:right w:val="single" w:sz="4" w:space="0" w:color="auto"/>
            </w:tcBorders>
            <w:vAlign w:val="center"/>
          </w:tcPr>
          <w:p w14:paraId="19A3116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850,700</w:t>
            </w:r>
          </w:p>
        </w:tc>
        <w:tc>
          <w:tcPr>
            <w:tcW w:w="1144" w:type="dxa"/>
            <w:tcBorders>
              <w:top w:val="nil"/>
              <w:left w:val="single" w:sz="4" w:space="0" w:color="auto"/>
              <w:bottom w:val="single" w:sz="4" w:space="0" w:color="auto"/>
              <w:right w:val="single" w:sz="4" w:space="0" w:color="auto"/>
            </w:tcBorders>
            <w:noWrap/>
            <w:vAlign w:val="center"/>
          </w:tcPr>
          <w:p w14:paraId="19A3116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9,267.36</w:t>
            </w:r>
          </w:p>
        </w:tc>
        <w:tc>
          <w:tcPr>
            <w:tcW w:w="1006" w:type="dxa"/>
            <w:tcBorders>
              <w:top w:val="nil"/>
              <w:left w:val="nil"/>
              <w:bottom w:val="single" w:sz="4" w:space="0" w:color="auto"/>
              <w:right w:val="single" w:sz="4" w:space="0" w:color="auto"/>
            </w:tcBorders>
            <w:noWrap/>
            <w:vAlign w:val="center"/>
          </w:tcPr>
          <w:p w14:paraId="19A3116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1,585.26</w:t>
            </w:r>
          </w:p>
        </w:tc>
        <w:tc>
          <w:tcPr>
            <w:tcW w:w="1006" w:type="dxa"/>
            <w:tcBorders>
              <w:top w:val="nil"/>
              <w:left w:val="nil"/>
              <w:bottom w:val="single" w:sz="4" w:space="0" w:color="auto"/>
              <w:right w:val="single" w:sz="4" w:space="0" w:color="auto"/>
            </w:tcBorders>
            <w:noWrap/>
            <w:vAlign w:val="bottom"/>
          </w:tcPr>
          <w:p w14:paraId="19A31163"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495.13</w:t>
            </w:r>
          </w:p>
        </w:tc>
        <w:tc>
          <w:tcPr>
            <w:tcW w:w="916" w:type="dxa"/>
            <w:tcBorders>
              <w:top w:val="nil"/>
              <w:left w:val="nil"/>
              <w:bottom w:val="single" w:sz="4" w:space="0" w:color="auto"/>
              <w:right w:val="single" w:sz="4" w:space="0" w:color="auto"/>
            </w:tcBorders>
            <w:noWrap/>
            <w:vAlign w:val="center"/>
          </w:tcPr>
          <w:p w14:paraId="19A3116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192.22</w:t>
            </w:r>
          </w:p>
        </w:tc>
        <w:tc>
          <w:tcPr>
            <w:tcW w:w="1133" w:type="dxa"/>
            <w:tcBorders>
              <w:top w:val="nil"/>
              <w:left w:val="nil"/>
              <w:bottom w:val="single" w:sz="4" w:space="0" w:color="auto"/>
              <w:right w:val="single" w:sz="4" w:space="0" w:color="auto"/>
            </w:tcBorders>
            <w:noWrap/>
            <w:vAlign w:val="center"/>
          </w:tcPr>
          <w:p w14:paraId="19A31165"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223.10</w:t>
            </w:r>
          </w:p>
        </w:tc>
      </w:tr>
      <w:tr w:rsidR="008F5869" w:rsidRPr="00CE57DE" w14:paraId="19A3116F"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67"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68"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March</w:t>
            </w:r>
          </w:p>
        </w:tc>
        <w:tc>
          <w:tcPr>
            <w:tcW w:w="1368" w:type="dxa"/>
            <w:tcBorders>
              <w:top w:val="single" w:sz="4" w:space="0" w:color="auto"/>
              <w:left w:val="nil"/>
              <w:bottom w:val="single" w:sz="4" w:space="0" w:color="auto"/>
              <w:right w:val="single" w:sz="4" w:space="0" w:color="auto"/>
            </w:tcBorders>
            <w:vAlign w:val="center"/>
          </w:tcPr>
          <w:p w14:paraId="19A3116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1,383,586</w:t>
            </w:r>
          </w:p>
        </w:tc>
        <w:tc>
          <w:tcPr>
            <w:tcW w:w="1144" w:type="dxa"/>
            <w:tcBorders>
              <w:top w:val="nil"/>
              <w:left w:val="single" w:sz="4" w:space="0" w:color="auto"/>
              <w:bottom w:val="single" w:sz="4" w:space="0" w:color="auto"/>
              <w:right w:val="single" w:sz="4" w:space="0" w:color="auto"/>
            </w:tcBorders>
            <w:noWrap/>
            <w:vAlign w:val="center"/>
          </w:tcPr>
          <w:p w14:paraId="19A3116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12,635.21</w:t>
            </w:r>
          </w:p>
        </w:tc>
        <w:tc>
          <w:tcPr>
            <w:tcW w:w="1006" w:type="dxa"/>
            <w:tcBorders>
              <w:top w:val="nil"/>
              <w:left w:val="nil"/>
              <w:bottom w:val="single" w:sz="4" w:space="0" w:color="auto"/>
              <w:right w:val="single" w:sz="4" w:space="0" w:color="auto"/>
            </w:tcBorders>
            <w:noWrap/>
            <w:vAlign w:val="center"/>
          </w:tcPr>
          <w:p w14:paraId="19A3116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2,268.44</w:t>
            </w:r>
          </w:p>
        </w:tc>
        <w:tc>
          <w:tcPr>
            <w:tcW w:w="1006" w:type="dxa"/>
            <w:tcBorders>
              <w:top w:val="nil"/>
              <w:left w:val="nil"/>
              <w:bottom w:val="single" w:sz="4" w:space="0" w:color="auto"/>
              <w:right w:val="single" w:sz="4" w:space="0" w:color="auto"/>
            </w:tcBorders>
            <w:noWrap/>
            <w:vAlign w:val="bottom"/>
          </w:tcPr>
          <w:p w14:paraId="19A3116C"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755.93</w:t>
            </w:r>
          </w:p>
        </w:tc>
        <w:tc>
          <w:tcPr>
            <w:tcW w:w="916" w:type="dxa"/>
            <w:tcBorders>
              <w:top w:val="nil"/>
              <w:left w:val="nil"/>
              <w:bottom w:val="single" w:sz="4" w:space="0" w:color="auto"/>
              <w:right w:val="single" w:sz="4" w:space="0" w:color="auto"/>
            </w:tcBorders>
            <w:noWrap/>
            <w:vAlign w:val="center"/>
          </w:tcPr>
          <w:p w14:paraId="19A3116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284.17</w:t>
            </w:r>
          </w:p>
        </w:tc>
        <w:tc>
          <w:tcPr>
            <w:tcW w:w="1133" w:type="dxa"/>
            <w:tcBorders>
              <w:top w:val="nil"/>
              <w:left w:val="nil"/>
              <w:bottom w:val="single" w:sz="4" w:space="0" w:color="auto"/>
              <w:right w:val="single" w:sz="4" w:space="0" w:color="auto"/>
            </w:tcBorders>
            <w:noWrap/>
            <w:vAlign w:val="center"/>
          </w:tcPr>
          <w:p w14:paraId="19A3116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334.37</w:t>
            </w:r>
          </w:p>
        </w:tc>
      </w:tr>
      <w:tr w:rsidR="008F5869" w:rsidRPr="00CE57DE" w14:paraId="19A31178"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70"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71"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April</w:t>
            </w:r>
          </w:p>
        </w:tc>
        <w:tc>
          <w:tcPr>
            <w:tcW w:w="1368" w:type="dxa"/>
            <w:tcBorders>
              <w:top w:val="single" w:sz="4" w:space="0" w:color="auto"/>
              <w:left w:val="nil"/>
              <w:bottom w:val="single" w:sz="4" w:space="0" w:color="auto"/>
              <w:right w:val="single" w:sz="4" w:space="0" w:color="auto"/>
            </w:tcBorders>
            <w:vAlign w:val="center"/>
          </w:tcPr>
          <w:p w14:paraId="19A3117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1,437,009</w:t>
            </w:r>
          </w:p>
        </w:tc>
        <w:tc>
          <w:tcPr>
            <w:tcW w:w="1144" w:type="dxa"/>
            <w:tcBorders>
              <w:top w:val="nil"/>
              <w:left w:val="single" w:sz="4" w:space="0" w:color="auto"/>
              <w:bottom w:val="single" w:sz="4" w:space="0" w:color="auto"/>
              <w:right w:val="single" w:sz="4" w:space="0" w:color="auto"/>
            </w:tcBorders>
            <w:noWrap/>
            <w:vAlign w:val="center"/>
          </w:tcPr>
          <w:p w14:paraId="19A3117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14,720.62</w:t>
            </w:r>
          </w:p>
        </w:tc>
        <w:tc>
          <w:tcPr>
            <w:tcW w:w="1006" w:type="dxa"/>
            <w:tcBorders>
              <w:top w:val="nil"/>
              <w:left w:val="nil"/>
              <w:bottom w:val="single" w:sz="4" w:space="0" w:color="auto"/>
              <w:right w:val="single" w:sz="4" w:space="0" w:color="auto"/>
            </w:tcBorders>
            <w:noWrap/>
            <w:vAlign w:val="center"/>
          </w:tcPr>
          <w:p w14:paraId="19A3117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3,006.69</w:t>
            </w:r>
          </w:p>
        </w:tc>
        <w:tc>
          <w:tcPr>
            <w:tcW w:w="1006" w:type="dxa"/>
            <w:tcBorders>
              <w:top w:val="nil"/>
              <w:left w:val="nil"/>
              <w:bottom w:val="single" w:sz="4" w:space="0" w:color="auto"/>
              <w:right w:val="single" w:sz="4" w:space="0" w:color="auto"/>
            </w:tcBorders>
            <w:noWrap/>
            <w:vAlign w:val="bottom"/>
          </w:tcPr>
          <w:p w14:paraId="19A31175"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854.23</w:t>
            </w:r>
          </w:p>
        </w:tc>
        <w:tc>
          <w:tcPr>
            <w:tcW w:w="916" w:type="dxa"/>
            <w:tcBorders>
              <w:top w:val="nil"/>
              <w:left w:val="nil"/>
              <w:bottom w:val="single" w:sz="4" w:space="0" w:color="auto"/>
              <w:right w:val="single" w:sz="4" w:space="0" w:color="auto"/>
            </w:tcBorders>
            <w:noWrap/>
            <w:vAlign w:val="center"/>
          </w:tcPr>
          <w:p w14:paraId="19A3117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328.32</w:t>
            </w:r>
          </w:p>
        </w:tc>
        <w:tc>
          <w:tcPr>
            <w:tcW w:w="1133" w:type="dxa"/>
            <w:tcBorders>
              <w:top w:val="nil"/>
              <w:left w:val="nil"/>
              <w:bottom w:val="single" w:sz="4" w:space="0" w:color="auto"/>
              <w:right w:val="single" w:sz="4" w:space="0" w:color="auto"/>
            </w:tcBorders>
            <w:noWrap/>
            <w:vAlign w:val="center"/>
          </w:tcPr>
          <w:p w14:paraId="19A3117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337.00</w:t>
            </w:r>
          </w:p>
        </w:tc>
      </w:tr>
      <w:tr w:rsidR="008F5869" w:rsidRPr="00CE57DE" w14:paraId="19A31181"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79"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7A"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May</w:t>
            </w:r>
          </w:p>
        </w:tc>
        <w:tc>
          <w:tcPr>
            <w:tcW w:w="1368" w:type="dxa"/>
            <w:tcBorders>
              <w:top w:val="single" w:sz="4" w:space="0" w:color="auto"/>
              <w:left w:val="nil"/>
              <w:bottom w:val="single" w:sz="4" w:space="0" w:color="auto"/>
              <w:right w:val="single" w:sz="4" w:space="0" w:color="auto"/>
            </w:tcBorders>
            <w:vAlign w:val="center"/>
          </w:tcPr>
          <w:p w14:paraId="19A3117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789,934</w:t>
            </w:r>
          </w:p>
        </w:tc>
        <w:tc>
          <w:tcPr>
            <w:tcW w:w="1144" w:type="dxa"/>
            <w:tcBorders>
              <w:top w:val="nil"/>
              <w:left w:val="single" w:sz="4" w:space="0" w:color="auto"/>
              <w:bottom w:val="single" w:sz="4" w:space="0" w:color="auto"/>
              <w:right w:val="single" w:sz="4" w:space="0" w:color="auto"/>
            </w:tcBorders>
            <w:noWrap/>
            <w:vAlign w:val="center"/>
          </w:tcPr>
          <w:p w14:paraId="19A3117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7,894.48</w:t>
            </w:r>
          </w:p>
        </w:tc>
        <w:tc>
          <w:tcPr>
            <w:tcW w:w="1006" w:type="dxa"/>
            <w:tcBorders>
              <w:top w:val="nil"/>
              <w:left w:val="nil"/>
              <w:bottom w:val="single" w:sz="4" w:space="0" w:color="auto"/>
              <w:right w:val="single" w:sz="4" w:space="0" w:color="auto"/>
            </w:tcBorders>
            <w:noWrap/>
            <w:vAlign w:val="center"/>
          </w:tcPr>
          <w:p w14:paraId="19A3117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2,692.51</w:t>
            </w:r>
          </w:p>
        </w:tc>
        <w:tc>
          <w:tcPr>
            <w:tcW w:w="1006" w:type="dxa"/>
            <w:tcBorders>
              <w:top w:val="nil"/>
              <w:left w:val="nil"/>
              <w:bottom w:val="single" w:sz="4" w:space="0" w:color="auto"/>
              <w:right w:val="single" w:sz="4" w:space="0" w:color="auto"/>
            </w:tcBorders>
            <w:noWrap/>
            <w:vAlign w:val="bottom"/>
          </w:tcPr>
          <w:p w14:paraId="19A3117E"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556.47</w:t>
            </w:r>
          </w:p>
        </w:tc>
        <w:tc>
          <w:tcPr>
            <w:tcW w:w="916" w:type="dxa"/>
            <w:tcBorders>
              <w:top w:val="nil"/>
              <w:left w:val="nil"/>
              <w:bottom w:val="single" w:sz="4" w:space="0" w:color="auto"/>
              <w:right w:val="single" w:sz="4" w:space="0" w:color="auto"/>
            </w:tcBorders>
            <w:noWrap/>
            <w:vAlign w:val="center"/>
          </w:tcPr>
          <w:p w14:paraId="19A3117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211.05</w:t>
            </w:r>
          </w:p>
        </w:tc>
        <w:tc>
          <w:tcPr>
            <w:tcW w:w="1133" w:type="dxa"/>
            <w:tcBorders>
              <w:top w:val="nil"/>
              <w:left w:val="nil"/>
              <w:bottom w:val="single" w:sz="4" w:space="0" w:color="auto"/>
              <w:right w:val="single" w:sz="4" w:space="0" w:color="auto"/>
            </w:tcBorders>
            <w:noWrap/>
            <w:vAlign w:val="center"/>
          </w:tcPr>
          <w:p w14:paraId="19A3118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137.28</w:t>
            </w:r>
          </w:p>
        </w:tc>
      </w:tr>
      <w:tr w:rsidR="008F5869" w:rsidRPr="00CE57DE" w14:paraId="19A3118A"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82"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83"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June</w:t>
            </w:r>
          </w:p>
        </w:tc>
        <w:tc>
          <w:tcPr>
            <w:tcW w:w="1368" w:type="dxa"/>
            <w:tcBorders>
              <w:top w:val="single" w:sz="4" w:space="0" w:color="auto"/>
              <w:left w:val="nil"/>
              <w:bottom w:val="single" w:sz="4" w:space="0" w:color="auto"/>
              <w:right w:val="single" w:sz="4" w:space="0" w:color="auto"/>
            </w:tcBorders>
            <w:vAlign w:val="center"/>
          </w:tcPr>
          <w:p w14:paraId="19A3118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1,129,178</w:t>
            </w:r>
          </w:p>
        </w:tc>
        <w:tc>
          <w:tcPr>
            <w:tcW w:w="1144" w:type="dxa"/>
            <w:tcBorders>
              <w:top w:val="nil"/>
              <w:left w:val="single" w:sz="4" w:space="0" w:color="auto"/>
              <w:bottom w:val="single" w:sz="4" w:space="0" w:color="auto"/>
              <w:right w:val="single" w:sz="4" w:space="0" w:color="auto"/>
            </w:tcBorders>
            <w:noWrap/>
            <w:vAlign w:val="center"/>
          </w:tcPr>
          <w:p w14:paraId="19A31185"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8,867.91</w:t>
            </w:r>
          </w:p>
        </w:tc>
        <w:tc>
          <w:tcPr>
            <w:tcW w:w="1006" w:type="dxa"/>
            <w:tcBorders>
              <w:top w:val="nil"/>
              <w:left w:val="nil"/>
              <w:bottom w:val="single" w:sz="4" w:space="0" w:color="auto"/>
              <w:right w:val="single" w:sz="4" w:space="0" w:color="auto"/>
            </w:tcBorders>
            <w:noWrap/>
            <w:vAlign w:val="center"/>
          </w:tcPr>
          <w:p w14:paraId="19A3118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1,731.45</w:t>
            </w:r>
          </w:p>
        </w:tc>
        <w:tc>
          <w:tcPr>
            <w:tcW w:w="1006" w:type="dxa"/>
            <w:tcBorders>
              <w:top w:val="nil"/>
              <w:left w:val="nil"/>
              <w:bottom w:val="single" w:sz="4" w:space="0" w:color="auto"/>
              <w:right w:val="single" w:sz="4" w:space="0" w:color="auto"/>
            </w:tcBorders>
            <w:noWrap/>
            <w:vAlign w:val="bottom"/>
          </w:tcPr>
          <w:p w14:paraId="19A31187"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531.93</w:t>
            </w:r>
          </w:p>
        </w:tc>
        <w:tc>
          <w:tcPr>
            <w:tcW w:w="916" w:type="dxa"/>
            <w:tcBorders>
              <w:top w:val="nil"/>
              <w:left w:val="nil"/>
              <w:bottom w:val="single" w:sz="4" w:space="0" w:color="auto"/>
              <w:right w:val="single" w:sz="4" w:space="0" w:color="auto"/>
            </w:tcBorders>
            <w:noWrap/>
            <w:vAlign w:val="center"/>
          </w:tcPr>
          <w:p w14:paraId="19A3118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199.68</w:t>
            </w:r>
          </w:p>
        </w:tc>
        <w:tc>
          <w:tcPr>
            <w:tcW w:w="1133" w:type="dxa"/>
            <w:tcBorders>
              <w:top w:val="nil"/>
              <w:left w:val="nil"/>
              <w:bottom w:val="single" w:sz="4" w:space="0" w:color="auto"/>
              <w:right w:val="single" w:sz="4" w:space="0" w:color="auto"/>
            </w:tcBorders>
            <w:noWrap/>
            <w:vAlign w:val="center"/>
          </w:tcPr>
          <w:p w14:paraId="19A3118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219.15</w:t>
            </w:r>
          </w:p>
        </w:tc>
      </w:tr>
      <w:tr w:rsidR="008F5869" w:rsidRPr="00CE57DE" w14:paraId="19A31193"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8B"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8C"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July</w:t>
            </w:r>
          </w:p>
        </w:tc>
        <w:tc>
          <w:tcPr>
            <w:tcW w:w="1368" w:type="dxa"/>
            <w:tcBorders>
              <w:top w:val="single" w:sz="4" w:space="0" w:color="auto"/>
              <w:left w:val="nil"/>
              <w:bottom w:val="single" w:sz="4" w:space="0" w:color="auto"/>
              <w:right w:val="single" w:sz="4" w:space="0" w:color="auto"/>
            </w:tcBorders>
            <w:vAlign w:val="center"/>
          </w:tcPr>
          <w:p w14:paraId="19A3118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1,023,626</w:t>
            </w:r>
          </w:p>
        </w:tc>
        <w:tc>
          <w:tcPr>
            <w:tcW w:w="1144" w:type="dxa"/>
            <w:tcBorders>
              <w:top w:val="nil"/>
              <w:left w:val="single" w:sz="4" w:space="0" w:color="auto"/>
              <w:bottom w:val="single" w:sz="4" w:space="0" w:color="auto"/>
              <w:right w:val="single" w:sz="4" w:space="0" w:color="auto"/>
            </w:tcBorders>
            <w:noWrap/>
            <w:vAlign w:val="center"/>
          </w:tcPr>
          <w:p w14:paraId="19A3118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12,136.87</w:t>
            </w:r>
          </w:p>
        </w:tc>
        <w:tc>
          <w:tcPr>
            <w:tcW w:w="1006" w:type="dxa"/>
            <w:tcBorders>
              <w:top w:val="nil"/>
              <w:left w:val="nil"/>
              <w:bottom w:val="single" w:sz="4" w:space="0" w:color="auto"/>
              <w:right w:val="single" w:sz="4" w:space="0" w:color="auto"/>
            </w:tcBorders>
            <w:noWrap/>
            <w:vAlign w:val="center"/>
          </w:tcPr>
          <w:p w14:paraId="19A3118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1,680.95</w:t>
            </w:r>
          </w:p>
        </w:tc>
        <w:tc>
          <w:tcPr>
            <w:tcW w:w="1006" w:type="dxa"/>
            <w:tcBorders>
              <w:top w:val="nil"/>
              <w:left w:val="nil"/>
              <w:bottom w:val="single" w:sz="4" w:space="0" w:color="auto"/>
              <w:right w:val="single" w:sz="4" w:space="0" w:color="auto"/>
            </w:tcBorders>
            <w:noWrap/>
            <w:vAlign w:val="bottom"/>
          </w:tcPr>
          <w:p w14:paraId="19A31190"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640.83</w:t>
            </w:r>
          </w:p>
        </w:tc>
        <w:tc>
          <w:tcPr>
            <w:tcW w:w="916" w:type="dxa"/>
            <w:tcBorders>
              <w:top w:val="nil"/>
              <w:left w:val="nil"/>
              <w:bottom w:val="single" w:sz="4" w:space="0" w:color="auto"/>
              <w:right w:val="single" w:sz="4" w:space="0" w:color="auto"/>
            </w:tcBorders>
            <w:noWrap/>
            <w:vAlign w:val="center"/>
          </w:tcPr>
          <w:p w14:paraId="19A3119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244.37</w:t>
            </w:r>
          </w:p>
        </w:tc>
        <w:tc>
          <w:tcPr>
            <w:tcW w:w="1133" w:type="dxa"/>
            <w:tcBorders>
              <w:top w:val="nil"/>
              <w:left w:val="nil"/>
              <w:bottom w:val="single" w:sz="4" w:space="0" w:color="auto"/>
              <w:right w:val="single" w:sz="4" w:space="0" w:color="auto"/>
            </w:tcBorders>
            <w:noWrap/>
            <w:vAlign w:val="center"/>
          </w:tcPr>
          <w:p w14:paraId="19A3119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317.89</w:t>
            </w:r>
          </w:p>
        </w:tc>
      </w:tr>
      <w:tr w:rsidR="008F5869" w:rsidRPr="00CE57DE" w14:paraId="19A3119C"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94"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95"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August</w:t>
            </w:r>
          </w:p>
        </w:tc>
        <w:tc>
          <w:tcPr>
            <w:tcW w:w="1368" w:type="dxa"/>
            <w:tcBorders>
              <w:top w:val="single" w:sz="4" w:space="0" w:color="auto"/>
              <w:left w:val="nil"/>
              <w:bottom w:val="single" w:sz="4" w:space="0" w:color="auto"/>
              <w:right w:val="single" w:sz="4" w:space="0" w:color="auto"/>
            </w:tcBorders>
            <w:vAlign w:val="center"/>
          </w:tcPr>
          <w:p w14:paraId="19A3119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651,690</w:t>
            </w:r>
          </w:p>
        </w:tc>
        <w:tc>
          <w:tcPr>
            <w:tcW w:w="1144" w:type="dxa"/>
            <w:tcBorders>
              <w:top w:val="nil"/>
              <w:left w:val="single" w:sz="4" w:space="0" w:color="auto"/>
              <w:bottom w:val="single" w:sz="4" w:space="0" w:color="auto"/>
              <w:right w:val="single" w:sz="4" w:space="0" w:color="auto"/>
            </w:tcBorders>
            <w:noWrap/>
            <w:vAlign w:val="center"/>
          </w:tcPr>
          <w:p w14:paraId="19A3119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6,740.00</w:t>
            </w:r>
          </w:p>
        </w:tc>
        <w:tc>
          <w:tcPr>
            <w:tcW w:w="1006" w:type="dxa"/>
            <w:tcBorders>
              <w:top w:val="nil"/>
              <w:left w:val="nil"/>
              <w:bottom w:val="single" w:sz="4" w:space="0" w:color="auto"/>
              <w:right w:val="single" w:sz="4" w:space="0" w:color="auto"/>
            </w:tcBorders>
            <w:noWrap/>
            <w:vAlign w:val="center"/>
          </w:tcPr>
          <w:p w14:paraId="19A3119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1,249.51</w:t>
            </w:r>
          </w:p>
        </w:tc>
        <w:tc>
          <w:tcPr>
            <w:tcW w:w="1006" w:type="dxa"/>
            <w:tcBorders>
              <w:top w:val="nil"/>
              <w:left w:val="nil"/>
              <w:bottom w:val="single" w:sz="4" w:space="0" w:color="auto"/>
              <w:right w:val="single" w:sz="4" w:space="0" w:color="auto"/>
            </w:tcBorders>
            <w:noWrap/>
            <w:vAlign w:val="bottom"/>
          </w:tcPr>
          <w:p w14:paraId="19A31199"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388.88</w:t>
            </w:r>
          </w:p>
        </w:tc>
        <w:tc>
          <w:tcPr>
            <w:tcW w:w="916" w:type="dxa"/>
            <w:tcBorders>
              <w:top w:val="nil"/>
              <w:left w:val="nil"/>
              <w:bottom w:val="single" w:sz="4" w:space="0" w:color="auto"/>
              <w:right w:val="single" w:sz="4" w:space="0" w:color="auto"/>
            </w:tcBorders>
            <w:noWrap/>
            <w:vAlign w:val="center"/>
          </w:tcPr>
          <w:p w14:paraId="19A3119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146.70</w:t>
            </w:r>
          </w:p>
        </w:tc>
        <w:tc>
          <w:tcPr>
            <w:tcW w:w="1133" w:type="dxa"/>
            <w:tcBorders>
              <w:top w:val="nil"/>
              <w:left w:val="nil"/>
              <w:bottom w:val="single" w:sz="4" w:space="0" w:color="auto"/>
              <w:right w:val="single" w:sz="4" w:space="0" w:color="auto"/>
            </w:tcBorders>
            <w:noWrap/>
            <w:vAlign w:val="center"/>
          </w:tcPr>
          <w:p w14:paraId="19A3119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166.63</w:t>
            </w:r>
          </w:p>
        </w:tc>
      </w:tr>
      <w:tr w:rsidR="008F5869" w:rsidRPr="00CE57DE" w14:paraId="19A311A5"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9D"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9E"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September</w:t>
            </w:r>
          </w:p>
        </w:tc>
        <w:tc>
          <w:tcPr>
            <w:tcW w:w="1368" w:type="dxa"/>
            <w:tcBorders>
              <w:top w:val="single" w:sz="4" w:space="0" w:color="auto"/>
              <w:left w:val="nil"/>
              <w:bottom w:val="single" w:sz="4" w:space="0" w:color="auto"/>
              <w:right w:val="single" w:sz="4" w:space="0" w:color="auto"/>
            </w:tcBorders>
            <w:vAlign w:val="center"/>
          </w:tcPr>
          <w:p w14:paraId="19A3119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790,994</w:t>
            </w:r>
          </w:p>
        </w:tc>
        <w:tc>
          <w:tcPr>
            <w:tcW w:w="1144" w:type="dxa"/>
            <w:tcBorders>
              <w:top w:val="nil"/>
              <w:left w:val="single" w:sz="4" w:space="0" w:color="auto"/>
              <w:bottom w:val="single" w:sz="4" w:space="0" w:color="auto"/>
              <w:right w:val="single" w:sz="4" w:space="0" w:color="auto"/>
            </w:tcBorders>
            <w:noWrap/>
            <w:vAlign w:val="center"/>
          </w:tcPr>
          <w:p w14:paraId="19A311A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7,980.54</w:t>
            </w:r>
          </w:p>
        </w:tc>
        <w:tc>
          <w:tcPr>
            <w:tcW w:w="1006" w:type="dxa"/>
            <w:tcBorders>
              <w:top w:val="nil"/>
              <w:left w:val="nil"/>
              <w:bottom w:val="single" w:sz="4" w:space="0" w:color="auto"/>
              <w:right w:val="single" w:sz="4" w:space="0" w:color="auto"/>
            </w:tcBorders>
            <w:noWrap/>
            <w:vAlign w:val="center"/>
          </w:tcPr>
          <w:p w14:paraId="19A311A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1,208.26</w:t>
            </w:r>
          </w:p>
        </w:tc>
        <w:tc>
          <w:tcPr>
            <w:tcW w:w="1006" w:type="dxa"/>
            <w:tcBorders>
              <w:top w:val="nil"/>
              <w:left w:val="nil"/>
              <w:bottom w:val="single" w:sz="4" w:space="0" w:color="auto"/>
              <w:right w:val="single" w:sz="4" w:space="0" w:color="auto"/>
            </w:tcBorders>
            <w:noWrap/>
            <w:vAlign w:val="bottom"/>
          </w:tcPr>
          <w:p w14:paraId="19A311A2"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456.97</w:t>
            </w:r>
          </w:p>
        </w:tc>
        <w:tc>
          <w:tcPr>
            <w:tcW w:w="916" w:type="dxa"/>
            <w:tcBorders>
              <w:top w:val="nil"/>
              <w:left w:val="nil"/>
              <w:bottom w:val="single" w:sz="4" w:space="0" w:color="auto"/>
              <w:right w:val="single" w:sz="4" w:space="0" w:color="auto"/>
            </w:tcBorders>
            <w:noWrap/>
            <w:vAlign w:val="center"/>
          </w:tcPr>
          <w:p w14:paraId="19A311A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171.06</w:t>
            </w:r>
          </w:p>
        </w:tc>
        <w:tc>
          <w:tcPr>
            <w:tcW w:w="1133" w:type="dxa"/>
            <w:tcBorders>
              <w:top w:val="nil"/>
              <w:left w:val="nil"/>
              <w:bottom w:val="single" w:sz="4" w:space="0" w:color="auto"/>
              <w:right w:val="single" w:sz="4" w:space="0" w:color="auto"/>
            </w:tcBorders>
            <w:noWrap/>
            <w:vAlign w:val="center"/>
          </w:tcPr>
          <w:p w14:paraId="19A311A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211.42</w:t>
            </w:r>
          </w:p>
        </w:tc>
      </w:tr>
      <w:tr w:rsidR="008F5869" w:rsidRPr="00CE57DE" w14:paraId="19A311AE"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A6"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A7"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October</w:t>
            </w:r>
          </w:p>
        </w:tc>
        <w:tc>
          <w:tcPr>
            <w:tcW w:w="1368" w:type="dxa"/>
            <w:tcBorders>
              <w:top w:val="single" w:sz="4" w:space="0" w:color="auto"/>
              <w:left w:val="nil"/>
              <w:bottom w:val="single" w:sz="4" w:space="0" w:color="auto"/>
              <w:right w:val="single" w:sz="4" w:space="0" w:color="auto"/>
            </w:tcBorders>
            <w:vAlign w:val="center"/>
          </w:tcPr>
          <w:p w14:paraId="19A311A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953,134</w:t>
            </w:r>
          </w:p>
        </w:tc>
        <w:tc>
          <w:tcPr>
            <w:tcW w:w="1144" w:type="dxa"/>
            <w:tcBorders>
              <w:top w:val="nil"/>
              <w:left w:val="single" w:sz="4" w:space="0" w:color="auto"/>
              <w:bottom w:val="single" w:sz="4" w:space="0" w:color="auto"/>
              <w:right w:val="single" w:sz="4" w:space="0" w:color="auto"/>
            </w:tcBorders>
            <w:noWrap/>
            <w:vAlign w:val="center"/>
          </w:tcPr>
          <w:p w14:paraId="19A311A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9,530.00</w:t>
            </w:r>
          </w:p>
        </w:tc>
        <w:tc>
          <w:tcPr>
            <w:tcW w:w="1006" w:type="dxa"/>
            <w:tcBorders>
              <w:top w:val="nil"/>
              <w:left w:val="nil"/>
              <w:bottom w:val="single" w:sz="4" w:space="0" w:color="auto"/>
              <w:right w:val="single" w:sz="4" w:space="0" w:color="auto"/>
            </w:tcBorders>
            <w:noWrap/>
            <w:vAlign w:val="center"/>
          </w:tcPr>
          <w:p w14:paraId="19A311A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1,507.91</w:t>
            </w:r>
          </w:p>
        </w:tc>
        <w:tc>
          <w:tcPr>
            <w:tcW w:w="1006" w:type="dxa"/>
            <w:tcBorders>
              <w:top w:val="nil"/>
              <w:left w:val="nil"/>
              <w:bottom w:val="single" w:sz="4" w:space="0" w:color="auto"/>
              <w:right w:val="single" w:sz="4" w:space="0" w:color="auto"/>
            </w:tcBorders>
            <w:noWrap/>
            <w:vAlign w:val="bottom"/>
          </w:tcPr>
          <w:p w14:paraId="19A311AB"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535.26</w:t>
            </w:r>
          </w:p>
        </w:tc>
        <w:tc>
          <w:tcPr>
            <w:tcW w:w="916" w:type="dxa"/>
            <w:tcBorders>
              <w:top w:val="nil"/>
              <w:left w:val="nil"/>
              <w:bottom w:val="single" w:sz="4" w:space="0" w:color="auto"/>
              <w:right w:val="single" w:sz="4" w:space="0" w:color="auto"/>
            </w:tcBorders>
            <w:noWrap/>
            <w:vAlign w:val="center"/>
          </w:tcPr>
          <w:p w14:paraId="19A311A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197.58</w:t>
            </w:r>
          </w:p>
        </w:tc>
        <w:tc>
          <w:tcPr>
            <w:tcW w:w="1133" w:type="dxa"/>
            <w:tcBorders>
              <w:top w:val="nil"/>
              <w:left w:val="nil"/>
              <w:bottom w:val="single" w:sz="4" w:space="0" w:color="auto"/>
              <w:right w:val="single" w:sz="4" w:space="0" w:color="auto"/>
            </w:tcBorders>
            <w:noWrap/>
            <w:vAlign w:val="center"/>
          </w:tcPr>
          <w:p w14:paraId="19A311A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239.06</w:t>
            </w:r>
          </w:p>
        </w:tc>
      </w:tr>
      <w:tr w:rsidR="008F5869" w:rsidRPr="00CE57DE" w14:paraId="19A311B7"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AF"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1B0"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November</w:t>
            </w:r>
          </w:p>
        </w:tc>
        <w:tc>
          <w:tcPr>
            <w:tcW w:w="1368" w:type="dxa"/>
            <w:tcBorders>
              <w:top w:val="single" w:sz="4" w:space="0" w:color="auto"/>
              <w:left w:val="nil"/>
              <w:bottom w:val="single" w:sz="4" w:space="0" w:color="auto"/>
              <w:right w:val="single" w:sz="4" w:space="0" w:color="auto"/>
            </w:tcBorders>
            <w:vAlign w:val="center"/>
          </w:tcPr>
          <w:p w14:paraId="19A311B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653,179</w:t>
            </w:r>
          </w:p>
        </w:tc>
        <w:tc>
          <w:tcPr>
            <w:tcW w:w="1144" w:type="dxa"/>
            <w:tcBorders>
              <w:top w:val="nil"/>
              <w:left w:val="single" w:sz="4" w:space="0" w:color="auto"/>
              <w:bottom w:val="single" w:sz="4" w:space="0" w:color="auto"/>
              <w:right w:val="single" w:sz="4" w:space="0" w:color="auto"/>
            </w:tcBorders>
            <w:noWrap/>
            <w:vAlign w:val="center"/>
          </w:tcPr>
          <w:p w14:paraId="19A311B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7,686.63</w:t>
            </w:r>
          </w:p>
        </w:tc>
        <w:tc>
          <w:tcPr>
            <w:tcW w:w="1006" w:type="dxa"/>
            <w:tcBorders>
              <w:top w:val="nil"/>
              <w:left w:val="nil"/>
              <w:bottom w:val="single" w:sz="4" w:space="0" w:color="auto"/>
              <w:right w:val="single" w:sz="4" w:space="0" w:color="auto"/>
            </w:tcBorders>
            <w:noWrap/>
            <w:vAlign w:val="center"/>
          </w:tcPr>
          <w:p w14:paraId="19A311B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2,505.04</w:t>
            </w:r>
          </w:p>
        </w:tc>
        <w:tc>
          <w:tcPr>
            <w:tcW w:w="1006" w:type="dxa"/>
            <w:tcBorders>
              <w:top w:val="nil"/>
              <w:left w:val="nil"/>
              <w:bottom w:val="single" w:sz="4" w:space="0" w:color="auto"/>
              <w:right w:val="single" w:sz="4" w:space="0" w:color="auto"/>
            </w:tcBorders>
            <w:noWrap/>
            <w:vAlign w:val="bottom"/>
          </w:tcPr>
          <w:p w14:paraId="19A311B4"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538.42</w:t>
            </w:r>
          </w:p>
        </w:tc>
        <w:tc>
          <w:tcPr>
            <w:tcW w:w="916" w:type="dxa"/>
            <w:tcBorders>
              <w:top w:val="nil"/>
              <w:left w:val="nil"/>
              <w:bottom w:val="single" w:sz="4" w:space="0" w:color="auto"/>
              <w:right w:val="single" w:sz="4" w:space="0" w:color="auto"/>
            </w:tcBorders>
            <w:noWrap/>
            <w:vAlign w:val="center"/>
          </w:tcPr>
          <w:p w14:paraId="19A311B5"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204.15</w:t>
            </w:r>
          </w:p>
        </w:tc>
        <w:tc>
          <w:tcPr>
            <w:tcW w:w="1133" w:type="dxa"/>
            <w:tcBorders>
              <w:top w:val="nil"/>
              <w:left w:val="nil"/>
              <w:bottom w:val="single" w:sz="4" w:space="0" w:color="auto"/>
              <w:right w:val="single" w:sz="4" w:space="0" w:color="auto"/>
            </w:tcBorders>
            <w:noWrap/>
            <w:vAlign w:val="center"/>
          </w:tcPr>
          <w:p w14:paraId="19A311B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150.40</w:t>
            </w:r>
          </w:p>
        </w:tc>
      </w:tr>
      <w:tr w:rsidR="008F5869" w:rsidRPr="00CE57DE" w14:paraId="19A311C0" w14:textId="77777777" w:rsidTr="003713CA">
        <w:trPr>
          <w:trHeight w:val="300"/>
        </w:trPr>
        <w:tc>
          <w:tcPr>
            <w:tcW w:w="987" w:type="dxa"/>
            <w:tcBorders>
              <w:top w:val="nil"/>
              <w:left w:val="single" w:sz="4" w:space="0" w:color="auto"/>
              <w:bottom w:val="nil"/>
              <w:right w:val="single" w:sz="4" w:space="0" w:color="auto"/>
            </w:tcBorders>
            <w:noWrap/>
            <w:vAlign w:val="center"/>
          </w:tcPr>
          <w:p w14:paraId="19A311B8"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2014</w:t>
            </w:r>
          </w:p>
        </w:tc>
        <w:tc>
          <w:tcPr>
            <w:tcW w:w="1203" w:type="dxa"/>
            <w:tcBorders>
              <w:top w:val="nil"/>
              <w:left w:val="nil"/>
              <w:bottom w:val="nil"/>
              <w:right w:val="single" w:sz="4" w:space="0" w:color="auto"/>
            </w:tcBorders>
            <w:noWrap/>
            <w:vAlign w:val="center"/>
          </w:tcPr>
          <w:p w14:paraId="19A311B9"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December</w:t>
            </w:r>
          </w:p>
        </w:tc>
        <w:tc>
          <w:tcPr>
            <w:tcW w:w="1368" w:type="dxa"/>
            <w:tcBorders>
              <w:top w:val="single" w:sz="4" w:space="0" w:color="auto"/>
              <w:left w:val="nil"/>
              <w:bottom w:val="single" w:sz="4" w:space="0" w:color="auto"/>
              <w:right w:val="single" w:sz="4" w:space="0" w:color="auto"/>
            </w:tcBorders>
            <w:vAlign w:val="center"/>
          </w:tcPr>
          <w:p w14:paraId="19A311B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1,173,402</w:t>
            </w:r>
          </w:p>
        </w:tc>
        <w:tc>
          <w:tcPr>
            <w:tcW w:w="1144" w:type="dxa"/>
            <w:tcBorders>
              <w:top w:val="nil"/>
              <w:left w:val="single" w:sz="4" w:space="0" w:color="auto"/>
              <w:bottom w:val="nil"/>
              <w:right w:val="single" w:sz="4" w:space="0" w:color="auto"/>
            </w:tcBorders>
            <w:noWrap/>
            <w:vAlign w:val="center"/>
          </w:tcPr>
          <w:p w14:paraId="19A311B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11,093.49</w:t>
            </w:r>
          </w:p>
        </w:tc>
        <w:tc>
          <w:tcPr>
            <w:tcW w:w="1006" w:type="dxa"/>
            <w:tcBorders>
              <w:top w:val="nil"/>
              <w:left w:val="nil"/>
              <w:bottom w:val="nil"/>
              <w:right w:val="single" w:sz="4" w:space="0" w:color="auto"/>
            </w:tcBorders>
            <w:noWrap/>
            <w:vAlign w:val="center"/>
          </w:tcPr>
          <w:p w14:paraId="19A311B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1,792.38</w:t>
            </w:r>
          </w:p>
        </w:tc>
        <w:tc>
          <w:tcPr>
            <w:tcW w:w="1006" w:type="dxa"/>
            <w:tcBorders>
              <w:top w:val="nil"/>
              <w:left w:val="nil"/>
              <w:bottom w:val="nil"/>
              <w:right w:val="single" w:sz="4" w:space="0" w:color="auto"/>
            </w:tcBorders>
            <w:noWrap/>
            <w:vAlign w:val="bottom"/>
          </w:tcPr>
          <w:p w14:paraId="19A311BD"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649.83</w:t>
            </w:r>
          </w:p>
        </w:tc>
        <w:tc>
          <w:tcPr>
            <w:tcW w:w="916" w:type="dxa"/>
            <w:tcBorders>
              <w:top w:val="nil"/>
              <w:left w:val="nil"/>
              <w:bottom w:val="nil"/>
              <w:right w:val="single" w:sz="4" w:space="0" w:color="auto"/>
            </w:tcBorders>
            <w:noWrap/>
            <w:vAlign w:val="center"/>
          </w:tcPr>
          <w:p w14:paraId="19A311B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254.05</w:t>
            </w:r>
          </w:p>
        </w:tc>
        <w:tc>
          <w:tcPr>
            <w:tcW w:w="1133" w:type="dxa"/>
            <w:tcBorders>
              <w:top w:val="nil"/>
              <w:left w:val="nil"/>
              <w:bottom w:val="nil"/>
              <w:right w:val="single" w:sz="4" w:space="0" w:color="auto"/>
            </w:tcBorders>
            <w:noWrap/>
            <w:vAlign w:val="center"/>
          </w:tcPr>
          <w:p w14:paraId="19A311B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320.68</w:t>
            </w:r>
          </w:p>
        </w:tc>
      </w:tr>
      <w:tr w:rsidR="008F5869" w:rsidRPr="00CE57DE" w14:paraId="19A311C9" w14:textId="77777777" w:rsidTr="003713CA">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1C1"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single" w:sz="4" w:space="0" w:color="auto"/>
              <w:left w:val="nil"/>
              <w:bottom w:val="single" w:sz="4" w:space="0" w:color="auto"/>
              <w:right w:val="single" w:sz="4" w:space="0" w:color="auto"/>
            </w:tcBorders>
            <w:noWrap/>
            <w:vAlign w:val="center"/>
          </w:tcPr>
          <w:p w14:paraId="19A311C2"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January</w:t>
            </w:r>
          </w:p>
        </w:tc>
        <w:tc>
          <w:tcPr>
            <w:tcW w:w="1368" w:type="dxa"/>
            <w:tcBorders>
              <w:top w:val="single" w:sz="4" w:space="0" w:color="auto"/>
              <w:left w:val="nil"/>
              <w:bottom w:val="single" w:sz="4" w:space="0" w:color="auto"/>
              <w:right w:val="single" w:sz="4" w:space="0" w:color="auto"/>
            </w:tcBorders>
            <w:vAlign w:val="center"/>
          </w:tcPr>
          <w:p w14:paraId="19A311C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945,676</w:t>
            </w:r>
          </w:p>
        </w:tc>
        <w:tc>
          <w:tcPr>
            <w:tcW w:w="1144" w:type="dxa"/>
            <w:tcBorders>
              <w:top w:val="single" w:sz="4" w:space="0" w:color="auto"/>
              <w:left w:val="single" w:sz="4" w:space="0" w:color="auto"/>
              <w:bottom w:val="single" w:sz="4" w:space="0" w:color="auto"/>
              <w:right w:val="single" w:sz="4" w:space="0" w:color="auto"/>
            </w:tcBorders>
            <w:noWrap/>
            <w:vAlign w:val="center"/>
          </w:tcPr>
          <w:p w14:paraId="19A311C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5,928.09</w:t>
            </w:r>
          </w:p>
        </w:tc>
        <w:tc>
          <w:tcPr>
            <w:tcW w:w="1006" w:type="dxa"/>
            <w:tcBorders>
              <w:top w:val="single" w:sz="4" w:space="0" w:color="auto"/>
              <w:left w:val="nil"/>
              <w:bottom w:val="single" w:sz="4" w:space="0" w:color="auto"/>
              <w:right w:val="single" w:sz="4" w:space="0" w:color="auto"/>
            </w:tcBorders>
            <w:noWrap/>
            <w:vAlign w:val="center"/>
          </w:tcPr>
          <w:p w14:paraId="19A311C5"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2,064.79</w:t>
            </w:r>
          </w:p>
        </w:tc>
        <w:tc>
          <w:tcPr>
            <w:tcW w:w="1006" w:type="dxa"/>
            <w:tcBorders>
              <w:top w:val="single" w:sz="4" w:space="0" w:color="auto"/>
              <w:left w:val="nil"/>
              <w:bottom w:val="single" w:sz="4" w:space="0" w:color="auto"/>
              <w:right w:val="single" w:sz="4" w:space="0" w:color="auto"/>
            </w:tcBorders>
            <w:noWrap/>
            <w:vAlign w:val="bottom"/>
          </w:tcPr>
          <w:p w14:paraId="19A311C6"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402.51</w:t>
            </w:r>
          </w:p>
        </w:tc>
        <w:tc>
          <w:tcPr>
            <w:tcW w:w="916" w:type="dxa"/>
            <w:tcBorders>
              <w:top w:val="single" w:sz="4" w:space="0" w:color="auto"/>
              <w:left w:val="nil"/>
              <w:bottom w:val="single" w:sz="4" w:space="0" w:color="auto"/>
              <w:right w:val="single" w:sz="4" w:space="0" w:color="auto"/>
            </w:tcBorders>
            <w:noWrap/>
            <w:vAlign w:val="center"/>
          </w:tcPr>
          <w:p w14:paraId="19A311C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162.89</w:t>
            </w:r>
          </w:p>
        </w:tc>
        <w:tc>
          <w:tcPr>
            <w:tcW w:w="1133" w:type="dxa"/>
            <w:tcBorders>
              <w:top w:val="single" w:sz="4" w:space="0" w:color="auto"/>
              <w:left w:val="nil"/>
              <w:bottom w:val="single" w:sz="4" w:space="0" w:color="auto"/>
              <w:right w:val="single" w:sz="4" w:space="0" w:color="auto"/>
            </w:tcBorders>
            <w:noWrap/>
            <w:vAlign w:val="center"/>
          </w:tcPr>
          <w:p w14:paraId="19A311C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89.77</w:t>
            </w:r>
          </w:p>
        </w:tc>
      </w:tr>
      <w:tr w:rsidR="008F5869" w:rsidRPr="00CE57DE" w14:paraId="19A311D2"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CA"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1CB"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February</w:t>
            </w:r>
          </w:p>
        </w:tc>
        <w:tc>
          <w:tcPr>
            <w:tcW w:w="1368" w:type="dxa"/>
            <w:tcBorders>
              <w:top w:val="single" w:sz="4" w:space="0" w:color="auto"/>
              <w:left w:val="nil"/>
              <w:bottom w:val="single" w:sz="4" w:space="0" w:color="auto"/>
              <w:right w:val="single" w:sz="4" w:space="0" w:color="auto"/>
            </w:tcBorders>
            <w:vAlign w:val="center"/>
          </w:tcPr>
          <w:p w14:paraId="19A311C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1,538,475</w:t>
            </w:r>
          </w:p>
        </w:tc>
        <w:tc>
          <w:tcPr>
            <w:tcW w:w="1144" w:type="dxa"/>
            <w:tcBorders>
              <w:top w:val="nil"/>
              <w:left w:val="single" w:sz="4" w:space="0" w:color="auto"/>
              <w:bottom w:val="single" w:sz="4" w:space="0" w:color="auto"/>
              <w:right w:val="single" w:sz="4" w:space="0" w:color="auto"/>
            </w:tcBorders>
            <w:noWrap/>
            <w:vAlign w:val="center"/>
          </w:tcPr>
          <w:p w14:paraId="19A311C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8,809.42</w:t>
            </w:r>
          </w:p>
        </w:tc>
        <w:tc>
          <w:tcPr>
            <w:tcW w:w="1006" w:type="dxa"/>
            <w:tcBorders>
              <w:top w:val="nil"/>
              <w:left w:val="nil"/>
              <w:bottom w:val="single" w:sz="4" w:space="0" w:color="auto"/>
              <w:right w:val="single" w:sz="4" w:space="0" w:color="auto"/>
            </w:tcBorders>
            <w:noWrap/>
            <w:vAlign w:val="center"/>
          </w:tcPr>
          <w:p w14:paraId="19A311C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3,224.47</w:t>
            </w:r>
          </w:p>
        </w:tc>
        <w:tc>
          <w:tcPr>
            <w:tcW w:w="1006" w:type="dxa"/>
            <w:tcBorders>
              <w:top w:val="nil"/>
              <w:left w:val="nil"/>
              <w:bottom w:val="single" w:sz="4" w:space="0" w:color="auto"/>
              <w:right w:val="single" w:sz="4" w:space="0" w:color="auto"/>
            </w:tcBorders>
            <w:noWrap/>
            <w:vAlign w:val="bottom"/>
          </w:tcPr>
          <w:p w14:paraId="19A311CF"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621.97</w:t>
            </w:r>
          </w:p>
        </w:tc>
        <w:tc>
          <w:tcPr>
            <w:tcW w:w="916" w:type="dxa"/>
            <w:tcBorders>
              <w:top w:val="nil"/>
              <w:left w:val="nil"/>
              <w:bottom w:val="single" w:sz="4" w:space="0" w:color="auto"/>
              <w:right w:val="single" w:sz="4" w:space="0" w:color="auto"/>
            </w:tcBorders>
            <w:noWrap/>
            <w:vAlign w:val="center"/>
          </w:tcPr>
          <w:p w14:paraId="19A311D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257.80</w:t>
            </w:r>
          </w:p>
        </w:tc>
        <w:tc>
          <w:tcPr>
            <w:tcW w:w="1133" w:type="dxa"/>
            <w:tcBorders>
              <w:top w:val="nil"/>
              <w:left w:val="nil"/>
              <w:bottom w:val="single" w:sz="4" w:space="0" w:color="auto"/>
              <w:right w:val="single" w:sz="4" w:space="0" w:color="auto"/>
            </w:tcBorders>
            <w:noWrap/>
            <w:vAlign w:val="center"/>
          </w:tcPr>
          <w:p w14:paraId="19A311D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109.50</w:t>
            </w:r>
          </w:p>
        </w:tc>
      </w:tr>
      <w:tr w:rsidR="008F5869" w:rsidRPr="00CE57DE" w14:paraId="19A311DB"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D3"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1D4"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March</w:t>
            </w:r>
          </w:p>
        </w:tc>
        <w:tc>
          <w:tcPr>
            <w:tcW w:w="1368" w:type="dxa"/>
            <w:tcBorders>
              <w:top w:val="single" w:sz="4" w:space="0" w:color="auto"/>
              <w:left w:val="nil"/>
              <w:bottom w:val="single" w:sz="4" w:space="0" w:color="auto"/>
              <w:right w:val="single" w:sz="4" w:space="0" w:color="auto"/>
            </w:tcBorders>
            <w:vAlign w:val="center"/>
          </w:tcPr>
          <w:p w14:paraId="19A311D5"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1,543,846</w:t>
            </w:r>
          </w:p>
        </w:tc>
        <w:tc>
          <w:tcPr>
            <w:tcW w:w="1144" w:type="dxa"/>
            <w:tcBorders>
              <w:top w:val="nil"/>
              <w:left w:val="single" w:sz="4" w:space="0" w:color="auto"/>
              <w:bottom w:val="single" w:sz="4" w:space="0" w:color="auto"/>
              <w:right w:val="single" w:sz="4" w:space="0" w:color="auto"/>
            </w:tcBorders>
            <w:noWrap/>
            <w:vAlign w:val="center"/>
          </w:tcPr>
          <w:p w14:paraId="19A311D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9,304.27</w:t>
            </w:r>
          </w:p>
        </w:tc>
        <w:tc>
          <w:tcPr>
            <w:tcW w:w="1006" w:type="dxa"/>
            <w:tcBorders>
              <w:top w:val="nil"/>
              <w:left w:val="nil"/>
              <w:bottom w:val="single" w:sz="4" w:space="0" w:color="auto"/>
              <w:right w:val="single" w:sz="4" w:space="0" w:color="auto"/>
            </w:tcBorders>
            <w:noWrap/>
            <w:vAlign w:val="center"/>
          </w:tcPr>
          <w:p w14:paraId="19A311D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2,563.07</w:t>
            </w:r>
          </w:p>
        </w:tc>
        <w:tc>
          <w:tcPr>
            <w:tcW w:w="1006" w:type="dxa"/>
            <w:tcBorders>
              <w:top w:val="nil"/>
              <w:left w:val="nil"/>
              <w:bottom w:val="single" w:sz="4" w:space="0" w:color="auto"/>
              <w:right w:val="single" w:sz="4" w:space="0" w:color="auto"/>
            </w:tcBorders>
            <w:noWrap/>
            <w:vAlign w:val="bottom"/>
          </w:tcPr>
          <w:p w14:paraId="19A311D8"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578.96</w:t>
            </w:r>
          </w:p>
        </w:tc>
        <w:tc>
          <w:tcPr>
            <w:tcW w:w="916" w:type="dxa"/>
            <w:tcBorders>
              <w:top w:val="nil"/>
              <w:left w:val="nil"/>
              <w:bottom w:val="single" w:sz="4" w:space="0" w:color="auto"/>
              <w:right w:val="single" w:sz="4" w:space="0" w:color="auto"/>
            </w:tcBorders>
            <w:noWrap/>
            <w:vAlign w:val="center"/>
          </w:tcPr>
          <w:p w14:paraId="19A311D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230.56</w:t>
            </w:r>
          </w:p>
        </w:tc>
        <w:tc>
          <w:tcPr>
            <w:tcW w:w="1133" w:type="dxa"/>
            <w:tcBorders>
              <w:top w:val="nil"/>
              <w:left w:val="nil"/>
              <w:bottom w:val="single" w:sz="4" w:space="0" w:color="auto"/>
              <w:right w:val="single" w:sz="4" w:space="0" w:color="auto"/>
            </w:tcBorders>
            <w:noWrap/>
            <w:vAlign w:val="center"/>
          </w:tcPr>
          <w:p w14:paraId="19A311D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160.76</w:t>
            </w:r>
          </w:p>
        </w:tc>
      </w:tr>
      <w:tr w:rsidR="008F5869" w:rsidRPr="00CE57DE" w14:paraId="19A311E4"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DC"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1DD"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April</w:t>
            </w:r>
          </w:p>
        </w:tc>
        <w:tc>
          <w:tcPr>
            <w:tcW w:w="1368" w:type="dxa"/>
            <w:tcBorders>
              <w:top w:val="single" w:sz="4" w:space="0" w:color="auto"/>
              <w:left w:val="nil"/>
              <w:bottom w:val="single" w:sz="4" w:space="0" w:color="auto"/>
              <w:right w:val="single" w:sz="4" w:space="0" w:color="auto"/>
            </w:tcBorders>
            <w:vAlign w:val="center"/>
          </w:tcPr>
          <w:p w14:paraId="19A311D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625,150</w:t>
            </w:r>
          </w:p>
        </w:tc>
        <w:tc>
          <w:tcPr>
            <w:tcW w:w="1144" w:type="dxa"/>
            <w:tcBorders>
              <w:top w:val="nil"/>
              <w:left w:val="single" w:sz="4" w:space="0" w:color="auto"/>
              <w:bottom w:val="single" w:sz="4" w:space="0" w:color="auto"/>
              <w:right w:val="single" w:sz="4" w:space="0" w:color="auto"/>
            </w:tcBorders>
            <w:noWrap/>
            <w:vAlign w:val="center"/>
          </w:tcPr>
          <w:p w14:paraId="19A311D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5,388.30</w:t>
            </w:r>
          </w:p>
        </w:tc>
        <w:tc>
          <w:tcPr>
            <w:tcW w:w="1006" w:type="dxa"/>
            <w:tcBorders>
              <w:top w:val="nil"/>
              <w:left w:val="nil"/>
              <w:bottom w:val="single" w:sz="4" w:space="0" w:color="auto"/>
              <w:right w:val="single" w:sz="4" w:space="0" w:color="auto"/>
            </w:tcBorders>
            <w:noWrap/>
            <w:vAlign w:val="center"/>
          </w:tcPr>
          <w:p w14:paraId="19A311E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969.91</w:t>
            </w:r>
          </w:p>
        </w:tc>
        <w:tc>
          <w:tcPr>
            <w:tcW w:w="1006" w:type="dxa"/>
            <w:tcBorders>
              <w:top w:val="nil"/>
              <w:left w:val="nil"/>
              <w:bottom w:val="single" w:sz="4" w:space="0" w:color="auto"/>
              <w:right w:val="single" w:sz="4" w:space="0" w:color="auto"/>
            </w:tcBorders>
            <w:noWrap/>
            <w:vAlign w:val="bottom"/>
          </w:tcPr>
          <w:p w14:paraId="19A311E1"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337.08</w:t>
            </w:r>
          </w:p>
        </w:tc>
        <w:tc>
          <w:tcPr>
            <w:tcW w:w="916" w:type="dxa"/>
            <w:tcBorders>
              <w:top w:val="nil"/>
              <w:left w:val="nil"/>
              <w:bottom w:val="single" w:sz="4" w:space="0" w:color="auto"/>
              <w:right w:val="single" w:sz="4" w:space="0" w:color="auto"/>
            </w:tcBorders>
            <w:noWrap/>
            <w:vAlign w:val="center"/>
          </w:tcPr>
          <w:p w14:paraId="19A311E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125.11</w:t>
            </w:r>
          </w:p>
        </w:tc>
        <w:tc>
          <w:tcPr>
            <w:tcW w:w="1133" w:type="dxa"/>
            <w:tcBorders>
              <w:top w:val="nil"/>
              <w:left w:val="nil"/>
              <w:bottom w:val="single" w:sz="4" w:space="0" w:color="auto"/>
              <w:right w:val="single" w:sz="4" w:space="0" w:color="auto"/>
            </w:tcBorders>
            <w:noWrap/>
            <w:vAlign w:val="center"/>
          </w:tcPr>
          <w:p w14:paraId="19A311E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148.50</w:t>
            </w:r>
          </w:p>
        </w:tc>
      </w:tr>
      <w:tr w:rsidR="008F5869" w:rsidRPr="00CE57DE" w14:paraId="19A311ED"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E5"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1E6"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May</w:t>
            </w:r>
          </w:p>
        </w:tc>
        <w:tc>
          <w:tcPr>
            <w:tcW w:w="1368" w:type="dxa"/>
            <w:tcBorders>
              <w:top w:val="single" w:sz="4" w:space="0" w:color="auto"/>
              <w:left w:val="nil"/>
              <w:bottom w:val="single" w:sz="4" w:space="0" w:color="auto"/>
              <w:right w:val="single" w:sz="4" w:space="0" w:color="auto"/>
            </w:tcBorders>
            <w:vAlign w:val="center"/>
          </w:tcPr>
          <w:p w14:paraId="19A311E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823,702</w:t>
            </w:r>
          </w:p>
        </w:tc>
        <w:tc>
          <w:tcPr>
            <w:tcW w:w="1144" w:type="dxa"/>
            <w:tcBorders>
              <w:top w:val="nil"/>
              <w:left w:val="single" w:sz="4" w:space="0" w:color="auto"/>
              <w:bottom w:val="single" w:sz="4" w:space="0" w:color="auto"/>
              <w:right w:val="single" w:sz="4" w:space="0" w:color="auto"/>
            </w:tcBorders>
            <w:noWrap/>
            <w:vAlign w:val="center"/>
          </w:tcPr>
          <w:p w14:paraId="19A311E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5,703.16</w:t>
            </w:r>
          </w:p>
        </w:tc>
        <w:tc>
          <w:tcPr>
            <w:tcW w:w="1006" w:type="dxa"/>
            <w:tcBorders>
              <w:top w:val="nil"/>
              <w:left w:val="nil"/>
              <w:bottom w:val="single" w:sz="4" w:space="0" w:color="auto"/>
              <w:right w:val="single" w:sz="4" w:space="0" w:color="auto"/>
            </w:tcBorders>
            <w:noWrap/>
            <w:vAlign w:val="center"/>
          </w:tcPr>
          <w:p w14:paraId="19A311E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869.55</w:t>
            </w:r>
          </w:p>
        </w:tc>
        <w:tc>
          <w:tcPr>
            <w:tcW w:w="1006" w:type="dxa"/>
            <w:tcBorders>
              <w:top w:val="nil"/>
              <w:left w:val="nil"/>
              <w:bottom w:val="single" w:sz="4" w:space="0" w:color="auto"/>
              <w:right w:val="single" w:sz="4" w:space="0" w:color="auto"/>
            </w:tcBorders>
            <w:noWrap/>
            <w:vAlign w:val="bottom"/>
          </w:tcPr>
          <w:p w14:paraId="19A311EA"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347.65</w:t>
            </w:r>
          </w:p>
        </w:tc>
        <w:tc>
          <w:tcPr>
            <w:tcW w:w="916" w:type="dxa"/>
            <w:tcBorders>
              <w:top w:val="nil"/>
              <w:left w:val="nil"/>
              <w:bottom w:val="single" w:sz="4" w:space="0" w:color="auto"/>
              <w:right w:val="single" w:sz="4" w:space="0" w:color="auto"/>
            </w:tcBorders>
            <w:noWrap/>
            <w:vAlign w:val="center"/>
          </w:tcPr>
          <w:p w14:paraId="19A311E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130.89</w:t>
            </w:r>
          </w:p>
        </w:tc>
        <w:tc>
          <w:tcPr>
            <w:tcW w:w="1133" w:type="dxa"/>
            <w:tcBorders>
              <w:top w:val="nil"/>
              <w:left w:val="nil"/>
              <w:bottom w:val="single" w:sz="4" w:space="0" w:color="auto"/>
              <w:right w:val="single" w:sz="4" w:space="0" w:color="auto"/>
            </w:tcBorders>
            <w:noWrap/>
            <w:vAlign w:val="center"/>
          </w:tcPr>
          <w:p w14:paraId="19A311E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171.92</w:t>
            </w:r>
          </w:p>
        </w:tc>
      </w:tr>
      <w:tr w:rsidR="008F5869" w:rsidRPr="00CE57DE" w14:paraId="19A311F6"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EE"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1EF"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June</w:t>
            </w:r>
          </w:p>
        </w:tc>
        <w:tc>
          <w:tcPr>
            <w:tcW w:w="1368" w:type="dxa"/>
            <w:tcBorders>
              <w:top w:val="single" w:sz="4" w:space="0" w:color="auto"/>
              <w:left w:val="nil"/>
              <w:bottom w:val="single" w:sz="4" w:space="0" w:color="auto"/>
              <w:right w:val="single" w:sz="4" w:space="0" w:color="auto"/>
            </w:tcBorders>
            <w:vAlign w:val="center"/>
          </w:tcPr>
          <w:p w14:paraId="19A311F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355,441</w:t>
            </w:r>
          </w:p>
        </w:tc>
        <w:tc>
          <w:tcPr>
            <w:tcW w:w="1144" w:type="dxa"/>
            <w:tcBorders>
              <w:top w:val="nil"/>
              <w:left w:val="single" w:sz="4" w:space="0" w:color="auto"/>
              <w:bottom w:val="single" w:sz="4" w:space="0" w:color="auto"/>
              <w:right w:val="single" w:sz="4" w:space="0" w:color="auto"/>
            </w:tcBorders>
            <w:noWrap/>
            <w:vAlign w:val="center"/>
          </w:tcPr>
          <w:p w14:paraId="19A311F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2,769.96</w:t>
            </w:r>
          </w:p>
        </w:tc>
        <w:tc>
          <w:tcPr>
            <w:tcW w:w="1006" w:type="dxa"/>
            <w:tcBorders>
              <w:top w:val="nil"/>
              <w:left w:val="nil"/>
              <w:bottom w:val="single" w:sz="4" w:space="0" w:color="auto"/>
              <w:right w:val="single" w:sz="4" w:space="0" w:color="auto"/>
            </w:tcBorders>
            <w:noWrap/>
            <w:vAlign w:val="center"/>
          </w:tcPr>
          <w:p w14:paraId="19A311F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413.50</w:t>
            </w:r>
          </w:p>
        </w:tc>
        <w:tc>
          <w:tcPr>
            <w:tcW w:w="1006" w:type="dxa"/>
            <w:tcBorders>
              <w:top w:val="nil"/>
              <w:left w:val="nil"/>
              <w:bottom w:val="single" w:sz="4" w:space="0" w:color="auto"/>
              <w:right w:val="single" w:sz="4" w:space="0" w:color="auto"/>
            </w:tcBorders>
            <w:noWrap/>
            <w:vAlign w:val="bottom"/>
          </w:tcPr>
          <w:p w14:paraId="19A311F3"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155.42</w:t>
            </w:r>
          </w:p>
        </w:tc>
        <w:tc>
          <w:tcPr>
            <w:tcW w:w="916" w:type="dxa"/>
            <w:tcBorders>
              <w:top w:val="nil"/>
              <w:left w:val="nil"/>
              <w:bottom w:val="single" w:sz="4" w:space="0" w:color="auto"/>
              <w:right w:val="single" w:sz="4" w:space="0" w:color="auto"/>
            </w:tcBorders>
            <w:noWrap/>
            <w:vAlign w:val="center"/>
          </w:tcPr>
          <w:p w14:paraId="19A311F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56.37</w:t>
            </w:r>
          </w:p>
        </w:tc>
        <w:tc>
          <w:tcPr>
            <w:tcW w:w="1133" w:type="dxa"/>
            <w:tcBorders>
              <w:top w:val="nil"/>
              <w:left w:val="nil"/>
              <w:bottom w:val="single" w:sz="4" w:space="0" w:color="auto"/>
              <w:right w:val="single" w:sz="4" w:space="0" w:color="auto"/>
            </w:tcBorders>
            <w:noWrap/>
            <w:vAlign w:val="center"/>
          </w:tcPr>
          <w:p w14:paraId="19A311F5"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69.69</w:t>
            </w:r>
          </w:p>
        </w:tc>
      </w:tr>
      <w:tr w:rsidR="008F5869" w:rsidRPr="00CE57DE" w14:paraId="19A311FF"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1F7"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1F8"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July</w:t>
            </w:r>
          </w:p>
        </w:tc>
        <w:tc>
          <w:tcPr>
            <w:tcW w:w="1368" w:type="dxa"/>
            <w:tcBorders>
              <w:top w:val="single" w:sz="4" w:space="0" w:color="auto"/>
              <w:left w:val="nil"/>
              <w:bottom w:val="single" w:sz="4" w:space="0" w:color="auto"/>
              <w:right w:val="single" w:sz="4" w:space="0" w:color="auto"/>
            </w:tcBorders>
            <w:vAlign w:val="center"/>
          </w:tcPr>
          <w:p w14:paraId="19A311F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572,717</w:t>
            </w:r>
          </w:p>
        </w:tc>
        <w:tc>
          <w:tcPr>
            <w:tcW w:w="1144" w:type="dxa"/>
            <w:tcBorders>
              <w:top w:val="nil"/>
              <w:left w:val="single" w:sz="4" w:space="0" w:color="auto"/>
              <w:bottom w:val="single" w:sz="4" w:space="0" w:color="auto"/>
              <w:right w:val="single" w:sz="4" w:space="0" w:color="auto"/>
            </w:tcBorders>
            <w:noWrap/>
            <w:vAlign w:val="center"/>
          </w:tcPr>
          <w:p w14:paraId="19A311F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7,394.39</w:t>
            </w:r>
          </w:p>
        </w:tc>
        <w:tc>
          <w:tcPr>
            <w:tcW w:w="1006" w:type="dxa"/>
            <w:tcBorders>
              <w:top w:val="nil"/>
              <w:left w:val="nil"/>
              <w:bottom w:val="single" w:sz="4" w:space="0" w:color="auto"/>
              <w:right w:val="single" w:sz="4" w:space="0" w:color="auto"/>
            </w:tcBorders>
            <w:noWrap/>
            <w:vAlign w:val="center"/>
          </w:tcPr>
          <w:p w14:paraId="19A311F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1,477.44</w:t>
            </w:r>
          </w:p>
        </w:tc>
        <w:tc>
          <w:tcPr>
            <w:tcW w:w="1006" w:type="dxa"/>
            <w:tcBorders>
              <w:top w:val="nil"/>
              <w:left w:val="nil"/>
              <w:bottom w:val="single" w:sz="4" w:space="0" w:color="auto"/>
              <w:right w:val="single" w:sz="4" w:space="0" w:color="auto"/>
            </w:tcBorders>
            <w:noWrap/>
            <w:vAlign w:val="bottom"/>
          </w:tcPr>
          <w:p w14:paraId="19A311FC"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448.23</w:t>
            </w:r>
          </w:p>
        </w:tc>
        <w:tc>
          <w:tcPr>
            <w:tcW w:w="916" w:type="dxa"/>
            <w:tcBorders>
              <w:top w:val="nil"/>
              <w:left w:val="nil"/>
              <w:bottom w:val="single" w:sz="4" w:space="0" w:color="auto"/>
              <w:right w:val="single" w:sz="4" w:space="0" w:color="auto"/>
            </w:tcBorders>
            <w:noWrap/>
            <w:vAlign w:val="center"/>
          </w:tcPr>
          <w:p w14:paraId="19A311F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171.97</w:t>
            </w:r>
          </w:p>
        </w:tc>
        <w:tc>
          <w:tcPr>
            <w:tcW w:w="1133" w:type="dxa"/>
            <w:tcBorders>
              <w:top w:val="nil"/>
              <w:left w:val="nil"/>
              <w:bottom w:val="single" w:sz="4" w:space="0" w:color="auto"/>
              <w:right w:val="single" w:sz="4" w:space="0" w:color="auto"/>
            </w:tcBorders>
            <w:noWrap/>
            <w:vAlign w:val="center"/>
          </w:tcPr>
          <w:p w14:paraId="19A311F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180.96</w:t>
            </w:r>
          </w:p>
        </w:tc>
      </w:tr>
      <w:tr w:rsidR="008F5869" w:rsidRPr="00CE57DE" w14:paraId="19A31208"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200"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201"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August</w:t>
            </w:r>
          </w:p>
        </w:tc>
        <w:tc>
          <w:tcPr>
            <w:tcW w:w="1368" w:type="dxa"/>
            <w:tcBorders>
              <w:top w:val="single" w:sz="4" w:space="0" w:color="auto"/>
              <w:left w:val="nil"/>
              <w:bottom w:val="single" w:sz="4" w:space="0" w:color="auto"/>
              <w:right w:val="single" w:sz="4" w:space="0" w:color="auto"/>
            </w:tcBorders>
            <w:vAlign w:val="center"/>
          </w:tcPr>
          <w:p w14:paraId="19A3120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98,638</w:t>
            </w:r>
          </w:p>
        </w:tc>
        <w:tc>
          <w:tcPr>
            <w:tcW w:w="1144" w:type="dxa"/>
            <w:tcBorders>
              <w:top w:val="nil"/>
              <w:left w:val="single" w:sz="4" w:space="0" w:color="auto"/>
              <w:bottom w:val="single" w:sz="4" w:space="0" w:color="auto"/>
              <w:right w:val="single" w:sz="4" w:space="0" w:color="auto"/>
            </w:tcBorders>
            <w:noWrap/>
            <w:vAlign w:val="center"/>
          </w:tcPr>
          <w:p w14:paraId="19A3120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2,592.25</w:t>
            </w:r>
          </w:p>
        </w:tc>
        <w:tc>
          <w:tcPr>
            <w:tcW w:w="1006" w:type="dxa"/>
            <w:tcBorders>
              <w:top w:val="nil"/>
              <w:left w:val="nil"/>
              <w:bottom w:val="single" w:sz="4" w:space="0" w:color="auto"/>
              <w:right w:val="single" w:sz="4" w:space="0" w:color="auto"/>
            </w:tcBorders>
            <w:noWrap/>
            <w:vAlign w:val="center"/>
          </w:tcPr>
          <w:p w14:paraId="19A3120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405.27</w:t>
            </w:r>
          </w:p>
        </w:tc>
        <w:tc>
          <w:tcPr>
            <w:tcW w:w="1006" w:type="dxa"/>
            <w:tcBorders>
              <w:top w:val="nil"/>
              <w:left w:val="nil"/>
              <w:bottom w:val="single" w:sz="4" w:space="0" w:color="auto"/>
              <w:right w:val="single" w:sz="4" w:space="0" w:color="auto"/>
            </w:tcBorders>
            <w:noWrap/>
            <w:vAlign w:val="bottom"/>
          </w:tcPr>
          <w:p w14:paraId="19A31205"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142.04</w:t>
            </w:r>
          </w:p>
        </w:tc>
        <w:tc>
          <w:tcPr>
            <w:tcW w:w="916" w:type="dxa"/>
            <w:tcBorders>
              <w:top w:val="nil"/>
              <w:left w:val="nil"/>
              <w:bottom w:val="single" w:sz="4" w:space="0" w:color="auto"/>
              <w:right w:val="single" w:sz="4" w:space="0" w:color="auto"/>
            </w:tcBorders>
            <w:noWrap/>
            <w:vAlign w:val="center"/>
          </w:tcPr>
          <w:p w14:paraId="19A3120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56.49</w:t>
            </w:r>
          </w:p>
        </w:tc>
        <w:tc>
          <w:tcPr>
            <w:tcW w:w="1133" w:type="dxa"/>
            <w:tcBorders>
              <w:top w:val="nil"/>
              <w:left w:val="nil"/>
              <w:bottom w:val="single" w:sz="4" w:space="0" w:color="auto"/>
              <w:right w:val="single" w:sz="4" w:space="0" w:color="auto"/>
            </w:tcBorders>
            <w:noWrap/>
            <w:vAlign w:val="center"/>
          </w:tcPr>
          <w:p w14:paraId="19A3120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72.56</w:t>
            </w:r>
          </w:p>
        </w:tc>
      </w:tr>
      <w:tr w:rsidR="008F5869" w:rsidRPr="00CE57DE" w14:paraId="19A31211"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209"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20A"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September</w:t>
            </w:r>
          </w:p>
        </w:tc>
        <w:tc>
          <w:tcPr>
            <w:tcW w:w="1368" w:type="dxa"/>
            <w:tcBorders>
              <w:top w:val="single" w:sz="4" w:space="0" w:color="auto"/>
              <w:left w:val="nil"/>
              <w:bottom w:val="single" w:sz="4" w:space="0" w:color="auto"/>
              <w:right w:val="single" w:sz="4" w:space="0" w:color="auto"/>
            </w:tcBorders>
            <w:vAlign w:val="center"/>
          </w:tcPr>
          <w:p w14:paraId="19A3120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111,246</w:t>
            </w:r>
          </w:p>
        </w:tc>
        <w:tc>
          <w:tcPr>
            <w:tcW w:w="1144" w:type="dxa"/>
            <w:tcBorders>
              <w:top w:val="nil"/>
              <w:left w:val="single" w:sz="4" w:space="0" w:color="auto"/>
              <w:bottom w:val="single" w:sz="4" w:space="0" w:color="auto"/>
              <w:right w:val="single" w:sz="4" w:space="0" w:color="auto"/>
            </w:tcBorders>
            <w:noWrap/>
            <w:vAlign w:val="center"/>
          </w:tcPr>
          <w:p w14:paraId="19A3120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1,334.12</w:t>
            </w:r>
          </w:p>
        </w:tc>
        <w:tc>
          <w:tcPr>
            <w:tcW w:w="1006" w:type="dxa"/>
            <w:tcBorders>
              <w:top w:val="nil"/>
              <w:left w:val="nil"/>
              <w:bottom w:val="single" w:sz="4" w:space="0" w:color="auto"/>
              <w:right w:val="single" w:sz="4" w:space="0" w:color="auto"/>
            </w:tcBorders>
            <w:noWrap/>
            <w:vAlign w:val="center"/>
          </w:tcPr>
          <w:p w14:paraId="19A3120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193.94</w:t>
            </w:r>
          </w:p>
        </w:tc>
        <w:tc>
          <w:tcPr>
            <w:tcW w:w="1006" w:type="dxa"/>
            <w:tcBorders>
              <w:top w:val="nil"/>
              <w:left w:val="nil"/>
              <w:bottom w:val="single" w:sz="4" w:space="0" w:color="auto"/>
              <w:right w:val="single" w:sz="4" w:space="0" w:color="auto"/>
            </w:tcBorders>
            <w:noWrap/>
            <w:vAlign w:val="bottom"/>
          </w:tcPr>
          <w:p w14:paraId="19A3120E"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73.38</w:t>
            </w:r>
          </w:p>
        </w:tc>
        <w:tc>
          <w:tcPr>
            <w:tcW w:w="916" w:type="dxa"/>
            <w:tcBorders>
              <w:top w:val="nil"/>
              <w:left w:val="nil"/>
              <w:bottom w:val="single" w:sz="4" w:space="0" w:color="auto"/>
              <w:right w:val="single" w:sz="4" w:space="0" w:color="auto"/>
            </w:tcBorders>
            <w:noWrap/>
            <w:vAlign w:val="center"/>
          </w:tcPr>
          <w:p w14:paraId="19A3120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28.39</w:t>
            </w:r>
          </w:p>
        </w:tc>
        <w:tc>
          <w:tcPr>
            <w:tcW w:w="1133" w:type="dxa"/>
            <w:tcBorders>
              <w:top w:val="nil"/>
              <w:left w:val="nil"/>
              <w:bottom w:val="single" w:sz="4" w:space="0" w:color="auto"/>
              <w:right w:val="single" w:sz="4" w:space="0" w:color="auto"/>
            </w:tcBorders>
            <w:noWrap/>
            <w:vAlign w:val="center"/>
          </w:tcPr>
          <w:p w14:paraId="19A3121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37.10</w:t>
            </w:r>
          </w:p>
        </w:tc>
      </w:tr>
      <w:tr w:rsidR="008F5869" w:rsidRPr="00CE57DE" w14:paraId="19A3121A"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212"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213"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October</w:t>
            </w:r>
          </w:p>
        </w:tc>
        <w:tc>
          <w:tcPr>
            <w:tcW w:w="1368" w:type="dxa"/>
            <w:tcBorders>
              <w:top w:val="single" w:sz="4" w:space="0" w:color="auto"/>
              <w:left w:val="nil"/>
              <w:bottom w:val="single" w:sz="4" w:space="0" w:color="auto"/>
              <w:right w:val="single" w:sz="4" w:space="0" w:color="auto"/>
            </w:tcBorders>
            <w:vAlign w:val="center"/>
          </w:tcPr>
          <w:p w14:paraId="19A3121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w:t>
            </w:r>
          </w:p>
        </w:tc>
        <w:tc>
          <w:tcPr>
            <w:tcW w:w="1144" w:type="dxa"/>
            <w:tcBorders>
              <w:top w:val="nil"/>
              <w:left w:val="single" w:sz="4" w:space="0" w:color="auto"/>
              <w:bottom w:val="single" w:sz="4" w:space="0" w:color="auto"/>
              <w:right w:val="single" w:sz="4" w:space="0" w:color="auto"/>
            </w:tcBorders>
            <w:noWrap/>
            <w:vAlign w:val="center"/>
          </w:tcPr>
          <w:p w14:paraId="19A31215"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0.00</w:t>
            </w:r>
          </w:p>
        </w:tc>
        <w:tc>
          <w:tcPr>
            <w:tcW w:w="1006" w:type="dxa"/>
            <w:tcBorders>
              <w:top w:val="nil"/>
              <w:left w:val="nil"/>
              <w:bottom w:val="single" w:sz="4" w:space="0" w:color="auto"/>
              <w:right w:val="single" w:sz="4" w:space="0" w:color="auto"/>
            </w:tcBorders>
            <w:noWrap/>
            <w:vAlign w:val="center"/>
          </w:tcPr>
          <w:p w14:paraId="19A3121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0.00</w:t>
            </w:r>
          </w:p>
        </w:tc>
        <w:tc>
          <w:tcPr>
            <w:tcW w:w="1006" w:type="dxa"/>
            <w:tcBorders>
              <w:top w:val="nil"/>
              <w:left w:val="nil"/>
              <w:bottom w:val="single" w:sz="4" w:space="0" w:color="auto"/>
              <w:right w:val="single" w:sz="4" w:space="0" w:color="auto"/>
            </w:tcBorders>
            <w:noWrap/>
            <w:vAlign w:val="bottom"/>
          </w:tcPr>
          <w:p w14:paraId="19A31217"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0.00</w:t>
            </w:r>
          </w:p>
        </w:tc>
        <w:tc>
          <w:tcPr>
            <w:tcW w:w="916" w:type="dxa"/>
            <w:tcBorders>
              <w:top w:val="nil"/>
              <w:left w:val="nil"/>
              <w:bottom w:val="single" w:sz="4" w:space="0" w:color="auto"/>
              <w:right w:val="single" w:sz="4" w:space="0" w:color="auto"/>
            </w:tcBorders>
            <w:noWrap/>
            <w:vAlign w:val="center"/>
          </w:tcPr>
          <w:p w14:paraId="19A3121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0.00</w:t>
            </w:r>
          </w:p>
        </w:tc>
        <w:tc>
          <w:tcPr>
            <w:tcW w:w="1133" w:type="dxa"/>
            <w:tcBorders>
              <w:top w:val="nil"/>
              <w:left w:val="nil"/>
              <w:bottom w:val="single" w:sz="4" w:space="0" w:color="auto"/>
              <w:right w:val="single" w:sz="4" w:space="0" w:color="auto"/>
            </w:tcBorders>
            <w:noWrap/>
            <w:vAlign w:val="center"/>
          </w:tcPr>
          <w:p w14:paraId="19A3121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0.00</w:t>
            </w:r>
          </w:p>
        </w:tc>
      </w:tr>
      <w:tr w:rsidR="008F5869" w:rsidRPr="00CE57DE" w14:paraId="19A31223"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21B"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21C"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November</w:t>
            </w:r>
          </w:p>
        </w:tc>
        <w:tc>
          <w:tcPr>
            <w:tcW w:w="1368" w:type="dxa"/>
            <w:tcBorders>
              <w:top w:val="single" w:sz="4" w:space="0" w:color="auto"/>
              <w:left w:val="nil"/>
              <w:bottom w:val="single" w:sz="4" w:space="0" w:color="auto"/>
              <w:right w:val="single" w:sz="4" w:space="0" w:color="auto"/>
            </w:tcBorders>
            <w:vAlign w:val="center"/>
          </w:tcPr>
          <w:p w14:paraId="19A3121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w:t>
            </w:r>
          </w:p>
        </w:tc>
        <w:tc>
          <w:tcPr>
            <w:tcW w:w="1144" w:type="dxa"/>
            <w:tcBorders>
              <w:top w:val="nil"/>
              <w:left w:val="single" w:sz="4" w:space="0" w:color="auto"/>
              <w:bottom w:val="single" w:sz="4" w:space="0" w:color="auto"/>
              <w:right w:val="single" w:sz="4" w:space="0" w:color="auto"/>
            </w:tcBorders>
            <w:noWrap/>
            <w:vAlign w:val="center"/>
          </w:tcPr>
          <w:p w14:paraId="19A3121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0.00</w:t>
            </w:r>
          </w:p>
        </w:tc>
        <w:tc>
          <w:tcPr>
            <w:tcW w:w="1006" w:type="dxa"/>
            <w:tcBorders>
              <w:top w:val="nil"/>
              <w:left w:val="nil"/>
              <w:bottom w:val="single" w:sz="4" w:space="0" w:color="auto"/>
              <w:right w:val="single" w:sz="4" w:space="0" w:color="auto"/>
            </w:tcBorders>
            <w:noWrap/>
            <w:vAlign w:val="center"/>
          </w:tcPr>
          <w:p w14:paraId="19A3121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0.00</w:t>
            </w:r>
          </w:p>
        </w:tc>
        <w:tc>
          <w:tcPr>
            <w:tcW w:w="1006" w:type="dxa"/>
            <w:tcBorders>
              <w:top w:val="nil"/>
              <w:left w:val="nil"/>
              <w:bottom w:val="single" w:sz="4" w:space="0" w:color="auto"/>
              <w:right w:val="single" w:sz="4" w:space="0" w:color="auto"/>
            </w:tcBorders>
            <w:noWrap/>
            <w:vAlign w:val="bottom"/>
          </w:tcPr>
          <w:p w14:paraId="19A31220"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0.00</w:t>
            </w:r>
          </w:p>
        </w:tc>
        <w:tc>
          <w:tcPr>
            <w:tcW w:w="916" w:type="dxa"/>
            <w:tcBorders>
              <w:top w:val="nil"/>
              <w:left w:val="nil"/>
              <w:bottom w:val="single" w:sz="4" w:space="0" w:color="auto"/>
              <w:right w:val="single" w:sz="4" w:space="0" w:color="auto"/>
            </w:tcBorders>
            <w:noWrap/>
            <w:vAlign w:val="center"/>
          </w:tcPr>
          <w:p w14:paraId="19A3122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0.00</w:t>
            </w:r>
          </w:p>
        </w:tc>
        <w:tc>
          <w:tcPr>
            <w:tcW w:w="1133" w:type="dxa"/>
            <w:tcBorders>
              <w:top w:val="nil"/>
              <w:left w:val="nil"/>
              <w:bottom w:val="single" w:sz="4" w:space="0" w:color="auto"/>
              <w:right w:val="single" w:sz="4" w:space="0" w:color="auto"/>
            </w:tcBorders>
            <w:noWrap/>
            <w:vAlign w:val="center"/>
          </w:tcPr>
          <w:p w14:paraId="19A3122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0.00</w:t>
            </w:r>
          </w:p>
        </w:tc>
      </w:tr>
      <w:tr w:rsidR="008F5869" w:rsidRPr="00CE57DE" w14:paraId="19A3122C" w14:textId="77777777" w:rsidTr="003713CA">
        <w:trPr>
          <w:trHeight w:val="300"/>
        </w:trPr>
        <w:tc>
          <w:tcPr>
            <w:tcW w:w="987" w:type="dxa"/>
            <w:tcBorders>
              <w:top w:val="nil"/>
              <w:left w:val="single" w:sz="4" w:space="0" w:color="auto"/>
              <w:bottom w:val="nil"/>
              <w:right w:val="single" w:sz="4" w:space="0" w:color="auto"/>
            </w:tcBorders>
            <w:noWrap/>
            <w:vAlign w:val="center"/>
          </w:tcPr>
          <w:p w14:paraId="19A31224"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2015</w:t>
            </w:r>
          </w:p>
        </w:tc>
        <w:tc>
          <w:tcPr>
            <w:tcW w:w="1203" w:type="dxa"/>
            <w:tcBorders>
              <w:top w:val="nil"/>
              <w:left w:val="nil"/>
              <w:bottom w:val="nil"/>
              <w:right w:val="single" w:sz="4" w:space="0" w:color="auto"/>
            </w:tcBorders>
            <w:noWrap/>
            <w:vAlign w:val="center"/>
          </w:tcPr>
          <w:p w14:paraId="19A31225"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December</w:t>
            </w:r>
          </w:p>
        </w:tc>
        <w:tc>
          <w:tcPr>
            <w:tcW w:w="1368" w:type="dxa"/>
            <w:tcBorders>
              <w:top w:val="single" w:sz="4" w:space="0" w:color="auto"/>
              <w:left w:val="nil"/>
              <w:bottom w:val="single" w:sz="4" w:space="0" w:color="auto"/>
              <w:right w:val="single" w:sz="4" w:space="0" w:color="auto"/>
            </w:tcBorders>
            <w:vAlign w:val="center"/>
          </w:tcPr>
          <w:p w14:paraId="19A3122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224,331</w:t>
            </w:r>
          </w:p>
        </w:tc>
        <w:tc>
          <w:tcPr>
            <w:tcW w:w="1144" w:type="dxa"/>
            <w:tcBorders>
              <w:top w:val="nil"/>
              <w:left w:val="single" w:sz="4" w:space="0" w:color="auto"/>
              <w:bottom w:val="nil"/>
              <w:right w:val="single" w:sz="4" w:space="0" w:color="auto"/>
            </w:tcBorders>
            <w:noWrap/>
            <w:vAlign w:val="center"/>
          </w:tcPr>
          <w:p w14:paraId="19A3122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2,411.88</w:t>
            </w:r>
          </w:p>
        </w:tc>
        <w:tc>
          <w:tcPr>
            <w:tcW w:w="1006" w:type="dxa"/>
            <w:tcBorders>
              <w:top w:val="nil"/>
              <w:left w:val="nil"/>
              <w:bottom w:val="nil"/>
              <w:right w:val="single" w:sz="4" w:space="0" w:color="auto"/>
            </w:tcBorders>
            <w:noWrap/>
            <w:vAlign w:val="center"/>
          </w:tcPr>
          <w:p w14:paraId="19A3122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319.76</w:t>
            </w:r>
          </w:p>
        </w:tc>
        <w:tc>
          <w:tcPr>
            <w:tcW w:w="1006" w:type="dxa"/>
            <w:tcBorders>
              <w:top w:val="nil"/>
              <w:left w:val="nil"/>
              <w:bottom w:val="nil"/>
              <w:right w:val="single" w:sz="4" w:space="0" w:color="auto"/>
            </w:tcBorders>
            <w:noWrap/>
            <w:vAlign w:val="bottom"/>
          </w:tcPr>
          <w:p w14:paraId="19A31229"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127.75</w:t>
            </w:r>
          </w:p>
        </w:tc>
        <w:tc>
          <w:tcPr>
            <w:tcW w:w="916" w:type="dxa"/>
            <w:tcBorders>
              <w:top w:val="nil"/>
              <w:left w:val="nil"/>
              <w:bottom w:val="nil"/>
              <w:right w:val="single" w:sz="4" w:space="0" w:color="auto"/>
            </w:tcBorders>
            <w:noWrap/>
            <w:vAlign w:val="center"/>
          </w:tcPr>
          <w:p w14:paraId="19A3122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50.52</w:t>
            </w:r>
          </w:p>
        </w:tc>
        <w:tc>
          <w:tcPr>
            <w:tcW w:w="1133" w:type="dxa"/>
            <w:tcBorders>
              <w:top w:val="nil"/>
              <w:left w:val="nil"/>
              <w:bottom w:val="nil"/>
              <w:right w:val="single" w:sz="4" w:space="0" w:color="auto"/>
            </w:tcBorders>
            <w:noWrap/>
            <w:vAlign w:val="center"/>
          </w:tcPr>
          <w:p w14:paraId="19A3122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68.67</w:t>
            </w:r>
          </w:p>
        </w:tc>
      </w:tr>
      <w:tr w:rsidR="008F5869" w:rsidRPr="00CE57DE" w14:paraId="19A31235" w14:textId="77777777" w:rsidTr="003713CA">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22D"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2016</w:t>
            </w:r>
          </w:p>
        </w:tc>
        <w:tc>
          <w:tcPr>
            <w:tcW w:w="1203" w:type="dxa"/>
            <w:tcBorders>
              <w:top w:val="single" w:sz="4" w:space="0" w:color="auto"/>
              <w:left w:val="nil"/>
              <w:bottom w:val="single" w:sz="4" w:space="0" w:color="auto"/>
              <w:right w:val="single" w:sz="4" w:space="0" w:color="auto"/>
            </w:tcBorders>
            <w:noWrap/>
            <w:vAlign w:val="center"/>
          </w:tcPr>
          <w:p w14:paraId="19A3122E"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January</w:t>
            </w:r>
          </w:p>
        </w:tc>
        <w:tc>
          <w:tcPr>
            <w:tcW w:w="1368" w:type="dxa"/>
            <w:tcBorders>
              <w:top w:val="single" w:sz="4" w:space="0" w:color="auto"/>
              <w:left w:val="nil"/>
              <w:bottom w:val="single" w:sz="4" w:space="0" w:color="auto"/>
              <w:right w:val="single" w:sz="4" w:space="0" w:color="auto"/>
            </w:tcBorders>
            <w:vAlign w:val="center"/>
          </w:tcPr>
          <w:p w14:paraId="19A3122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308,157</w:t>
            </w:r>
          </w:p>
        </w:tc>
        <w:tc>
          <w:tcPr>
            <w:tcW w:w="1144" w:type="dxa"/>
            <w:tcBorders>
              <w:top w:val="single" w:sz="4" w:space="0" w:color="auto"/>
              <w:left w:val="single" w:sz="4" w:space="0" w:color="auto"/>
              <w:bottom w:val="single" w:sz="4" w:space="0" w:color="auto"/>
              <w:right w:val="single" w:sz="4" w:space="0" w:color="auto"/>
            </w:tcBorders>
            <w:noWrap/>
            <w:vAlign w:val="center"/>
          </w:tcPr>
          <w:p w14:paraId="19A3123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5,055.83</w:t>
            </w:r>
          </w:p>
        </w:tc>
        <w:tc>
          <w:tcPr>
            <w:tcW w:w="1006" w:type="dxa"/>
            <w:tcBorders>
              <w:top w:val="single" w:sz="4" w:space="0" w:color="auto"/>
              <w:left w:val="nil"/>
              <w:bottom w:val="single" w:sz="4" w:space="0" w:color="auto"/>
              <w:right w:val="single" w:sz="4" w:space="0" w:color="auto"/>
            </w:tcBorders>
            <w:noWrap/>
            <w:vAlign w:val="center"/>
          </w:tcPr>
          <w:p w14:paraId="19A3123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824.93</w:t>
            </w:r>
          </w:p>
        </w:tc>
        <w:tc>
          <w:tcPr>
            <w:tcW w:w="1006" w:type="dxa"/>
            <w:tcBorders>
              <w:top w:val="single" w:sz="4" w:space="0" w:color="auto"/>
              <w:left w:val="nil"/>
              <w:bottom w:val="single" w:sz="4" w:space="0" w:color="auto"/>
              <w:right w:val="single" w:sz="4" w:space="0" w:color="auto"/>
            </w:tcBorders>
            <w:noWrap/>
            <w:vAlign w:val="bottom"/>
          </w:tcPr>
          <w:p w14:paraId="19A31232"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288.57</w:t>
            </w:r>
          </w:p>
        </w:tc>
        <w:tc>
          <w:tcPr>
            <w:tcW w:w="916" w:type="dxa"/>
            <w:tcBorders>
              <w:top w:val="single" w:sz="4" w:space="0" w:color="auto"/>
              <w:left w:val="nil"/>
              <w:bottom w:val="single" w:sz="4" w:space="0" w:color="auto"/>
              <w:right w:val="single" w:sz="4" w:space="0" w:color="auto"/>
            </w:tcBorders>
            <w:noWrap/>
            <w:vAlign w:val="center"/>
          </w:tcPr>
          <w:p w14:paraId="19A3123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109.19</w:t>
            </w:r>
          </w:p>
        </w:tc>
        <w:tc>
          <w:tcPr>
            <w:tcW w:w="1133" w:type="dxa"/>
            <w:tcBorders>
              <w:top w:val="single" w:sz="4" w:space="0" w:color="auto"/>
              <w:left w:val="nil"/>
              <w:bottom w:val="single" w:sz="4" w:space="0" w:color="auto"/>
              <w:right w:val="single" w:sz="4" w:space="0" w:color="auto"/>
            </w:tcBorders>
            <w:noWrap/>
            <w:vAlign w:val="center"/>
          </w:tcPr>
          <w:p w14:paraId="19A3123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126.84</w:t>
            </w:r>
          </w:p>
        </w:tc>
      </w:tr>
      <w:tr w:rsidR="008F5869" w:rsidRPr="00CE57DE" w14:paraId="19A3123E"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236"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237"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February</w:t>
            </w:r>
          </w:p>
        </w:tc>
        <w:tc>
          <w:tcPr>
            <w:tcW w:w="1368" w:type="dxa"/>
            <w:tcBorders>
              <w:top w:val="single" w:sz="4" w:space="0" w:color="auto"/>
              <w:left w:val="nil"/>
              <w:bottom w:val="single" w:sz="4" w:space="0" w:color="auto"/>
              <w:right w:val="single" w:sz="4" w:space="0" w:color="auto"/>
            </w:tcBorders>
            <w:vAlign w:val="center"/>
          </w:tcPr>
          <w:p w14:paraId="19A3123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77,818</w:t>
            </w:r>
          </w:p>
        </w:tc>
        <w:tc>
          <w:tcPr>
            <w:tcW w:w="1144" w:type="dxa"/>
            <w:tcBorders>
              <w:top w:val="nil"/>
              <w:left w:val="single" w:sz="4" w:space="0" w:color="auto"/>
              <w:bottom w:val="single" w:sz="4" w:space="0" w:color="auto"/>
              <w:right w:val="single" w:sz="4" w:space="0" w:color="auto"/>
            </w:tcBorders>
            <w:noWrap/>
            <w:vAlign w:val="center"/>
          </w:tcPr>
          <w:p w14:paraId="19A3123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486.54</w:t>
            </w:r>
          </w:p>
        </w:tc>
        <w:tc>
          <w:tcPr>
            <w:tcW w:w="1006" w:type="dxa"/>
            <w:tcBorders>
              <w:top w:val="nil"/>
              <w:left w:val="nil"/>
              <w:bottom w:val="single" w:sz="4" w:space="0" w:color="auto"/>
              <w:right w:val="single" w:sz="4" w:space="0" w:color="auto"/>
            </w:tcBorders>
            <w:noWrap/>
            <w:vAlign w:val="center"/>
          </w:tcPr>
          <w:p w14:paraId="19A3123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336.54</w:t>
            </w:r>
          </w:p>
        </w:tc>
        <w:tc>
          <w:tcPr>
            <w:tcW w:w="1006" w:type="dxa"/>
            <w:tcBorders>
              <w:top w:val="nil"/>
              <w:left w:val="nil"/>
              <w:bottom w:val="single" w:sz="4" w:space="0" w:color="auto"/>
              <w:right w:val="single" w:sz="4" w:space="0" w:color="auto"/>
            </w:tcBorders>
            <w:noWrap/>
            <w:vAlign w:val="bottom"/>
          </w:tcPr>
          <w:p w14:paraId="19A3123B"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52.63</w:t>
            </w:r>
          </w:p>
        </w:tc>
        <w:tc>
          <w:tcPr>
            <w:tcW w:w="916" w:type="dxa"/>
            <w:tcBorders>
              <w:top w:val="nil"/>
              <w:left w:val="nil"/>
              <w:bottom w:val="single" w:sz="4" w:space="0" w:color="auto"/>
              <w:right w:val="single" w:sz="4" w:space="0" w:color="auto"/>
            </w:tcBorders>
            <w:noWrap/>
            <w:vAlign w:val="center"/>
          </w:tcPr>
          <w:p w14:paraId="19A3123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19.64</w:t>
            </w:r>
          </w:p>
        </w:tc>
        <w:tc>
          <w:tcPr>
            <w:tcW w:w="1133" w:type="dxa"/>
            <w:tcBorders>
              <w:top w:val="nil"/>
              <w:left w:val="nil"/>
              <w:bottom w:val="single" w:sz="4" w:space="0" w:color="auto"/>
              <w:right w:val="single" w:sz="4" w:space="0" w:color="auto"/>
            </w:tcBorders>
            <w:noWrap/>
            <w:vAlign w:val="center"/>
          </w:tcPr>
          <w:p w14:paraId="19A3123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0.45</w:t>
            </w:r>
          </w:p>
        </w:tc>
      </w:tr>
      <w:tr w:rsidR="008F5869" w:rsidRPr="00CE57DE" w14:paraId="19A31247"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23F"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240"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March</w:t>
            </w:r>
          </w:p>
        </w:tc>
        <w:tc>
          <w:tcPr>
            <w:tcW w:w="1368" w:type="dxa"/>
            <w:tcBorders>
              <w:top w:val="single" w:sz="4" w:space="0" w:color="auto"/>
              <w:left w:val="nil"/>
              <w:bottom w:val="single" w:sz="4" w:space="0" w:color="auto"/>
              <w:right w:val="single" w:sz="4" w:space="0" w:color="auto"/>
            </w:tcBorders>
            <w:vAlign w:val="center"/>
          </w:tcPr>
          <w:p w14:paraId="19A3124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150,583</w:t>
            </w:r>
          </w:p>
        </w:tc>
        <w:tc>
          <w:tcPr>
            <w:tcW w:w="1144" w:type="dxa"/>
            <w:tcBorders>
              <w:top w:val="nil"/>
              <w:left w:val="single" w:sz="4" w:space="0" w:color="auto"/>
              <w:bottom w:val="single" w:sz="4" w:space="0" w:color="auto"/>
              <w:right w:val="single" w:sz="4" w:space="0" w:color="auto"/>
            </w:tcBorders>
            <w:noWrap/>
            <w:vAlign w:val="center"/>
          </w:tcPr>
          <w:p w14:paraId="19A31242"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1,186.71</w:t>
            </w:r>
          </w:p>
        </w:tc>
        <w:tc>
          <w:tcPr>
            <w:tcW w:w="1006" w:type="dxa"/>
            <w:tcBorders>
              <w:top w:val="nil"/>
              <w:left w:val="nil"/>
              <w:bottom w:val="single" w:sz="4" w:space="0" w:color="auto"/>
              <w:right w:val="single" w:sz="4" w:space="0" w:color="auto"/>
            </w:tcBorders>
            <w:noWrap/>
            <w:vAlign w:val="center"/>
          </w:tcPr>
          <w:p w14:paraId="19A3124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178.40</w:t>
            </w:r>
          </w:p>
        </w:tc>
        <w:tc>
          <w:tcPr>
            <w:tcW w:w="1006" w:type="dxa"/>
            <w:tcBorders>
              <w:top w:val="nil"/>
              <w:left w:val="nil"/>
              <w:bottom w:val="single" w:sz="4" w:space="0" w:color="auto"/>
              <w:right w:val="single" w:sz="4" w:space="0" w:color="auto"/>
            </w:tcBorders>
            <w:noWrap/>
            <w:vAlign w:val="bottom"/>
          </w:tcPr>
          <w:p w14:paraId="19A31244"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67.02</w:t>
            </w:r>
          </w:p>
        </w:tc>
        <w:tc>
          <w:tcPr>
            <w:tcW w:w="916" w:type="dxa"/>
            <w:tcBorders>
              <w:top w:val="nil"/>
              <w:left w:val="nil"/>
              <w:bottom w:val="single" w:sz="4" w:space="0" w:color="auto"/>
              <w:right w:val="single" w:sz="4" w:space="0" w:color="auto"/>
            </w:tcBorders>
            <w:noWrap/>
            <w:vAlign w:val="center"/>
          </w:tcPr>
          <w:p w14:paraId="19A31245"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25.02</w:t>
            </w:r>
          </w:p>
        </w:tc>
        <w:tc>
          <w:tcPr>
            <w:tcW w:w="1133" w:type="dxa"/>
            <w:tcBorders>
              <w:top w:val="nil"/>
              <w:left w:val="nil"/>
              <w:bottom w:val="single" w:sz="4" w:space="0" w:color="auto"/>
              <w:right w:val="single" w:sz="4" w:space="0" w:color="auto"/>
            </w:tcBorders>
            <w:noWrap/>
            <w:vAlign w:val="center"/>
          </w:tcPr>
          <w:p w14:paraId="19A3124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31.58</w:t>
            </w:r>
          </w:p>
        </w:tc>
      </w:tr>
      <w:tr w:rsidR="008F5869" w:rsidRPr="00CE57DE" w14:paraId="19A31250"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248"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249"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April</w:t>
            </w:r>
          </w:p>
        </w:tc>
        <w:tc>
          <w:tcPr>
            <w:tcW w:w="1368" w:type="dxa"/>
            <w:tcBorders>
              <w:top w:val="single" w:sz="4" w:space="0" w:color="auto"/>
              <w:left w:val="nil"/>
              <w:bottom w:val="single" w:sz="4" w:space="0" w:color="auto"/>
              <w:right w:val="single" w:sz="4" w:space="0" w:color="auto"/>
            </w:tcBorders>
            <w:vAlign w:val="center"/>
          </w:tcPr>
          <w:p w14:paraId="19A3124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220,854</w:t>
            </w:r>
          </w:p>
        </w:tc>
        <w:tc>
          <w:tcPr>
            <w:tcW w:w="1144" w:type="dxa"/>
            <w:tcBorders>
              <w:top w:val="nil"/>
              <w:left w:val="single" w:sz="4" w:space="0" w:color="auto"/>
              <w:bottom w:val="single" w:sz="4" w:space="0" w:color="auto"/>
              <w:right w:val="single" w:sz="4" w:space="0" w:color="auto"/>
            </w:tcBorders>
            <w:noWrap/>
            <w:vAlign w:val="center"/>
          </w:tcPr>
          <w:p w14:paraId="19A3124B"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2,042.56</w:t>
            </w:r>
          </w:p>
        </w:tc>
        <w:tc>
          <w:tcPr>
            <w:tcW w:w="1006" w:type="dxa"/>
            <w:tcBorders>
              <w:top w:val="nil"/>
              <w:left w:val="nil"/>
              <w:bottom w:val="single" w:sz="4" w:space="0" w:color="auto"/>
              <w:right w:val="single" w:sz="4" w:space="0" w:color="auto"/>
            </w:tcBorders>
            <w:noWrap/>
            <w:vAlign w:val="center"/>
          </w:tcPr>
          <w:p w14:paraId="19A3124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304.07</w:t>
            </w:r>
          </w:p>
        </w:tc>
        <w:tc>
          <w:tcPr>
            <w:tcW w:w="1006" w:type="dxa"/>
            <w:tcBorders>
              <w:top w:val="nil"/>
              <w:left w:val="nil"/>
              <w:bottom w:val="single" w:sz="4" w:space="0" w:color="auto"/>
              <w:right w:val="single" w:sz="4" w:space="0" w:color="auto"/>
            </w:tcBorders>
            <w:noWrap/>
            <w:vAlign w:val="bottom"/>
          </w:tcPr>
          <w:p w14:paraId="19A3124D"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129.68</w:t>
            </w:r>
          </w:p>
        </w:tc>
        <w:tc>
          <w:tcPr>
            <w:tcW w:w="916" w:type="dxa"/>
            <w:tcBorders>
              <w:top w:val="nil"/>
              <w:left w:val="nil"/>
              <w:bottom w:val="single" w:sz="4" w:space="0" w:color="auto"/>
              <w:right w:val="single" w:sz="4" w:space="0" w:color="auto"/>
            </w:tcBorders>
            <w:noWrap/>
            <w:vAlign w:val="center"/>
          </w:tcPr>
          <w:p w14:paraId="19A3124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53.21</w:t>
            </w:r>
          </w:p>
        </w:tc>
        <w:tc>
          <w:tcPr>
            <w:tcW w:w="1133" w:type="dxa"/>
            <w:tcBorders>
              <w:top w:val="nil"/>
              <w:left w:val="nil"/>
              <w:bottom w:val="single" w:sz="4" w:space="0" w:color="auto"/>
              <w:right w:val="single" w:sz="4" w:space="0" w:color="auto"/>
            </w:tcBorders>
            <w:noWrap/>
            <w:vAlign w:val="center"/>
          </w:tcPr>
          <w:p w14:paraId="19A3124F"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75.98</w:t>
            </w:r>
          </w:p>
        </w:tc>
      </w:tr>
      <w:tr w:rsidR="008F5869" w:rsidRPr="00CE57DE" w14:paraId="19A31259"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251"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252"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May</w:t>
            </w:r>
          </w:p>
        </w:tc>
        <w:tc>
          <w:tcPr>
            <w:tcW w:w="1368" w:type="dxa"/>
            <w:tcBorders>
              <w:top w:val="single" w:sz="4" w:space="0" w:color="auto"/>
              <w:left w:val="nil"/>
              <w:bottom w:val="single" w:sz="4" w:space="0" w:color="auto"/>
              <w:right w:val="single" w:sz="4" w:space="0" w:color="auto"/>
            </w:tcBorders>
            <w:vAlign w:val="center"/>
          </w:tcPr>
          <w:p w14:paraId="19A31253"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1,014,649</w:t>
            </w:r>
          </w:p>
        </w:tc>
        <w:tc>
          <w:tcPr>
            <w:tcW w:w="1144" w:type="dxa"/>
            <w:tcBorders>
              <w:top w:val="nil"/>
              <w:left w:val="single" w:sz="4" w:space="0" w:color="auto"/>
              <w:bottom w:val="single" w:sz="4" w:space="0" w:color="auto"/>
              <w:right w:val="single" w:sz="4" w:space="0" w:color="auto"/>
            </w:tcBorders>
            <w:noWrap/>
            <w:vAlign w:val="center"/>
          </w:tcPr>
          <w:p w14:paraId="19A31254"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13,699.74</w:t>
            </w:r>
          </w:p>
        </w:tc>
        <w:tc>
          <w:tcPr>
            <w:tcW w:w="1006" w:type="dxa"/>
            <w:tcBorders>
              <w:top w:val="nil"/>
              <w:left w:val="nil"/>
              <w:bottom w:val="single" w:sz="4" w:space="0" w:color="auto"/>
              <w:right w:val="single" w:sz="4" w:space="0" w:color="auto"/>
            </w:tcBorders>
            <w:noWrap/>
            <w:vAlign w:val="center"/>
          </w:tcPr>
          <w:p w14:paraId="19A31255"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2,152.99</w:t>
            </w:r>
          </w:p>
        </w:tc>
        <w:tc>
          <w:tcPr>
            <w:tcW w:w="1006" w:type="dxa"/>
            <w:tcBorders>
              <w:top w:val="nil"/>
              <w:left w:val="nil"/>
              <w:bottom w:val="single" w:sz="4" w:space="0" w:color="auto"/>
              <w:right w:val="single" w:sz="4" w:space="0" w:color="auto"/>
            </w:tcBorders>
            <w:noWrap/>
            <w:vAlign w:val="bottom"/>
          </w:tcPr>
          <w:p w14:paraId="19A31256"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722.66</w:t>
            </w:r>
          </w:p>
        </w:tc>
        <w:tc>
          <w:tcPr>
            <w:tcW w:w="916" w:type="dxa"/>
            <w:tcBorders>
              <w:top w:val="nil"/>
              <w:left w:val="nil"/>
              <w:bottom w:val="single" w:sz="4" w:space="0" w:color="auto"/>
              <w:right w:val="single" w:sz="4" w:space="0" w:color="auto"/>
            </w:tcBorders>
            <w:noWrap/>
            <w:vAlign w:val="center"/>
          </w:tcPr>
          <w:p w14:paraId="19A3125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285.50</w:t>
            </w:r>
          </w:p>
        </w:tc>
        <w:tc>
          <w:tcPr>
            <w:tcW w:w="1133" w:type="dxa"/>
            <w:tcBorders>
              <w:top w:val="nil"/>
              <w:left w:val="nil"/>
              <w:bottom w:val="single" w:sz="4" w:space="0" w:color="auto"/>
              <w:right w:val="single" w:sz="4" w:space="0" w:color="auto"/>
            </w:tcBorders>
            <w:noWrap/>
            <w:vAlign w:val="center"/>
          </w:tcPr>
          <w:p w14:paraId="19A31258"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352.99</w:t>
            </w:r>
          </w:p>
        </w:tc>
      </w:tr>
      <w:tr w:rsidR="008F5869" w:rsidRPr="00CE57DE" w14:paraId="19A31262" w14:textId="77777777" w:rsidTr="003713CA">
        <w:trPr>
          <w:trHeight w:val="300"/>
        </w:trPr>
        <w:tc>
          <w:tcPr>
            <w:tcW w:w="987" w:type="dxa"/>
            <w:tcBorders>
              <w:top w:val="nil"/>
              <w:left w:val="single" w:sz="4" w:space="0" w:color="auto"/>
              <w:bottom w:val="single" w:sz="4" w:space="0" w:color="auto"/>
              <w:right w:val="single" w:sz="4" w:space="0" w:color="auto"/>
            </w:tcBorders>
            <w:noWrap/>
            <w:vAlign w:val="center"/>
          </w:tcPr>
          <w:p w14:paraId="19A3125A"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25B"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June</w:t>
            </w:r>
          </w:p>
        </w:tc>
        <w:tc>
          <w:tcPr>
            <w:tcW w:w="1368" w:type="dxa"/>
            <w:tcBorders>
              <w:top w:val="single" w:sz="4" w:space="0" w:color="auto"/>
              <w:left w:val="nil"/>
              <w:bottom w:val="single" w:sz="4" w:space="0" w:color="auto"/>
              <w:right w:val="single" w:sz="4" w:space="0" w:color="auto"/>
            </w:tcBorders>
            <w:vAlign w:val="center"/>
          </w:tcPr>
          <w:p w14:paraId="19A3125C"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715,364</w:t>
            </w:r>
          </w:p>
        </w:tc>
        <w:tc>
          <w:tcPr>
            <w:tcW w:w="1144" w:type="dxa"/>
            <w:tcBorders>
              <w:top w:val="nil"/>
              <w:left w:val="single" w:sz="4" w:space="0" w:color="auto"/>
              <w:bottom w:val="single" w:sz="4" w:space="0" w:color="auto"/>
              <w:right w:val="single" w:sz="4" w:space="0" w:color="auto"/>
            </w:tcBorders>
            <w:noWrap/>
            <w:vAlign w:val="center"/>
          </w:tcPr>
          <w:p w14:paraId="19A3125D"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7,783.99</w:t>
            </w:r>
          </w:p>
        </w:tc>
        <w:tc>
          <w:tcPr>
            <w:tcW w:w="1006" w:type="dxa"/>
            <w:tcBorders>
              <w:top w:val="nil"/>
              <w:left w:val="nil"/>
              <w:bottom w:val="single" w:sz="4" w:space="0" w:color="auto"/>
              <w:right w:val="single" w:sz="4" w:space="0" w:color="auto"/>
            </w:tcBorders>
            <w:noWrap/>
            <w:vAlign w:val="center"/>
          </w:tcPr>
          <w:p w14:paraId="19A3125E"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1,387.19</w:t>
            </w:r>
          </w:p>
        </w:tc>
        <w:tc>
          <w:tcPr>
            <w:tcW w:w="1006" w:type="dxa"/>
            <w:tcBorders>
              <w:top w:val="nil"/>
              <w:left w:val="nil"/>
              <w:bottom w:val="single" w:sz="4" w:space="0" w:color="auto"/>
              <w:right w:val="single" w:sz="4" w:space="0" w:color="auto"/>
            </w:tcBorders>
            <w:noWrap/>
            <w:vAlign w:val="bottom"/>
          </w:tcPr>
          <w:p w14:paraId="19A3125F"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450.56</w:t>
            </w:r>
          </w:p>
        </w:tc>
        <w:tc>
          <w:tcPr>
            <w:tcW w:w="916" w:type="dxa"/>
            <w:tcBorders>
              <w:top w:val="nil"/>
              <w:left w:val="nil"/>
              <w:bottom w:val="single" w:sz="4" w:space="0" w:color="auto"/>
              <w:right w:val="single" w:sz="4" w:space="0" w:color="auto"/>
            </w:tcBorders>
            <w:noWrap/>
            <w:vAlign w:val="center"/>
          </w:tcPr>
          <w:p w14:paraId="19A31260"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168.19</w:t>
            </w:r>
          </w:p>
        </w:tc>
        <w:tc>
          <w:tcPr>
            <w:tcW w:w="1133" w:type="dxa"/>
            <w:tcBorders>
              <w:top w:val="nil"/>
              <w:left w:val="nil"/>
              <w:bottom w:val="single" w:sz="4" w:space="0" w:color="auto"/>
              <w:right w:val="single" w:sz="4" w:space="0" w:color="auto"/>
            </w:tcBorders>
            <w:noWrap/>
            <w:vAlign w:val="center"/>
          </w:tcPr>
          <w:p w14:paraId="19A31261"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189.21</w:t>
            </w:r>
          </w:p>
        </w:tc>
      </w:tr>
      <w:tr w:rsidR="008F5869" w:rsidRPr="00CE57DE" w14:paraId="19A3126B" w14:textId="77777777" w:rsidTr="003713CA">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263"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lastRenderedPageBreak/>
              <w:t>2016</w:t>
            </w:r>
          </w:p>
        </w:tc>
        <w:tc>
          <w:tcPr>
            <w:tcW w:w="1203" w:type="dxa"/>
            <w:tcBorders>
              <w:top w:val="single" w:sz="4" w:space="0" w:color="auto"/>
              <w:left w:val="nil"/>
              <w:bottom w:val="single" w:sz="4" w:space="0" w:color="auto"/>
              <w:right w:val="single" w:sz="4" w:space="0" w:color="auto"/>
            </w:tcBorders>
            <w:noWrap/>
            <w:vAlign w:val="center"/>
          </w:tcPr>
          <w:p w14:paraId="19A31264" w14:textId="77777777" w:rsidR="008F5869" w:rsidRPr="00A8726F" w:rsidRDefault="008F5869" w:rsidP="008F5869">
            <w:pPr>
              <w:spacing w:line="300" w:lineRule="atLeast"/>
              <w:jc w:val="center"/>
              <w:rPr>
                <w:rFonts w:ascii="Times New Roman" w:hAnsi="Times New Roman"/>
                <w:sz w:val="20"/>
              </w:rPr>
            </w:pPr>
            <w:r w:rsidRPr="00A8726F">
              <w:rPr>
                <w:rFonts w:ascii="Times New Roman" w:hAnsi="Times New Roman"/>
                <w:sz w:val="20"/>
              </w:rPr>
              <w:t>July</w:t>
            </w:r>
          </w:p>
        </w:tc>
        <w:tc>
          <w:tcPr>
            <w:tcW w:w="1368" w:type="dxa"/>
            <w:tcBorders>
              <w:top w:val="single" w:sz="4" w:space="0" w:color="auto"/>
              <w:left w:val="nil"/>
              <w:bottom w:val="single" w:sz="4" w:space="0" w:color="auto"/>
              <w:right w:val="single" w:sz="4" w:space="0" w:color="auto"/>
            </w:tcBorders>
            <w:vAlign w:val="center"/>
          </w:tcPr>
          <w:p w14:paraId="19A31265" w14:textId="77777777" w:rsidR="008F5869" w:rsidRPr="00A8726F" w:rsidRDefault="00193682" w:rsidP="008F5869">
            <w:pPr>
              <w:spacing w:line="300" w:lineRule="atLeast"/>
              <w:jc w:val="righ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62336" behindDoc="0" locked="0" layoutInCell="1" allowOverlap="1" wp14:anchorId="19A32387" wp14:editId="19A32388">
                      <wp:simplePos x="0" y="0"/>
                      <wp:positionH relativeFrom="column">
                        <wp:posOffset>17145</wp:posOffset>
                      </wp:positionH>
                      <wp:positionV relativeFrom="paragraph">
                        <wp:posOffset>28575</wp:posOffset>
                      </wp:positionV>
                      <wp:extent cx="723900" cy="3714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723900"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40ED07" id="Rectangle 5" o:spid="_x0000_s1026" style="position:absolute;margin-left:1.35pt;margin-top:2.25pt;width:57pt;height:29.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" filled="f" strokecolor="#243f60 [1604]" strokeweight="2pt"/>
                  </w:pict>
                </mc:Fallback>
              </mc:AlternateContent>
            </w:r>
            <w:r w:rsidR="008F5869" w:rsidRPr="00A8726F">
              <w:rPr>
                <w:rFonts w:ascii="Times New Roman" w:hAnsi="Times New Roman"/>
                <w:sz w:val="20"/>
              </w:rPr>
              <w:t>486,695</w:t>
            </w:r>
          </w:p>
        </w:tc>
        <w:tc>
          <w:tcPr>
            <w:tcW w:w="1144" w:type="dxa"/>
            <w:tcBorders>
              <w:top w:val="nil"/>
              <w:left w:val="single" w:sz="4" w:space="0" w:color="auto"/>
              <w:bottom w:val="single" w:sz="4" w:space="0" w:color="auto"/>
              <w:right w:val="single" w:sz="4" w:space="0" w:color="auto"/>
            </w:tcBorders>
            <w:noWrap/>
            <w:vAlign w:val="center"/>
          </w:tcPr>
          <w:p w14:paraId="19A31266"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5,851.16</w:t>
            </w:r>
          </w:p>
        </w:tc>
        <w:tc>
          <w:tcPr>
            <w:tcW w:w="1006" w:type="dxa"/>
            <w:tcBorders>
              <w:top w:val="nil"/>
              <w:left w:val="nil"/>
              <w:bottom w:val="single" w:sz="4" w:space="0" w:color="auto"/>
              <w:right w:val="single" w:sz="4" w:space="0" w:color="auto"/>
            </w:tcBorders>
            <w:noWrap/>
            <w:vAlign w:val="center"/>
          </w:tcPr>
          <w:p w14:paraId="19A31267"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1,719.08</w:t>
            </w:r>
          </w:p>
        </w:tc>
        <w:tc>
          <w:tcPr>
            <w:tcW w:w="1006" w:type="dxa"/>
            <w:tcBorders>
              <w:top w:val="nil"/>
              <w:left w:val="nil"/>
              <w:bottom w:val="single" w:sz="4" w:space="0" w:color="auto"/>
              <w:right w:val="single" w:sz="4" w:space="0" w:color="auto"/>
            </w:tcBorders>
            <w:noWrap/>
            <w:vAlign w:val="bottom"/>
          </w:tcPr>
          <w:p w14:paraId="19A31268" w14:textId="77777777" w:rsidR="008F5869" w:rsidRPr="008F5869" w:rsidRDefault="008F5869" w:rsidP="008F5869">
            <w:pPr>
              <w:jc w:val="right"/>
              <w:rPr>
                <w:rFonts w:ascii="NEw times roman" w:hAnsi="NEw times roman"/>
                <w:color w:val="000000"/>
                <w:sz w:val="20"/>
              </w:rPr>
            </w:pPr>
            <w:r w:rsidRPr="008F5869">
              <w:rPr>
                <w:rFonts w:ascii="NEw times roman" w:hAnsi="NEw times roman"/>
                <w:color w:val="000000"/>
                <w:sz w:val="20"/>
              </w:rPr>
              <w:t>385.05</w:t>
            </w:r>
          </w:p>
        </w:tc>
        <w:tc>
          <w:tcPr>
            <w:tcW w:w="916" w:type="dxa"/>
            <w:tcBorders>
              <w:top w:val="nil"/>
              <w:left w:val="nil"/>
              <w:bottom w:val="single" w:sz="4" w:space="0" w:color="auto"/>
              <w:right w:val="single" w:sz="4" w:space="0" w:color="auto"/>
            </w:tcBorders>
            <w:noWrap/>
            <w:vAlign w:val="center"/>
          </w:tcPr>
          <w:p w14:paraId="19A31269"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145.25</w:t>
            </w:r>
          </w:p>
        </w:tc>
        <w:tc>
          <w:tcPr>
            <w:tcW w:w="1133" w:type="dxa"/>
            <w:tcBorders>
              <w:top w:val="single" w:sz="4" w:space="0" w:color="auto"/>
              <w:left w:val="nil"/>
              <w:bottom w:val="single" w:sz="4" w:space="0" w:color="auto"/>
              <w:right w:val="single" w:sz="4" w:space="0" w:color="auto"/>
            </w:tcBorders>
            <w:noWrap/>
            <w:vAlign w:val="center"/>
          </w:tcPr>
          <w:p w14:paraId="19A3126A" w14:textId="77777777" w:rsidR="008F5869" w:rsidRPr="00A8726F" w:rsidRDefault="008F5869" w:rsidP="008F5869">
            <w:pPr>
              <w:spacing w:line="300" w:lineRule="atLeast"/>
              <w:jc w:val="right"/>
              <w:rPr>
                <w:rFonts w:ascii="Times New Roman" w:hAnsi="Times New Roman"/>
                <w:sz w:val="20"/>
              </w:rPr>
            </w:pPr>
            <w:r w:rsidRPr="00A8726F">
              <w:rPr>
                <w:rFonts w:ascii="Times New Roman" w:hAnsi="Times New Roman"/>
                <w:sz w:val="20"/>
              </w:rPr>
              <w:t>110.27</w:t>
            </w:r>
          </w:p>
        </w:tc>
      </w:tr>
      <w:tr w:rsidR="00FD2F52" w:rsidRPr="00CE57DE" w14:paraId="19A31273" w14:textId="77777777" w:rsidTr="00FD2F52">
        <w:trPr>
          <w:trHeight w:val="300"/>
        </w:trPr>
        <w:tc>
          <w:tcPr>
            <w:tcW w:w="2190" w:type="dxa"/>
            <w:gridSpan w:val="2"/>
            <w:tcBorders>
              <w:top w:val="single" w:sz="4" w:space="0" w:color="auto"/>
              <w:left w:val="single" w:sz="4" w:space="0" w:color="auto"/>
              <w:bottom w:val="single" w:sz="4" w:space="0" w:color="auto"/>
              <w:right w:val="single" w:sz="4" w:space="0" w:color="auto"/>
            </w:tcBorders>
            <w:noWrap/>
            <w:vAlign w:val="center"/>
          </w:tcPr>
          <w:p w14:paraId="19A3126C" w14:textId="77777777" w:rsidR="00FD2F52" w:rsidRPr="0002572C" w:rsidRDefault="00FD2F52" w:rsidP="00FD2F52">
            <w:pPr>
              <w:spacing w:line="240" w:lineRule="auto"/>
              <w:jc w:val="center"/>
              <w:rPr>
                <w:rFonts w:ascii="Times New Roman" w:hAnsi="Times New Roman"/>
                <w:b/>
                <w:color w:val="000000"/>
                <w:sz w:val="18"/>
                <w:szCs w:val="18"/>
              </w:rPr>
            </w:pPr>
            <w:r>
              <w:rPr>
                <w:rFonts w:ascii="Times New Roman" w:hAnsi="Times New Roman"/>
                <w:b/>
                <w:color w:val="000000"/>
                <w:sz w:val="18"/>
                <w:szCs w:val="18"/>
              </w:rPr>
              <w:t>Baseline Total</w:t>
            </w:r>
          </w:p>
        </w:tc>
        <w:tc>
          <w:tcPr>
            <w:tcW w:w="1368" w:type="dxa"/>
            <w:tcBorders>
              <w:top w:val="single" w:sz="4" w:space="0" w:color="auto"/>
              <w:left w:val="nil"/>
              <w:bottom w:val="single" w:sz="4" w:space="0" w:color="auto"/>
              <w:right w:val="single" w:sz="4" w:space="0" w:color="auto"/>
            </w:tcBorders>
            <w:vAlign w:val="bottom"/>
          </w:tcPr>
          <w:p w14:paraId="19A3126D" w14:textId="77777777" w:rsidR="00FD2F52" w:rsidRPr="0002572C" w:rsidRDefault="00881D99" w:rsidP="00FD2F52">
            <w:pPr>
              <w:spacing w:line="240" w:lineRule="auto"/>
              <w:jc w:val="right"/>
              <w:rPr>
                <w:rFonts w:ascii="Times New Roman" w:hAnsi="Times New Roman"/>
                <w:b/>
                <w:color w:val="000000"/>
                <w:sz w:val="20"/>
              </w:rPr>
            </w:pPr>
            <w:r>
              <w:rPr>
                <w:rFonts w:ascii="Times New Roman" w:hAnsi="Times New Roman"/>
                <w:b/>
                <w:color w:val="000000"/>
                <w:sz w:val="20"/>
              </w:rPr>
              <w:fldChar w:fldCharType="begin"/>
            </w:r>
            <w:r w:rsidR="00FD2F52">
              <w:rPr>
                <w:rFonts w:ascii="Times New Roman" w:hAnsi="Times New Roman"/>
                <w:b/>
                <w:color w:val="000000"/>
                <w:sz w:val="20"/>
              </w:rPr>
              <w:instrText xml:space="preserve"> =SUM(ABOVE) \# "#,##0" </w:instrText>
            </w:r>
            <w:r>
              <w:rPr>
                <w:rFonts w:ascii="Times New Roman" w:hAnsi="Times New Roman"/>
                <w:b/>
                <w:color w:val="000000"/>
                <w:sz w:val="20"/>
              </w:rPr>
              <w:fldChar w:fldCharType="separate"/>
            </w:r>
            <w:r w:rsidR="00FD2F52">
              <w:rPr>
                <w:rFonts w:ascii="Times New Roman" w:hAnsi="Times New Roman"/>
                <w:b/>
                <w:noProof/>
                <w:color w:val="000000"/>
                <w:sz w:val="20"/>
              </w:rPr>
              <w:t>27,109,477</w:t>
            </w:r>
            <w:r>
              <w:rPr>
                <w:rFonts w:ascii="Times New Roman" w:hAnsi="Times New Roman"/>
                <w:b/>
                <w:color w:val="000000"/>
                <w:sz w:val="20"/>
              </w:rPr>
              <w:fldChar w:fldCharType="end"/>
            </w:r>
          </w:p>
        </w:tc>
        <w:tc>
          <w:tcPr>
            <w:tcW w:w="1144" w:type="dxa"/>
            <w:tcBorders>
              <w:top w:val="single" w:sz="4" w:space="0" w:color="auto"/>
              <w:left w:val="single" w:sz="4" w:space="0" w:color="auto"/>
              <w:bottom w:val="single" w:sz="4" w:space="0" w:color="auto"/>
              <w:right w:val="single" w:sz="4" w:space="0" w:color="auto"/>
            </w:tcBorders>
            <w:noWrap/>
            <w:vAlign w:val="bottom"/>
          </w:tcPr>
          <w:p w14:paraId="19A3126E" w14:textId="77777777" w:rsidR="00FD2F52" w:rsidRPr="0002572C" w:rsidRDefault="00881D99" w:rsidP="00FD2F52">
            <w:pPr>
              <w:spacing w:line="240" w:lineRule="auto"/>
              <w:jc w:val="right"/>
              <w:rPr>
                <w:rFonts w:ascii="Times New Roman" w:hAnsi="Times New Roman"/>
                <w:b/>
                <w:color w:val="000000"/>
                <w:sz w:val="20"/>
              </w:rPr>
            </w:pPr>
            <w:r>
              <w:rPr>
                <w:rFonts w:ascii="Times New Roman" w:hAnsi="Times New Roman"/>
                <w:b/>
                <w:color w:val="000000"/>
                <w:sz w:val="20"/>
              </w:rPr>
              <w:fldChar w:fldCharType="begin"/>
            </w:r>
            <w:r w:rsidR="00FD2F52">
              <w:rPr>
                <w:rFonts w:ascii="Times New Roman" w:hAnsi="Times New Roman"/>
                <w:b/>
                <w:color w:val="000000"/>
                <w:sz w:val="20"/>
              </w:rPr>
              <w:instrText xml:space="preserve"> =SUM(ABOVE) \# "#,##0" </w:instrText>
            </w:r>
            <w:r>
              <w:rPr>
                <w:rFonts w:ascii="Times New Roman" w:hAnsi="Times New Roman"/>
                <w:b/>
                <w:color w:val="000000"/>
                <w:sz w:val="20"/>
              </w:rPr>
              <w:fldChar w:fldCharType="separate"/>
            </w:r>
            <w:r w:rsidR="00FD2F52">
              <w:rPr>
                <w:rFonts w:ascii="Times New Roman" w:hAnsi="Times New Roman"/>
                <w:b/>
                <w:noProof/>
                <w:color w:val="000000"/>
                <w:sz w:val="20"/>
              </w:rPr>
              <w:t>252,727</w:t>
            </w:r>
            <w:r>
              <w:rPr>
                <w:rFonts w:ascii="Times New Roman" w:hAnsi="Times New Roman"/>
                <w:b/>
                <w:color w:val="000000"/>
                <w:sz w:val="20"/>
              </w:rPr>
              <w:fldChar w:fldCharType="end"/>
            </w:r>
          </w:p>
        </w:tc>
        <w:tc>
          <w:tcPr>
            <w:tcW w:w="1006" w:type="dxa"/>
            <w:tcBorders>
              <w:top w:val="single" w:sz="4" w:space="0" w:color="auto"/>
              <w:left w:val="nil"/>
              <w:bottom w:val="single" w:sz="4" w:space="0" w:color="auto"/>
              <w:right w:val="single" w:sz="4" w:space="0" w:color="auto"/>
            </w:tcBorders>
            <w:noWrap/>
            <w:vAlign w:val="bottom"/>
          </w:tcPr>
          <w:p w14:paraId="19A3126F" w14:textId="77777777" w:rsidR="00FD2F52" w:rsidRPr="0002572C" w:rsidRDefault="00881D99" w:rsidP="00FD2F52">
            <w:pPr>
              <w:spacing w:line="240" w:lineRule="auto"/>
              <w:jc w:val="right"/>
              <w:rPr>
                <w:rFonts w:ascii="Times New Roman" w:hAnsi="Times New Roman"/>
                <w:b/>
                <w:color w:val="000000"/>
                <w:sz w:val="20"/>
              </w:rPr>
            </w:pPr>
            <w:r>
              <w:rPr>
                <w:rFonts w:ascii="Times New Roman" w:hAnsi="Times New Roman"/>
                <w:b/>
                <w:color w:val="000000"/>
                <w:sz w:val="20"/>
              </w:rPr>
              <w:fldChar w:fldCharType="begin"/>
            </w:r>
            <w:r w:rsidR="00FD2F52">
              <w:rPr>
                <w:rFonts w:ascii="Times New Roman" w:hAnsi="Times New Roman"/>
                <w:b/>
                <w:color w:val="000000"/>
                <w:sz w:val="20"/>
              </w:rPr>
              <w:instrText xml:space="preserve"> =SUM(ABOVE) \# "#,##0" </w:instrText>
            </w:r>
            <w:r>
              <w:rPr>
                <w:rFonts w:ascii="Times New Roman" w:hAnsi="Times New Roman"/>
                <w:b/>
                <w:color w:val="000000"/>
                <w:sz w:val="20"/>
              </w:rPr>
              <w:fldChar w:fldCharType="separate"/>
            </w:r>
            <w:r w:rsidR="00FD2F52">
              <w:rPr>
                <w:rFonts w:ascii="Times New Roman" w:hAnsi="Times New Roman"/>
                <w:b/>
                <w:noProof/>
                <w:color w:val="000000"/>
                <w:sz w:val="20"/>
              </w:rPr>
              <w:t>50,167</w:t>
            </w:r>
            <w:r>
              <w:rPr>
                <w:rFonts w:ascii="Times New Roman" w:hAnsi="Times New Roman"/>
                <w:b/>
                <w:color w:val="000000"/>
                <w:sz w:val="20"/>
              </w:rPr>
              <w:fldChar w:fldCharType="end"/>
            </w:r>
          </w:p>
        </w:tc>
        <w:tc>
          <w:tcPr>
            <w:tcW w:w="1006" w:type="dxa"/>
            <w:tcBorders>
              <w:top w:val="single" w:sz="4" w:space="0" w:color="auto"/>
              <w:left w:val="nil"/>
              <w:bottom w:val="single" w:sz="4" w:space="0" w:color="auto"/>
              <w:right w:val="single" w:sz="4" w:space="0" w:color="auto"/>
            </w:tcBorders>
            <w:noWrap/>
            <w:vAlign w:val="bottom"/>
          </w:tcPr>
          <w:p w14:paraId="19A31270" w14:textId="77777777" w:rsidR="00FD2F52" w:rsidRPr="0002572C" w:rsidRDefault="00881D99" w:rsidP="00FD2F52">
            <w:pPr>
              <w:spacing w:line="240" w:lineRule="auto"/>
              <w:jc w:val="right"/>
              <w:rPr>
                <w:rFonts w:ascii="Times New Roman" w:hAnsi="Times New Roman"/>
                <w:b/>
                <w:color w:val="000000"/>
                <w:sz w:val="20"/>
              </w:rPr>
            </w:pPr>
            <w:r>
              <w:rPr>
                <w:rFonts w:ascii="Times New Roman" w:hAnsi="Times New Roman"/>
                <w:b/>
                <w:color w:val="000000"/>
                <w:sz w:val="20"/>
              </w:rPr>
              <w:fldChar w:fldCharType="begin"/>
            </w:r>
            <w:r w:rsidR="00FD2F52">
              <w:rPr>
                <w:rFonts w:ascii="Times New Roman" w:hAnsi="Times New Roman"/>
                <w:b/>
                <w:color w:val="000000"/>
                <w:sz w:val="20"/>
              </w:rPr>
              <w:instrText xml:space="preserve"> =SUM(ABOVE) \# "#,##0" </w:instrText>
            </w:r>
            <w:r>
              <w:rPr>
                <w:rFonts w:ascii="Times New Roman" w:hAnsi="Times New Roman"/>
                <w:b/>
                <w:color w:val="000000"/>
                <w:sz w:val="20"/>
              </w:rPr>
              <w:fldChar w:fldCharType="separate"/>
            </w:r>
            <w:r w:rsidR="008F5869">
              <w:rPr>
                <w:rFonts w:ascii="Times New Roman" w:hAnsi="Times New Roman"/>
                <w:b/>
                <w:noProof/>
                <w:color w:val="000000"/>
                <w:sz w:val="20"/>
              </w:rPr>
              <w:t>14,942</w:t>
            </w:r>
            <w:r>
              <w:rPr>
                <w:rFonts w:ascii="Times New Roman" w:hAnsi="Times New Roman"/>
                <w:b/>
                <w:color w:val="000000"/>
                <w:sz w:val="20"/>
              </w:rPr>
              <w:fldChar w:fldCharType="end"/>
            </w:r>
          </w:p>
        </w:tc>
        <w:tc>
          <w:tcPr>
            <w:tcW w:w="916" w:type="dxa"/>
            <w:tcBorders>
              <w:top w:val="single" w:sz="4" w:space="0" w:color="auto"/>
              <w:left w:val="nil"/>
              <w:bottom w:val="single" w:sz="4" w:space="0" w:color="auto"/>
              <w:right w:val="single" w:sz="4" w:space="0" w:color="auto"/>
            </w:tcBorders>
            <w:noWrap/>
            <w:vAlign w:val="bottom"/>
          </w:tcPr>
          <w:p w14:paraId="19A31271" w14:textId="77777777" w:rsidR="00FD2F52" w:rsidRPr="0002572C" w:rsidRDefault="00881D99" w:rsidP="00FD2F52">
            <w:pPr>
              <w:spacing w:line="240" w:lineRule="auto"/>
              <w:jc w:val="right"/>
              <w:rPr>
                <w:rFonts w:ascii="Times New Roman" w:hAnsi="Times New Roman"/>
                <w:b/>
                <w:color w:val="000000"/>
                <w:sz w:val="20"/>
              </w:rPr>
            </w:pPr>
            <w:r>
              <w:rPr>
                <w:rFonts w:ascii="Times New Roman" w:hAnsi="Times New Roman"/>
                <w:b/>
                <w:color w:val="000000"/>
                <w:sz w:val="20"/>
              </w:rPr>
              <w:fldChar w:fldCharType="begin"/>
            </w:r>
            <w:r w:rsidR="00FD2F52">
              <w:rPr>
                <w:rFonts w:ascii="Times New Roman" w:hAnsi="Times New Roman"/>
                <w:b/>
                <w:color w:val="000000"/>
                <w:sz w:val="20"/>
              </w:rPr>
              <w:instrText xml:space="preserve"> =SUM(ABOVE) \# "#,##0" </w:instrText>
            </w:r>
            <w:r>
              <w:rPr>
                <w:rFonts w:ascii="Times New Roman" w:hAnsi="Times New Roman"/>
                <w:b/>
                <w:color w:val="000000"/>
                <w:sz w:val="20"/>
              </w:rPr>
              <w:fldChar w:fldCharType="separate"/>
            </w:r>
            <w:r w:rsidR="00FD2F52">
              <w:rPr>
                <w:rFonts w:ascii="Times New Roman" w:hAnsi="Times New Roman"/>
                <w:b/>
                <w:noProof/>
                <w:color w:val="000000"/>
                <w:sz w:val="20"/>
              </w:rPr>
              <w:t>6,138</w:t>
            </w:r>
            <w:r>
              <w:rPr>
                <w:rFonts w:ascii="Times New Roman" w:hAnsi="Times New Roman"/>
                <w:b/>
                <w:color w:val="000000"/>
                <w:sz w:val="20"/>
              </w:rPr>
              <w:fldChar w:fldCharType="end"/>
            </w:r>
          </w:p>
        </w:tc>
        <w:tc>
          <w:tcPr>
            <w:tcW w:w="1133" w:type="dxa"/>
            <w:tcBorders>
              <w:top w:val="single" w:sz="4" w:space="0" w:color="auto"/>
              <w:left w:val="nil"/>
              <w:bottom w:val="single" w:sz="4" w:space="0" w:color="auto"/>
              <w:right w:val="single" w:sz="4" w:space="0" w:color="auto"/>
            </w:tcBorders>
            <w:noWrap/>
            <w:vAlign w:val="bottom"/>
          </w:tcPr>
          <w:p w14:paraId="19A31272" w14:textId="77777777" w:rsidR="00FD2F52" w:rsidRPr="0002572C" w:rsidRDefault="00881D99" w:rsidP="00FD2F52">
            <w:pPr>
              <w:spacing w:line="240" w:lineRule="auto"/>
              <w:jc w:val="right"/>
              <w:rPr>
                <w:rFonts w:ascii="Times New Roman" w:hAnsi="Times New Roman"/>
                <w:b/>
                <w:color w:val="000000"/>
                <w:sz w:val="20"/>
              </w:rPr>
            </w:pPr>
            <w:r>
              <w:rPr>
                <w:rFonts w:ascii="Times New Roman" w:hAnsi="Times New Roman"/>
                <w:b/>
                <w:color w:val="000000"/>
                <w:sz w:val="20"/>
              </w:rPr>
              <w:fldChar w:fldCharType="begin"/>
            </w:r>
            <w:r w:rsidR="00FD2F52">
              <w:rPr>
                <w:rFonts w:ascii="Times New Roman" w:hAnsi="Times New Roman"/>
                <w:b/>
                <w:color w:val="000000"/>
                <w:sz w:val="20"/>
              </w:rPr>
              <w:instrText xml:space="preserve"> =SUM(ABOVE) \# "#,##0" </w:instrText>
            </w:r>
            <w:r>
              <w:rPr>
                <w:rFonts w:ascii="Times New Roman" w:hAnsi="Times New Roman"/>
                <w:b/>
                <w:color w:val="000000"/>
                <w:sz w:val="20"/>
              </w:rPr>
              <w:fldChar w:fldCharType="separate"/>
            </w:r>
            <w:r w:rsidR="00FD2F52">
              <w:rPr>
                <w:rFonts w:ascii="Times New Roman" w:hAnsi="Times New Roman"/>
                <w:b/>
                <w:noProof/>
                <w:color w:val="000000"/>
                <w:sz w:val="20"/>
              </w:rPr>
              <w:t>11,253</w:t>
            </w:r>
            <w:r>
              <w:rPr>
                <w:rFonts w:ascii="Times New Roman" w:hAnsi="Times New Roman"/>
                <w:b/>
                <w:color w:val="000000"/>
                <w:sz w:val="20"/>
              </w:rPr>
              <w:fldChar w:fldCharType="end"/>
            </w:r>
          </w:p>
        </w:tc>
      </w:tr>
      <w:tr w:rsidR="00FD2F52" w:rsidRPr="00CE57DE" w14:paraId="19A3127B" w14:textId="77777777" w:rsidTr="00D07A8D">
        <w:trPr>
          <w:trHeight w:val="300"/>
        </w:trPr>
        <w:tc>
          <w:tcPr>
            <w:tcW w:w="2190" w:type="dxa"/>
            <w:gridSpan w:val="2"/>
            <w:tcBorders>
              <w:top w:val="single" w:sz="4" w:space="0" w:color="auto"/>
              <w:left w:val="single" w:sz="4" w:space="0" w:color="auto"/>
              <w:bottom w:val="single" w:sz="4" w:space="0" w:color="auto"/>
              <w:right w:val="single" w:sz="4" w:space="0" w:color="auto"/>
            </w:tcBorders>
            <w:noWrap/>
            <w:vAlign w:val="center"/>
          </w:tcPr>
          <w:p w14:paraId="19A31274" w14:textId="77777777" w:rsidR="00FD2F52" w:rsidRDefault="00FD2F52" w:rsidP="00FD2F52">
            <w:pPr>
              <w:spacing w:line="240" w:lineRule="auto"/>
              <w:jc w:val="center"/>
              <w:rPr>
                <w:rFonts w:ascii="Times New Roman" w:hAnsi="Times New Roman"/>
                <w:b/>
                <w:color w:val="000000"/>
                <w:sz w:val="18"/>
                <w:szCs w:val="18"/>
              </w:rPr>
            </w:pPr>
            <w:r>
              <w:rPr>
                <w:rFonts w:ascii="Times New Roman" w:hAnsi="Times New Roman"/>
                <w:b/>
                <w:color w:val="000000"/>
                <w:sz w:val="18"/>
                <w:szCs w:val="18"/>
              </w:rPr>
              <w:t>Baseline Totals, tons</w:t>
            </w:r>
          </w:p>
        </w:tc>
        <w:tc>
          <w:tcPr>
            <w:tcW w:w="1368" w:type="dxa"/>
            <w:tcBorders>
              <w:top w:val="single" w:sz="4" w:space="0" w:color="auto"/>
              <w:left w:val="nil"/>
              <w:bottom w:val="single" w:sz="4" w:space="0" w:color="auto"/>
              <w:right w:val="single" w:sz="4" w:space="0" w:color="auto"/>
            </w:tcBorders>
          </w:tcPr>
          <w:p w14:paraId="19A31275" w14:textId="77777777" w:rsidR="00FD2F52" w:rsidRPr="00D07A8D" w:rsidRDefault="00FD2F52" w:rsidP="00FD2F52">
            <w:pPr>
              <w:spacing w:line="240" w:lineRule="auto"/>
              <w:jc w:val="right"/>
              <w:rPr>
                <w:rFonts w:ascii="Times New Roman" w:hAnsi="Times New Roman"/>
                <w:b/>
                <w:noProof/>
                <w:color w:val="000000"/>
                <w:sz w:val="20"/>
              </w:rPr>
            </w:pPr>
          </w:p>
        </w:tc>
        <w:tc>
          <w:tcPr>
            <w:tcW w:w="1144" w:type="dxa"/>
            <w:tcBorders>
              <w:top w:val="single" w:sz="4" w:space="0" w:color="auto"/>
              <w:left w:val="single" w:sz="4" w:space="0" w:color="auto"/>
              <w:bottom w:val="single" w:sz="4" w:space="0" w:color="auto"/>
              <w:right w:val="single" w:sz="4" w:space="0" w:color="auto"/>
            </w:tcBorders>
            <w:noWrap/>
            <w:vAlign w:val="center"/>
          </w:tcPr>
          <w:p w14:paraId="19A31276" w14:textId="77777777" w:rsidR="00FD2F52" w:rsidRPr="00D07A8D" w:rsidRDefault="00FD2F52" w:rsidP="00FD2F52">
            <w:pPr>
              <w:spacing w:line="240" w:lineRule="auto"/>
              <w:jc w:val="right"/>
              <w:rPr>
                <w:rFonts w:ascii="Times New Roman" w:hAnsi="Times New Roman"/>
                <w:b/>
                <w:noProof/>
                <w:color w:val="000000"/>
                <w:sz w:val="20"/>
              </w:rPr>
            </w:pPr>
            <w:r w:rsidRPr="00D07A8D">
              <w:rPr>
                <w:rFonts w:ascii="Times New Roman" w:hAnsi="Times New Roman"/>
                <w:b/>
                <w:noProof/>
                <w:color w:val="000000"/>
                <w:sz w:val="20"/>
              </w:rPr>
              <w:t>126.364</w:t>
            </w:r>
          </w:p>
        </w:tc>
        <w:tc>
          <w:tcPr>
            <w:tcW w:w="1006" w:type="dxa"/>
            <w:tcBorders>
              <w:top w:val="single" w:sz="4" w:space="0" w:color="auto"/>
              <w:left w:val="nil"/>
              <w:bottom w:val="single" w:sz="4" w:space="0" w:color="auto"/>
              <w:right w:val="single" w:sz="4" w:space="0" w:color="auto"/>
            </w:tcBorders>
            <w:noWrap/>
            <w:vAlign w:val="center"/>
          </w:tcPr>
          <w:p w14:paraId="19A31277" w14:textId="77777777" w:rsidR="00FD2F52" w:rsidRPr="00D07A8D" w:rsidRDefault="00FD2F52" w:rsidP="00FD2F52">
            <w:pPr>
              <w:jc w:val="right"/>
              <w:rPr>
                <w:rFonts w:ascii="Times New Roman" w:hAnsi="Times New Roman"/>
                <w:b/>
                <w:noProof/>
                <w:color w:val="000000"/>
                <w:sz w:val="20"/>
              </w:rPr>
            </w:pPr>
            <w:r w:rsidRPr="00D07A8D">
              <w:rPr>
                <w:rFonts w:ascii="Times New Roman" w:hAnsi="Times New Roman"/>
                <w:b/>
                <w:noProof/>
                <w:color w:val="000000"/>
                <w:sz w:val="20"/>
              </w:rPr>
              <w:t>25.084</w:t>
            </w:r>
          </w:p>
        </w:tc>
        <w:tc>
          <w:tcPr>
            <w:tcW w:w="1006" w:type="dxa"/>
            <w:tcBorders>
              <w:top w:val="single" w:sz="4" w:space="0" w:color="auto"/>
              <w:left w:val="nil"/>
              <w:bottom w:val="single" w:sz="4" w:space="0" w:color="auto"/>
              <w:right w:val="single" w:sz="4" w:space="0" w:color="auto"/>
            </w:tcBorders>
            <w:noWrap/>
            <w:vAlign w:val="center"/>
          </w:tcPr>
          <w:p w14:paraId="19A31278" w14:textId="77777777" w:rsidR="00FD2F52" w:rsidRPr="00D07A8D" w:rsidRDefault="008F5869" w:rsidP="00FD2F52">
            <w:pPr>
              <w:jc w:val="right"/>
              <w:rPr>
                <w:rFonts w:ascii="Times New Roman" w:hAnsi="Times New Roman"/>
                <w:b/>
                <w:noProof/>
                <w:color w:val="000000"/>
                <w:sz w:val="20"/>
              </w:rPr>
            </w:pPr>
            <w:r>
              <w:rPr>
                <w:rFonts w:ascii="Times New Roman" w:hAnsi="Times New Roman"/>
                <w:b/>
                <w:noProof/>
                <w:color w:val="000000"/>
                <w:sz w:val="20"/>
              </w:rPr>
              <w:t>7.471</w:t>
            </w:r>
          </w:p>
        </w:tc>
        <w:tc>
          <w:tcPr>
            <w:tcW w:w="916" w:type="dxa"/>
            <w:tcBorders>
              <w:top w:val="single" w:sz="4" w:space="0" w:color="auto"/>
              <w:left w:val="nil"/>
              <w:bottom w:val="single" w:sz="4" w:space="0" w:color="auto"/>
              <w:right w:val="single" w:sz="4" w:space="0" w:color="auto"/>
            </w:tcBorders>
            <w:noWrap/>
            <w:vAlign w:val="center"/>
          </w:tcPr>
          <w:p w14:paraId="19A31279" w14:textId="77777777" w:rsidR="00FD2F52" w:rsidRPr="00D07A8D" w:rsidRDefault="00FD2F52" w:rsidP="00FD2F52">
            <w:pPr>
              <w:jc w:val="right"/>
              <w:rPr>
                <w:rFonts w:ascii="Times New Roman" w:hAnsi="Times New Roman"/>
                <w:b/>
                <w:noProof/>
                <w:color w:val="000000"/>
                <w:sz w:val="20"/>
              </w:rPr>
            </w:pPr>
            <w:r w:rsidRPr="00D07A8D">
              <w:rPr>
                <w:rFonts w:ascii="Times New Roman" w:hAnsi="Times New Roman"/>
                <w:b/>
                <w:noProof/>
                <w:color w:val="000000"/>
                <w:sz w:val="20"/>
              </w:rPr>
              <w:t>3.069</w:t>
            </w:r>
          </w:p>
        </w:tc>
        <w:tc>
          <w:tcPr>
            <w:tcW w:w="1133" w:type="dxa"/>
            <w:tcBorders>
              <w:top w:val="single" w:sz="4" w:space="0" w:color="auto"/>
              <w:left w:val="nil"/>
              <w:bottom w:val="single" w:sz="4" w:space="0" w:color="auto"/>
              <w:right w:val="single" w:sz="4" w:space="0" w:color="auto"/>
            </w:tcBorders>
            <w:noWrap/>
            <w:vAlign w:val="center"/>
          </w:tcPr>
          <w:p w14:paraId="19A3127A" w14:textId="77777777" w:rsidR="00FD2F52" w:rsidRPr="00D07A8D" w:rsidRDefault="00FD2F52" w:rsidP="00FD2F52">
            <w:pPr>
              <w:spacing w:line="240" w:lineRule="auto"/>
              <w:jc w:val="right"/>
              <w:rPr>
                <w:rFonts w:ascii="Times New Roman" w:hAnsi="Times New Roman"/>
                <w:b/>
                <w:noProof/>
                <w:color w:val="000000"/>
                <w:sz w:val="20"/>
              </w:rPr>
            </w:pPr>
            <w:r w:rsidRPr="00D07A8D">
              <w:rPr>
                <w:rFonts w:ascii="Times New Roman" w:hAnsi="Times New Roman"/>
                <w:b/>
                <w:noProof/>
                <w:color w:val="000000"/>
                <w:sz w:val="20"/>
              </w:rPr>
              <w:t>5.627</w:t>
            </w:r>
          </w:p>
        </w:tc>
      </w:tr>
    </w:tbl>
    <w:p w14:paraId="19A3127C" w14:textId="77777777" w:rsidR="00AE01E9" w:rsidRDefault="00AE01E9" w:rsidP="00A1183A">
      <w:pPr>
        <w:spacing w:line="300" w:lineRule="atLeast"/>
        <w:rPr>
          <w:rFonts w:ascii="Times New Roman" w:hAnsi="Times New Roman"/>
          <w:sz w:val="20"/>
        </w:rPr>
      </w:pPr>
    </w:p>
    <w:p w14:paraId="19A3127D" w14:textId="77777777" w:rsidR="00F82F1D" w:rsidRDefault="00193682" w:rsidP="00A1183A">
      <w:pPr>
        <w:spacing w:line="30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63360" behindDoc="0" locked="0" layoutInCell="1" allowOverlap="1" wp14:anchorId="19A32389" wp14:editId="19A3238A">
                <wp:simplePos x="0" y="0"/>
                <wp:positionH relativeFrom="column">
                  <wp:posOffset>0</wp:posOffset>
                </wp:positionH>
                <wp:positionV relativeFrom="paragraph">
                  <wp:posOffset>171450</wp:posOffset>
                </wp:positionV>
                <wp:extent cx="5572125" cy="5048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5572125" cy="504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0BD826" id="Rectangle 6" o:spid="_x0000_s1026" style="position:absolute;margin-left:0;margin-top:13.5pt;width:438.75pt;height:39.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" filled="f" strokecolor="#243f60 [1604]" strokeweight="2pt"/>
            </w:pict>
          </mc:Fallback>
        </mc:AlternateContent>
      </w:r>
    </w:p>
    <w:p w14:paraId="19A3127E" w14:textId="77777777" w:rsidR="00FD2F52" w:rsidRDefault="00FD2F52" w:rsidP="00F510FB">
      <w:pPr>
        <w:spacing w:line="240" w:lineRule="atLeast"/>
        <w:rPr>
          <w:rFonts w:ascii="Times New Roman" w:hAnsi="Times New Roman"/>
          <w:sz w:val="20"/>
        </w:rPr>
      </w:pPr>
      <w:r>
        <w:rPr>
          <w:rFonts w:ascii="Times New Roman" w:hAnsi="Times New Roman"/>
          <w:sz w:val="20"/>
        </w:rPr>
        <w:t>The annual average throughput for the 3-year baseline is 27,109,477 / 3 = 9,036,492 barrels/year.  The ratio of the proposed 30,000,000 barrels/year to the 3-year baseline throughput of 9,036,492 barrels/year is 3.320.</w:t>
      </w:r>
    </w:p>
    <w:p w14:paraId="19A3127F" w14:textId="77777777" w:rsidR="00F510FB" w:rsidRDefault="00F510FB" w:rsidP="00F510FB">
      <w:pPr>
        <w:spacing w:line="240" w:lineRule="atLeast"/>
        <w:rPr>
          <w:rFonts w:ascii="Times New Roman" w:hAnsi="Times New Roman"/>
          <w:sz w:val="20"/>
        </w:rPr>
      </w:pPr>
    </w:p>
    <w:p w14:paraId="19A31280" w14:textId="77777777" w:rsidR="009A0F75" w:rsidRDefault="009A0F75" w:rsidP="00F510FB">
      <w:pPr>
        <w:spacing w:line="240" w:lineRule="atLeast"/>
        <w:rPr>
          <w:rFonts w:ascii="Times New Roman" w:hAnsi="Times New Roman"/>
          <w:sz w:val="20"/>
        </w:rPr>
      </w:pPr>
      <w:r>
        <w:rPr>
          <w:rFonts w:ascii="Times New Roman" w:hAnsi="Times New Roman"/>
          <w:sz w:val="20"/>
        </w:rPr>
        <w:t>Using the total material throughputs, overall emission factors can be derived in terms of lbs of pollutant per 1000 barrels of material throughput.  The following table summarizes the overall emission factors</w:t>
      </w:r>
      <w:r w:rsidR="006413BD">
        <w:rPr>
          <w:rFonts w:ascii="Times New Roman" w:hAnsi="Times New Roman"/>
          <w:sz w:val="20"/>
        </w:rPr>
        <w:t xml:space="preserve"> derivation</w:t>
      </w:r>
      <w:r>
        <w:rPr>
          <w:rFonts w:ascii="Times New Roman" w:hAnsi="Times New Roman"/>
          <w:sz w:val="20"/>
        </w:rPr>
        <w:t>.</w:t>
      </w:r>
    </w:p>
    <w:p w14:paraId="19A31281" w14:textId="77777777" w:rsidR="009A0F75" w:rsidRDefault="009A0F75" w:rsidP="00A1183A">
      <w:pPr>
        <w:spacing w:line="300" w:lineRule="atLeast"/>
        <w:rPr>
          <w:rFonts w:ascii="Times New Roman" w:hAnsi="Times New Roman"/>
          <w:sz w:val="20"/>
        </w:rPr>
      </w:pPr>
    </w:p>
    <w:p w14:paraId="19A31282" w14:textId="77777777" w:rsidR="00F82F1D" w:rsidRDefault="00F82F1D" w:rsidP="00A1183A">
      <w:pPr>
        <w:spacing w:line="300" w:lineRule="atLeast"/>
        <w:rPr>
          <w:rFonts w:ascii="Times New Roman" w:hAnsi="Times New Roman"/>
          <w:sz w:val="20"/>
        </w:rPr>
      </w:pPr>
    </w:p>
    <w:tbl>
      <w:tblPr>
        <w:tblW w:w="8763" w:type="dxa"/>
        <w:tblInd w:w="93" w:type="dxa"/>
        <w:tblLook w:val="04A0" w:firstRow="1" w:lastRow="0" w:firstColumn="1" w:lastColumn="0" w:noHBand="0" w:noVBand="1"/>
      </w:tblPr>
      <w:tblGrid>
        <w:gridCol w:w="753"/>
        <w:gridCol w:w="1103"/>
        <w:gridCol w:w="1116"/>
        <w:gridCol w:w="1319"/>
        <w:gridCol w:w="1118"/>
        <w:gridCol w:w="1118"/>
        <w:gridCol w:w="1118"/>
        <w:gridCol w:w="1118"/>
      </w:tblGrid>
      <w:tr w:rsidR="006413BD" w:rsidRPr="00CE57DE" w14:paraId="19A31287" w14:textId="77777777" w:rsidTr="000446E1">
        <w:trPr>
          <w:trHeight w:val="300"/>
          <w:tblHeader/>
        </w:trPr>
        <w:tc>
          <w:tcPr>
            <w:tcW w:w="753" w:type="dxa"/>
            <w:vMerge w:val="restart"/>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center"/>
            <w:hideMark/>
          </w:tcPr>
          <w:p w14:paraId="19A31283" w14:textId="77777777" w:rsidR="006413BD" w:rsidRPr="00CE57DE" w:rsidRDefault="006413B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Year</w:t>
            </w:r>
          </w:p>
        </w:tc>
        <w:tc>
          <w:tcPr>
            <w:tcW w:w="1103" w:type="dxa"/>
            <w:vMerge w:val="restart"/>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center"/>
            <w:hideMark/>
          </w:tcPr>
          <w:p w14:paraId="19A31284" w14:textId="77777777" w:rsidR="006413BD" w:rsidRPr="00CE57DE" w:rsidRDefault="006413B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Month</w:t>
            </w:r>
          </w:p>
        </w:tc>
        <w:tc>
          <w:tcPr>
            <w:tcW w:w="1116" w:type="dxa"/>
            <w:vMerge w:val="restart"/>
            <w:tcBorders>
              <w:top w:val="single" w:sz="4" w:space="0" w:color="auto"/>
              <w:left w:val="nil"/>
              <w:bottom w:val="single" w:sz="4" w:space="0" w:color="auto"/>
              <w:right w:val="single" w:sz="4" w:space="0" w:color="auto"/>
            </w:tcBorders>
            <w:shd w:val="clear" w:color="auto" w:fill="95B3D7" w:themeFill="accent1" w:themeFillTint="99"/>
          </w:tcPr>
          <w:p w14:paraId="19A31285" w14:textId="77777777" w:rsidR="006413BD" w:rsidRDefault="006413BD" w:rsidP="000446E1">
            <w:pPr>
              <w:spacing w:line="240" w:lineRule="auto"/>
              <w:ind w:right="-95"/>
              <w:jc w:val="center"/>
              <w:rPr>
                <w:rFonts w:ascii="Times New Roman" w:hAnsi="Times New Roman"/>
                <w:b/>
                <w:bCs/>
                <w:color w:val="000000"/>
                <w:sz w:val="18"/>
                <w:szCs w:val="18"/>
              </w:rPr>
            </w:pPr>
            <w:r>
              <w:rPr>
                <w:rFonts w:ascii="Times New Roman" w:hAnsi="Times New Roman"/>
                <w:b/>
                <w:bCs/>
                <w:color w:val="000000"/>
                <w:sz w:val="18"/>
                <w:szCs w:val="18"/>
              </w:rPr>
              <w:t>Total Barrels Throughput</w:t>
            </w:r>
          </w:p>
        </w:tc>
        <w:tc>
          <w:tcPr>
            <w:tcW w:w="5791" w:type="dxa"/>
            <w:gridSpan w:val="5"/>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center"/>
            <w:hideMark/>
          </w:tcPr>
          <w:p w14:paraId="19A31286" w14:textId="77777777" w:rsidR="006413BD" w:rsidRPr="00CE57DE" w:rsidRDefault="006413BD" w:rsidP="006413BD">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 xml:space="preserve">Emissions Factors </w:t>
            </w:r>
            <w:r w:rsidRPr="00CE57DE">
              <w:rPr>
                <w:rFonts w:ascii="Times New Roman" w:hAnsi="Times New Roman"/>
                <w:b/>
                <w:bCs/>
                <w:color w:val="000000"/>
                <w:sz w:val="18"/>
                <w:szCs w:val="18"/>
              </w:rPr>
              <w:t xml:space="preserve"> </w:t>
            </w:r>
            <w:r>
              <w:rPr>
                <w:rFonts w:ascii="Times New Roman" w:hAnsi="Times New Roman"/>
                <w:b/>
                <w:bCs/>
                <w:color w:val="000000"/>
                <w:sz w:val="18"/>
                <w:szCs w:val="18"/>
              </w:rPr>
              <w:t>Lbs/1000Barrels</w:t>
            </w:r>
          </w:p>
        </w:tc>
      </w:tr>
      <w:tr w:rsidR="006413BD" w:rsidRPr="00CE57DE" w14:paraId="19A31290" w14:textId="77777777" w:rsidTr="00193682">
        <w:trPr>
          <w:trHeight w:val="485"/>
          <w:tblHeader/>
        </w:trPr>
        <w:tc>
          <w:tcPr>
            <w:tcW w:w="753" w:type="dxa"/>
            <w:vMerge/>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hideMark/>
          </w:tcPr>
          <w:p w14:paraId="19A31288" w14:textId="77777777" w:rsidR="006413BD" w:rsidRPr="00CE57DE" w:rsidRDefault="006413BD" w:rsidP="001320DF">
            <w:pPr>
              <w:spacing w:line="240" w:lineRule="auto"/>
              <w:rPr>
                <w:rFonts w:ascii="Times New Roman" w:hAnsi="Times New Roman"/>
                <w:b/>
                <w:bCs/>
                <w:color w:val="000000"/>
                <w:sz w:val="18"/>
                <w:szCs w:val="18"/>
              </w:rPr>
            </w:pPr>
          </w:p>
        </w:tc>
        <w:tc>
          <w:tcPr>
            <w:tcW w:w="1103" w:type="dxa"/>
            <w:vMerge/>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hideMark/>
          </w:tcPr>
          <w:p w14:paraId="19A31289" w14:textId="77777777" w:rsidR="006413BD" w:rsidRPr="00CE57DE" w:rsidRDefault="006413BD" w:rsidP="001320DF">
            <w:pPr>
              <w:spacing w:line="240" w:lineRule="auto"/>
              <w:rPr>
                <w:rFonts w:ascii="Times New Roman" w:hAnsi="Times New Roman"/>
                <w:b/>
                <w:bCs/>
                <w:color w:val="000000"/>
                <w:sz w:val="18"/>
                <w:szCs w:val="18"/>
              </w:rPr>
            </w:pPr>
          </w:p>
        </w:tc>
        <w:tc>
          <w:tcPr>
            <w:tcW w:w="1116" w:type="dxa"/>
            <w:vMerge/>
            <w:tcBorders>
              <w:top w:val="single" w:sz="4" w:space="0" w:color="auto"/>
              <w:left w:val="nil"/>
              <w:bottom w:val="single" w:sz="4" w:space="0" w:color="auto"/>
              <w:right w:val="single" w:sz="4" w:space="0" w:color="auto"/>
            </w:tcBorders>
            <w:shd w:val="clear" w:color="auto" w:fill="95B3D7" w:themeFill="accent1" w:themeFillTint="99"/>
          </w:tcPr>
          <w:p w14:paraId="19A3128A" w14:textId="77777777" w:rsidR="006413BD" w:rsidRPr="00CE57DE" w:rsidRDefault="006413BD" w:rsidP="001320DF">
            <w:pPr>
              <w:spacing w:line="240" w:lineRule="auto"/>
              <w:jc w:val="center"/>
              <w:rPr>
                <w:rFonts w:ascii="Times New Roman" w:hAnsi="Times New Roman"/>
                <w:b/>
                <w:bCs/>
                <w:color w:val="000000"/>
                <w:sz w:val="18"/>
                <w:szCs w:val="18"/>
              </w:rPr>
            </w:pPr>
          </w:p>
        </w:tc>
        <w:tc>
          <w:tcPr>
            <w:tcW w:w="1319" w:type="dxa"/>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center"/>
            <w:hideMark/>
          </w:tcPr>
          <w:p w14:paraId="19A3128B" w14:textId="77777777" w:rsidR="006413BD" w:rsidRPr="00CE57DE" w:rsidRDefault="006413B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NO</w:t>
            </w:r>
            <w:r w:rsidRPr="00CE57DE">
              <w:rPr>
                <w:rFonts w:ascii="Times New Roman" w:hAnsi="Times New Roman"/>
                <w:b/>
                <w:bCs/>
                <w:color w:val="000000"/>
                <w:sz w:val="18"/>
                <w:szCs w:val="18"/>
                <w:vertAlign w:val="subscript"/>
              </w:rPr>
              <w:t>X</w:t>
            </w:r>
          </w:p>
        </w:tc>
        <w:tc>
          <w:tcPr>
            <w:tcW w:w="1118"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19A3128C" w14:textId="77777777" w:rsidR="006413BD" w:rsidRPr="00CE57DE" w:rsidRDefault="006413B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CO</w:t>
            </w:r>
          </w:p>
        </w:tc>
        <w:tc>
          <w:tcPr>
            <w:tcW w:w="1118"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19A3128D" w14:textId="77777777" w:rsidR="006413BD" w:rsidRPr="00CE57DE" w:rsidRDefault="007D128A" w:rsidP="001320DF">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w:t>
            </w:r>
          </w:p>
        </w:tc>
        <w:tc>
          <w:tcPr>
            <w:tcW w:w="1118"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19A3128E" w14:textId="77777777" w:rsidR="006413BD" w:rsidRPr="00CE57DE" w:rsidRDefault="006413B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PM</w:t>
            </w:r>
            <w:r w:rsidRPr="00CE57DE">
              <w:rPr>
                <w:rFonts w:ascii="Times New Roman" w:hAnsi="Times New Roman"/>
                <w:b/>
                <w:bCs/>
                <w:color w:val="000000"/>
                <w:sz w:val="18"/>
                <w:szCs w:val="18"/>
                <w:vertAlign w:val="subscript"/>
              </w:rPr>
              <w:t>10</w:t>
            </w:r>
          </w:p>
        </w:tc>
        <w:tc>
          <w:tcPr>
            <w:tcW w:w="1118"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19A3128F" w14:textId="77777777" w:rsidR="006413BD" w:rsidRPr="00CE57DE" w:rsidRDefault="006413BD" w:rsidP="001320DF">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SO</w:t>
            </w:r>
            <w:r w:rsidRPr="00CE57DE">
              <w:rPr>
                <w:rFonts w:ascii="Times New Roman" w:hAnsi="Times New Roman"/>
                <w:b/>
                <w:bCs/>
                <w:color w:val="000000"/>
                <w:sz w:val="18"/>
                <w:szCs w:val="18"/>
                <w:vertAlign w:val="subscript"/>
              </w:rPr>
              <w:t>2</w:t>
            </w:r>
          </w:p>
        </w:tc>
      </w:tr>
      <w:tr w:rsidR="00855B64" w:rsidRPr="00CE57DE" w14:paraId="19A31299" w14:textId="77777777" w:rsidTr="00877AFA">
        <w:trPr>
          <w:cantSplit/>
          <w:trHeight w:val="300"/>
        </w:trPr>
        <w:tc>
          <w:tcPr>
            <w:tcW w:w="753" w:type="dxa"/>
            <w:tcBorders>
              <w:top w:val="single" w:sz="4" w:space="0" w:color="auto"/>
              <w:left w:val="single" w:sz="4" w:space="0" w:color="auto"/>
              <w:bottom w:val="single" w:sz="4" w:space="0" w:color="auto"/>
              <w:right w:val="single" w:sz="4" w:space="0" w:color="auto"/>
            </w:tcBorders>
            <w:noWrap/>
            <w:vAlign w:val="center"/>
          </w:tcPr>
          <w:p w14:paraId="19A31291"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2013</w:t>
            </w:r>
          </w:p>
        </w:tc>
        <w:tc>
          <w:tcPr>
            <w:tcW w:w="1103" w:type="dxa"/>
            <w:tcBorders>
              <w:top w:val="single" w:sz="4" w:space="0" w:color="auto"/>
              <w:left w:val="nil"/>
              <w:bottom w:val="single" w:sz="4" w:space="0" w:color="auto"/>
              <w:right w:val="single" w:sz="4" w:space="0" w:color="auto"/>
            </w:tcBorders>
            <w:noWrap/>
            <w:vAlign w:val="center"/>
          </w:tcPr>
          <w:p w14:paraId="19A31292"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August</w:t>
            </w:r>
          </w:p>
        </w:tc>
        <w:tc>
          <w:tcPr>
            <w:tcW w:w="1116" w:type="dxa"/>
            <w:tcBorders>
              <w:top w:val="single" w:sz="4" w:space="0" w:color="auto"/>
              <w:left w:val="nil"/>
              <w:bottom w:val="single" w:sz="4" w:space="0" w:color="auto"/>
              <w:right w:val="single" w:sz="4" w:space="0" w:color="auto"/>
            </w:tcBorders>
            <w:vAlign w:val="center"/>
          </w:tcPr>
          <w:p w14:paraId="19A31293" w14:textId="77777777" w:rsidR="00855B64" w:rsidRPr="00877AFA" w:rsidRDefault="00193682" w:rsidP="00877AFA">
            <w:pPr>
              <w:spacing w:line="300" w:lineRule="atLeast"/>
              <w:jc w:val="righ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64384" behindDoc="0" locked="0" layoutInCell="1" allowOverlap="1" wp14:anchorId="19A3238B" wp14:editId="19A3238C">
                      <wp:simplePos x="0" y="0"/>
                      <wp:positionH relativeFrom="column">
                        <wp:posOffset>26670</wp:posOffset>
                      </wp:positionH>
                      <wp:positionV relativeFrom="paragraph">
                        <wp:posOffset>30480</wp:posOffset>
                      </wp:positionV>
                      <wp:extent cx="4229100" cy="46672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4229100" cy="4667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AE318" id="Rectangle 7" o:spid="_x0000_s1026" style="position:absolute;margin-left:2.1pt;margin-top:2.4pt;width:333pt;height:3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" filled="f" strokecolor="#243f60 [1604]" strokeweight="2pt"/>
                  </w:pict>
                </mc:Fallback>
              </mc:AlternateContent>
            </w:r>
            <w:r w:rsidR="00855B64" w:rsidRPr="00877AFA">
              <w:rPr>
                <w:rFonts w:ascii="Times New Roman" w:hAnsi="Times New Roman"/>
                <w:sz w:val="20"/>
              </w:rPr>
              <w:t>1,135,915</w:t>
            </w:r>
          </w:p>
        </w:tc>
        <w:tc>
          <w:tcPr>
            <w:tcW w:w="1319" w:type="dxa"/>
            <w:tcBorders>
              <w:top w:val="single" w:sz="4" w:space="0" w:color="auto"/>
              <w:left w:val="single" w:sz="4" w:space="0" w:color="auto"/>
              <w:bottom w:val="single" w:sz="4" w:space="0" w:color="auto"/>
              <w:right w:val="single" w:sz="4" w:space="0" w:color="auto"/>
            </w:tcBorders>
            <w:noWrap/>
            <w:vAlign w:val="center"/>
          </w:tcPr>
          <w:p w14:paraId="19A3129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7.527</w:t>
            </w:r>
          </w:p>
        </w:tc>
        <w:tc>
          <w:tcPr>
            <w:tcW w:w="1118" w:type="dxa"/>
            <w:tcBorders>
              <w:top w:val="single" w:sz="4" w:space="0" w:color="auto"/>
              <w:left w:val="nil"/>
              <w:bottom w:val="single" w:sz="4" w:space="0" w:color="auto"/>
              <w:right w:val="single" w:sz="4" w:space="0" w:color="auto"/>
            </w:tcBorders>
            <w:noWrap/>
            <w:vAlign w:val="center"/>
          </w:tcPr>
          <w:p w14:paraId="19A3129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1.297</w:t>
            </w:r>
          </w:p>
        </w:tc>
        <w:tc>
          <w:tcPr>
            <w:tcW w:w="1118" w:type="dxa"/>
            <w:tcBorders>
              <w:top w:val="single" w:sz="4" w:space="0" w:color="auto"/>
              <w:left w:val="nil"/>
              <w:bottom w:val="single" w:sz="4" w:space="0" w:color="auto"/>
              <w:right w:val="single" w:sz="4" w:space="0" w:color="auto"/>
            </w:tcBorders>
            <w:noWrap/>
            <w:vAlign w:val="center"/>
          </w:tcPr>
          <w:p w14:paraId="19A3129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0.438</w:t>
            </w:r>
          </w:p>
        </w:tc>
        <w:tc>
          <w:tcPr>
            <w:tcW w:w="1118" w:type="dxa"/>
            <w:tcBorders>
              <w:top w:val="single" w:sz="4" w:space="0" w:color="auto"/>
              <w:left w:val="nil"/>
              <w:bottom w:val="single" w:sz="4" w:space="0" w:color="auto"/>
              <w:right w:val="single" w:sz="4" w:space="0" w:color="auto"/>
            </w:tcBorders>
            <w:noWrap/>
            <w:vAlign w:val="center"/>
          </w:tcPr>
          <w:p w14:paraId="19A3129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0.230</w:t>
            </w:r>
          </w:p>
        </w:tc>
        <w:tc>
          <w:tcPr>
            <w:tcW w:w="1118" w:type="dxa"/>
            <w:tcBorders>
              <w:top w:val="single" w:sz="4" w:space="0" w:color="auto"/>
              <w:left w:val="nil"/>
              <w:bottom w:val="single" w:sz="4" w:space="0" w:color="auto"/>
              <w:right w:val="single" w:sz="4" w:space="0" w:color="auto"/>
            </w:tcBorders>
            <w:noWrap/>
            <w:vAlign w:val="center"/>
          </w:tcPr>
          <w:p w14:paraId="19A3129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1.016</w:t>
            </w:r>
          </w:p>
        </w:tc>
      </w:tr>
      <w:tr w:rsidR="00855B64" w:rsidRPr="00CE57DE" w14:paraId="19A312A2"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9A"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2013</w:t>
            </w:r>
          </w:p>
        </w:tc>
        <w:tc>
          <w:tcPr>
            <w:tcW w:w="1103" w:type="dxa"/>
            <w:tcBorders>
              <w:top w:val="nil"/>
              <w:left w:val="nil"/>
              <w:bottom w:val="single" w:sz="4" w:space="0" w:color="auto"/>
              <w:right w:val="single" w:sz="4" w:space="0" w:color="auto"/>
            </w:tcBorders>
            <w:noWrap/>
            <w:vAlign w:val="center"/>
          </w:tcPr>
          <w:p w14:paraId="19A3129B"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September</w:t>
            </w:r>
          </w:p>
        </w:tc>
        <w:tc>
          <w:tcPr>
            <w:tcW w:w="1116" w:type="dxa"/>
            <w:tcBorders>
              <w:top w:val="single" w:sz="4" w:space="0" w:color="auto"/>
              <w:left w:val="nil"/>
              <w:bottom w:val="single" w:sz="4" w:space="0" w:color="auto"/>
              <w:right w:val="single" w:sz="4" w:space="0" w:color="auto"/>
            </w:tcBorders>
            <w:vAlign w:val="center"/>
          </w:tcPr>
          <w:p w14:paraId="19A3129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776,336</w:t>
            </w:r>
          </w:p>
        </w:tc>
        <w:tc>
          <w:tcPr>
            <w:tcW w:w="1319" w:type="dxa"/>
            <w:tcBorders>
              <w:top w:val="nil"/>
              <w:left w:val="single" w:sz="4" w:space="0" w:color="auto"/>
              <w:bottom w:val="single" w:sz="4" w:space="0" w:color="auto"/>
              <w:right w:val="single" w:sz="4" w:space="0" w:color="auto"/>
            </w:tcBorders>
            <w:noWrap/>
            <w:vAlign w:val="center"/>
          </w:tcPr>
          <w:p w14:paraId="19A3129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7.858</w:t>
            </w:r>
          </w:p>
        </w:tc>
        <w:tc>
          <w:tcPr>
            <w:tcW w:w="1118" w:type="dxa"/>
            <w:tcBorders>
              <w:top w:val="nil"/>
              <w:left w:val="nil"/>
              <w:bottom w:val="single" w:sz="4" w:space="0" w:color="auto"/>
              <w:right w:val="single" w:sz="4" w:space="0" w:color="auto"/>
            </w:tcBorders>
            <w:noWrap/>
            <w:vAlign w:val="center"/>
          </w:tcPr>
          <w:p w14:paraId="19A3129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1.360</w:t>
            </w:r>
          </w:p>
        </w:tc>
        <w:tc>
          <w:tcPr>
            <w:tcW w:w="1118" w:type="dxa"/>
            <w:tcBorders>
              <w:top w:val="nil"/>
              <w:left w:val="nil"/>
              <w:bottom w:val="single" w:sz="4" w:space="0" w:color="auto"/>
              <w:right w:val="single" w:sz="4" w:space="0" w:color="auto"/>
            </w:tcBorders>
            <w:noWrap/>
            <w:vAlign w:val="center"/>
          </w:tcPr>
          <w:p w14:paraId="19A3129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0.445</w:t>
            </w:r>
          </w:p>
        </w:tc>
        <w:tc>
          <w:tcPr>
            <w:tcW w:w="1118" w:type="dxa"/>
            <w:tcBorders>
              <w:top w:val="nil"/>
              <w:left w:val="nil"/>
              <w:bottom w:val="single" w:sz="4" w:space="0" w:color="auto"/>
              <w:right w:val="single" w:sz="4" w:space="0" w:color="auto"/>
            </w:tcBorders>
            <w:noWrap/>
            <w:vAlign w:val="center"/>
          </w:tcPr>
          <w:p w14:paraId="19A312A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0.230</w:t>
            </w:r>
          </w:p>
        </w:tc>
        <w:tc>
          <w:tcPr>
            <w:tcW w:w="1118" w:type="dxa"/>
            <w:tcBorders>
              <w:top w:val="nil"/>
              <w:left w:val="nil"/>
              <w:bottom w:val="single" w:sz="4" w:space="0" w:color="auto"/>
              <w:right w:val="single" w:sz="4" w:space="0" w:color="auto"/>
            </w:tcBorders>
            <w:noWrap/>
            <w:vAlign w:val="center"/>
          </w:tcPr>
          <w:p w14:paraId="19A312A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0.998</w:t>
            </w:r>
          </w:p>
        </w:tc>
      </w:tr>
      <w:tr w:rsidR="00855B64" w:rsidRPr="00CE57DE" w14:paraId="19A312AB"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A3"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2013</w:t>
            </w:r>
          </w:p>
        </w:tc>
        <w:tc>
          <w:tcPr>
            <w:tcW w:w="1103" w:type="dxa"/>
            <w:tcBorders>
              <w:top w:val="nil"/>
              <w:left w:val="nil"/>
              <w:bottom w:val="single" w:sz="4" w:space="0" w:color="auto"/>
              <w:right w:val="single" w:sz="4" w:space="0" w:color="auto"/>
            </w:tcBorders>
            <w:noWrap/>
            <w:vAlign w:val="center"/>
          </w:tcPr>
          <w:p w14:paraId="19A312A4"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October</w:t>
            </w:r>
          </w:p>
        </w:tc>
        <w:tc>
          <w:tcPr>
            <w:tcW w:w="1116" w:type="dxa"/>
            <w:tcBorders>
              <w:top w:val="single" w:sz="4" w:space="0" w:color="auto"/>
              <w:left w:val="nil"/>
              <w:bottom w:val="single" w:sz="4" w:space="0" w:color="auto"/>
              <w:right w:val="single" w:sz="4" w:space="0" w:color="auto"/>
            </w:tcBorders>
            <w:vAlign w:val="center"/>
          </w:tcPr>
          <w:p w14:paraId="19A312A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711,266</w:t>
            </w:r>
          </w:p>
        </w:tc>
        <w:tc>
          <w:tcPr>
            <w:tcW w:w="1319" w:type="dxa"/>
            <w:tcBorders>
              <w:top w:val="nil"/>
              <w:left w:val="single" w:sz="4" w:space="0" w:color="auto"/>
              <w:bottom w:val="single" w:sz="4" w:space="0" w:color="auto"/>
              <w:right w:val="single" w:sz="4" w:space="0" w:color="auto"/>
            </w:tcBorders>
            <w:noWrap/>
            <w:vAlign w:val="center"/>
          </w:tcPr>
          <w:p w14:paraId="19A312A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9.607</w:t>
            </w:r>
          </w:p>
        </w:tc>
        <w:tc>
          <w:tcPr>
            <w:tcW w:w="1118" w:type="dxa"/>
            <w:tcBorders>
              <w:top w:val="nil"/>
              <w:left w:val="nil"/>
              <w:bottom w:val="single" w:sz="4" w:space="0" w:color="auto"/>
              <w:right w:val="single" w:sz="4" w:space="0" w:color="auto"/>
            </w:tcBorders>
            <w:noWrap/>
            <w:vAlign w:val="center"/>
          </w:tcPr>
          <w:p w14:paraId="19A312A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1.356</w:t>
            </w:r>
          </w:p>
        </w:tc>
        <w:tc>
          <w:tcPr>
            <w:tcW w:w="1118" w:type="dxa"/>
            <w:tcBorders>
              <w:top w:val="nil"/>
              <w:left w:val="nil"/>
              <w:bottom w:val="single" w:sz="4" w:space="0" w:color="auto"/>
              <w:right w:val="single" w:sz="4" w:space="0" w:color="auto"/>
            </w:tcBorders>
            <w:noWrap/>
            <w:vAlign w:val="center"/>
          </w:tcPr>
          <w:p w14:paraId="19A312A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0.513</w:t>
            </w:r>
          </w:p>
        </w:tc>
        <w:tc>
          <w:tcPr>
            <w:tcW w:w="1118" w:type="dxa"/>
            <w:tcBorders>
              <w:top w:val="nil"/>
              <w:left w:val="nil"/>
              <w:bottom w:val="single" w:sz="4" w:space="0" w:color="auto"/>
              <w:right w:val="single" w:sz="4" w:space="0" w:color="auto"/>
            </w:tcBorders>
            <w:noWrap/>
            <w:vAlign w:val="center"/>
          </w:tcPr>
          <w:p w14:paraId="19A312A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0.300</w:t>
            </w:r>
          </w:p>
        </w:tc>
        <w:tc>
          <w:tcPr>
            <w:tcW w:w="1118" w:type="dxa"/>
            <w:tcBorders>
              <w:top w:val="nil"/>
              <w:left w:val="nil"/>
              <w:bottom w:val="single" w:sz="4" w:space="0" w:color="auto"/>
              <w:right w:val="single" w:sz="4" w:space="0" w:color="auto"/>
            </w:tcBorders>
            <w:noWrap/>
            <w:vAlign w:val="center"/>
          </w:tcPr>
          <w:p w14:paraId="19A312A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1.466</w:t>
            </w:r>
          </w:p>
        </w:tc>
      </w:tr>
      <w:tr w:rsidR="00855B64" w:rsidRPr="00CE57DE" w14:paraId="19A312B4"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AC"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2013</w:t>
            </w:r>
          </w:p>
        </w:tc>
        <w:tc>
          <w:tcPr>
            <w:tcW w:w="1103" w:type="dxa"/>
            <w:tcBorders>
              <w:top w:val="nil"/>
              <w:left w:val="nil"/>
              <w:bottom w:val="single" w:sz="4" w:space="0" w:color="auto"/>
              <w:right w:val="single" w:sz="4" w:space="0" w:color="auto"/>
            </w:tcBorders>
            <w:noWrap/>
            <w:vAlign w:val="center"/>
          </w:tcPr>
          <w:p w14:paraId="19A312AD"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November</w:t>
            </w:r>
          </w:p>
        </w:tc>
        <w:tc>
          <w:tcPr>
            <w:tcW w:w="1116" w:type="dxa"/>
            <w:tcBorders>
              <w:top w:val="single" w:sz="4" w:space="0" w:color="auto"/>
              <w:left w:val="nil"/>
              <w:bottom w:val="single" w:sz="4" w:space="0" w:color="auto"/>
              <w:right w:val="single" w:sz="4" w:space="0" w:color="auto"/>
            </w:tcBorders>
            <w:vAlign w:val="center"/>
          </w:tcPr>
          <w:p w14:paraId="19A312A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984,714</w:t>
            </w:r>
          </w:p>
        </w:tc>
        <w:tc>
          <w:tcPr>
            <w:tcW w:w="1319" w:type="dxa"/>
            <w:tcBorders>
              <w:top w:val="nil"/>
              <w:left w:val="single" w:sz="4" w:space="0" w:color="auto"/>
              <w:bottom w:val="single" w:sz="4" w:space="0" w:color="auto"/>
              <w:right w:val="single" w:sz="4" w:space="0" w:color="auto"/>
            </w:tcBorders>
            <w:noWrap/>
            <w:vAlign w:val="center"/>
          </w:tcPr>
          <w:p w14:paraId="19A312A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10.547</w:t>
            </w:r>
          </w:p>
        </w:tc>
        <w:tc>
          <w:tcPr>
            <w:tcW w:w="1118" w:type="dxa"/>
            <w:tcBorders>
              <w:top w:val="nil"/>
              <w:left w:val="nil"/>
              <w:bottom w:val="single" w:sz="4" w:space="0" w:color="auto"/>
              <w:right w:val="single" w:sz="4" w:space="0" w:color="auto"/>
            </w:tcBorders>
            <w:noWrap/>
            <w:vAlign w:val="center"/>
          </w:tcPr>
          <w:p w14:paraId="19A312B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1.760</w:t>
            </w:r>
          </w:p>
        </w:tc>
        <w:tc>
          <w:tcPr>
            <w:tcW w:w="1118" w:type="dxa"/>
            <w:tcBorders>
              <w:top w:val="nil"/>
              <w:left w:val="nil"/>
              <w:bottom w:val="single" w:sz="4" w:space="0" w:color="auto"/>
              <w:right w:val="single" w:sz="4" w:space="0" w:color="auto"/>
            </w:tcBorders>
            <w:noWrap/>
            <w:vAlign w:val="center"/>
          </w:tcPr>
          <w:p w14:paraId="19A312B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0.586</w:t>
            </w:r>
          </w:p>
        </w:tc>
        <w:tc>
          <w:tcPr>
            <w:tcW w:w="1118" w:type="dxa"/>
            <w:tcBorders>
              <w:top w:val="nil"/>
              <w:left w:val="nil"/>
              <w:bottom w:val="single" w:sz="4" w:space="0" w:color="auto"/>
              <w:right w:val="single" w:sz="4" w:space="0" w:color="auto"/>
            </w:tcBorders>
            <w:noWrap/>
            <w:vAlign w:val="center"/>
          </w:tcPr>
          <w:p w14:paraId="19A312B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0.314</w:t>
            </w:r>
          </w:p>
        </w:tc>
        <w:tc>
          <w:tcPr>
            <w:tcW w:w="1118" w:type="dxa"/>
            <w:tcBorders>
              <w:top w:val="nil"/>
              <w:left w:val="nil"/>
              <w:bottom w:val="single" w:sz="4" w:space="0" w:color="auto"/>
              <w:right w:val="single" w:sz="4" w:space="0" w:color="auto"/>
            </w:tcBorders>
            <w:noWrap/>
            <w:vAlign w:val="center"/>
          </w:tcPr>
          <w:p w14:paraId="19A312B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1.408</w:t>
            </w:r>
          </w:p>
        </w:tc>
      </w:tr>
      <w:tr w:rsidR="00855B64" w:rsidRPr="00CE57DE" w14:paraId="19A312BD" w14:textId="77777777" w:rsidTr="00877AFA">
        <w:trPr>
          <w:cantSplit/>
          <w:trHeight w:val="300"/>
        </w:trPr>
        <w:tc>
          <w:tcPr>
            <w:tcW w:w="753" w:type="dxa"/>
            <w:tcBorders>
              <w:top w:val="nil"/>
              <w:left w:val="single" w:sz="4" w:space="0" w:color="auto"/>
              <w:bottom w:val="nil"/>
              <w:right w:val="single" w:sz="4" w:space="0" w:color="auto"/>
            </w:tcBorders>
            <w:noWrap/>
            <w:vAlign w:val="center"/>
          </w:tcPr>
          <w:p w14:paraId="19A312B5"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2013</w:t>
            </w:r>
          </w:p>
        </w:tc>
        <w:tc>
          <w:tcPr>
            <w:tcW w:w="1103" w:type="dxa"/>
            <w:tcBorders>
              <w:top w:val="nil"/>
              <w:left w:val="nil"/>
              <w:bottom w:val="nil"/>
              <w:right w:val="single" w:sz="4" w:space="0" w:color="auto"/>
            </w:tcBorders>
            <w:noWrap/>
            <w:vAlign w:val="center"/>
          </w:tcPr>
          <w:p w14:paraId="19A312B6"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December</w:t>
            </w:r>
          </w:p>
        </w:tc>
        <w:tc>
          <w:tcPr>
            <w:tcW w:w="1116" w:type="dxa"/>
            <w:tcBorders>
              <w:top w:val="single" w:sz="4" w:space="0" w:color="auto"/>
              <w:left w:val="nil"/>
              <w:bottom w:val="single" w:sz="4" w:space="0" w:color="auto"/>
              <w:right w:val="single" w:sz="4" w:space="0" w:color="auto"/>
            </w:tcBorders>
            <w:vAlign w:val="center"/>
          </w:tcPr>
          <w:p w14:paraId="19A312B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1,699,992</w:t>
            </w:r>
          </w:p>
        </w:tc>
        <w:tc>
          <w:tcPr>
            <w:tcW w:w="1319" w:type="dxa"/>
            <w:tcBorders>
              <w:top w:val="nil"/>
              <w:left w:val="single" w:sz="4" w:space="0" w:color="auto"/>
              <w:bottom w:val="nil"/>
              <w:right w:val="single" w:sz="4" w:space="0" w:color="auto"/>
            </w:tcBorders>
            <w:noWrap/>
            <w:vAlign w:val="center"/>
          </w:tcPr>
          <w:p w14:paraId="19A312B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8.436</w:t>
            </w:r>
          </w:p>
        </w:tc>
        <w:tc>
          <w:tcPr>
            <w:tcW w:w="1118" w:type="dxa"/>
            <w:tcBorders>
              <w:top w:val="nil"/>
              <w:left w:val="nil"/>
              <w:bottom w:val="nil"/>
              <w:right w:val="single" w:sz="4" w:space="0" w:color="auto"/>
            </w:tcBorders>
            <w:noWrap/>
            <w:vAlign w:val="center"/>
          </w:tcPr>
          <w:p w14:paraId="19A312B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1.358</w:t>
            </w:r>
          </w:p>
        </w:tc>
        <w:tc>
          <w:tcPr>
            <w:tcW w:w="1118" w:type="dxa"/>
            <w:tcBorders>
              <w:top w:val="nil"/>
              <w:left w:val="nil"/>
              <w:bottom w:val="nil"/>
              <w:right w:val="single" w:sz="4" w:space="0" w:color="auto"/>
            </w:tcBorders>
            <w:noWrap/>
            <w:vAlign w:val="center"/>
          </w:tcPr>
          <w:p w14:paraId="19A312B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0.474</w:t>
            </w:r>
          </w:p>
        </w:tc>
        <w:tc>
          <w:tcPr>
            <w:tcW w:w="1118" w:type="dxa"/>
            <w:tcBorders>
              <w:top w:val="nil"/>
              <w:left w:val="nil"/>
              <w:bottom w:val="nil"/>
              <w:right w:val="single" w:sz="4" w:space="0" w:color="auto"/>
            </w:tcBorders>
            <w:noWrap/>
            <w:vAlign w:val="center"/>
          </w:tcPr>
          <w:p w14:paraId="19A312B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0.255</w:t>
            </w:r>
          </w:p>
        </w:tc>
        <w:tc>
          <w:tcPr>
            <w:tcW w:w="1118" w:type="dxa"/>
            <w:tcBorders>
              <w:top w:val="nil"/>
              <w:left w:val="nil"/>
              <w:bottom w:val="nil"/>
              <w:right w:val="single" w:sz="4" w:space="0" w:color="auto"/>
            </w:tcBorders>
            <w:noWrap/>
            <w:vAlign w:val="center"/>
          </w:tcPr>
          <w:p w14:paraId="19A312B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1.166</w:t>
            </w:r>
          </w:p>
        </w:tc>
      </w:tr>
      <w:tr w:rsidR="00855B64" w:rsidRPr="00CE57DE" w14:paraId="19A312C6" w14:textId="77777777" w:rsidTr="00877AFA">
        <w:trPr>
          <w:cantSplit/>
          <w:trHeight w:val="300"/>
        </w:trPr>
        <w:tc>
          <w:tcPr>
            <w:tcW w:w="753" w:type="dxa"/>
            <w:tcBorders>
              <w:top w:val="single" w:sz="4" w:space="0" w:color="auto"/>
              <w:left w:val="single" w:sz="4" w:space="0" w:color="auto"/>
              <w:bottom w:val="single" w:sz="4" w:space="0" w:color="auto"/>
              <w:right w:val="single" w:sz="4" w:space="0" w:color="auto"/>
            </w:tcBorders>
            <w:noWrap/>
            <w:vAlign w:val="center"/>
          </w:tcPr>
          <w:p w14:paraId="19A312BE"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single" w:sz="4" w:space="0" w:color="auto"/>
              <w:left w:val="nil"/>
              <w:bottom w:val="single" w:sz="4" w:space="0" w:color="auto"/>
              <w:right w:val="single" w:sz="4" w:space="0" w:color="auto"/>
            </w:tcBorders>
            <w:noWrap/>
            <w:vAlign w:val="center"/>
          </w:tcPr>
          <w:p w14:paraId="19A312BF"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January</w:t>
            </w:r>
          </w:p>
        </w:tc>
        <w:tc>
          <w:tcPr>
            <w:tcW w:w="1116" w:type="dxa"/>
            <w:tcBorders>
              <w:top w:val="single" w:sz="4" w:space="0" w:color="auto"/>
              <w:left w:val="nil"/>
              <w:bottom w:val="single" w:sz="4" w:space="0" w:color="auto"/>
              <w:right w:val="single" w:sz="4" w:space="0" w:color="auto"/>
            </w:tcBorders>
            <w:vAlign w:val="center"/>
          </w:tcPr>
          <w:p w14:paraId="19A312C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1,151,480</w:t>
            </w:r>
          </w:p>
        </w:tc>
        <w:tc>
          <w:tcPr>
            <w:tcW w:w="1319" w:type="dxa"/>
            <w:tcBorders>
              <w:top w:val="single" w:sz="4" w:space="0" w:color="auto"/>
              <w:left w:val="single" w:sz="4" w:space="0" w:color="auto"/>
              <w:bottom w:val="single" w:sz="4" w:space="0" w:color="auto"/>
              <w:right w:val="single" w:sz="4" w:space="0" w:color="auto"/>
            </w:tcBorders>
            <w:noWrap/>
            <w:vAlign w:val="center"/>
          </w:tcPr>
          <w:p w14:paraId="19A312C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8.877</w:t>
            </w:r>
          </w:p>
        </w:tc>
        <w:tc>
          <w:tcPr>
            <w:tcW w:w="1118" w:type="dxa"/>
            <w:tcBorders>
              <w:top w:val="single" w:sz="4" w:space="0" w:color="auto"/>
              <w:left w:val="nil"/>
              <w:bottom w:val="single" w:sz="4" w:space="0" w:color="auto"/>
              <w:right w:val="single" w:sz="4" w:space="0" w:color="auto"/>
            </w:tcBorders>
            <w:noWrap/>
            <w:vAlign w:val="center"/>
          </w:tcPr>
          <w:p w14:paraId="19A312C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1.736</w:t>
            </w:r>
          </w:p>
        </w:tc>
        <w:tc>
          <w:tcPr>
            <w:tcW w:w="1118" w:type="dxa"/>
            <w:tcBorders>
              <w:top w:val="single" w:sz="4" w:space="0" w:color="auto"/>
              <w:left w:val="nil"/>
              <w:bottom w:val="single" w:sz="4" w:space="0" w:color="auto"/>
              <w:right w:val="single" w:sz="4" w:space="0" w:color="auto"/>
            </w:tcBorders>
            <w:noWrap/>
            <w:vAlign w:val="center"/>
          </w:tcPr>
          <w:p w14:paraId="19A312C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0.535</w:t>
            </w:r>
          </w:p>
        </w:tc>
        <w:tc>
          <w:tcPr>
            <w:tcW w:w="1118" w:type="dxa"/>
            <w:tcBorders>
              <w:top w:val="single" w:sz="4" w:space="0" w:color="auto"/>
              <w:left w:val="nil"/>
              <w:bottom w:val="single" w:sz="4" w:space="0" w:color="auto"/>
              <w:right w:val="single" w:sz="4" w:space="0" w:color="auto"/>
            </w:tcBorders>
            <w:noWrap/>
            <w:vAlign w:val="center"/>
          </w:tcPr>
          <w:p w14:paraId="19A312C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0.200</w:t>
            </w:r>
          </w:p>
        </w:tc>
        <w:tc>
          <w:tcPr>
            <w:tcW w:w="1118" w:type="dxa"/>
            <w:tcBorders>
              <w:top w:val="single" w:sz="4" w:space="0" w:color="auto"/>
              <w:left w:val="nil"/>
              <w:bottom w:val="single" w:sz="4" w:space="0" w:color="auto"/>
              <w:right w:val="single" w:sz="4" w:space="0" w:color="auto"/>
            </w:tcBorders>
            <w:noWrap/>
            <w:vAlign w:val="center"/>
          </w:tcPr>
          <w:p w14:paraId="19A312C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0.224</w:t>
            </w:r>
          </w:p>
        </w:tc>
      </w:tr>
      <w:tr w:rsidR="00855B64" w:rsidRPr="00CE57DE" w14:paraId="19A312CF"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C7"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2C8"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February</w:t>
            </w:r>
          </w:p>
        </w:tc>
        <w:tc>
          <w:tcPr>
            <w:tcW w:w="1116" w:type="dxa"/>
            <w:tcBorders>
              <w:top w:val="single" w:sz="4" w:space="0" w:color="auto"/>
              <w:left w:val="nil"/>
              <w:bottom w:val="single" w:sz="4" w:space="0" w:color="auto"/>
              <w:right w:val="single" w:sz="4" w:space="0" w:color="auto"/>
            </w:tcBorders>
            <w:vAlign w:val="center"/>
          </w:tcPr>
          <w:p w14:paraId="19A312C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850,700</w:t>
            </w:r>
          </w:p>
        </w:tc>
        <w:tc>
          <w:tcPr>
            <w:tcW w:w="1319" w:type="dxa"/>
            <w:tcBorders>
              <w:top w:val="nil"/>
              <w:left w:val="single" w:sz="4" w:space="0" w:color="auto"/>
              <w:bottom w:val="single" w:sz="4" w:space="0" w:color="auto"/>
              <w:right w:val="single" w:sz="4" w:space="0" w:color="auto"/>
            </w:tcBorders>
            <w:noWrap/>
            <w:vAlign w:val="center"/>
          </w:tcPr>
          <w:p w14:paraId="19A312C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10.894</w:t>
            </w:r>
          </w:p>
        </w:tc>
        <w:tc>
          <w:tcPr>
            <w:tcW w:w="1118" w:type="dxa"/>
            <w:tcBorders>
              <w:top w:val="nil"/>
              <w:left w:val="nil"/>
              <w:bottom w:val="single" w:sz="4" w:space="0" w:color="auto"/>
              <w:right w:val="single" w:sz="4" w:space="0" w:color="auto"/>
            </w:tcBorders>
            <w:noWrap/>
            <w:vAlign w:val="center"/>
          </w:tcPr>
          <w:p w14:paraId="19A312C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1.863</w:t>
            </w:r>
          </w:p>
        </w:tc>
        <w:tc>
          <w:tcPr>
            <w:tcW w:w="1118" w:type="dxa"/>
            <w:tcBorders>
              <w:top w:val="nil"/>
              <w:left w:val="nil"/>
              <w:bottom w:val="single" w:sz="4" w:space="0" w:color="auto"/>
              <w:right w:val="single" w:sz="4" w:space="0" w:color="auto"/>
            </w:tcBorders>
            <w:noWrap/>
            <w:vAlign w:val="center"/>
          </w:tcPr>
          <w:p w14:paraId="19A312C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0.582</w:t>
            </w:r>
          </w:p>
        </w:tc>
        <w:tc>
          <w:tcPr>
            <w:tcW w:w="1118" w:type="dxa"/>
            <w:tcBorders>
              <w:top w:val="nil"/>
              <w:left w:val="nil"/>
              <w:bottom w:val="single" w:sz="4" w:space="0" w:color="auto"/>
              <w:right w:val="single" w:sz="4" w:space="0" w:color="auto"/>
            </w:tcBorders>
            <w:noWrap/>
            <w:vAlign w:val="center"/>
          </w:tcPr>
          <w:p w14:paraId="19A312C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0.226</w:t>
            </w:r>
          </w:p>
        </w:tc>
        <w:tc>
          <w:tcPr>
            <w:tcW w:w="1118" w:type="dxa"/>
            <w:tcBorders>
              <w:top w:val="nil"/>
              <w:left w:val="nil"/>
              <w:bottom w:val="single" w:sz="4" w:space="0" w:color="auto"/>
              <w:right w:val="single" w:sz="4" w:space="0" w:color="auto"/>
            </w:tcBorders>
            <w:noWrap/>
            <w:vAlign w:val="center"/>
          </w:tcPr>
          <w:p w14:paraId="19A312C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0.262</w:t>
            </w:r>
          </w:p>
        </w:tc>
      </w:tr>
      <w:tr w:rsidR="00855B64" w:rsidRPr="00CE57DE" w14:paraId="19A312D8"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D0"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2D1"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March</w:t>
            </w:r>
          </w:p>
        </w:tc>
        <w:tc>
          <w:tcPr>
            <w:tcW w:w="1116" w:type="dxa"/>
            <w:tcBorders>
              <w:top w:val="single" w:sz="4" w:space="0" w:color="auto"/>
              <w:left w:val="nil"/>
              <w:bottom w:val="single" w:sz="4" w:space="0" w:color="auto"/>
              <w:right w:val="single" w:sz="4" w:space="0" w:color="auto"/>
            </w:tcBorders>
            <w:vAlign w:val="center"/>
          </w:tcPr>
          <w:p w14:paraId="19A312D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1,383,586</w:t>
            </w:r>
          </w:p>
        </w:tc>
        <w:tc>
          <w:tcPr>
            <w:tcW w:w="1319" w:type="dxa"/>
            <w:tcBorders>
              <w:top w:val="nil"/>
              <w:left w:val="single" w:sz="4" w:space="0" w:color="auto"/>
              <w:bottom w:val="single" w:sz="4" w:space="0" w:color="auto"/>
              <w:right w:val="single" w:sz="4" w:space="0" w:color="auto"/>
            </w:tcBorders>
            <w:noWrap/>
            <w:vAlign w:val="center"/>
          </w:tcPr>
          <w:p w14:paraId="19A312D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9.132</w:t>
            </w:r>
          </w:p>
        </w:tc>
        <w:tc>
          <w:tcPr>
            <w:tcW w:w="1118" w:type="dxa"/>
            <w:tcBorders>
              <w:top w:val="nil"/>
              <w:left w:val="nil"/>
              <w:bottom w:val="single" w:sz="4" w:space="0" w:color="auto"/>
              <w:right w:val="single" w:sz="4" w:space="0" w:color="auto"/>
            </w:tcBorders>
            <w:noWrap/>
            <w:vAlign w:val="center"/>
          </w:tcPr>
          <w:p w14:paraId="19A312D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1.640</w:t>
            </w:r>
          </w:p>
        </w:tc>
        <w:tc>
          <w:tcPr>
            <w:tcW w:w="1118" w:type="dxa"/>
            <w:tcBorders>
              <w:top w:val="nil"/>
              <w:left w:val="nil"/>
              <w:bottom w:val="single" w:sz="4" w:space="0" w:color="auto"/>
              <w:right w:val="single" w:sz="4" w:space="0" w:color="auto"/>
            </w:tcBorders>
            <w:noWrap/>
            <w:vAlign w:val="center"/>
          </w:tcPr>
          <w:p w14:paraId="19A312D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0.546</w:t>
            </w:r>
          </w:p>
        </w:tc>
        <w:tc>
          <w:tcPr>
            <w:tcW w:w="1118" w:type="dxa"/>
            <w:tcBorders>
              <w:top w:val="nil"/>
              <w:left w:val="nil"/>
              <w:bottom w:val="single" w:sz="4" w:space="0" w:color="auto"/>
              <w:right w:val="single" w:sz="4" w:space="0" w:color="auto"/>
            </w:tcBorders>
            <w:noWrap/>
            <w:vAlign w:val="center"/>
          </w:tcPr>
          <w:p w14:paraId="19A312D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0.205</w:t>
            </w:r>
          </w:p>
        </w:tc>
        <w:tc>
          <w:tcPr>
            <w:tcW w:w="1118" w:type="dxa"/>
            <w:tcBorders>
              <w:top w:val="nil"/>
              <w:left w:val="nil"/>
              <w:bottom w:val="single" w:sz="4" w:space="0" w:color="auto"/>
              <w:right w:val="single" w:sz="4" w:space="0" w:color="auto"/>
            </w:tcBorders>
            <w:noWrap/>
            <w:vAlign w:val="center"/>
          </w:tcPr>
          <w:p w14:paraId="19A312D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0.242</w:t>
            </w:r>
          </w:p>
        </w:tc>
      </w:tr>
      <w:tr w:rsidR="00855B64" w:rsidRPr="00CE57DE" w14:paraId="19A312E1"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D9"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2DA"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April</w:t>
            </w:r>
          </w:p>
        </w:tc>
        <w:tc>
          <w:tcPr>
            <w:tcW w:w="1116" w:type="dxa"/>
            <w:tcBorders>
              <w:top w:val="single" w:sz="4" w:space="0" w:color="auto"/>
              <w:left w:val="nil"/>
              <w:bottom w:val="single" w:sz="4" w:space="0" w:color="auto"/>
              <w:right w:val="single" w:sz="4" w:space="0" w:color="auto"/>
            </w:tcBorders>
            <w:vAlign w:val="center"/>
          </w:tcPr>
          <w:p w14:paraId="19A312D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1,437,009</w:t>
            </w:r>
          </w:p>
        </w:tc>
        <w:tc>
          <w:tcPr>
            <w:tcW w:w="1319" w:type="dxa"/>
            <w:tcBorders>
              <w:top w:val="nil"/>
              <w:left w:val="single" w:sz="4" w:space="0" w:color="auto"/>
              <w:bottom w:val="single" w:sz="4" w:space="0" w:color="auto"/>
              <w:right w:val="single" w:sz="4" w:space="0" w:color="auto"/>
            </w:tcBorders>
            <w:noWrap/>
            <w:vAlign w:val="center"/>
          </w:tcPr>
          <w:p w14:paraId="19A312D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10.244</w:t>
            </w:r>
          </w:p>
        </w:tc>
        <w:tc>
          <w:tcPr>
            <w:tcW w:w="1118" w:type="dxa"/>
            <w:tcBorders>
              <w:top w:val="nil"/>
              <w:left w:val="nil"/>
              <w:bottom w:val="single" w:sz="4" w:space="0" w:color="auto"/>
              <w:right w:val="single" w:sz="4" w:space="0" w:color="auto"/>
            </w:tcBorders>
            <w:noWrap/>
            <w:vAlign w:val="center"/>
          </w:tcPr>
          <w:p w14:paraId="19A312D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2.092</w:t>
            </w:r>
          </w:p>
        </w:tc>
        <w:tc>
          <w:tcPr>
            <w:tcW w:w="1118" w:type="dxa"/>
            <w:tcBorders>
              <w:top w:val="nil"/>
              <w:left w:val="nil"/>
              <w:bottom w:val="single" w:sz="4" w:space="0" w:color="auto"/>
              <w:right w:val="single" w:sz="4" w:space="0" w:color="auto"/>
            </w:tcBorders>
            <w:noWrap/>
            <w:vAlign w:val="center"/>
          </w:tcPr>
          <w:p w14:paraId="19A312D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0.594</w:t>
            </w:r>
          </w:p>
        </w:tc>
        <w:tc>
          <w:tcPr>
            <w:tcW w:w="1118" w:type="dxa"/>
            <w:tcBorders>
              <w:top w:val="nil"/>
              <w:left w:val="nil"/>
              <w:bottom w:val="single" w:sz="4" w:space="0" w:color="auto"/>
              <w:right w:val="single" w:sz="4" w:space="0" w:color="auto"/>
            </w:tcBorders>
            <w:noWrap/>
            <w:vAlign w:val="center"/>
          </w:tcPr>
          <w:p w14:paraId="19A312D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0.228</w:t>
            </w:r>
          </w:p>
        </w:tc>
        <w:tc>
          <w:tcPr>
            <w:tcW w:w="1118" w:type="dxa"/>
            <w:tcBorders>
              <w:top w:val="nil"/>
              <w:left w:val="nil"/>
              <w:bottom w:val="single" w:sz="4" w:space="0" w:color="auto"/>
              <w:right w:val="single" w:sz="4" w:space="0" w:color="auto"/>
            </w:tcBorders>
            <w:noWrap/>
            <w:vAlign w:val="center"/>
          </w:tcPr>
          <w:p w14:paraId="19A312E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0.235</w:t>
            </w:r>
          </w:p>
        </w:tc>
      </w:tr>
      <w:tr w:rsidR="00855B64" w:rsidRPr="00CE57DE" w14:paraId="19A312EA"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E2"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2E3"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May</w:t>
            </w:r>
          </w:p>
        </w:tc>
        <w:tc>
          <w:tcPr>
            <w:tcW w:w="1116" w:type="dxa"/>
            <w:tcBorders>
              <w:top w:val="single" w:sz="4" w:space="0" w:color="auto"/>
              <w:left w:val="nil"/>
              <w:bottom w:val="single" w:sz="4" w:space="0" w:color="auto"/>
              <w:right w:val="single" w:sz="4" w:space="0" w:color="auto"/>
            </w:tcBorders>
            <w:vAlign w:val="center"/>
          </w:tcPr>
          <w:p w14:paraId="19A312E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789,934</w:t>
            </w:r>
          </w:p>
        </w:tc>
        <w:tc>
          <w:tcPr>
            <w:tcW w:w="1319" w:type="dxa"/>
            <w:tcBorders>
              <w:top w:val="nil"/>
              <w:left w:val="single" w:sz="4" w:space="0" w:color="auto"/>
              <w:bottom w:val="single" w:sz="4" w:space="0" w:color="auto"/>
              <w:right w:val="single" w:sz="4" w:space="0" w:color="auto"/>
            </w:tcBorders>
            <w:noWrap/>
            <w:vAlign w:val="center"/>
          </w:tcPr>
          <w:p w14:paraId="19A312E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9.994</w:t>
            </w:r>
          </w:p>
        </w:tc>
        <w:tc>
          <w:tcPr>
            <w:tcW w:w="1118" w:type="dxa"/>
            <w:tcBorders>
              <w:top w:val="nil"/>
              <w:left w:val="nil"/>
              <w:bottom w:val="single" w:sz="4" w:space="0" w:color="auto"/>
              <w:right w:val="single" w:sz="4" w:space="0" w:color="auto"/>
            </w:tcBorders>
            <w:noWrap/>
            <w:vAlign w:val="center"/>
          </w:tcPr>
          <w:p w14:paraId="19A312E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3.409</w:t>
            </w:r>
          </w:p>
        </w:tc>
        <w:tc>
          <w:tcPr>
            <w:tcW w:w="1118" w:type="dxa"/>
            <w:tcBorders>
              <w:top w:val="nil"/>
              <w:left w:val="nil"/>
              <w:bottom w:val="single" w:sz="4" w:space="0" w:color="auto"/>
              <w:right w:val="single" w:sz="4" w:space="0" w:color="auto"/>
            </w:tcBorders>
            <w:noWrap/>
            <w:vAlign w:val="center"/>
          </w:tcPr>
          <w:p w14:paraId="19A312E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0.704</w:t>
            </w:r>
          </w:p>
        </w:tc>
        <w:tc>
          <w:tcPr>
            <w:tcW w:w="1118" w:type="dxa"/>
            <w:tcBorders>
              <w:top w:val="nil"/>
              <w:left w:val="nil"/>
              <w:bottom w:val="single" w:sz="4" w:space="0" w:color="auto"/>
              <w:right w:val="single" w:sz="4" w:space="0" w:color="auto"/>
            </w:tcBorders>
            <w:noWrap/>
            <w:vAlign w:val="center"/>
          </w:tcPr>
          <w:p w14:paraId="19A312E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0.267</w:t>
            </w:r>
          </w:p>
        </w:tc>
        <w:tc>
          <w:tcPr>
            <w:tcW w:w="1118" w:type="dxa"/>
            <w:tcBorders>
              <w:top w:val="nil"/>
              <w:left w:val="nil"/>
              <w:bottom w:val="single" w:sz="4" w:space="0" w:color="auto"/>
              <w:right w:val="single" w:sz="4" w:space="0" w:color="auto"/>
            </w:tcBorders>
            <w:noWrap/>
            <w:vAlign w:val="center"/>
          </w:tcPr>
          <w:p w14:paraId="19A312E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0.174</w:t>
            </w:r>
          </w:p>
        </w:tc>
      </w:tr>
      <w:tr w:rsidR="00855B64" w:rsidRPr="00CE57DE" w14:paraId="19A312F3"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EB"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2EC"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June</w:t>
            </w:r>
          </w:p>
        </w:tc>
        <w:tc>
          <w:tcPr>
            <w:tcW w:w="1116" w:type="dxa"/>
            <w:tcBorders>
              <w:top w:val="single" w:sz="4" w:space="0" w:color="auto"/>
              <w:left w:val="nil"/>
              <w:bottom w:val="single" w:sz="4" w:space="0" w:color="auto"/>
              <w:right w:val="single" w:sz="4" w:space="0" w:color="auto"/>
            </w:tcBorders>
            <w:vAlign w:val="center"/>
          </w:tcPr>
          <w:p w14:paraId="19A312E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1,129,178</w:t>
            </w:r>
          </w:p>
        </w:tc>
        <w:tc>
          <w:tcPr>
            <w:tcW w:w="1319" w:type="dxa"/>
            <w:tcBorders>
              <w:top w:val="nil"/>
              <w:left w:val="single" w:sz="4" w:space="0" w:color="auto"/>
              <w:bottom w:val="single" w:sz="4" w:space="0" w:color="auto"/>
              <w:right w:val="single" w:sz="4" w:space="0" w:color="auto"/>
            </w:tcBorders>
            <w:noWrap/>
            <w:vAlign w:val="center"/>
          </w:tcPr>
          <w:p w14:paraId="19A312E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7.853</w:t>
            </w:r>
          </w:p>
        </w:tc>
        <w:tc>
          <w:tcPr>
            <w:tcW w:w="1118" w:type="dxa"/>
            <w:tcBorders>
              <w:top w:val="nil"/>
              <w:left w:val="nil"/>
              <w:bottom w:val="single" w:sz="4" w:space="0" w:color="auto"/>
              <w:right w:val="single" w:sz="4" w:space="0" w:color="auto"/>
            </w:tcBorders>
            <w:noWrap/>
            <w:vAlign w:val="center"/>
          </w:tcPr>
          <w:p w14:paraId="19A312E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1.533</w:t>
            </w:r>
          </w:p>
        </w:tc>
        <w:tc>
          <w:tcPr>
            <w:tcW w:w="1118" w:type="dxa"/>
            <w:tcBorders>
              <w:top w:val="nil"/>
              <w:left w:val="nil"/>
              <w:bottom w:val="single" w:sz="4" w:space="0" w:color="auto"/>
              <w:right w:val="single" w:sz="4" w:space="0" w:color="auto"/>
            </w:tcBorders>
            <w:noWrap/>
            <w:vAlign w:val="center"/>
          </w:tcPr>
          <w:p w14:paraId="19A312F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0.471</w:t>
            </w:r>
          </w:p>
        </w:tc>
        <w:tc>
          <w:tcPr>
            <w:tcW w:w="1118" w:type="dxa"/>
            <w:tcBorders>
              <w:top w:val="nil"/>
              <w:left w:val="nil"/>
              <w:bottom w:val="single" w:sz="4" w:space="0" w:color="auto"/>
              <w:right w:val="single" w:sz="4" w:space="0" w:color="auto"/>
            </w:tcBorders>
            <w:noWrap/>
            <w:vAlign w:val="center"/>
          </w:tcPr>
          <w:p w14:paraId="19A312F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0.177</w:t>
            </w:r>
          </w:p>
        </w:tc>
        <w:tc>
          <w:tcPr>
            <w:tcW w:w="1118" w:type="dxa"/>
            <w:tcBorders>
              <w:top w:val="nil"/>
              <w:left w:val="nil"/>
              <w:bottom w:val="single" w:sz="4" w:space="0" w:color="auto"/>
              <w:right w:val="single" w:sz="4" w:space="0" w:color="auto"/>
            </w:tcBorders>
            <w:noWrap/>
            <w:vAlign w:val="center"/>
          </w:tcPr>
          <w:p w14:paraId="19A312F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0.194</w:t>
            </w:r>
          </w:p>
        </w:tc>
      </w:tr>
      <w:tr w:rsidR="00855B64" w:rsidRPr="00CE57DE" w14:paraId="19A312FC"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F4"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2F5"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July</w:t>
            </w:r>
          </w:p>
        </w:tc>
        <w:tc>
          <w:tcPr>
            <w:tcW w:w="1116" w:type="dxa"/>
            <w:tcBorders>
              <w:top w:val="single" w:sz="4" w:space="0" w:color="auto"/>
              <w:left w:val="nil"/>
              <w:bottom w:val="single" w:sz="4" w:space="0" w:color="auto"/>
              <w:right w:val="single" w:sz="4" w:space="0" w:color="auto"/>
            </w:tcBorders>
            <w:vAlign w:val="center"/>
          </w:tcPr>
          <w:p w14:paraId="19A312F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1,023,626</w:t>
            </w:r>
          </w:p>
        </w:tc>
        <w:tc>
          <w:tcPr>
            <w:tcW w:w="1319" w:type="dxa"/>
            <w:tcBorders>
              <w:top w:val="nil"/>
              <w:left w:val="single" w:sz="4" w:space="0" w:color="auto"/>
              <w:bottom w:val="single" w:sz="4" w:space="0" w:color="auto"/>
              <w:right w:val="single" w:sz="4" w:space="0" w:color="auto"/>
            </w:tcBorders>
            <w:noWrap/>
            <w:vAlign w:val="center"/>
          </w:tcPr>
          <w:p w14:paraId="19A312F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11.857</w:t>
            </w:r>
          </w:p>
        </w:tc>
        <w:tc>
          <w:tcPr>
            <w:tcW w:w="1118" w:type="dxa"/>
            <w:tcBorders>
              <w:top w:val="nil"/>
              <w:left w:val="nil"/>
              <w:bottom w:val="single" w:sz="4" w:space="0" w:color="auto"/>
              <w:right w:val="single" w:sz="4" w:space="0" w:color="auto"/>
            </w:tcBorders>
            <w:noWrap/>
            <w:vAlign w:val="center"/>
          </w:tcPr>
          <w:p w14:paraId="19A312F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1.642</w:t>
            </w:r>
          </w:p>
        </w:tc>
        <w:tc>
          <w:tcPr>
            <w:tcW w:w="1118" w:type="dxa"/>
            <w:tcBorders>
              <w:top w:val="nil"/>
              <w:left w:val="nil"/>
              <w:bottom w:val="single" w:sz="4" w:space="0" w:color="auto"/>
              <w:right w:val="single" w:sz="4" w:space="0" w:color="auto"/>
            </w:tcBorders>
            <w:noWrap/>
            <w:vAlign w:val="center"/>
          </w:tcPr>
          <w:p w14:paraId="19A312F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0.626</w:t>
            </w:r>
          </w:p>
        </w:tc>
        <w:tc>
          <w:tcPr>
            <w:tcW w:w="1118" w:type="dxa"/>
            <w:tcBorders>
              <w:top w:val="nil"/>
              <w:left w:val="nil"/>
              <w:bottom w:val="single" w:sz="4" w:space="0" w:color="auto"/>
              <w:right w:val="single" w:sz="4" w:space="0" w:color="auto"/>
            </w:tcBorders>
            <w:noWrap/>
            <w:vAlign w:val="center"/>
          </w:tcPr>
          <w:p w14:paraId="19A312F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0.239</w:t>
            </w:r>
          </w:p>
        </w:tc>
        <w:tc>
          <w:tcPr>
            <w:tcW w:w="1118" w:type="dxa"/>
            <w:tcBorders>
              <w:top w:val="nil"/>
              <w:left w:val="nil"/>
              <w:bottom w:val="single" w:sz="4" w:space="0" w:color="auto"/>
              <w:right w:val="single" w:sz="4" w:space="0" w:color="auto"/>
            </w:tcBorders>
            <w:noWrap/>
            <w:vAlign w:val="center"/>
          </w:tcPr>
          <w:p w14:paraId="19A312F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0.311</w:t>
            </w:r>
          </w:p>
        </w:tc>
      </w:tr>
      <w:tr w:rsidR="00855B64" w:rsidRPr="00CE57DE" w14:paraId="19A31305"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2FD"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2FE"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August</w:t>
            </w:r>
          </w:p>
        </w:tc>
        <w:tc>
          <w:tcPr>
            <w:tcW w:w="1116" w:type="dxa"/>
            <w:tcBorders>
              <w:top w:val="single" w:sz="4" w:space="0" w:color="auto"/>
              <w:left w:val="nil"/>
              <w:bottom w:val="single" w:sz="4" w:space="0" w:color="auto"/>
              <w:right w:val="single" w:sz="4" w:space="0" w:color="auto"/>
            </w:tcBorders>
            <w:vAlign w:val="center"/>
          </w:tcPr>
          <w:p w14:paraId="19A312F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651,690</w:t>
            </w:r>
          </w:p>
        </w:tc>
        <w:tc>
          <w:tcPr>
            <w:tcW w:w="1319" w:type="dxa"/>
            <w:tcBorders>
              <w:top w:val="nil"/>
              <w:left w:val="single" w:sz="4" w:space="0" w:color="auto"/>
              <w:bottom w:val="single" w:sz="4" w:space="0" w:color="auto"/>
              <w:right w:val="single" w:sz="4" w:space="0" w:color="auto"/>
            </w:tcBorders>
            <w:noWrap/>
            <w:vAlign w:val="center"/>
          </w:tcPr>
          <w:p w14:paraId="19A3130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10.342</w:t>
            </w:r>
          </w:p>
        </w:tc>
        <w:tc>
          <w:tcPr>
            <w:tcW w:w="1118" w:type="dxa"/>
            <w:tcBorders>
              <w:top w:val="nil"/>
              <w:left w:val="nil"/>
              <w:bottom w:val="single" w:sz="4" w:space="0" w:color="auto"/>
              <w:right w:val="single" w:sz="4" w:space="0" w:color="auto"/>
            </w:tcBorders>
            <w:noWrap/>
            <w:vAlign w:val="center"/>
          </w:tcPr>
          <w:p w14:paraId="19A3130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1.917</w:t>
            </w:r>
          </w:p>
        </w:tc>
        <w:tc>
          <w:tcPr>
            <w:tcW w:w="1118" w:type="dxa"/>
            <w:tcBorders>
              <w:top w:val="nil"/>
              <w:left w:val="nil"/>
              <w:bottom w:val="single" w:sz="4" w:space="0" w:color="auto"/>
              <w:right w:val="single" w:sz="4" w:space="0" w:color="auto"/>
            </w:tcBorders>
            <w:noWrap/>
            <w:vAlign w:val="center"/>
          </w:tcPr>
          <w:p w14:paraId="19A3130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0.597</w:t>
            </w:r>
          </w:p>
        </w:tc>
        <w:tc>
          <w:tcPr>
            <w:tcW w:w="1118" w:type="dxa"/>
            <w:tcBorders>
              <w:top w:val="nil"/>
              <w:left w:val="nil"/>
              <w:bottom w:val="single" w:sz="4" w:space="0" w:color="auto"/>
              <w:right w:val="single" w:sz="4" w:space="0" w:color="auto"/>
            </w:tcBorders>
            <w:noWrap/>
            <w:vAlign w:val="center"/>
          </w:tcPr>
          <w:p w14:paraId="19A3130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0.225</w:t>
            </w:r>
          </w:p>
        </w:tc>
        <w:tc>
          <w:tcPr>
            <w:tcW w:w="1118" w:type="dxa"/>
            <w:tcBorders>
              <w:top w:val="nil"/>
              <w:left w:val="nil"/>
              <w:bottom w:val="single" w:sz="4" w:space="0" w:color="auto"/>
              <w:right w:val="single" w:sz="4" w:space="0" w:color="auto"/>
            </w:tcBorders>
            <w:noWrap/>
            <w:vAlign w:val="center"/>
          </w:tcPr>
          <w:p w14:paraId="19A3130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0.256</w:t>
            </w:r>
          </w:p>
        </w:tc>
      </w:tr>
      <w:tr w:rsidR="00855B64" w:rsidRPr="00CE57DE" w14:paraId="19A3130E"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06"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307"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September</w:t>
            </w:r>
          </w:p>
        </w:tc>
        <w:tc>
          <w:tcPr>
            <w:tcW w:w="1116" w:type="dxa"/>
            <w:tcBorders>
              <w:top w:val="single" w:sz="4" w:space="0" w:color="auto"/>
              <w:left w:val="nil"/>
              <w:bottom w:val="single" w:sz="4" w:space="0" w:color="auto"/>
              <w:right w:val="single" w:sz="4" w:space="0" w:color="auto"/>
            </w:tcBorders>
            <w:vAlign w:val="center"/>
          </w:tcPr>
          <w:p w14:paraId="19A3130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790,994</w:t>
            </w:r>
          </w:p>
        </w:tc>
        <w:tc>
          <w:tcPr>
            <w:tcW w:w="1319" w:type="dxa"/>
            <w:tcBorders>
              <w:top w:val="nil"/>
              <w:left w:val="single" w:sz="4" w:space="0" w:color="auto"/>
              <w:bottom w:val="single" w:sz="4" w:space="0" w:color="auto"/>
              <w:right w:val="single" w:sz="4" w:space="0" w:color="auto"/>
            </w:tcBorders>
            <w:noWrap/>
            <w:vAlign w:val="center"/>
          </w:tcPr>
          <w:p w14:paraId="19A3130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10.089</w:t>
            </w:r>
          </w:p>
        </w:tc>
        <w:tc>
          <w:tcPr>
            <w:tcW w:w="1118" w:type="dxa"/>
            <w:tcBorders>
              <w:top w:val="nil"/>
              <w:left w:val="nil"/>
              <w:bottom w:val="single" w:sz="4" w:space="0" w:color="auto"/>
              <w:right w:val="single" w:sz="4" w:space="0" w:color="auto"/>
            </w:tcBorders>
            <w:noWrap/>
            <w:vAlign w:val="center"/>
          </w:tcPr>
          <w:p w14:paraId="19A3130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1.528</w:t>
            </w:r>
          </w:p>
        </w:tc>
        <w:tc>
          <w:tcPr>
            <w:tcW w:w="1118" w:type="dxa"/>
            <w:tcBorders>
              <w:top w:val="nil"/>
              <w:left w:val="nil"/>
              <w:bottom w:val="single" w:sz="4" w:space="0" w:color="auto"/>
              <w:right w:val="single" w:sz="4" w:space="0" w:color="auto"/>
            </w:tcBorders>
            <w:noWrap/>
            <w:vAlign w:val="center"/>
          </w:tcPr>
          <w:p w14:paraId="19A3130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0.578</w:t>
            </w:r>
          </w:p>
        </w:tc>
        <w:tc>
          <w:tcPr>
            <w:tcW w:w="1118" w:type="dxa"/>
            <w:tcBorders>
              <w:top w:val="nil"/>
              <w:left w:val="nil"/>
              <w:bottom w:val="single" w:sz="4" w:space="0" w:color="auto"/>
              <w:right w:val="single" w:sz="4" w:space="0" w:color="auto"/>
            </w:tcBorders>
            <w:noWrap/>
            <w:vAlign w:val="center"/>
          </w:tcPr>
          <w:p w14:paraId="19A3130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0.216</w:t>
            </w:r>
          </w:p>
        </w:tc>
        <w:tc>
          <w:tcPr>
            <w:tcW w:w="1118" w:type="dxa"/>
            <w:tcBorders>
              <w:top w:val="nil"/>
              <w:left w:val="nil"/>
              <w:bottom w:val="single" w:sz="4" w:space="0" w:color="auto"/>
              <w:right w:val="single" w:sz="4" w:space="0" w:color="auto"/>
            </w:tcBorders>
            <w:noWrap/>
            <w:vAlign w:val="center"/>
          </w:tcPr>
          <w:p w14:paraId="19A3130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0.267</w:t>
            </w:r>
          </w:p>
        </w:tc>
      </w:tr>
      <w:tr w:rsidR="00855B64" w:rsidRPr="00CE57DE" w14:paraId="19A31317"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0F"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310"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October</w:t>
            </w:r>
          </w:p>
        </w:tc>
        <w:tc>
          <w:tcPr>
            <w:tcW w:w="1116" w:type="dxa"/>
            <w:tcBorders>
              <w:top w:val="single" w:sz="4" w:space="0" w:color="auto"/>
              <w:left w:val="nil"/>
              <w:bottom w:val="single" w:sz="4" w:space="0" w:color="auto"/>
              <w:right w:val="single" w:sz="4" w:space="0" w:color="auto"/>
            </w:tcBorders>
            <w:vAlign w:val="center"/>
          </w:tcPr>
          <w:p w14:paraId="19A3131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953,134</w:t>
            </w:r>
          </w:p>
        </w:tc>
        <w:tc>
          <w:tcPr>
            <w:tcW w:w="1319" w:type="dxa"/>
            <w:tcBorders>
              <w:top w:val="nil"/>
              <w:left w:val="single" w:sz="4" w:space="0" w:color="auto"/>
              <w:bottom w:val="single" w:sz="4" w:space="0" w:color="auto"/>
              <w:right w:val="single" w:sz="4" w:space="0" w:color="auto"/>
            </w:tcBorders>
            <w:noWrap/>
            <w:vAlign w:val="center"/>
          </w:tcPr>
          <w:p w14:paraId="19A3131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9.999</w:t>
            </w:r>
          </w:p>
        </w:tc>
        <w:tc>
          <w:tcPr>
            <w:tcW w:w="1118" w:type="dxa"/>
            <w:tcBorders>
              <w:top w:val="nil"/>
              <w:left w:val="nil"/>
              <w:bottom w:val="single" w:sz="4" w:space="0" w:color="auto"/>
              <w:right w:val="single" w:sz="4" w:space="0" w:color="auto"/>
            </w:tcBorders>
            <w:noWrap/>
            <w:vAlign w:val="center"/>
          </w:tcPr>
          <w:p w14:paraId="19A3131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1.582</w:t>
            </w:r>
          </w:p>
        </w:tc>
        <w:tc>
          <w:tcPr>
            <w:tcW w:w="1118" w:type="dxa"/>
            <w:tcBorders>
              <w:top w:val="nil"/>
              <w:left w:val="nil"/>
              <w:bottom w:val="single" w:sz="4" w:space="0" w:color="auto"/>
              <w:right w:val="single" w:sz="4" w:space="0" w:color="auto"/>
            </w:tcBorders>
            <w:noWrap/>
            <w:vAlign w:val="center"/>
          </w:tcPr>
          <w:p w14:paraId="19A3131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0.562</w:t>
            </w:r>
          </w:p>
        </w:tc>
        <w:tc>
          <w:tcPr>
            <w:tcW w:w="1118" w:type="dxa"/>
            <w:tcBorders>
              <w:top w:val="nil"/>
              <w:left w:val="nil"/>
              <w:bottom w:val="single" w:sz="4" w:space="0" w:color="auto"/>
              <w:right w:val="single" w:sz="4" w:space="0" w:color="auto"/>
            </w:tcBorders>
            <w:noWrap/>
            <w:vAlign w:val="center"/>
          </w:tcPr>
          <w:p w14:paraId="19A3131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0.207</w:t>
            </w:r>
          </w:p>
        </w:tc>
        <w:tc>
          <w:tcPr>
            <w:tcW w:w="1118" w:type="dxa"/>
            <w:tcBorders>
              <w:top w:val="nil"/>
              <w:left w:val="nil"/>
              <w:bottom w:val="single" w:sz="4" w:space="0" w:color="auto"/>
              <w:right w:val="single" w:sz="4" w:space="0" w:color="auto"/>
            </w:tcBorders>
            <w:noWrap/>
            <w:vAlign w:val="center"/>
          </w:tcPr>
          <w:p w14:paraId="19A3131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0.251</w:t>
            </w:r>
          </w:p>
        </w:tc>
      </w:tr>
      <w:tr w:rsidR="00855B64" w:rsidRPr="00CE57DE" w14:paraId="19A31320"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18"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single" w:sz="4" w:space="0" w:color="auto"/>
              <w:right w:val="single" w:sz="4" w:space="0" w:color="auto"/>
            </w:tcBorders>
            <w:noWrap/>
            <w:vAlign w:val="center"/>
          </w:tcPr>
          <w:p w14:paraId="19A31319"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November</w:t>
            </w:r>
          </w:p>
        </w:tc>
        <w:tc>
          <w:tcPr>
            <w:tcW w:w="1116" w:type="dxa"/>
            <w:tcBorders>
              <w:top w:val="single" w:sz="4" w:space="0" w:color="auto"/>
              <w:left w:val="nil"/>
              <w:bottom w:val="single" w:sz="4" w:space="0" w:color="auto"/>
              <w:right w:val="single" w:sz="4" w:space="0" w:color="auto"/>
            </w:tcBorders>
            <w:vAlign w:val="center"/>
          </w:tcPr>
          <w:p w14:paraId="19A3131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653,179</w:t>
            </w:r>
          </w:p>
        </w:tc>
        <w:tc>
          <w:tcPr>
            <w:tcW w:w="1319" w:type="dxa"/>
            <w:tcBorders>
              <w:top w:val="nil"/>
              <w:left w:val="single" w:sz="4" w:space="0" w:color="auto"/>
              <w:bottom w:val="single" w:sz="4" w:space="0" w:color="auto"/>
              <w:right w:val="single" w:sz="4" w:space="0" w:color="auto"/>
            </w:tcBorders>
            <w:noWrap/>
            <w:vAlign w:val="center"/>
          </w:tcPr>
          <w:p w14:paraId="19A3131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11.768</w:t>
            </w:r>
          </w:p>
        </w:tc>
        <w:tc>
          <w:tcPr>
            <w:tcW w:w="1118" w:type="dxa"/>
            <w:tcBorders>
              <w:top w:val="nil"/>
              <w:left w:val="nil"/>
              <w:bottom w:val="single" w:sz="4" w:space="0" w:color="auto"/>
              <w:right w:val="single" w:sz="4" w:space="0" w:color="auto"/>
            </w:tcBorders>
            <w:noWrap/>
            <w:vAlign w:val="center"/>
          </w:tcPr>
          <w:p w14:paraId="19A3131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3.835</w:t>
            </w:r>
          </w:p>
        </w:tc>
        <w:tc>
          <w:tcPr>
            <w:tcW w:w="1118" w:type="dxa"/>
            <w:tcBorders>
              <w:top w:val="nil"/>
              <w:left w:val="nil"/>
              <w:bottom w:val="single" w:sz="4" w:space="0" w:color="auto"/>
              <w:right w:val="single" w:sz="4" w:space="0" w:color="auto"/>
            </w:tcBorders>
            <w:noWrap/>
            <w:vAlign w:val="center"/>
          </w:tcPr>
          <w:p w14:paraId="19A3131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0.824</w:t>
            </w:r>
          </w:p>
        </w:tc>
        <w:tc>
          <w:tcPr>
            <w:tcW w:w="1118" w:type="dxa"/>
            <w:tcBorders>
              <w:top w:val="nil"/>
              <w:left w:val="nil"/>
              <w:bottom w:val="single" w:sz="4" w:space="0" w:color="auto"/>
              <w:right w:val="single" w:sz="4" w:space="0" w:color="auto"/>
            </w:tcBorders>
            <w:noWrap/>
            <w:vAlign w:val="center"/>
          </w:tcPr>
          <w:p w14:paraId="19A3131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0.313</w:t>
            </w:r>
          </w:p>
        </w:tc>
        <w:tc>
          <w:tcPr>
            <w:tcW w:w="1118" w:type="dxa"/>
            <w:tcBorders>
              <w:top w:val="nil"/>
              <w:left w:val="nil"/>
              <w:bottom w:val="single" w:sz="4" w:space="0" w:color="auto"/>
              <w:right w:val="single" w:sz="4" w:space="0" w:color="auto"/>
            </w:tcBorders>
            <w:noWrap/>
            <w:vAlign w:val="center"/>
          </w:tcPr>
          <w:p w14:paraId="19A3131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0.230</w:t>
            </w:r>
          </w:p>
        </w:tc>
      </w:tr>
      <w:tr w:rsidR="00855B64" w:rsidRPr="00CE57DE" w14:paraId="19A31329" w14:textId="77777777" w:rsidTr="00877AFA">
        <w:trPr>
          <w:cantSplit/>
          <w:trHeight w:val="300"/>
        </w:trPr>
        <w:tc>
          <w:tcPr>
            <w:tcW w:w="753" w:type="dxa"/>
            <w:tcBorders>
              <w:top w:val="nil"/>
              <w:left w:val="single" w:sz="4" w:space="0" w:color="auto"/>
              <w:bottom w:val="nil"/>
              <w:right w:val="single" w:sz="4" w:space="0" w:color="auto"/>
            </w:tcBorders>
            <w:noWrap/>
            <w:vAlign w:val="center"/>
          </w:tcPr>
          <w:p w14:paraId="19A31321"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2014</w:t>
            </w:r>
          </w:p>
        </w:tc>
        <w:tc>
          <w:tcPr>
            <w:tcW w:w="1103" w:type="dxa"/>
            <w:tcBorders>
              <w:top w:val="nil"/>
              <w:left w:val="nil"/>
              <w:bottom w:val="nil"/>
              <w:right w:val="single" w:sz="4" w:space="0" w:color="auto"/>
            </w:tcBorders>
            <w:noWrap/>
            <w:vAlign w:val="center"/>
          </w:tcPr>
          <w:p w14:paraId="19A31322"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December</w:t>
            </w:r>
          </w:p>
        </w:tc>
        <w:tc>
          <w:tcPr>
            <w:tcW w:w="1116" w:type="dxa"/>
            <w:tcBorders>
              <w:top w:val="single" w:sz="4" w:space="0" w:color="auto"/>
              <w:left w:val="nil"/>
              <w:bottom w:val="single" w:sz="4" w:space="0" w:color="auto"/>
              <w:right w:val="single" w:sz="4" w:space="0" w:color="auto"/>
            </w:tcBorders>
            <w:vAlign w:val="center"/>
          </w:tcPr>
          <w:p w14:paraId="19A3132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1,173,402</w:t>
            </w:r>
          </w:p>
        </w:tc>
        <w:tc>
          <w:tcPr>
            <w:tcW w:w="1319" w:type="dxa"/>
            <w:tcBorders>
              <w:top w:val="nil"/>
              <w:left w:val="single" w:sz="4" w:space="0" w:color="auto"/>
              <w:bottom w:val="nil"/>
              <w:right w:val="single" w:sz="4" w:space="0" w:color="auto"/>
            </w:tcBorders>
            <w:noWrap/>
            <w:vAlign w:val="center"/>
          </w:tcPr>
          <w:p w14:paraId="19A3132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9.454</w:t>
            </w:r>
          </w:p>
        </w:tc>
        <w:tc>
          <w:tcPr>
            <w:tcW w:w="1118" w:type="dxa"/>
            <w:tcBorders>
              <w:top w:val="nil"/>
              <w:left w:val="nil"/>
              <w:bottom w:val="nil"/>
              <w:right w:val="single" w:sz="4" w:space="0" w:color="auto"/>
            </w:tcBorders>
            <w:noWrap/>
            <w:vAlign w:val="center"/>
          </w:tcPr>
          <w:p w14:paraId="19A3132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1.528</w:t>
            </w:r>
          </w:p>
        </w:tc>
        <w:tc>
          <w:tcPr>
            <w:tcW w:w="1118" w:type="dxa"/>
            <w:tcBorders>
              <w:top w:val="nil"/>
              <w:left w:val="nil"/>
              <w:bottom w:val="nil"/>
              <w:right w:val="single" w:sz="4" w:space="0" w:color="auto"/>
            </w:tcBorders>
            <w:noWrap/>
            <w:vAlign w:val="center"/>
          </w:tcPr>
          <w:p w14:paraId="19A3132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0.554</w:t>
            </w:r>
          </w:p>
        </w:tc>
        <w:tc>
          <w:tcPr>
            <w:tcW w:w="1118" w:type="dxa"/>
            <w:tcBorders>
              <w:top w:val="nil"/>
              <w:left w:val="nil"/>
              <w:bottom w:val="nil"/>
              <w:right w:val="single" w:sz="4" w:space="0" w:color="auto"/>
            </w:tcBorders>
            <w:noWrap/>
            <w:vAlign w:val="center"/>
          </w:tcPr>
          <w:p w14:paraId="19A3132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0.217</w:t>
            </w:r>
          </w:p>
        </w:tc>
        <w:tc>
          <w:tcPr>
            <w:tcW w:w="1118" w:type="dxa"/>
            <w:tcBorders>
              <w:top w:val="nil"/>
              <w:left w:val="nil"/>
              <w:bottom w:val="nil"/>
              <w:right w:val="single" w:sz="4" w:space="0" w:color="auto"/>
            </w:tcBorders>
            <w:noWrap/>
            <w:vAlign w:val="center"/>
          </w:tcPr>
          <w:p w14:paraId="19A3132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0.273</w:t>
            </w:r>
          </w:p>
        </w:tc>
      </w:tr>
      <w:tr w:rsidR="00855B64" w:rsidRPr="00CE57DE" w14:paraId="19A31332" w14:textId="77777777" w:rsidTr="00877AFA">
        <w:trPr>
          <w:cantSplit/>
          <w:trHeight w:val="300"/>
        </w:trPr>
        <w:tc>
          <w:tcPr>
            <w:tcW w:w="753" w:type="dxa"/>
            <w:tcBorders>
              <w:top w:val="single" w:sz="4" w:space="0" w:color="auto"/>
              <w:left w:val="single" w:sz="4" w:space="0" w:color="auto"/>
              <w:bottom w:val="single" w:sz="4" w:space="0" w:color="auto"/>
              <w:right w:val="single" w:sz="4" w:space="0" w:color="auto"/>
            </w:tcBorders>
            <w:noWrap/>
            <w:vAlign w:val="center"/>
          </w:tcPr>
          <w:p w14:paraId="19A3132A"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single" w:sz="4" w:space="0" w:color="auto"/>
              <w:left w:val="nil"/>
              <w:bottom w:val="single" w:sz="4" w:space="0" w:color="auto"/>
              <w:right w:val="single" w:sz="4" w:space="0" w:color="auto"/>
            </w:tcBorders>
            <w:noWrap/>
            <w:vAlign w:val="center"/>
          </w:tcPr>
          <w:p w14:paraId="19A3132B"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January</w:t>
            </w:r>
          </w:p>
        </w:tc>
        <w:tc>
          <w:tcPr>
            <w:tcW w:w="1116" w:type="dxa"/>
            <w:tcBorders>
              <w:top w:val="single" w:sz="4" w:space="0" w:color="auto"/>
              <w:left w:val="nil"/>
              <w:bottom w:val="single" w:sz="4" w:space="0" w:color="auto"/>
              <w:right w:val="single" w:sz="4" w:space="0" w:color="auto"/>
            </w:tcBorders>
            <w:vAlign w:val="center"/>
          </w:tcPr>
          <w:p w14:paraId="19A3132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945,676</w:t>
            </w:r>
          </w:p>
        </w:tc>
        <w:tc>
          <w:tcPr>
            <w:tcW w:w="1319" w:type="dxa"/>
            <w:tcBorders>
              <w:top w:val="single" w:sz="4" w:space="0" w:color="auto"/>
              <w:left w:val="single" w:sz="4" w:space="0" w:color="auto"/>
              <w:bottom w:val="single" w:sz="4" w:space="0" w:color="auto"/>
              <w:right w:val="single" w:sz="4" w:space="0" w:color="auto"/>
            </w:tcBorders>
            <w:noWrap/>
            <w:vAlign w:val="center"/>
          </w:tcPr>
          <w:p w14:paraId="19A3132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6.269</w:t>
            </w:r>
          </w:p>
        </w:tc>
        <w:tc>
          <w:tcPr>
            <w:tcW w:w="1118" w:type="dxa"/>
            <w:tcBorders>
              <w:top w:val="single" w:sz="4" w:space="0" w:color="auto"/>
              <w:left w:val="nil"/>
              <w:bottom w:val="single" w:sz="4" w:space="0" w:color="auto"/>
              <w:right w:val="single" w:sz="4" w:space="0" w:color="auto"/>
            </w:tcBorders>
            <w:noWrap/>
            <w:vAlign w:val="center"/>
          </w:tcPr>
          <w:p w14:paraId="19A3132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2.183</w:t>
            </w:r>
          </w:p>
        </w:tc>
        <w:tc>
          <w:tcPr>
            <w:tcW w:w="1118" w:type="dxa"/>
            <w:tcBorders>
              <w:top w:val="single" w:sz="4" w:space="0" w:color="auto"/>
              <w:left w:val="nil"/>
              <w:bottom w:val="single" w:sz="4" w:space="0" w:color="auto"/>
              <w:right w:val="single" w:sz="4" w:space="0" w:color="auto"/>
            </w:tcBorders>
            <w:noWrap/>
            <w:vAlign w:val="center"/>
          </w:tcPr>
          <w:p w14:paraId="19A3132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0.426</w:t>
            </w:r>
          </w:p>
        </w:tc>
        <w:tc>
          <w:tcPr>
            <w:tcW w:w="1118" w:type="dxa"/>
            <w:tcBorders>
              <w:top w:val="single" w:sz="4" w:space="0" w:color="auto"/>
              <w:left w:val="nil"/>
              <w:bottom w:val="single" w:sz="4" w:space="0" w:color="auto"/>
              <w:right w:val="single" w:sz="4" w:space="0" w:color="auto"/>
            </w:tcBorders>
            <w:noWrap/>
            <w:vAlign w:val="center"/>
          </w:tcPr>
          <w:p w14:paraId="19A3133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0.172</w:t>
            </w:r>
          </w:p>
        </w:tc>
        <w:tc>
          <w:tcPr>
            <w:tcW w:w="1118" w:type="dxa"/>
            <w:tcBorders>
              <w:top w:val="single" w:sz="4" w:space="0" w:color="auto"/>
              <w:left w:val="nil"/>
              <w:bottom w:val="single" w:sz="4" w:space="0" w:color="auto"/>
              <w:right w:val="single" w:sz="4" w:space="0" w:color="auto"/>
            </w:tcBorders>
            <w:noWrap/>
            <w:vAlign w:val="center"/>
          </w:tcPr>
          <w:p w14:paraId="19A3133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0.095</w:t>
            </w:r>
          </w:p>
        </w:tc>
      </w:tr>
      <w:tr w:rsidR="00855B64" w:rsidRPr="00CE57DE" w14:paraId="19A3133B"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33"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single" w:sz="4" w:space="0" w:color="auto"/>
              <w:right w:val="single" w:sz="4" w:space="0" w:color="auto"/>
            </w:tcBorders>
            <w:noWrap/>
            <w:vAlign w:val="center"/>
          </w:tcPr>
          <w:p w14:paraId="19A31334"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February</w:t>
            </w:r>
          </w:p>
        </w:tc>
        <w:tc>
          <w:tcPr>
            <w:tcW w:w="1116" w:type="dxa"/>
            <w:tcBorders>
              <w:top w:val="single" w:sz="4" w:space="0" w:color="auto"/>
              <w:left w:val="nil"/>
              <w:bottom w:val="single" w:sz="4" w:space="0" w:color="auto"/>
              <w:right w:val="single" w:sz="4" w:space="0" w:color="auto"/>
            </w:tcBorders>
            <w:vAlign w:val="center"/>
          </w:tcPr>
          <w:p w14:paraId="19A3133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1,538,475</w:t>
            </w:r>
          </w:p>
        </w:tc>
        <w:tc>
          <w:tcPr>
            <w:tcW w:w="1319" w:type="dxa"/>
            <w:tcBorders>
              <w:top w:val="nil"/>
              <w:left w:val="single" w:sz="4" w:space="0" w:color="auto"/>
              <w:bottom w:val="single" w:sz="4" w:space="0" w:color="auto"/>
              <w:right w:val="single" w:sz="4" w:space="0" w:color="auto"/>
            </w:tcBorders>
            <w:noWrap/>
            <w:vAlign w:val="center"/>
          </w:tcPr>
          <w:p w14:paraId="19A3133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5.726</w:t>
            </w:r>
          </w:p>
        </w:tc>
        <w:tc>
          <w:tcPr>
            <w:tcW w:w="1118" w:type="dxa"/>
            <w:tcBorders>
              <w:top w:val="nil"/>
              <w:left w:val="nil"/>
              <w:bottom w:val="single" w:sz="4" w:space="0" w:color="auto"/>
              <w:right w:val="single" w:sz="4" w:space="0" w:color="auto"/>
            </w:tcBorders>
            <w:noWrap/>
            <w:vAlign w:val="center"/>
          </w:tcPr>
          <w:p w14:paraId="19A3133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2.096</w:t>
            </w:r>
          </w:p>
        </w:tc>
        <w:tc>
          <w:tcPr>
            <w:tcW w:w="1118" w:type="dxa"/>
            <w:tcBorders>
              <w:top w:val="nil"/>
              <w:left w:val="nil"/>
              <w:bottom w:val="single" w:sz="4" w:space="0" w:color="auto"/>
              <w:right w:val="single" w:sz="4" w:space="0" w:color="auto"/>
            </w:tcBorders>
            <w:noWrap/>
            <w:vAlign w:val="center"/>
          </w:tcPr>
          <w:p w14:paraId="19A3133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0.404</w:t>
            </w:r>
          </w:p>
        </w:tc>
        <w:tc>
          <w:tcPr>
            <w:tcW w:w="1118" w:type="dxa"/>
            <w:tcBorders>
              <w:top w:val="nil"/>
              <w:left w:val="nil"/>
              <w:bottom w:val="single" w:sz="4" w:space="0" w:color="auto"/>
              <w:right w:val="single" w:sz="4" w:space="0" w:color="auto"/>
            </w:tcBorders>
            <w:noWrap/>
            <w:vAlign w:val="center"/>
          </w:tcPr>
          <w:p w14:paraId="19A3133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0.168</w:t>
            </w:r>
          </w:p>
        </w:tc>
        <w:tc>
          <w:tcPr>
            <w:tcW w:w="1118" w:type="dxa"/>
            <w:tcBorders>
              <w:top w:val="nil"/>
              <w:left w:val="nil"/>
              <w:bottom w:val="single" w:sz="4" w:space="0" w:color="auto"/>
              <w:right w:val="single" w:sz="4" w:space="0" w:color="auto"/>
            </w:tcBorders>
            <w:noWrap/>
            <w:vAlign w:val="center"/>
          </w:tcPr>
          <w:p w14:paraId="19A3133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0.071</w:t>
            </w:r>
          </w:p>
        </w:tc>
      </w:tr>
      <w:tr w:rsidR="00855B64" w:rsidRPr="00CE57DE" w14:paraId="19A31344"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3C"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single" w:sz="4" w:space="0" w:color="auto"/>
              <w:right w:val="single" w:sz="4" w:space="0" w:color="auto"/>
            </w:tcBorders>
            <w:noWrap/>
            <w:vAlign w:val="center"/>
          </w:tcPr>
          <w:p w14:paraId="19A3133D"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March</w:t>
            </w:r>
          </w:p>
        </w:tc>
        <w:tc>
          <w:tcPr>
            <w:tcW w:w="1116" w:type="dxa"/>
            <w:tcBorders>
              <w:top w:val="single" w:sz="4" w:space="0" w:color="auto"/>
              <w:left w:val="nil"/>
              <w:bottom w:val="single" w:sz="4" w:space="0" w:color="auto"/>
              <w:right w:val="single" w:sz="4" w:space="0" w:color="auto"/>
            </w:tcBorders>
            <w:vAlign w:val="center"/>
          </w:tcPr>
          <w:p w14:paraId="19A3133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1,543,846</w:t>
            </w:r>
          </w:p>
        </w:tc>
        <w:tc>
          <w:tcPr>
            <w:tcW w:w="1319" w:type="dxa"/>
            <w:tcBorders>
              <w:top w:val="nil"/>
              <w:left w:val="single" w:sz="4" w:space="0" w:color="auto"/>
              <w:bottom w:val="single" w:sz="4" w:space="0" w:color="auto"/>
              <w:right w:val="single" w:sz="4" w:space="0" w:color="auto"/>
            </w:tcBorders>
            <w:noWrap/>
            <w:vAlign w:val="center"/>
          </w:tcPr>
          <w:p w14:paraId="19A3133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6.027</w:t>
            </w:r>
          </w:p>
        </w:tc>
        <w:tc>
          <w:tcPr>
            <w:tcW w:w="1118" w:type="dxa"/>
            <w:tcBorders>
              <w:top w:val="nil"/>
              <w:left w:val="nil"/>
              <w:bottom w:val="single" w:sz="4" w:space="0" w:color="auto"/>
              <w:right w:val="single" w:sz="4" w:space="0" w:color="auto"/>
            </w:tcBorders>
            <w:noWrap/>
            <w:vAlign w:val="center"/>
          </w:tcPr>
          <w:p w14:paraId="19A3134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1.660</w:t>
            </w:r>
          </w:p>
        </w:tc>
        <w:tc>
          <w:tcPr>
            <w:tcW w:w="1118" w:type="dxa"/>
            <w:tcBorders>
              <w:top w:val="nil"/>
              <w:left w:val="nil"/>
              <w:bottom w:val="single" w:sz="4" w:space="0" w:color="auto"/>
              <w:right w:val="single" w:sz="4" w:space="0" w:color="auto"/>
            </w:tcBorders>
            <w:noWrap/>
            <w:vAlign w:val="center"/>
          </w:tcPr>
          <w:p w14:paraId="19A3134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0.375</w:t>
            </w:r>
          </w:p>
        </w:tc>
        <w:tc>
          <w:tcPr>
            <w:tcW w:w="1118" w:type="dxa"/>
            <w:tcBorders>
              <w:top w:val="nil"/>
              <w:left w:val="nil"/>
              <w:bottom w:val="single" w:sz="4" w:space="0" w:color="auto"/>
              <w:right w:val="single" w:sz="4" w:space="0" w:color="auto"/>
            </w:tcBorders>
            <w:noWrap/>
            <w:vAlign w:val="center"/>
          </w:tcPr>
          <w:p w14:paraId="19A3134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0.149</w:t>
            </w:r>
          </w:p>
        </w:tc>
        <w:tc>
          <w:tcPr>
            <w:tcW w:w="1118" w:type="dxa"/>
            <w:tcBorders>
              <w:top w:val="nil"/>
              <w:left w:val="nil"/>
              <w:bottom w:val="single" w:sz="4" w:space="0" w:color="auto"/>
              <w:right w:val="single" w:sz="4" w:space="0" w:color="auto"/>
            </w:tcBorders>
            <w:noWrap/>
            <w:vAlign w:val="center"/>
          </w:tcPr>
          <w:p w14:paraId="19A3134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0.104</w:t>
            </w:r>
          </w:p>
        </w:tc>
      </w:tr>
      <w:tr w:rsidR="00855B64" w:rsidRPr="00CE57DE" w14:paraId="19A3134D"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45"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single" w:sz="4" w:space="0" w:color="auto"/>
              <w:right w:val="single" w:sz="4" w:space="0" w:color="auto"/>
            </w:tcBorders>
            <w:noWrap/>
            <w:vAlign w:val="center"/>
          </w:tcPr>
          <w:p w14:paraId="19A31346"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April</w:t>
            </w:r>
          </w:p>
        </w:tc>
        <w:tc>
          <w:tcPr>
            <w:tcW w:w="1116" w:type="dxa"/>
            <w:tcBorders>
              <w:top w:val="single" w:sz="4" w:space="0" w:color="auto"/>
              <w:left w:val="nil"/>
              <w:bottom w:val="single" w:sz="4" w:space="0" w:color="auto"/>
              <w:right w:val="single" w:sz="4" w:space="0" w:color="auto"/>
            </w:tcBorders>
            <w:vAlign w:val="center"/>
          </w:tcPr>
          <w:p w14:paraId="19A3134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625,150</w:t>
            </w:r>
          </w:p>
        </w:tc>
        <w:tc>
          <w:tcPr>
            <w:tcW w:w="1319" w:type="dxa"/>
            <w:tcBorders>
              <w:top w:val="nil"/>
              <w:left w:val="single" w:sz="4" w:space="0" w:color="auto"/>
              <w:bottom w:val="single" w:sz="4" w:space="0" w:color="auto"/>
              <w:right w:val="single" w:sz="4" w:space="0" w:color="auto"/>
            </w:tcBorders>
            <w:noWrap/>
            <w:vAlign w:val="center"/>
          </w:tcPr>
          <w:p w14:paraId="19A3134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8.619</w:t>
            </w:r>
          </w:p>
        </w:tc>
        <w:tc>
          <w:tcPr>
            <w:tcW w:w="1118" w:type="dxa"/>
            <w:tcBorders>
              <w:top w:val="nil"/>
              <w:left w:val="nil"/>
              <w:bottom w:val="single" w:sz="4" w:space="0" w:color="auto"/>
              <w:right w:val="single" w:sz="4" w:space="0" w:color="auto"/>
            </w:tcBorders>
            <w:noWrap/>
            <w:vAlign w:val="center"/>
          </w:tcPr>
          <w:p w14:paraId="19A3134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1.551</w:t>
            </w:r>
          </w:p>
        </w:tc>
        <w:tc>
          <w:tcPr>
            <w:tcW w:w="1118" w:type="dxa"/>
            <w:tcBorders>
              <w:top w:val="nil"/>
              <w:left w:val="nil"/>
              <w:bottom w:val="single" w:sz="4" w:space="0" w:color="auto"/>
              <w:right w:val="single" w:sz="4" w:space="0" w:color="auto"/>
            </w:tcBorders>
            <w:noWrap/>
            <w:vAlign w:val="center"/>
          </w:tcPr>
          <w:p w14:paraId="19A3134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0.539</w:t>
            </w:r>
          </w:p>
        </w:tc>
        <w:tc>
          <w:tcPr>
            <w:tcW w:w="1118" w:type="dxa"/>
            <w:tcBorders>
              <w:top w:val="nil"/>
              <w:left w:val="nil"/>
              <w:bottom w:val="single" w:sz="4" w:space="0" w:color="auto"/>
              <w:right w:val="single" w:sz="4" w:space="0" w:color="auto"/>
            </w:tcBorders>
            <w:noWrap/>
            <w:vAlign w:val="center"/>
          </w:tcPr>
          <w:p w14:paraId="19A3134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0.200</w:t>
            </w:r>
          </w:p>
        </w:tc>
        <w:tc>
          <w:tcPr>
            <w:tcW w:w="1118" w:type="dxa"/>
            <w:tcBorders>
              <w:top w:val="nil"/>
              <w:left w:val="nil"/>
              <w:bottom w:val="single" w:sz="4" w:space="0" w:color="auto"/>
              <w:right w:val="single" w:sz="4" w:space="0" w:color="auto"/>
            </w:tcBorders>
            <w:noWrap/>
            <w:vAlign w:val="center"/>
          </w:tcPr>
          <w:p w14:paraId="19A3134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0.238</w:t>
            </w:r>
          </w:p>
        </w:tc>
      </w:tr>
      <w:tr w:rsidR="00855B64" w:rsidRPr="00CE57DE" w14:paraId="19A31356"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4E"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single" w:sz="4" w:space="0" w:color="auto"/>
              <w:right w:val="single" w:sz="4" w:space="0" w:color="auto"/>
            </w:tcBorders>
            <w:noWrap/>
            <w:vAlign w:val="center"/>
          </w:tcPr>
          <w:p w14:paraId="19A3134F"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May</w:t>
            </w:r>
          </w:p>
        </w:tc>
        <w:tc>
          <w:tcPr>
            <w:tcW w:w="1116" w:type="dxa"/>
            <w:tcBorders>
              <w:top w:val="single" w:sz="4" w:space="0" w:color="auto"/>
              <w:left w:val="nil"/>
              <w:bottom w:val="single" w:sz="4" w:space="0" w:color="auto"/>
              <w:right w:val="single" w:sz="4" w:space="0" w:color="auto"/>
            </w:tcBorders>
            <w:vAlign w:val="center"/>
          </w:tcPr>
          <w:p w14:paraId="19A3135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823,702</w:t>
            </w:r>
          </w:p>
        </w:tc>
        <w:tc>
          <w:tcPr>
            <w:tcW w:w="1319" w:type="dxa"/>
            <w:tcBorders>
              <w:top w:val="nil"/>
              <w:left w:val="single" w:sz="4" w:space="0" w:color="auto"/>
              <w:bottom w:val="single" w:sz="4" w:space="0" w:color="auto"/>
              <w:right w:val="single" w:sz="4" w:space="0" w:color="auto"/>
            </w:tcBorders>
            <w:noWrap/>
            <w:vAlign w:val="center"/>
          </w:tcPr>
          <w:p w14:paraId="19A3135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6.924</w:t>
            </w:r>
          </w:p>
        </w:tc>
        <w:tc>
          <w:tcPr>
            <w:tcW w:w="1118" w:type="dxa"/>
            <w:tcBorders>
              <w:top w:val="nil"/>
              <w:left w:val="nil"/>
              <w:bottom w:val="single" w:sz="4" w:space="0" w:color="auto"/>
              <w:right w:val="single" w:sz="4" w:space="0" w:color="auto"/>
            </w:tcBorders>
            <w:noWrap/>
            <w:vAlign w:val="center"/>
          </w:tcPr>
          <w:p w14:paraId="19A3135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1.056</w:t>
            </w:r>
          </w:p>
        </w:tc>
        <w:tc>
          <w:tcPr>
            <w:tcW w:w="1118" w:type="dxa"/>
            <w:tcBorders>
              <w:top w:val="nil"/>
              <w:left w:val="nil"/>
              <w:bottom w:val="single" w:sz="4" w:space="0" w:color="auto"/>
              <w:right w:val="single" w:sz="4" w:space="0" w:color="auto"/>
            </w:tcBorders>
            <w:noWrap/>
            <w:vAlign w:val="center"/>
          </w:tcPr>
          <w:p w14:paraId="19A3135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0.422</w:t>
            </w:r>
          </w:p>
        </w:tc>
        <w:tc>
          <w:tcPr>
            <w:tcW w:w="1118" w:type="dxa"/>
            <w:tcBorders>
              <w:top w:val="nil"/>
              <w:left w:val="nil"/>
              <w:bottom w:val="single" w:sz="4" w:space="0" w:color="auto"/>
              <w:right w:val="single" w:sz="4" w:space="0" w:color="auto"/>
            </w:tcBorders>
            <w:noWrap/>
            <w:vAlign w:val="center"/>
          </w:tcPr>
          <w:p w14:paraId="19A3135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0.159</w:t>
            </w:r>
          </w:p>
        </w:tc>
        <w:tc>
          <w:tcPr>
            <w:tcW w:w="1118" w:type="dxa"/>
            <w:tcBorders>
              <w:top w:val="nil"/>
              <w:left w:val="nil"/>
              <w:bottom w:val="single" w:sz="4" w:space="0" w:color="auto"/>
              <w:right w:val="single" w:sz="4" w:space="0" w:color="auto"/>
            </w:tcBorders>
            <w:noWrap/>
            <w:vAlign w:val="center"/>
          </w:tcPr>
          <w:p w14:paraId="19A3135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0.209</w:t>
            </w:r>
          </w:p>
        </w:tc>
      </w:tr>
      <w:tr w:rsidR="00855B64" w:rsidRPr="00CE57DE" w14:paraId="19A3135F"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57"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single" w:sz="4" w:space="0" w:color="auto"/>
              <w:right w:val="single" w:sz="4" w:space="0" w:color="auto"/>
            </w:tcBorders>
            <w:noWrap/>
            <w:vAlign w:val="center"/>
          </w:tcPr>
          <w:p w14:paraId="19A31358"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June</w:t>
            </w:r>
          </w:p>
        </w:tc>
        <w:tc>
          <w:tcPr>
            <w:tcW w:w="1116" w:type="dxa"/>
            <w:tcBorders>
              <w:top w:val="single" w:sz="4" w:space="0" w:color="auto"/>
              <w:left w:val="nil"/>
              <w:bottom w:val="single" w:sz="4" w:space="0" w:color="auto"/>
              <w:right w:val="single" w:sz="4" w:space="0" w:color="auto"/>
            </w:tcBorders>
            <w:vAlign w:val="center"/>
          </w:tcPr>
          <w:p w14:paraId="19A3135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355,441</w:t>
            </w:r>
          </w:p>
        </w:tc>
        <w:tc>
          <w:tcPr>
            <w:tcW w:w="1319" w:type="dxa"/>
            <w:tcBorders>
              <w:top w:val="nil"/>
              <w:left w:val="single" w:sz="4" w:space="0" w:color="auto"/>
              <w:bottom w:val="single" w:sz="4" w:space="0" w:color="auto"/>
              <w:right w:val="single" w:sz="4" w:space="0" w:color="auto"/>
            </w:tcBorders>
            <w:noWrap/>
            <w:vAlign w:val="center"/>
          </w:tcPr>
          <w:p w14:paraId="19A3135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7.793</w:t>
            </w:r>
          </w:p>
        </w:tc>
        <w:tc>
          <w:tcPr>
            <w:tcW w:w="1118" w:type="dxa"/>
            <w:tcBorders>
              <w:top w:val="nil"/>
              <w:left w:val="nil"/>
              <w:bottom w:val="single" w:sz="4" w:space="0" w:color="auto"/>
              <w:right w:val="single" w:sz="4" w:space="0" w:color="auto"/>
            </w:tcBorders>
            <w:noWrap/>
            <w:vAlign w:val="center"/>
          </w:tcPr>
          <w:p w14:paraId="19A3135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1.163</w:t>
            </w:r>
          </w:p>
        </w:tc>
        <w:tc>
          <w:tcPr>
            <w:tcW w:w="1118" w:type="dxa"/>
            <w:tcBorders>
              <w:top w:val="nil"/>
              <w:left w:val="nil"/>
              <w:bottom w:val="single" w:sz="4" w:space="0" w:color="auto"/>
              <w:right w:val="single" w:sz="4" w:space="0" w:color="auto"/>
            </w:tcBorders>
            <w:noWrap/>
            <w:vAlign w:val="center"/>
          </w:tcPr>
          <w:p w14:paraId="19A3135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0.437</w:t>
            </w:r>
          </w:p>
        </w:tc>
        <w:tc>
          <w:tcPr>
            <w:tcW w:w="1118" w:type="dxa"/>
            <w:tcBorders>
              <w:top w:val="nil"/>
              <w:left w:val="nil"/>
              <w:bottom w:val="single" w:sz="4" w:space="0" w:color="auto"/>
              <w:right w:val="single" w:sz="4" w:space="0" w:color="auto"/>
            </w:tcBorders>
            <w:noWrap/>
            <w:vAlign w:val="center"/>
          </w:tcPr>
          <w:p w14:paraId="19A3135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0.159</w:t>
            </w:r>
          </w:p>
        </w:tc>
        <w:tc>
          <w:tcPr>
            <w:tcW w:w="1118" w:type="dxa"/>
            <w:tcBorders>
              <w:top w:val="nil"/>
              <w:left w:val="nil"/>
              <w:bottom w:val="single" w:sz="4" w:space="0" w:color="auto"/>
              <w:right w:val="single" w:sz="4" w:space="0" w:color="auto"/>
            </w:tcBorders>
            <w:noWrap/>
            <w:vAlign w:val="center"/>
          </w:tcPr>
          <w:p w14:paraId="19A3135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0.196</w:t>
            </w:r>
          </w:p>
        </w:tc>
      </w:tr>
      <w:tr w:rsidR="00855B64" w:rsidRPr="00CE57DE" w14:paraId="19A31368"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60"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single" w:sz="4" w:space="0" w:color="auto"/>
              <w:right w:val="single" w:sz="4" w:space="0" w:color="auto"/>
            </w:tcBorders>
            <w:noWrap/>
            <w:vAlign w:val="center"/>
          </w:tcPr>
          <w:p w14:paraId="19A31361"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July</w:t>
            </w:r>
          </w:p>
        </w:tc>
        <w:tc>
          <w:tcPr>
            <w:tcW w:w="1116" w:type="dxa"/>
            <w:tcBorders>
              <w:top w:val="single" w:sz="4" w:space="0" w:color="auto"/>
              <w:left w:val="nil"/>
              <w:bottom w:val="single" w:sz="4" w:space="0" w:color="auto"/>
              <w:right w:val="single" w:sz="4" w:space="0" w:color="auto"/>
            </w:tcBorders>
            <w:vAlign w:val="center"/>
          </w:tcPr>
          <w:p w14:paraId="19A3136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572,717</w:t>
            </w:r>
          </w:p>
        </w:tc>
        <w:tc>
          <w:tcPr>
            <w:tcW w:w="1319" w:type="dxa"/>
            <w:tcBorders>
              <w:top w:val="nil"/>
              <w:left w:val="single" w:sz="4" w:space="0" w:color="auto"/>
              <w:bottom w:val="single" w:sz="4" w:space="0" w:color="auto"/>
              <w:right w:val="single" w:sz="4" w:space="0" w:color="auto"/>
            </w:tcBorders>
            <w:noWrap/>
            <w:vAlign w:val="center"/>
          </w:tcPr>
          <w:p w14:paraId="19A3136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12.911</w:t>
            </w:r>
          </w:p>
        </w:tc>
        <w:tc>
          <w:tcPr>
            <w:tcW w:w="1118" w:type="dxa"/>
            <w:tcBorders>
              <w:top w:val="nil"/>
              <w:left w:val="nil"/>
              <w:bottom w:val="single" w:sz="4" w:space="0" w:color="auto"/>
              <w:right w:val="single" w:sz="4" w:space="0" w:color="auto"/>
            </w:tcBorders>
            <w:noWrap/>
            <w:vAlign w:val="center"/>
          </w:tcPr>
          <w:p w14:paraId="19A3136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2.580</w:t>
            </w:r>
          </w:p>
        </w:tc>
        <w:tc>
          <w:tcPr>
            <w:tcW w:w="1118" w:type="dxa"/>
            <w:tcBorders>
              <w:top w:val="nil"/>
              <w:left w:val="nil"/>
              <w:bottom w:val="single" w:sz="4" w:space="0" w:color="auto"/>
              <w:right w:val="single" w:sz="4" w:space="0" w:color="auto"/>
            </w:tcBorders>
            <w:noWrap/>
            <w:vAlign w:val="center"/>
          </w:tcPr>
          <w:p w14:paraId="19A3136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0.783</w:t>
            </w:r>
          </w:p>
        </w:tc>
        <w:tc>
          <w:tcPr>
            <w:tcW w:w="1118" w:type="dxa"/>
            <w:tcBorders>
              <w:top w:val="nil"/>
              <w:left w:val="nil"/>
              <w:bottom w:val="single" w:sz="4" w:space="0" w:color="auto"/>
              <w:right w:val="single" w:sz="4" w:space="0" w:color="auto"/>
            </w:tcBorders>
            <w:noWrap/>
            <w:vAlign w:val="center"/>
          </w:tcPr>
          <w:p w14:paraId="19A3136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0.300</w:t>
            </w:r>
          </w:p>
        </w:tc>
        <w:tc>
          <w:tcPr>
            <w:tcW w:w="1118" w:type="dxa"/>
            <w:tcBorders>
              <w:top w:val="nil"/>
              <w:left w:val="nil"/>
              <w:bottom w:val="single" w:sz="4" w:space="0" w:color="auto"/>
              <w:right w:val="single" w:sz="4" w:space="0" w:color="auto"/>
            </w:tcBorders>
            <w:noWrap/>
            <w:vAlign w:val="center"/>
          </w:tcPr>
          <w:p w14:paraId="19A3136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0.316</w:t>
            </w:r>
          </w:p>
        </w:tc>
      </w:tr>
      <w:tr w:rsidR="00855B64" w:rsidRPr="00CE57DE" w14:paraId="19A31371"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69"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lastRenderedPageBreak/>
              <w:t>2015</w:t>
            </w:r>
          </w:p>
        </w:tc>
        <w:tc>
          <w:tcPr>
            <w:tcW w:w="1103" w:type="dxa"/>
            <w:tcBorders>
              <w:top w:val="nil"/>
              <w:left w:val="nil"/>
              <w:bottom w:val="single" w:sz="4" w:space="0" w:color="auto"/>
              <w:right w:val="single" w:sz="4" w:space="0" w:color="auto"/>
            </w:tcBorders>
            <w:noWrap/>
            <w:vAlign w:val="center"/>
          </w:tcPr>
          <w:p w14:paraId="19A3136A"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August</w:t>
            </w:r>
          </w:p>
        </w:tc>
        <w:tc>
          <w:tcPr>
            <w:tcW w:w="1116" w:type="dxa"/>
            <w:tcBorders>
              <w:top w:val="single" w:sz="4" w:space="0" w:color="auto"/>
              <w:left w:val="nil"/>
              <w:bottom w:val="single" w:sz="4" w:space="0" w:color="auto"/>
              <w:right w:val="single" w:sz="4" w:space="0" w:color="auto"/>
            </w:tcBorders>
            <w:vAlign w:val="center"/>
          </w:tcPr>
          <w:p w14:paraId="19A3136B" w14:textId="77777777" w:rsidR="00855B64" w:rsidRPr="00877AFA" w:rsidRDefault="00193682" w:rsidP="00877AFA">
            <w:pPr>
              <w:spacing w:line="300" w:lineRule="atLeast"/>
              <w:jc w:val="righ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65408" behindDoc="0" locked="0" layoutInCell="1" allowOverlap="1" wp14:anchorId="19A3238D" wp14:editId="19A3238E">
                      <wp:simplePos x="0" y="0"/>
                      <wp:positionH relativeFrom="column">
                        <wp:posOffset>-30480</wp:posOffset>
                      </wp:positionH>
                      <wp:positionV relativeFrom="paragraph">
                        <wp:posOffset>65405</wp:posOffset>
                      </wp:positionV>
                      <wp:extent cx="4305300" cy="24765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4305300" cy="2476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78953" id="Rectangle 8" o:spid="_x0000_s1026" style="position:absolute;margin-left:-2.4pt;margin-top:5.15pt;width:339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" filled="f" strokecolor="#243f60 [1604]" strokeweight="2pt"/>
                  </w:pict>
                </mc:Fallback>
              </mc:AlternateContent>
            </w:r>
            <w:r w:rsidR="00855B64" w:rsidRPr="00877AFA">
              <w:rPr>
                <w:rFonts w:ascii="Times New Roman" w:hAnsi="Times New Roman"/>
                <w:sz w:val="20"/>
              </w:rPr>
              <w:t>98,638</w:t>
            </w:r>
          </w:p>
        </w:tc>
        <w:tc>
          <w:tcPr>
            <w:tcW w:w="1319" w:type="dxa"/>
            <w:tcBorders>
              <w:top w:val="nil"/>
              <w:left w:val="single" w:sz="4" w:space="0" w:color="auto"/>
              <w:bottom w:val="single" w:sz="4" w:space="0" w:color="auto"/>
              <w:right w:val="single" w:sz="4" w:space="0" w:color="auto"/>
            </w:tcBorders>
            <w:noWrap/>
            <w:vAlign w:val="center"/>
          </w:tcPr>
          <w:p w14:paraId="19A3136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26.280</w:t>
            </w:r>
          </w:p>
        </w:tc>
        <w:tc>
          <w:tcPr>
            <w:tcW w:w="1118" w:type="dxa"/>
            <w:tcBorders>
              <w:top w:val="nil"/>
              <w:left w:val="nil"/>
              <w:bottom w:val="single" w:sz="4" w:space="0" w:color="auto"/>
              <w:right w:val="single" w:sz="4" w:space="0" w:color="auto"/>
            </w:tcBorders>
            <w:noWrap/>
            <w:vAlign w:val="center"/>
          </w:tcPr>
          <w:p w14:paraId="19A3136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4.109</w:t>
            </w:r>
          </w:p>
        </w:tc>
        <w:tc>
          <w:tcPr>
            <w:tcW w:w="1118" w:type="dxa"/>
            <w:tcBorders>
              <w:top w:val="nil"/>
              <w:left w:val="nil"/>
              <w:bottom w:val="single" w:sz="4" w:space="0" w:color="auto"/>
              <w:right w:val="single" w:sz="4" w:space="0" w:color="auto"/>
            </w:tcBorders>
            <w:noWrap/>
            <w:vAlign w:val="center"/>
          </w:tcPr>
          <w:p w14:paraId="19A3136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1.440</w:t>
            </w:r>
          </w:p>
        </w:tc>
        <w:tc>
          <w:tcPr>
            <w:tcW w:w="1118" w:type="dxa"/>
            <w:tcBorders>
              <w:top w:val="nil"/>
              <w:left w:val="nil"/>
              <w:bottom w:val="single" w:sz="4" w:space="0" w:color="auto"/>
              <w:right w:val="single" w:sz="4" w:space="0" w:color="auto"/>
            </w:tcBorders>
            <w:noWrap/>
            <w:vAlign w:val="center"/>
          </w:tcPr>
          <w:p w14:paraId="19A3136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0.573</w:t>
            </w:r>
          </w:p>
        </w:tc>
        <w:tc>
          <w:tcPr>
            <w:tcW w:w="1118" w:type="dxa"/>
            <w:tcBorders>
              <w:top w:val="nil"/>
              <w:left w:val="nil"/>
              <w:bottom w:val="single" w:sz="4" w:space="0" w:color="auto"/>
              <w:right w:val="single" w:sz="4" w:space="0" w:color="auto"/>
            </w:tcBorders>
            <w:noWrap/>
            <w:vAlign w:val="center"/>
          </w:tcPr>
          <w:p w14:paraId="19A3137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0.736</w:t>
            </w:r>
          </w:p>
        </w:tc>
      </w:tr>
      <w:tr w:rsidR="00855B64" w:rsidRPr="00CE57DE" w14:paraId="19A3137A"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72"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single" w:sz="4" w:space="0" w:color="auto"/>
              <w:right w:val="single" w:sz="4" w:space="0" w:color="auto"/>
            </w:tcBorders>
            <w:noWrap/>
            <w:vAlign w:val="center"/>
          </w:tcPr>
          <w:p w14:paraId="19A31373"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September</w:t>
            </w:r>
          </w:p>
        </w:tc>
        <w:tc>
          <w:tcPr>
            <w:tcW w:w="1116" w:type="dxa"/>
            <w:tcBorders>
              <w:top w:val="single" w:sz="4" w:space="0" w:color="auto"/>
              <w:left w:val="nil"/>
              <w:bottom w:val="single" w:sz="4" w:space="0" w:color="auto"/>
              <w:right w:val="single" w:sz="4" w:space="0" w:color="auto"/>
            </w:tcBorders>
            <w:vAlign w:val="center"/>
          </w:tcPr>
          <w:p w14:paraId="19A3137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111,246</w:t>
            </w:r>
          </w:p>
        </w:tc>
        <w:tc>
          <w:tcPr>
            <w:tcW w:w="1319" w:type="dxa"/>
            <w:tcBorders>
              <w:top w:val="nil"/>
              <w:left w:val="single" w:sz="4" w:space="0" w:color="auto"/>
              <w:bottom w:val="single" w:sz="4" w:space="0" w:color="auto"/>
              <w:right w:val="single" w:sz="4" w:space="0" w:color="auto"/>
            </w:tcBorders>
            <w:noWrap/>
            <w:vAlign w:val="center"/>
          </w:tcPr>
          <w:p w14:paraId="19A3137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11.993</w:t>
            </w:r>
          </w:p>
        </w:tc>
        <w:tc>
          <w:tcPr>
            <w:tcW w:w="1118" w:type="dxa"/>
            <w:tcBorders>
              <w:top w:val="nil"/>
              <w:left w:val="nil"/>
              <w:bottom w:val="single" w:sz="4" w:space="0" w:color="auto"/>
              <w:right w:val="single" w:sz="4" w:space="0" w:color="auto"/>
            </w:tcBorders>
            <w:noWrap/>
            <w:vAlign w:val="center"/>
          </w:tcPr>
          <w:p w14:paraId="19A3137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1.743</w:t>
            </w:r>
          </w:p>
        </w:tc>
        <w:tc>
          <w:tcPr>
            <w:tcW w:w="1118" w:type="dxa"/>
            <w:tcBorders>
              <w:top w:val="nil"/>
              <w:left w:val="nil"/>
              <w:bottom w:val="single" w:sz="4" w:space="0" w:color="auto"/>
              <w:right w:val="single" w:sz="4" w:space="0" w:color="auto"/>
            </w:tcBorders>
            <w:noWrap/>
            <w:vAlign w:val="center"/>
          </w:tcPr>
          <w:p w14:paraId="19A3137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0.660</w:t>
            </w:r>
          </w:p>
        </w:tc>
        <w:tc>
          <w:tcPr>
            <w:tcW w:w="1118" w:type="dxa"/>
            <w:tcBorders>
              <w:top w:val="nil"/>
              <w:left w:val="nil"/>
              <w:bottom w:val="single" w:sz="4" w:space="0" w:color="auto"/>
              <w:right w:val="single" w:sz="4" w:space="0" w:color="auto"/>
            </w:tcBorders>
            <w:noWrap/>
            <w:vAlign w:val="center"/>
          </w:tcPr>
          <w:p w14:paraId="19A3137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0.255</w:t>
            </w:r>
          </w:p>
        </w:tc>
        <w:tc>
          <w:tcPr>
            <w:tcW w:w="1118" w:type="dxa"/>
            <w:tcBorders>
              <w:top w:val="nil"/>
              <w:left w:val="nil"/>
              <w:bottom w:val="single" w:sz="4" w:space="0" w:color="auto"/>
              <w:right w:val="single" w:sz="4" w:space="0" w:color="auto"/>
            </w:tcBorders>
            <w:noWrap/>
            <w:vAlign w:val="center"/>
          </w:tcPr>
          <w:p w14:paraId="19A3137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0.334</w:t>
            </w:r>
          </w:p>
        </w:tc>
      </w:tr>
      <w:tr w:rsidR="00855B64" w:rsidRPr="00CE57DE" w14:paraId="19A31383"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7B"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single" w:sz="4" w:space="0" w:color="auto"/>
              <w:right w:val="single" w:sz="4" w:space="0" w:color="auto"/>
            </w:tcBorders>
            <w:noWrap/>
            <w:vAlign w:val="center"/>
          </w:tcPr>
          <w:p w14:paraId="19A3137C"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October</w:t>
            </w:r>
          </w:p>
        </w:tc>
        <w:tc>
          <w:tcPr>
            <w:tcW w:w="1116" w:type="dxa"/>
            <w:tcBorders>
              <w:top w:val="single" w:sz="4" w:space="0" w:color="auto"/>
              <w:left w:val="nil"/>
              <w:bottom w:val="single" w:sz="4" w:space="0" w:color="auto"/>
              <w:right w:val="single" w:sz="4" w:space="0" w:color="auto"/>
            </w:tcBorders>
            <w:vAlign w:val="center"/>
          </w:tcPr>
          <w:p w14:paraId="19A3137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w:t>
            </w:r>
          </w:p>
        </w:tc>
        <w:tc>
          <w:tcPr>
            <w:tcW w:w="1319" w:type="dxa"/>
            <w:tcBorders>
              <w:top w:val="nil"/>
              <w:left w:val="single" w:sz="4" w:space="0" w:color="auto"/>
              <w:bottom w:val="single" w:sz="4" w:space="0" w:color="auto"/>
              <w:right w:val="single" w:sz="4" w:space="0" w:color="auto"/>
            </w:tcBorders>
            <w:noWrap/>
            <w:vAlign w:val="center"/>
          </w:tcPr>
          <w:p w14:paraId="19A3137E" w14:textId="77777777" w:rsidR="00855B64" w:rsidRPr="00877AFA" w:rsidRDefault="00855B64" w:rsidP="00877AFA">
            <w:pPr>
              <w:spacing w:line="300" w:lineRule="atLeast"/>
              <w:jc w:val="right"/>
              <w:rPr>
                <w:rFonts w:ascii="Times New Roman" w:hAnsi="Times New Roman"/>
                <w:sz w:val="20"/>
              </w:rPr>
            </w:pPr>
          </w:p>
        </w:tc>
        <w:tc>
          <w:tcPr>
            <w:tcW w:w="1118" w:type="dxa"/>
            <w:tcBorders>
              <w:top w:val="nil"/>
              <w:left w:val="nil"/>
              <w:bottom w:val="single" w:sz="4" w:space="0" w:color="auto"/>
              <w:right w:val="single" w:sz="4" w:space="0" w:color="auto"/>
            </w:tcBorders>
            <w:noWrap/>
            <w:vAlign w:val="center"/>
          </w:tcPr>
          <w:p w14:paraId="19A3137F" w14:textId="77777777" w:rsidR="00855B64" w:rsidRPr="00877AFA" w:rsidRDefault="00855B64" w:rsidP="00877AFA">
            <w:pPr>
              <w:spacing w:line="300" w:lineRule="atLeast"/>
              <w:rPr>
                <w:rFonts w:ascii="Times New Roman" w:hAnsi="Times New Roman"/>
                <w:sz w:val="20"/>
              </w:rPr>
            </w:pPr>
          </w:p>
        </w:tc>
        <w:tc>
          <w:tcPr>
            <w:tcW w:w="1118" w:type="dxa"/>
            <w:tcBorders>
              <w:top w:val="nil"/>
              <w:left w:val="nil"/>
              <w:bottom w:val="single" w:sz="4" w:space="0" w:color="auto"/>
              <w:right w:val="single" w:sz="4" w:space="0" w:color="auto"/>
            </w:tcBorders>
            <w:noWrap/>
            <w:vAlign w:val="center"/>
          </w:tcPr>
          <w:p w14:paraId="19A31380" w14:textId="77777777" w:rsidR="00855B64" w:rsidRPr="00877AFA" w:rsidRDefault="00855B64" w:rsidP="00877AFA">
            <w:pPr>
              <w:spacing w:line="300" w:lineRule="atLeast"/>
              <w:rPr>
                <w:rFonts w:ascii="Times New Roman" w:hAnsi="Times New Roman"/>
                <w:sz w:val="20"/>
              </w:rPr>
            </w:pPr>
          </w:p>
        </w:tc>
        <w:tc>
          <w:tcPr>
            <w:tcW w:w="1118" w:type="dxa"/>
            <w:tcBorders>
              <w:top w:val="nil"/>
              <w:left w:val="nil"/>
              <w:bottom w:val="single" w:sz="4" w:space="0" w:color="auto"/>
              <w:right w:val="single" w:sz="4" w:space="0" w:color="auto"/>
            </w:tcBorders>
            <w:noWrap/>
            <w:vAlign w:val="center"/>
          </w:tcPr>
          <w:p w14:paraId="19A31381" w14:textId="77777777" w:rsidR="00855B64" w:rsidRPr="00877AFA" w:rsidRDefault="00855B64" w:rsidP="00877AFA">
            <w:pPr>
              <w:spacing w:line="300" w:lineRule="atLeast"/>
              <w:rPr>
                <w:rFonts w:ascii="Times New Roman" w:hAnsi="Times New Roman"/>
                <w:sz w:val="20"/>
              </w:rPr>
            </w:pPr>
          </w:p>
        </w:tc>
        <w:tc>
          <w:tcPr>
            <w:tcW w:w="1118" w:type="dxa"/>
            <w:tcBorders>
              <w:top w:val="nil"/>
              <w:left w:val="nil"/>
              <w:bottom w:val="single" w:sz="4" w:space="0" w:color="auto"/>
              <w:right w:val="single" w:sz="4" w:space="0" w:color="auto"/>
            </w:tcBorders>
            <w:noWrap/>
            <w:vAlign w:val="center"/>
          </w:tcPr>
          <w:p w14:paraId="19A31382" w14:textId="77777777" w:rsidR="00855B64" w:rsidRPr="00877AFA" w:rsidRDefault="00855B64" w:rsidP="00877AFA">
            <w:pPr>
              <w:spacing w:line="300" w:lineRule="atLeast"/>
              <w:jc w:val="right"/>
              <w:rPr>
                <w:rFonts w:ascii="Times New Roman" w:hAnsi="Times New Roman"/>
                <w:sz w:val="20"/>
              </w:rPr>
            </w:pPr>
          </w:p>
        </w:tc>
      </w:tr>
      <w:tr w:rsidR="00855B64" w:rsidRPr="00CE57DE" w14:paraId="19A3138C"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84"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single" w:sz="4" w:space="0" w:color="auto"/>
              <w:right w:val="single" w:sz="4" w:space="0" w:color="auto"/>
            </w:tcBorders>
            <w:noWrap/>
            <w:vAlign w:val="center"/>
          </w:tcPr>
          <w:p w14:paraId="19A31385"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November</w:t>
            </w:r>
          </w:p>
        </w:tc>
        <w:tc>
          <w:tcPr>
            <w:tcW w:w="1116" w:type="dxa"/>
            <w:tcBorders>
              <w:top w:val="single" w:sz="4" w:space="0" w:color="auto"/>
              <w:left w:val="nil"/>
              <w:bottom w:val="single" w:sz="4" w:space="0" w:color="auto"/>
              <w:right w:val="single" w:sz="4" w:space="0" w:color="auto"/>
            </w:tcBorders>
            <w:vAlign w:val="center"/>
          </w:tcPr>
          <w:p w14:paraId="19A3138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w:t>
            </w:r>
          </w:p>
        </w:tc>
        <w:tc>
          <w:tcPr>
            <w:tcW w:w="1319" w:type="dxa"/>
            <w:tcBorders>
              <w:top w:val="nil"/>
              <w:left w:val="single" w:sz="4" w:space="0" w:color="auto"/>
              <w:bottom w:val="single" w:sz="4" w:space="0" w:color="auto"/>
              <w:right w:val="single" w:sz="4" w:space="0" w:color="auto"/>
            </w:tcBorders>
            <w:noWrap/>
            <w:vAlign w:val="center"/>
          </w:tcPr>
          <w:p w14:paraId="19A31387" w14:textId="77777777" w:rsidR="00855B64" w:rsidRPr="00877AFA" w:rsidRDefault="00855B64" w:rsidP="00877AFA">
            <w:pPr>
              <w:spacing w:line="300" w:lineRule="atLeast"/>
              <w:rPr>
                <w:rFonts w:ascii="Times New Roman" w:hAnsi="Times New Roman"/>
                <w:sz w:val="20"/>
              </w:rPr>
            </w:pPr>
          </w:p>
        </w:tc>
        <w:tc>
          <w:tcPr>
            <w:tcW w:w="1118" w:type="dxa"/>
            <w:tcBorders>
              <w:top w:val="nil"/>
              <w:left w:val="nil"/>
              <w:bottom w:val="single" w:sz="4" w:space="0" w:color="auto"/>
              <w:right w:val="single" w:sz="4" w:space="0" w:color="auto"/>
            </w:tcBorders>
            <w:noWrap/>
            <w:vAlign w:val="center"/>
          </w:tcPr>
          <w:p w14:paraId="19A31388" w14:textId="77777777" w:rsidR="00855B64" w:rsidRPr="00877AFA" w:rsidRDefault="00855B64" w:rsidP="00877AFA">
            <w:pPr>
              <w:spacing w:line="300" w:lineRule="atLeast"/>
              <w:rPr>
                <w:rFonts w:ascii="Times New Roman" w:hAnsi="Times New Roman"/>
                <w:sz w:val="20"/>
              </w:rPr>
            </w:pPr>
          </w:p>
        </w:tc>
        <w:tc>
          <w:tcPr>
            <w:tcW w:w="1118" w:type="dxa"/>
            <w:tcBorders>
              <w:top w:val="nil"/>
              <w:left w:val="nil"/>
              <w:bottom w:val="single" w:sz="4" w:space="0" w:color="auto"/>
              <w:right w:val="single" w:sz="4" w:space="0" w:color="auto"/>
            </w:tcBorders>
            <w:noWrap/>
            <w:vAlign w:val="center"/>
          </w:tcPr>
          <w:p w14:paraId="19A31389" w14:textId="77777777" w:rsidR="00855B64" w:rsidRPr="00877AFA" w:rsidRDefault="00855B64" w:rsidP="00877AFA">
            <w:pPr>
              <w:spacing w:line="300" w:lineRule="atLeast"/>
              <w:rPr>
                <w:rFonts w:ascii="Times New Roman" w:hAnsi="Times New Roman"/>
                <w:sz w:val="20"/>
              </w:rPr>
            </w:pPr>
          </w:p>
        </w:tc>
        <w:tc>
          <w:tcPr>
            <w:tcW w:w="1118" w:type="dxa"/>
            <w:tcBorders>
              <w:top w:val="nil"/>
              <w:left w:val="nil"/>
              <w:bottom w:val="single" w:sz="4" w:space="0" w:color="auto"/>
              <w:right w:val="single" w:sz="4" w:space="0" w:color="auto"/>
            </w:tcBorders>
            <w:noWrap/>
            <w:vAlign w:val="center"/>
          </w:tcPr>
          <w:p w14:paraId="19A3138A" w14:textId="77777777" w:rsidR="00855B64" w:rsidRPr="00877AFA" w:rsidRDefault="00855B64" w:rsidP="00877AFA">
            <w:pPr>
              <w:spacing w:line="300" w:lineRule="atLeast"/>
              <w:rPr>
                <w:rFonts w:ascii="Times New Roman" w:hAnsi="Times New Roman"/>
                <w:sz w:val="20"/>
              </w:rPr>
            </w:pPr>
          </w:p>
        </w:tc>
        <w:tc>
          <w:tcPr>
            <w:tcW w:w="1118" w:type="dxa"/>
            <w:tcBorders>
              <w:top w:val="nil"/>
              <w:left w:val="nil"/>
              <w:bottom w:val="single" w:sz="4" w:space="0" w:color="auto"/>
              <w:right w:val="single" w:sz="4" w:space="0" w:color="auto"/>
            </w:tcBorders>
            <w:noWrap/>
            <w:vAlign w:val="center"/>
          </w:tcPr>
          <w:p w14:paraId="19A3138B" w14:textId="77777777" w:rsidR="00855B64" w:rsidRPr="00877AFA" w:rsidRDefault="00855B64" w:rsidP="00877AFA">
            <w:pPr>
              <w:spacing w:line="300" w:lineRule="atLeast"/>
              <w:rPr>
                <w:rFonts w:ascii="Times New Roman" w:hAnsi="Times New Roman"/>
                <w:sz w:val="20"/>
              </w:rPr>
            </w:pPr>
          </w:p>
        </w:tc>
      </w:tr>
      <w:tr w:rsidR="00855B64" w:rsidRPr="00CE57DE" w14:paraId="19A31395" w14:textId="77777777" w:rsidTr="00877AFA">
        <w:trPr>
          <w:cantSplit/>
          <w:trHeight w:val="300"/>
        </w:trPr>
        <w:tc>
          <w:tcPr>
            <w:tcW w:w="753" w:type="dxa"/>
            <w:tcBorders>
              <w:top w:val="nil"/>
              <w:left w:val="single" w:sz="4" w:space="0" w:color="auto"/>
              <w:bottom w:val="nil"/>
              <w:right w:val="single" w:sz="4" w:space="0" w:color="auto"/>
            </w:tcBorders>
            <w:noWrap/>
            <w:vAlign w:val="center"/>
          </w:tcPr>
          <w:p w14:paraId="19A3138D"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2015</w:t>
            </w:r>
          </w:p>
        </w:tc>
        <w:tc>
          <w:tcPr>
            <w:tcW w:w="1103" w:type="dxa"/>
            <w:tcBorders>
              <w:top w:val="nil"/>
              <w:left w:val="nil"/>
              <w:bottom w:val="nil"/>
              <w:right w:val="single" w:sz="4" w:space="0" w:color="auto"/>
            </w:tcBorders>
            <w:noWrap/>
            <w:vAlign w:val="center"/>
          </w:tcPr>
          <w:p w14:paraId="19A3138E"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December</w:t>
            </w:r>
          </w:p>
        </w:tc>
        <w:tc>
          <w:tcPr>
            <w:tcW w:w="1116" w:type="dxa"/>
            <w:tcBorders>
              <w:top w:val="single" w:sz="4" w:space="0" w:color="auto"/>
              <w:left w:val="nil"/>
              <w:bottom w:val="single" w:sz="4" w:space="0" w:color="auto"/>
              <w:right w:val="single" w:sz="4" w:space="0" w:color="auto"/>
            </w:tcBorders>
            <w:vAlign w:val="center"/>
          </w:tcPr>
          <w:p w14:paraId="19A3138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224,331</w:t>
            </w:r>
          </w:p>
        </w:tc>
        <w:tc>
          <w:tcPr>
            <w:tcW w:w="1319" w:type="dxa"/>
            <w:tcBorders>
              <w:top w:val="nil"/>
              <w:left w:val="single" w:sz="4" w:space="0" w:color="auto"/>
              <w:bottom w:val="nil"/>
              <w:right w:val="single" w:sz="4" w:space="0" w:color="auto"/>
            </w:tcBorders>
            <w:noWrap/>
            <w:vAlign w:val="center"/>
          </w:tcPr>
          <w:p w14:paraId="19A3139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10.751</w:t>
            </w:r>
          </w:p>
        </w:tc>
        <w:tc>
          <w:tcPr>
            <w:tcW w:w="1118" w:type="dxa"/>
            <w:tcBorders>
              <w:top w:val="nil"/>
              <w:left w:val="nil"/>
              <w:bottom w:val="nil"/>
              <w:right w:val="single" w:sz="4" w:space="0" w:color="auto"/>
            </w:tcBorders>
            <w:noWrap/>
            <w:vAlign w:val="center"/>
          </w:tcPr>
          <w:p w14:paraId="19A3139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1.425</w:t>
            </w:r>
          </w:p>
        </w:tc>
        <w:tc>
          <w:tcPr>
            <w:tcW w:w="1118" w:type="dxa"/>
            <w:tcBorders>
              <w:top w:val="nil"/>
              <w:left w:val="nil"/>
              <w:bottom w:val="nil"/>
              <w:right w:val="single" w:sz="4" w:space="0" w:color="auto"/>
            </w:tcBorders>
            <w:noWrap/>
            <w:vAlign w:val="center"/>
          </w:tcPr>
          <w:p w14:paraId="19A3139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0.569</w:t>
            </w:r>
          </w:p>
        </w:tc>
        <w:tc>
          <w:tcPr>
            <w:tcW w:w="1118" w:type="dxa"/>
            <w:tcBorders>
              <w:top w:val="nil"/>
              <w:left w:val="nil"/>
              <w:bottom w:val="nil"/>
              <w:right w:val="single" w:sz="4" w:space="0" w:color="auto"/>
            </w:tcBorders>
            <w:noWrap/>
            <w:vAlign w:val="center"/>
          </w:tcPr>
          <w:p w14:paraId="19A3139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0.225</w:t>
            </w:r>
          </w:p>
        </w:tc>
        <w:tc>
          <w:tcPr>
            <w:tcW w:w="1118" w:type="dxa"/>
            <w:tcBorders>
              <w:top w:val="nil"/>
              <w:left w:val="nil"/>
              <w:bottom w:val="nil"/>
              <w:right w:val="single" w:sz="4" w:space="0" w:color="auto"/>
            </w:tcBorders>
            <w:noWrap/>
            <w:vAlign w:val="center"/>
          </w:tcPr>
          <w:p w14:paraId="19A3139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0.306</w:t>
            </w:r>
          </w:p>
        </w:tc>
      </w:tr>
      <w:tr w:rsidR="00855B64" w:rsidRPr="00CE57DE" w14:paraId="19A3139E" w14:textId="77777777" w:rsidTr="00877AFA">
        <w:trPr>
          <w:cantSplit/>
          <w:trHeight w:val="300"/>
        </w:trPr>
        <w:tc>
          <w:tcPr>
            <w:tcW w:w="753" w:type="dxa"/>
            <w:tcBorders>
              <w:top w:val="single" w:sz="4" w:space="0" w:color="auto"/>
              <w:left w:val="single" w:sz="4" w:space="0" w:color="auto"/>
              <w:bottom w:val="single" w:sz="4" w:space="0" w:color="auto"/>
              <w:right w:val="single" w:sz="4" w:space="0" w:color="auto"/>
            </w:tcBorders>
            <w:noWrap/>
            <w:vAlign w:val="center"/>
          </w:tcPr>
          <w:p w14:paraId="19A31396"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2016</w:t>
            </w:r>
          </w:p>
        </w:tc>
        <w:tc>
          <w:tcPr>
            <w:tcW w:w="1103" w:type="dxa"/>
            <w:tcBorders>
              <w:top w:val="single" w:sz="4" w:space="0" w:color="auto"/>
              <w:left w:val="nil"/>
              <w:bottom w:val="single" w:sz="4" w:space="0" w:color="auto"/>
              <w:right w:val="single" w:sz="4" w:space="0" w:color="auto"/>
            </w:tcBorders>
            <w:noWrap/>
            <w:vAlign w:val="center"/>
          </w:tcPr>
          <w:p w14:paraId="19A31397"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January</w:t>
            </w:r>
          </w:p>
        </w:tc>
        <w:tc>
          <w:tcPr>
            <w:tcW w:w="1116" w:type="dxa"/>
            <w:tcBorders>
              <w:top w:val="single" w:sz="4" w:space="0" w:color="auto"/>
              <w:left w:val="nil"/>
              <w:bottom w:val="single" w:sz="4" w:space="0" w:color="auto"/>
              <w:right w:val="single" w:sz="4" w:space="0" w:color="auto"/>
            </w:tcBorders>
            <w:vAlign w:val="center"/>
          </w:tcPr>
          <w:p w14:paraId="19A3139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308,157</w:t>
            </w:r>
          </w:p>
        </w:tc>
        <w:tc>
          <w:tcPr>
            <w:tcW w:w="1319" w:type="dxa"/>
            <w:tcBorders>
              <w:top w:val="single" w:sz="4" w:space="0" w:color="auto"/>
              <w:left w:val="single" w:sz="4" w:space="0" w:color="auto"/>
              <w:bottom w:val="single" w:sz="4" w:space="0" w:color="auto"/>
              <w:right w:val="single" w:sz="4" w:space="0" w:color="auto"/>
            </w:tcBorders>
            <w:noWrap/>
            <w:vAlign w:val="center"/>
          </w:tcPr>
          <w:p w14:paraId="19A3139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16.407</w:t>
            </w:r>
          </w:p>
        </w:tc>
        <w:tc>
          <w:tcPr>
            <w:tcW w:w="1118" w:type="dxa"/>
            <w:tcBorders>
              <w:top w:val="single" w:sz="4" w:space="0" w:color="auto"/>
              <w:left w:val="nil"/>
              <w:bottom w:val="single" w:sz="4" w:space="0" w:color="auto"/>
              <w:right w:val="single" w:sz="4" w:space="0" w:color="auto"/>
            </w:tcBorders>
            <w:noWrap/>
            <w:vAlign w:val="center"/>
          </w:tcPr>
          <w:p w14:paraId="19A3139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2.677</w:t>
            </w:r>
          </w:p>
        </w:tc>
        <w:tc>
          <w:tcPr>
            <w:tcW w:w="1118" w:type="dxa"/>
            <w:tcBorders>
              <w:top w:val="single" w:sz="4" w:space="0" w:color="auto"/>
              <w:left w:val="nil"/>
              <w:bottom w:val="single" w:sz="4" w:space="0" w:color="auto"/>
              <w:right w:val="single" w:sz="4" w:space="0" w:color="auto"/>
            </w:tcBorders>
            <w:noWrap/>
            <w:vAlign w:val="center"/>
          </w:tcPr>
          <w:p w14:paraId="19A3139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0.936</w:t>
            </w:r>
          </w:p>
        </w:tc>
        <w:tc>
          <w:tcPr>
            <w:tcW w:w="1118" w:type="dxa"/>
            <w:tcBorders>
              <w:top w:val="single" w:sz="4" w:space="0" w:color="auto"/>
              <w:left w:val="nil"/>
              <w:bottom w:val="single" w:sz="4" w:space="0" w:color="auto"/>
              <w:right w:val="single" w:sz="4" w:space="0" w:color="auto"/>
            </w:tcBorders>
            <w:noWrap/>
            <w:vAlign w:val="center"/>
          </w:tcPr>
          <w:p w14:paraId="19A3139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0.354</w:t>
            </w:r>
          </w:p>
        </w:tc>
        <w:tc>
          <w:tcPr>
            <w:tcW w:w="1118" w:type="dxa"/>
            <w:tcBorders>
              <w:top w:val="single" w:sz="4" w:space="0" w:color="auto"/>
              <w:left w:val="nil"/>
              <w:bottom w:val="single" w:sz="4" w:space="0" w:color="auto"/>
              <w:right w:val="single" w:sz="4" w:space="0" w:color="auto"/>
            </w:tcBorders>
            <w:noWrap/>
            <w:vAlign w:val="center"/>
          </w:tcPr>
          <w:p w14:paraId="19A3139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0.412</w:t>
            </w:r>
          </w:p>
        </w:tc>
      </w:tr>
      <w:tr w:rsidR="00855B64" w:rsidRPr="00CE57DE" w14:paraId="19A313A7"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9F"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2016</w:t>
            </w:r>
          </w:p>
        </w:tc>
        <w:tc>
          <w:tcPr>
            <w:tcW w:w="1103" w:type="dxa"/>
            <w:tcBorders>
              <w:top w:val="nil"/>
              <w:left w:val="nil"/>
              <w:bottom w:val="single" w:sz="4" w:space="0" w:color="auto"/>
              <w:right w:val="single" w:sz="4" w:space="0" w:color="auto"/>
            </w:tcBorders>
            <w:noWrap/>
            <w:vAlign w:val="center"/>
          </w:tcPr>
          <w:p w14:paraId="19A313A0"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February</w:t>
            </w:r>
          </w:p>
        </w:tc>
        <w:tc>
          <w:tcPr>
            <w:tcW w:w="1116" w:type="dxa"/>
            <w:tcBorders>
              <w:top w:val="single" w:sz="4" w:space="0" w:color="auto"/>
              <w:left w:val="nil"/>
              <w:bottom w:val="single" w:sz="4" w:space="0" w:color="auto"/>
              <w:right w:val="single" w:sz="4" w:space="0" w:color="auto"/>
            </w:tcBorders>
            <w:vAlign w:val="center"/>
          </w:tcPr>
          <w:p w14:paraId="19A313A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77,818</w:t>
            </w:r>
          </w:p>
        </w:tc>
        <w:tc>
          <w:tcPr>
            <w:tcW w:w="1319" w:type="dxa"/>
            <w:tcBorders>
              <w:top w:val="nil"/>
              <w:left w:val="single" w:sz="4" w:space="0" w:color="auto"/>
              <w:bottom w:val="single" w:sz="4" w:space="0" w:color="auto"/>
              <w:right w:val="single" w:sz="4" w:space="0" w:color="auto"/>
            </w:tcBorders>
            <w:noWrap/>
            <w:vAlign w:val="center"/>
          </w:tcPr>
          <w:p w14:paraId="19A313A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6.252</w:t>
            </w:r>
          </w:p>
        </w:tc>
        <w:tc>
          <w:tcPr>
            <w:tcW w:w="1118" w:type="dxa"/>
            <w:tcBorders>
              <w:top w:val="nil"/>
              <w:left w:val="nil"/>
              <w:bottom w:val="single" w:sz="4" w:space="0" w:color="auto"/>
              <w:right w:val="single" w:sz="4" w:space="0" w:color="auto"/>
            </w:tcBorders>
            <w:noWrap/>
            <w:vAlign w:val="center"/>
          </w:tcPr>
          <w:p w14:paraId="19A313A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4.325</w:t>
            </w:r>
          </w:p>
        </w:tc>
        <w:tc>
          <w:tcPr>
            <w:tcW w:w="1118" w:type="dxa"/>
            <w:tcBorders>
              <w:top w:val="nil"/>
              <w:left w:val="nil"/>
              <w:bottom w:val="single" w:sz="4" w:space="0" w:color="auto"/>
              <w:right w:val="single" w:sz="4" w:space="0" w:color="auto"/>
            </w:tcBorders>
            <w:noWrap/>
            <w:vAlign w:val="center"/>
          </w:tcPr>
          <w:p w14:paraId="19A313A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0.676</w:t>
            </w:r>
          </w:p>
        </w:tc>
        <w:tc>
          <w:tcPr>
            <w:tcW w:w="1118" w:type="dxa"/>
            <w:tcBorders>
              <w:top w:val="nil"/>
              <w:left w:val="nil"/>
              <w:bottom w:val="single" w:sz="4" w:space="0" w:color="auto"/>
              <w:right w:val="single" w:sz="4" w:space="0" w:color="auto"/>
            </w:tcBorders>
            <w:noWrap/>
            <w:vAlign w:val="center"/>
          </w:tcPr>
          <w:p w14:paraId="19A313A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0.252</w:t>
            </w:r>
          </w:p>
        </w:tc>
        <w:tc>
          <w:tcPr>
            <w:tcW w:w="1118" w:type="dxa"/>
            <w:tcBorders>
              <w:top w:val="nil"/>
              <w:left w:val="nil"/>
              <w:bottom w:val="single" w:sz="4" w:space="0" w:color="auto"/>
              <w:right w:val="single" w:sz="4" w:space="0" w:color="auto"/>
            </w:tcBorders>
            <w:noWrap/>
            <w:vAlign w:val="center"/>
          </w:tcPr>
          <w:p w14:paraId="19A313A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0.006</w:t>
            </w:r>
          </w:p>
        </w:tc>
      </w:tr>
      <w:tr w:rsidR="00855B64" w:rsidRPr="00CE57DE" w14:paraId="19A313B0"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A8"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2016</w:t>
            </w:r>
          </w:p>
        </w:tc>
        <w:tc>
          <w:tcPr>
            <w:tcW w:w="1103" w:type="dxa"/>
            <w:tcBorders>
              <w:top w:val="nil"/>
              <w:left w:val="nil"/>
              <w:bottom w:val="single" w:sz="4" w:space="0" w:color="auto"/>
              <w:right w:val="single" w:sz="4" w:space="0" w:color="auto"/>
            </w:tcBorders>
            <w:noWrap/>
            <w:vAlign w:val="center"/>
          </w:tcPr>
          <w:p w14:paraId="19A313A9"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March</w:t>
            </w:r>
          </w:p>
        </w:tc>
        <w:tc>
          <w:tcPr>
            <w:tcW w:w="1116" w:type="dxa"/>
            <w:tcBorders>
              <w:top w:val="single" w:sz="4" w:space="0" w:color="auto"/>
              <w:left w:val="nil"/>
              <w:bottom w:val="single" w:sz="4" w:space="0" w:color="auto"/>
              <w:right w:val="single" w:sz="4" w:space="0" w:color="auto"/>
            </w:tcBorders>
            <w:vAlign w:val="center"/>
          </w:tcPr>
          <w:p w14:paraId="19A313A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150,583</w:t>
            </w:r>
          </w:p>
        </w:tc>
        <w:tc>
          <w:tcPr>
            <w:tcW w:w="1319" w:type="dxa"/>
            <w:tcBorders>
              <w:top w:val="nil"/>
              <w:left w:val="single" w:sz="4" w:space="0" w:color="auto"/>
              <w:bottom w:val="single" w:sz="4" w:space="0" w:color="auto"/>
              <w:right w:val="single" w:sz="4" w:space="0" w:color="auto"/>
            </w:tcBorders>
            <w:noWrap/>
            <w:vAlign w:val="center"/>
          </w:tcPr>
          <w:p w14:paraId="19A313AB"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7.881</w:t>
            </w:r>
          </w:p>
        </w:tc>
        <w:tc>
          <w:tcPr>
            <w:tcW w:w="1118" w:type="dxa"/>
            <w:tcBorders>
              <w:top w:val="nil"/>
              <w:left w:val="nil"/>
              <w:bottom w:val="single" w:sz="4" w:space="0" w:color="auto"/>
              <w:right w:val="single" w:sz="4" w:space="0" w:color="auto"/>
            </w:tcBorders>
            <w:noWrap/>
            <w:vAlign w:val="center"/>
          </w:tcPr>
          <w:p w14:paraId="19A313A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1.185</w:t>
            </w:r>
          </w:p>
        </w:tc>
        <w:tc>
          <w:tcPr>
            <w:tcW w:w="1118" w:type="dxa"/>
            <w:tcBorders>
              <w:top w:val="nil"/>
              <w:left w:val="nil"/>
              <w:bottom w:val="single" w:sz="4" w:space="0" w:color="auto"/>
              <w:right w:val="single" w:sz="4" w:space="0" w:color="auto"/>
            </w:tcBorders>
            <w:noWrap/>
            <w:vAlign w:val="center"/>
          </w:tcPr>
          <w:p w14:paraId="19A313A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0.445</w:t>
            </w:r>
          </w:p>
        </w:tc>
        <w:tc>
          <w:tcPr>
            <w:tcW w:w="1118" w:type="dxa"/>
            <w:tcBorders>
              <w:top w:val="nil"/>
              <w:left w:val="nil"/>
              <w:bottom w:val="single" w:sz="4" w:space="0" w:color="auto"/>
              <w:right w:val="single" w:sz="4" w:space="0" w:color="auto"/>
            </w:tcBorders>
            <w:noWrap/>
            <w:vAlign w:val="center"/>
          </w:tcPr>
          <w:p w14:paraId="19A313A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0.166</w:t>
            </w:r>
          </w:p>
        </w:tc>
        <w:tc>
          <w:tcPr>
            <w:tcW w:w="1118" w:type="dxa"/>
            <w:tcBorders>
              <w:top w:val="nil"/>
              <w:left w:val="nil"/>
              <w:bottom w:val="single" w:sz="4" w:space="0" w:color="auto"/>
              <w:right w:val="single" w:sz="4" w:space="0" w:color="auto"/>
            </w:tcBorders>
            <w:noWrap/>
            <w:vAlign w:val="center"/>
          </w:tcPr>
          <w:p w14:paraId="19A313A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0.210</w:t>
            </w:r>
          </w:p>
        </w:tc>
      </w:tr>
      <w:tr w:rsidR="00855B64" w:rsidRPr="00CE57DE" w14:paraId="19A313B9"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B1"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2016</w:t>
            </w:r>
          </w:p>
        </w:tc>
        <w:tc>
          <w:tcPr>
            <w:tcW w:w="1103" w:type="dxa"/>
            <w:tcBorders>
              <w:top w:val="nil"/>
              <w:left w:val="nil"/>
              <w:bottom w:val="single" w:sz="4" w:space="0" w:color="auto"/>
              <w:right w:val="single" w:sz="4" w:space="0" w:color="auto"/>
            </w:tcBorders>
            <w:noWrap/>
            <w:vAlign w:val="center"/>
          </w:tcPr>
          <w:p w14:paraId="19A313B2"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April</w:t>
            </w:r>
          </w:p>
        </w:tc>
        <w:tc>
          <w:tcPr>
            <w:tcW w:w="1116" w:type="dxa"/>
            <w:tcBorders>
              <w:top w:val="single" w:sz="4" w:space="0" w:color="auto"/>
              <w:left w:val="nil"/>
              <w:bottom w:val="single" w:sz="4" w:space="0" w:color="auto"/>
              <w:right w:val="single" w:sz="4" w:space="0" w:color="auto"/>
            </w:tcBorders>
            <w:vAlign w:val="center"/>
          </w:tcPr>
          <w:p w14:paraId="19A313B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220,854</w:t>
            </w:r>
          </w:p>
        </w:tc>
        <w:tc>
          <w:tcPr>
            <w:tcW w:w="1319" w:type="dxa"/>
            <w:tcBorders>
              <w:top w:val="nil"/>
              <w:left w:val="single" w:sz="4" w:space="0" w:color="auto"/>
              <w:bottom w:val="single" w:sz="4" w:space="0" w:color="auto"/>
              <w:right w:val="single" w:sz="4" w:space="0" w:color="auto"/>
            </w:tcBorders>
            <w:noWrap/>
            <w:vAlign w:val="center"/>
          </w:tcPr>
          <w:p w14:paraId="19A313B4"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9.248</w:t>
            </w:r>
          </w:p>
        </w:tc>
        <w:tc>
          <w:tcPr>
            <w:tcW w:w="1118" w:type="dxa"/>
            <w:tcBorders>
              <w:top w:val="nil"/>
              <w:left w:val="nil"/>
              <w:bottom w:val="single" w:sz="4" w:space="0" w:color="auto"/>
              <w:right w:val="single" w:sz="4" w:space="0" w:color="auto"/>
            </w:tcBorders>
            <w:noWrap/>
            <w:vAlign w:val="center"/>
          </w:tcPr>
          <w:p w14:paraId="19A313B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1.377</w:t>
            </w:r>
          </w:p>
        </w:tc>
        <w:tc>
          <w:tcPr>
            <w:tcW w:w="1118" w:type="dxa"/>
            <w:tcBorders>
              <w:top w:val="nil"/>
              <w:left w:val="nil"/>
              <w:bottom w:val="single" w:sz="4" w:space="0" w:color="auto"/>
              <w:right w:val="single" w:sz="4" w:space="0" w:color="auto"/>
            </w:tcBorders>
            <w:noWrap/>
            <w:vAlign w:val="center"/>
          </w:tcPr>
          <w:p w14:paraId="19A313B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0.587</w:t>
            </w:r>
          </w:p>
        </w:tc>
        <w:tc>
          <w:tcPr>
            <w:tcW w:w="1118" w:type="dxa"/>
            <w:tcBorders>
              <w:top w:val="nil"/>
              <w:left w:val="nil"/>
              <w:bottom w:val="single" w:sz="4" w:space="0" w:color="auto"/>
              <w:right w:val="single" w:sz="4" w:space="0" w:color="auto"/>
            </w:tcBorders>
            <w:noWrap/>
            <w:vAlign w:val="center"/>
          </w:tcPr>
          <w:p w14:paraId="19A313B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0.241</w:t>
            </w:r>
          </w:p>
        </w:tc>
        <w:tc>
          <w:tcPr>
            <w:tcW w:w="1118" w:type="dxa"/>
            <w:tcBorders>
              <w:top w:val="nil"/>
              <w:left w:val="nil"/>
              <w:bottom w:val="single" w:sz="4" w:space="0" w:color="auto"/>
              <w:right w:val="single" w:sz="4" w:space="0" w:color="auto"/>
            </w:tcBorders>
            <w:noWrap/>
            <w:vAlign w:val="center"/>
          </w:tcPr>
          <w:p w14:paraId="19A313B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0.344</w:t>
            </w:r>
          </w:p>
        </w:tc>
      </w:tr>
      <w:tr w:rsidR="00855B64" w:rsidRPr="00CE57DE" w14:paraId="19A313C2"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BA"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2016</w:t>
            </w:r>
          </w:p>
        </w:tc>
        <w:tc>
          <w:tcPr>
            <w:tcW w:w="1103" w:type="dxa"/>
            <w:tcBorders>
              <w:top w:val="nil"/>
              <w:left w:val="nil"/>
              <w:bottom w:val="single" w:sz="4" w:space="0" w:color="auto"/>
              <w:right w:val="single" w:sz="4" w:space="0" w:color="auto"/>
            </w:tcBorders>
            <w:noWrap/>
            <w:vAlign w:val="center"/>
          </w:tcPr>
          <w:p w14:paraId="19A313BB"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May</w:t>
            </w:r>
          </w:p>
        </w:tc>
        <w:tc>
          <w:tcPr>
            <w:tcW w:w="1116" w:type="dxa"/>
            <w:tcBorders>
              <w:top w:val="single" w:sz="4" w:space="0" w:color="auto"/>
              <w:left w:val="nil"/>
              <w:bottom w:val="single" w:sz="4" w:space="0" w:color="auto"/>
              <w:right w:val="single" w:sz="4" w:space="0" w:color="auto"/>
            </w:tcBorders>
            <w:vAlign w:val="center"/>
          </w:tcPr>
          <w:p w14:paraId="19A313BC"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1,014,649</w:t>
            </w:r>
          </w:p>
        </w:tc>
        <w:tc>
          <w:tcPr>
            <w:tcW w:w="1319" w:type="dxa"/>
            <w:tcBorders>
              <w:top w:val="nil"/>
              <w:left w:val="single" w:sz="4" w:space="0" w:color="auto"/>
              <w:bottom w:val="single" w:sz="4" w:space="0" w:color="auto"/>
              <w:right w:val="single" w:sz="4" w:space="0" w:color="auto"/>
            </w:tcBorders>
            <w:noWrap/>
            <w:vAlign w:val="center"/>
          </w:tcPr>
          <w:p w14:paraId="19A313BD"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13.502</w:t>
            </w:r>
          </w:p>
        </w:tc>
        <w:tc>
          <w:tcPr>
            <w:tcW w:w="1118" w:type="dxa"/>
            <w:tcBorders>
              <w:top w:val="nil"/>
              <w:left w:val="nil"/>
              <w:bottom w:val="single" w:sz="4" w:space="0" w:color="auto"/>
              <w:right w:val="single" w:sz="4" w:space="0" w:color="auto"/>
            </w:tcBorders>
            <w:noWrap/>
            <w:vAlign w:val="center"/>
          </w:tcPr>
          <w:p w14:paraId="19A313B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2.122</w:t>
            </w:r>
          </w:p>
        </w:tc>
        <w:tc>
          <w:tcPr>
            <w:tcW w:w="1118" w:type="dxa"/>
            <w:tcBorders>
              <w:top w:val="nil"/>
              <w:left w:val="nil"/>
              <w:bottom w:val="single" w:sz="4" w:space="0" w:color="auto"/>
              <w:right w:val="single" w:sz="4" w:space="0" w:color="auto"/>
            </w:tcBorders>
            <w:noWrap/>
            <w:vAlign w:val="center"/>
          </w:tcPr>
          <w:p w14:paraId="19A313B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0.712</w:t>
            </w:r>
          </w:p>
        </w:tc>
        <w:tc>
          <w:tcPr>
            <w:tcW w:w="1118" w:type="dxa"/>
            <w:tcBorders>
              <w:top w:val="nil"/>
              <w:left w:val="nil"/>
              <w:bottom w:val="single" w:sz="4" w:space="0" w:color="auto"/>
              <w:right w:val="single" w:sz="4" w:space="0" w:color="auto"/>
            </w:tcBorders>
            <w:noWrap/>
            <w:vAlign w:val="center"/>
          </w:tcPr>
          <w:p w14:paraId="19A313C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0.281</w:t>
            </w:r>
          </w:p>
        </w:tc>
        <w:tc>
          <w:tcPr>
            <w:tcW w:w="1118" w:type="dxa"/>
            <w:tcBorders>
              <w:top w:val="nil"/>
              <w:left w:val="nil"/>
              <w:bottom w:val="single" w:sz="4" w:space="0" w:color="auto"/>
              <w:right w:val="single" w:sz="4" w:space="0" w:color="auto"/>
            </w:tcBorders>
            <w:noWrap/>
            <w:vAlign w:val="center"/>
          </w:tcPr>
          <w:p w14:paraId="19A313C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0.348</w:t>
            </w:r>
          </w:p>
        </w:tc>
      </w:tr>
      <w:tr w:rsidR="00855B64" w:rsidRPr="00CE57DE" w14:paraId="19A313CB" w14:textId="77777777" w:rsidTr="00877AFA">
        <w:trPr>
          <w:cantSplit/>
          <w:trHeight w:val="300"/>
        </w:trPr>
        <w:tc>
          <w:tcPr>
            <w:tcW w:w="753" w:type="dxa"/>
            <w:tcBorders>
              <w:top w:val="nil"/>
              <w:left w:val="single" w:sz="4" w:space="0" w:color="auto"/>
              <w:bottom w:val="single" w:sz="4" w:space="0" w:color="auto"/>
              <w:right w:val="single" w:sz="4" w:space="0" w:color="auto"/>
            </w:tcBorders>
            <w:noWrap/>
            <w:vAlign w:val="center"/>
          </w:tcPr>
          <w:p w14:paraId="19A313C3"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2016</w:t>
            </w:r>
          </w:p>
        </w:tc>
        <w:tc>
          <w:tcPr>
            <w:tcW w:w="1103" w:type="dxa"/>
            <w:tcBorders>
              <w:top w:val="nil"/>
              <w:left w:val="nil"/>
              <w:bottom w:val="single" w:sz="4" w:space="0" w:color="auto"/>
              <w:right w:val="single" w:sz="4" w:space="0" w:color="auto"/>
            </w:tcBorders>
            <w:noWrap/>
            <w:vAlign w:val="center"/>
          </w:tcPr>
          <w:p w14:paraId="19A313C4"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June</w:t>
            </w:r>
          </w:p>
        </w:tc>
        <w:tc>
          <w:tcPr>
            <w:tcW w:w="1116" w:type="dxa"/>
            <w:tcBorders>
              <w:top w:val="single" w:sz="4" w:space="0" w:color="auto"/>
              <w:left w:val="nil"/>
              <w:bottom w:val="single" w:sz="4" w:space="0" w:color="auto"/>
              <w:right w:val="single" w:sz="4" w:space="0" w:color="auto"/>
            </w:tcBorders>
            <w:vAlign w:val="center"/>
          </w:tcPr>
          <w:p w14:paraId="19A313C5"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715,364</w:t>
            </w:r>
          </w:p>
        </w:tc>
        <w:tc>
          <w:tcPr>
            <w:tcW w:w="1319" w:type="dxa"/>
            <w:tcBorders>
              <w:top w:val="nil"/>
              <w:left w:val="single" w:sz="4" w:space="0" w:color="auto"/>
              <w:bottom w:val="single" w:sz="4" w:space="0" w:color="auto"/>
              <w:right w:val="single" w:sz="4" w:space="0" w:color="auto"/>
            </w:tcBorders>
            <w:noWrap/>
            <w:vAlign w:val="center"/>
          </w:tcPr>
          <w:p w14:paraId="19A313C6"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10.881</w:t>
            </w:r>
          </w:p>
        </w:tc>
        <w:tc>
          <w:tcPr>
            <w:tcW w:w="1118" w:type="dxa"/>
            <w:tcBorders>
              <w:top w:val="nil"/>
              <w:left w:val="nil"/>
              <w:bottom w:val="single" w:sz="4" w:space="0" w:color="auto"/>
              <w:right w:val="single" w:sz="4" w:space="0" w:color="auto"/>
            </w:tcBorders>
            <w:noWrap/>
            <w:vAlign w:val="center"/>
          </w:tcPr>
          <w:p w14:paraId="19A313C7"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1.939</w:t>
            </w:r>
          </w:p>
        </w:tc>
        <w:tc>
          <w:tcPr>
            <w:tcW w:w="1118" w:type="dxa"/>
            <w:tcBorders>
              <w:top w:val="nil"/>
              <w:left w:val="nil"/>
              <w:bottom w:val="single" w:sz="4" w:space="0" w:color="auto"/>
              <w:right w:val="single" w:sz="4" w:space="0" w:color="auto"/>
            </w:tcBorders>
            <w:noWrap/>
            <w:vAlign w:val="center"/>
          </w:tcPr>
          <w:p w14:paraId="19A313C8"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0.630</w:t>
            </w:r>
          </w:p>
        </w:tc>
        <w:tc>
          <w:tcPr>
            <w:tcW w:w="1118" w:type="dxa"/>
            <w:tcBorders>
              <w:top w:val="nil"/>
              <w:left w:val="nil"/>
              <w:bottom w:val="single" w:sz="4" w:space="0" w:color="auto"/>
              <w:right w:val="single" w:sz="4" w:space="0" w:color="auto"/>
            </w:tcBorders>
            <w:noWrap/>
            <w:vAlign w:val="center"/>
          </w:tcPr>
          <w:p w14:paraId="19A313C9"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0.235</w:t>
            </w:r>
          </w:p>
        </w:tc>
        <w:tc>
          <w:tcPr>
            <w:tcW w:w="1118" w:type="dxa"/>
            <w:tcBorders>
              <w:top w:val="nil"/>
              <w:left w:val="nil"/>
              <w:bottom w:val="single" w:sz="4" w:space="0" w:color="auto"/>
              <w:right w:val="single" w:sz="4" w:space="0" w:color="auto"/>
            </w:tcBorders>
            <w:noWrap/>
            <w:vAlign w:val="center"/>
          </w:tcPr>
          <w:p w14:paraId="19A313CA"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0.264</w:t>
            </w:r>
          </w:p>
        </w:tc>
      </w:tr>
      <w:tr w:rsidR="00855B64" w:rsidRPr="00CE57DE" w14:paraId="19A313D4" w14:textId="77777777" w:rsidTr="00877AFA">
        <w:trPr>
          <w:cantSplit/>
          <w:trHeight w:val="300"/>
        </w:trPr>
        <w:tc>
          <w:tcPr>
            <w:tcW w:w="753" w:type="dxa"/>
            <w:tcBorders>
              <w:top w:val="single" w:sz="4" w:space="0" w:color="auto"/>
              <w:left w:val="single" w:sz="4" w:space="0" w:color="auto"/>
              <w:bottom w:val="single" w:sz="4" w:space="0" w:color="auto"/>
              <w:right w:val="single" w:sz="4" w:space="0" w:color="auto"/>
            </w:tcBorders>
            <w:noWrap/>
            <w:vAlign w:val="center"/>
          </w:tcPr>
          <w:p w14:paraId="19A313CC"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2016</w:t>
            </w:r>
          </w:p>
        </w:tc>
        <w:tc>
          <w:tcPr>
            <w:tcW w:w="1103" w:type="dxa"/>
            <w:tcBorders>
              <w:top w:val="single" w:sz="4" w:space="0" w:color="auto"/>
              <w:left w:val="nil"/>
              <w:bottom w:val="single" w:sz="4" w:space="0" w:color="auto"/>
              <w:right w:val="single" w:sz="4" w:space="0" w:color="auto"/>
            </w:tcBorders>
            <w:noWrap/>
            <w:vAlign w:val="center"/>
          </w:tcPr>
          <w:p w14:paraId="19A313CD"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July</w:t>
            </w:r>
          </w:p>
        </w:tc>
        <w:tc>
          <w:tcPr>
            <w:tcW w:w="1116" w:type="dxa"/>
            <w:tcBorders>
              <w:top w:val="single" w:sz="4" w:space="0" w:color="auto"/>
              <w:left w:val="nil"/>
              <w:bottom w:val="single" w:sz="4" w:space="0" w:color="auto"/>
              <w:right w:val="single" w:sz="4" w:space="0" w:color="auto"/>
            </w:tcBorders>
            <w:vAlign w:val="center"/>
          </w:tcPr>
          <w:p w14:paraId="19A313CE"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486,695</w:t>
            </w:r>
          </w:p>
        </w:tc>
        <w:tc>
          <w:tcPr>
            <w:tcW w:w="1319" w:type="dxa"/>
            <w:tcBorders>
              <w:top w:val="single" w:sz="4" w:space="0" w:color="auto"/>
              <w:left w:val="single" w:sz="4" w:space="0" w:color="auto"/>
              <w:bottom w:val="single" w:sz="4" w:space="0" w:color="auto"/>
              <w:right w:val="single" w:sz="4" w:space="0" w:color="auto"/>
            </w:tcBorders>
            <w:noWrap/>
            <w:vAlign w:val="center"/>
          </w:tcPr>
          <w:p w14:paraId="19A313CF"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12.022</w:t>
            </w:r>
          </w:p>
        </w:tc>
        <w:tc>
          <w:tcPr>
            <w:tcW w:w="1118" w:type="dxa"/>
            <w:tcBorders>
              <w:top w:val="single" w:sz="4" w:space="0" w:color="auto"/>
              <w:left w:val="nil"/>
              <w:bottom w:val="single" w:sz="4" w:space="0" w:color="auto"/>
              <w:right w:val="single" w:sz="4" w:space="0" w:color="auto"/>
            </w:tcBorders>
            <w:noWrap/>
            <w:vAlign w:val="center"/>
          </w:tcPr>
          <w:p w14:paraId="19A313D0"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3.532</w:t>
            </w:r>
          </w:p>
        </w:tc>
        <w:tc>
          <w:tcPr>
            <w:tcW w:w="1118" w:type="dxa"/>
            <w:tcBorders>
              <w:top w:val="single" w:sz="4" w:space="0" w:color="auto"/>
              <w:left w:val="nil"/>
              <w:bottom w:val="single" w:sz="4" w:space="0" w:color="auto"/>
              <w:right w:val="single" w:sz="4" w:space="0" w:color="auto"/>
            </w:tcBorders>
            <w:noWrap/>
            <w:vAlign w:val="center"/>
          </w:tcPr>
          <w:p w14:paraId="19A313D1"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0.791</w:t>
            </w:r>
          </w:p>
        </w:tc>
        <w:tc>
          <w:tcPr>
            <w:tcW w:w="1118" w:type="dxa"/>
            <w:tcBorders>
              <w:top w:val="single" w:sz="4" w:space="0" w:color="auto"/>
              <w:left w:val="nil"/>
              <w:bottom w:val="single" w:sz="4" w:space="0" w:color="auto"/>
              <w:right w:val="single" w:sz="4" w:space="0" w:color="auto"/>
            </w:tcBorders>
            <w:noWrap/>
            <w:vAlign w:val="center"/>
          </w:tcPr>
          <w:p w14:paraId="19A313D2"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0.298</w:t>
            </w:r>
          </w:p>
        </w:tc>
        <w:tc>
          <w:tcPr>
            <w:tcW w:w="1118" w:type="dxa"/>
            <w:tcBorders>
              <w:top w:val="single" w:sz="4" w:space="0" w:color="auto"/>
              <w:left w:val="nil"/>
              <w:bottom w:val="single" w:sz="4" w:space="0" w:color="auto"/>
              <w:right w:val="single" w:sz="4" w:space="0" w:color="auto"/>
            </w:tcBorders>
            <w:noWrap/>
            <w:vAlign w:val="center"/>
          </w:tcPr>
          <w:p w14:paraId="19A313D3" w14:textId="77777777" w:rsidR="00855B64" w:rsidRPr="00877AFA" w:rsidRDefault="00855B64" w:rsidP="00877AFA">
            <w:pPr>
              <w:spacing w:line="300" w:lineRule="atLeast"/>
              <w:jc w:val="right"/>
              <w:rPr>
                <w:rFonts w:ascii="Times New Roman" w:hAnsi="Times New Roman"/>
                <w:sz w:val="20"/>
              </w:rPr>
            </w:pPr>
            <w:r w:rsidRPr="00877AFA">
              <w:rPr>
                <w:rFonts w:ascii="Times New Roman" w:hAnsi="Times New Roman"/>
                <w:sz w:val="20"/>
              </w:rPr>
              <w:t>0.227</w:t>
            </w:r>
          </w:p>
        </w:tc>
      </w:tr>
      <w:tr w:rsidR="00BA4993" w:rsidRPr="00CE57DE" w14:paraId="19A313DC" w14:textId="77777777" w:rsidTr="00C83987">
        <w:trPr>
          <w:cantSplit/>
          <w:trHeight w:val="300"/>
        </w:trPr>
        <w:tc>
          <w:tcPr>
            <w:tcW w:w="1856" w:type="dxa"/>
            <w:gridSpan w:val="2"/>
            <w:tcBorders>
              <w:top w:val="single" w:sz="4" w:space="0" w:color="auto"/>
              <w:left w:val="single" w:sz="4" w:space="0" w:color="auto"/>
              <w:bottom w:val="single" w:sz="4" w:space="0" w:color="auto"/>
              <w:right w:val="single" w:sz="4" w:space="0" w:color="auto"/>
            </w:tcBorders>
            <w:noWrap/>
            <w:vAlign w:val="center"/>
          </w:tcPr>
          <w:p w14:paraId="19A313D5" w14:textId="77777777" w:rsidR="00BA4993" w:rsidRPr="00877AFA" w:rsidRDefault="00BA4993" w:rsidP="00877AFA">
            <w:pPr>
              <w:spacing w:line="300" w:lineRule="atLeast"/>
              <w:jc w:val="center"/>
              <w:rPr>
                <w:rFonts w:ascii="Times New Roman" w:hAnsi="Times New Roman"/>
                <w:sz w:val="20"/>
              </w:rPr>
            </w:pPr>
            <w:r w:rsidRPr="00877AFA">
              <w:rPr>
                <w:rFonts w:ascii="Times New Roman" w:hAnsi="Times New Roman"/>
                <w:sz w:val="20"/>
              </w:rPr>
              <w:t>Total Materials</w:t>
            </w:r>
          </w:p>
        </w:tc>
        <w:tc>
          <w:tcPr>
            <w:tcW w:w="1116" w:type="dxa"/>
            <w:tcBorders>
              <w:top w:val="single" w:sz="4" w:space="0" w:color="auto"/>
              <w:left w:val="nil"/>
              <w:bottom w:val="single" w:sz="4" w:space="0" w:color="auto"/>
              <w:right w:val="single" w:sz="4" w:space="0" w:color="auto"/>
            </w:tcBorders>
            <w:vAlign w:val="center"/>
          </w:tcPr>
          <w:p w14:paraId="19A313D6" w14:textId="77777777" w:rsidR="00BA4993" w:rsidRPr="00877AFA" w:rsidRDefault="00881D99" w:rsidP="00877AFA">
            <w:pPr>
              <w:spacing w:line="300" w:lineRule="atLeast"/>
              <w:jc w:val="right"/>
              <w:rPr>
                <w:rFonts w:ascii="Times New Roman" w:hAnsi="Times New Roman"/>
                <w:sz w:val="20"/>
              </w:rPr>
            </w:pPr>
            <w:r w:rsidRPr="00877AFA">
              <w:rPr>
                <w:rFonts w:ascii="Times New Roman" w:hAnsi="Times New Roman"/>
                <w:sz w:val="20"/>
              </w:rPr>
              <w:fldChar w:fldCharType="begin"/>
            </w:r>
            <w:r w:rsidR="00BA4993" w:rsidRPr="00877AFA">
              <w:rPr>
                <w:rFonts w:ascii="Times New Roman" w:hAnsi="Times New Roman"/>
                <w:sz w:val="20"/>
              </w:rPr>
              <w:instrText xml:space="preserve"> =SUM(ABOVE) \# "#,##0" </w:instrText>
            </w:r>
            <w:r w:rsidRPr="00877AFA">
              <w:rPr>
                <w:rFonts w:ascii="Times New Roman" w:hAnsi="Times New Roman"/>
                <w:sz w:val="20"/>
              </w:rPr>
              <w:fldChar w:fldCharType="separate"/>
            </w:r>
            <w:r w:rsidR="00BA4993" w:rsidRPr="00877AFA">
              <w:rPr>
                <w:rFonts w:ascii="Times New Roman" w:hAnsi="Times New Roman"/>
                <w:sz w:val="20"/>
              </w:rPr>
              <w:t>27,109,477</w:t>
            </w:r>
            <w:r w:rsidRPr="00877AFA">
              <w:rPr>
                <w:rFonts w:ascii="Times New Roman" w:hAnsi="Times New Roman"/>
                <w:sz w:val="20"/>
              </w:rPr>
              <w:fldChar w:fldCharType="end"/>
            </w:r>
          </w:p>
        </w:tc>
        <w:tc>
          <w:tcPr>
            <w:tcW w:w="1319"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14:paraId="19A313D7" w14:textId="77777777" w:rsidR="00BA4993" w:rsidRPr="00877AFA" w:rsidRDefault="00193682" w:rsidP="00877AFA">
            <w:pPr>
              <w:spacing w:line="300" w:lineRule="atLeast"/>
              <w:jc w:val="righ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66432" behindDoc="0" locked="0" layoutInCell="1" allowOverlap="1" wp14:anchorId="19A3238F" wp14:editId="19A32390">
                      <wp:simplePos x="0" y="0"/>
                      <wp:positionH relativeFrom="column">
                        <wp:posOffset>139700</wp:posOffset>
                      </wp:positionH>
                      <wp:positionV relativeFrom="paragraph">
                        <wp:posOffset>177800</wp:posOffset>
                      </wp:positionV>
                      <wp:extent cx="3429000" cy="5905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3429000"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CB5AFF" id="Rectangle 9" o:spid="_x0000_s1026" style="position:absolute;margin-left:11pt;margin-top:14pt;width:270pt;height:4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" filled="f" strokecolor="#243f60 [1604]" strokeweight="2pt"/>
                  </w:pict>
                </mc:Fallback>
              </mc:AlternateContent>
            </w:r>
          </w:p>
        </w:tc>
        <w:tc>
          <w:tcPr>
            <w:tcW w:w="1118" w:type="dxa"/>
            <w:tcBorders>
              <w:top w:val="single" w:sz="4" w:space="0" w:color="auto"/>
              <w:left w:val="nil"/>
              <w:bottom w:val="single" w:sz="4" w:space="0" w:color="auto"/>
              <w:right w:val="single" w:sz="4" w:space="0" w:color="auto"/>
            </w:tcBorders>
            <w:shd w:val="clear" w:color="auto" w:fill="000000" w:themeFill="text1"/>
            <w:noWrap/>
            <w:vAlign w:val="center"/>
          </w:tcPr>
          <w:p w14:paraId="19A313D8" w14:textId="77777777" w:rsidR="00BA4993" w:rsidRPr="00877AFA" w:rsidRDefault="00BA4993" w:rsidP="00877AFA">
            <w:pPr>
              <w:spacing w:line="300" w:lineRule="atLeast"/>
              <w:jc w:val="right"/>
              <w:rPr>
                <w:rFonts w:ascii="Times New Roman" w:hAnsi="Times New Roman"/>
                <w:sz w:val="20"/>
              </w:rPr>
            </w:pPr>
          </w:p>
        </w:tc>
        <w:tc>
          <w:tcPr>
            <w:tcW w:w="1118" w:type="dxa"/>
            <w:tcBorders>
              <w:top w:val="single" w:sz="4" w:space="0" w:color="auto"/>
              <w:left w:val="nil"/>
              <w:bottom w:val="single" w:sz="4" w:space="0" w:color="auto"/>
              <w:right w:val="single" w:sz="4" w:space="0" w:color="auto"/>
            </w:tcBorders>
            <w:shd w:val="clear" w:color="auto" w:fill="000000" w:themeFill="text1"/>
            <w:noWrap/>
            <w:vAlign w:val="center"/>
          </w:tcPr>
          <w:p w14:paraId="19A313D9" w14:textId="77777777" w:rsidR="00BA4993" w:rsidRPr="00877AFA" w:rsidRDefault="00BA4993" w:rsidP="00877AFA">
            <w:pPr>
              <w:spacing w:line="300" w:lineRule="atLeast"/>
              <w:jc w:val="right"/>
              <w:rPr>
                <w:rFonts w:ascii="Times New Roman" w:hAnsi="Times New Roman"/>
                <w:sz w:val="20"/>
              </w:rPr>
            </w:pPr>
          </w:p>
        </w:tc>
        <w:tc>
          <w:tcPr>
            <w:tcW w:w="1118" w:type="dxa"/>
            <w:tcBorders>
              <w:top w:val="single" w:sz="4" w:space="0" w:color="auto"/>
              <w:left w:val="nil"/>
              <w:bottom w:val="single" w:sz="4" w:space="0" w:color="auto"/>
              <w:right w:val="single" w:sz="4" w:space="0" w:color="auto"/>
            </w:tcBorders>
            <w:shd w:val="clear" w:color="auto" w:fill="000000" w:themeFill="text1"/>
            <w:noWrap/>
            <w:vAlign w:val="center"/>
          </w:tcPr>
          <w:p w14:paraId="19A313DA" w14:textId="77777777" w:rsidR="00BA4993" w:rsidRPr="00877AFA" w:rsidRDefault="00BA4993" w:rsidP="00877AFA">
            <w:pPr>
              <w:spacing w:line="300" w:lineRule="atLeast"/>
              <w:jc w:val="right"/>
              <w:rPr>
                <w:rFonts w:ascii="Times New Roman" w:hAnsi="Times New Roman"/>
                <w:sz w:val="20"/>
              </w:rPr>
            </w:pPr>
          </w:p>
        </w:tc>
        <w:tc>
          <w:tcPr>
            <w:tcW w:w="1118" w:type="dxa"/>
            <w:tcBorders>
              <w:top w:val="single" w:sz="4" w:space="0" w:color="auto"/>
              <w:left w:val="nil"/>
              <w:bottom w:val="single" w:sz="4" w:space="0" w:color="auto"/>
              <w:right w:val="single" w:sz="4" w:space="0" w:color="auto"/>
            </w:tcBorders>
            <w:shd w:val="clear" w:color="auto" w:fill="000000" w:themeFill="text1"/>
            <w:noWrap/>
            <w:vAlign w:val="center"/>
          </w:tcPr>
          <w:p w14:paraId="19A313DB" w14:textId="77777777" w:rsidR="00BA4993" w:rsidRPr="00877AFA" w:rsidRDefault="00BA4993" w:rsidP="00877AFA">
            <w:pPr>
              <w:spacing w:line="300" w:lineRule="atLeast"/>
              <w:jc w:val="right"/>
              <w:rPr>
                <w:rFonts w:ascii="Times New Roman" w:hAnsi="Times New Roman"/>
                <w:sz w:val="20"/>
              </w:rPr>
            </w:pPr>
          </w:p>
        </w:tc>
      </w:tr>
      <w:tr w:rsidR="00855B64" w:rsidRPr="00CE57DE" w14:paraId="19A313E3" w14:textId="77777777" w:rsidTr="00877AFA">
        <w:trPr>
          <w:cantSplit/>
          <w:trHeight w:val="300"/>
        </w:trPr>
        <w:tc>
          <w:tcPr>
            <w:tcW w:w="2972" w:type="dxa"/>
            <w:gridSpan w:val="3"/>
            <w:tcBorders>
              <w:top w:val="single" w:sz="4" w:space="0" w:color="auto"/>
              <w:left w:val="single" w:sz="4" w:space="0" w:color="auto"/>
              <w:bottom w:val="single" w:sz="4" w:space="0" w:color="auto"/>
              <w:right w:val="single" w:sz="4" w:space="0" w:color="auto"/>
            </w:tcBorders>
            <w:noWrap/>
            <w:vAlign w:val="center"/>
          </w:tcPr>
          <w:p w14:paraId="19A313DD"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Average Emission Factor</w:t>
            </w:r>
          </w:p>
        </w:tc>
        <w:tc>
          <w:tcPr>
            <w:tcW w:w="1319" w:type="dxa"/>
            <w:tcBorders>
              <w:top w:val="single" w:sz="4" w:space="0" w:color="auto"/>
              <w:left w:val="single" w:sz="4" w:space="0" w:color="auto"/>
              <w:bottom w:val="single" w:sz="4" w:space="0" w:color="auto"/>
              <w:right w:val="single" w:sz="4" w:space="0" w:color="auto"/>
            </w:tcBorders>
            <w:noWrap/>
            <w:vAlign w:val="center"/>
          </w:tcPr>
          <w:p w14:paraId="19A313DE"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10.117</w:t>
            </w:r>
          </w:p>
        </w:tc>
        <w:tc>
          <w:tcPr>
            <w:tcW w:w="1118" w:type="dxa"/>
            <w:tcBorders>
              <w:top w:val="single" w:sz="4" w:space="0" w:color="auto"/>
              <w:left w:val="nil"/>
              <w:bottom w:val="single" w:sz="4" w:space="0" w:color="auto"/>
              <w:right w:val="single" w:sz="4" w:space="0" w:color="auto"/>
            </w:tcBorders>
            <w:noWrap/>
            <w:vAlign w:val="center"/>
          </w:tcPr>
          <w:p w14:paraId="19A313DF"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2.005</w:t>
            </w:r>
          </w:p>
        </w:tc>
        <w:tc>
          <w:tcPr>
            <w:tcW w:w="1118" w:type="dxa"/>
            <w:tcBorders>
              <w:top w:val="single" w:sz="4" w:space="0" w:color="auto"/>
              <w:left w:val="nil"/>
              <w:bottom w:val="single" w:sz="4" w:space="0" w:color="auto"/>
              <w:right w:val="single" w:sz="4" w:space="0" w:color="auto"/>
            </w:tcBorders>
            <w:noWrap/>
            <w:vAlign w:val="center"/>
          </w:tcPr>
          <w:p w14:paraId="19A313E0"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0.602</w:t>
            </w:r>
          </w:p>
        </w:tc>
        <w:tc>
          <w:tcPr>
            <w:tcW w:w="1118" w:type="dxa"/>
            <w:tcBorders>
              <w:top w:val="single" w:sz="4" w:space="0" w:color="auto"/>
              <w:left w:val="nil"/>
              <w:bottom w:val="single" w:sz="4" w:space="0" w:color="auto"/>
              <w:right w:val="single" w:sz="4" w:space="0" w:color="auto"/>
            </w:tcBorders>
            <w:noWrap/>
            <w:vAlign w:val="center"/>
          </w:tcPr>
          <w:p w14:paraId="19A313E1"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0.242</w:t>
            </w:r>
          </w:p>
        </w:tc>
        <w:tc>
          <w:tcPr>
            <w:tcW w:w="1118" w:type="dxa"/>
            <w:tcBorders>
              <w:top w:val="single" w:sz="4" w:space="0" w:color="auto"/>
              <w:left w:val="nil"/>
              <w:bottom w:val="single" w:sz="4" w:space="0" w:color="auto"/>
              <w:right w:val="single" w:sz="4" w:space="0" w:color="auto"/>
            </w:tcBorders>
            <w:noWrap/>
            <w:vAlign w:val="center"/>
          </w:tcPr>
          <w:p w14:paraId="19A313E2"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0.394</w:t>
            </w:r>
          </w:p>
        </w:tc>
      </w:tr>
      <w:tr w:rsidR="00855B64" w:rsidRPr="008F7A95" w14:paraId="19A313EA" w14:textId="77777777" w:rsidTr="00877AFA">
        <w:trPr>
          <w:cantSplit/>
          <w:trHeight w:val="300"/>
        </w:trPr>
        <w:tc>
          <w:tcPr>
            <w:tcW w:w="2972" w:type="dxa"/>
            <w:gridSpan w:val="3"/>
            <w:tcBorders>
              <w:top w:val="single" w:sz="4" w:space="0" w:color="auto"/>
              <w:left w:val="single" w:sz="4" w:space="0" w:color="auto"/>
              <w:bottom w:val="single" w:sz="4" w:space="0" w:color="auto"/>
              <w:right w:val="single" w:sz="4" w:space="0" w:color="auto"/>
            </w:tcBorders>
            <w:noWrap/>
            <w:vAlign w:val="center"/>
          </w:tcPr>
          <w:p w14:paraId="19A313E4"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Maximum Emission Factor</w:t>
            </w:r>
          </w:p>
        </w:tc>
        <w:tc>
          <w:tcPr>
            <w:tcW w:w="1319" w:type="dxa"/>
            <w:tcBorders>
              <w:top w:val="single" w:sz="4" w:space="0" w:color="auto"/>
              <w:left w:val="single" w:sz="4" w:space="0" w:color="auto"/>
              <w:bottom w:val="single" w:sz="4" w:space="0" w:color="auto"/>
              <w:right w:val="single" w:sz="4" w:space="0" w:color="auto"/>
            </w:tcBorders>
            <w:noWrap/>
            <w:vAlign w:val="center"/>
          </w:tcPr>
          <w:p w14:paraId="19A313E5"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26.280</w:t>
            </w:r>
          </w:p>
        </w:tc>
        <w:tc>
          <w:tcPr>
            <w:tcW w:w="1118" w:type="dxa"/>
            <w:tcBorders>
              <w:top w:val="single" w:sz="4" w:space="0" w:color="auto"/>
              <w:left w:val="nil"/>
              <w:bottom w:val="single" w:sz="4" w:space="0" w:color="auto"/>
              <w:right w:val="single" w:sz="4" w:space="0" w:color="auto"/>
            </w:tcBorders>
            <w:noWrap/>
            <w:vAlign w:val="center"/>
          </w:tcPr>
          <w:p w14:paraId="19A313E6"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4.325</w:t>
            </w:r>
          </w:p>
        </w:tc>
        <w:tc>
          <w:tcPr>
            <w:tcW w:w="1118" w:type="dxa"/>
            <w:tcBorders>
              <w:top w:val="single" w:sz="4" w:space="0" w:color="auto"/>
              <w:left w:val="nil"/>
              <w:bottom w:val="single" w:sz="4" w:space="0" w:color="auto"/>
              <w:right w:val="single" w:sz="4" w:space="0" w:color="auto"/>
            </w:tcBorders>
            <w:noWrap/>
            <w:vAlign w:val="center"/>
          </w:tcPr>
          <w:p w14:paraId="19A313E7"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1.440</w:t>
            </w:r>
          </w:p>
        </w:tc>
        <w:tc>
          <w:tcPr>
            <w:tcW w:w="1118" w:type="dxa"/>
            <w:tcBorders>
              <w:top w:val="single" w:sz="4" w:space="0" w:color="auto"/>
              <w:left w:val="nil"/>
              <w:bottom w:val="single" w:sz="4" w:space="0" w:color="auto"/>
              <w:right w:val="single" w:sz="4" w:space="0" w:color="auto"/>
            </w:tcBorders>
            <w:noWrap/>
            <w:vAlign w:val="center"/>
          </w:tcPr>
          <w:p w14:paraId="19A313E8"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0.573</w:t>
            </w:r>
          </w:p>
        </w:tc>
        <w:tc>
          <w:tcPr>
            <w:tcW w:w="1118" w:type="dxa"/>
            <w:tcBorders>
              <w:top w:val="single" w:sz="4" w:space="0" w:color="auto"/>
              <w:left w:val="nil"/>
              <w:bottom w:val="single" w:sz="4" w:space="0" w:color="auto"/>
              <w:right w:val="single" w:sz="4" w:space="0" w:color="auto"/>
            </w:tcBorders>
            <w:noWrap/>
            <w:vAlign w:val="center"/>
          </w:tcPr>
          <w:p w14:paraId="19A313E9"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1.466</w:t>
            </w:r>
          </w:p>
        </w:tc>
      </w:tr>
      <w:tr w:rsidR="00855B64" w:rsidRPr="008F7A95" w14:paraId="19A313F1" w14:textId="77777777" w:rsidTr="00877AFA">
        <w:trPr>
          <w:cantSplit/>
          <w:trHeight w:val="300"/>
        </w:trPr>
        <w:tc>
          <w:tcPr>
            <w:tcW w:w="2972" w:type="dxa"/>
            <w:gridSpan w:val="3"/>
            <w:tcBorders>
              <w:top w:val="single" w:sz="4" w:space="0" w:color="auto"/>
              <w:left w:val="single" w:sz="4" w:space="0" w:color="auto"/>
              <w:bottom w:val="single" w:sz="4" w:space="0" w:color="auto"/>
              <w:right w:val="single" w:sz="4" w:space="0" w:color="auto"/>
            </w:tcBorders>
            <w:noWrap/>
            <w:vAlign w:val="center"/>
          </w:tcPr>
          <w:p w14:paraId="19A313EB"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Minimum Emission Factor</w:t>
            </w:r>
          </w:p>
        </w:tc>
        <w:tc>
          <w:tcPr>
            <w:tcW w:w="1319" w:type="dxa"/>
            <w:tcBorders>
              <w:top w:val="single" w:sz="4" w:space="0" w:color="auto"/>
              <w:left w:val="single" w:sz="4" w:space="0" w:color="auto"/>
              <w:bottom w:val="single" w:sz="4" w:space="0" w:color="auto"/>
              <w:right w:val="single" w:sz="4" w:space="0" w:color="auto"/>
            </w:tcBorders>
            <w:noWrap/>
            <w:vAlign w:val="center"/>
          </w:tcPr>
          <w:p w14:paraId="19A313EC"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5.726</w:t>
            </w:r>
          </w:p>
        </w:tc>
        <w:tc>
          <w:tcPr>
            <w:tcW w:w="1118" w:type="dxa"/>
            <w:tcBorders>
              <w:top w:val="single" w:sz="4" w:space="0" w:color="auto"/>
              <w:left w:val="nil"/>
              <w:bottom w:val="single" w:sz="4" w:space="0" w:color="auto"/>
              <w:right w:val="single" w:sz="4" w:space="0" w:color="auto"/>
            </w:tcBorders>
            <w:noWrap/>
            <w:vAlign w:val="center"/>
          </w:tcPr>
          <w:p w14:paraId="19A313ED"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1.056</w:t>
            </w:r>
          </w:p>
        </w:tc>
        <w:tc>
          <w:tcPr>
            <w:tcW w:w="1118" w:type="dxa"/>
            <w:tcBorders>
              <w:top w:val="single" w:sz="4" w:space="0" w:color="auto"/>
              <w:left w:val="nil"/>
              <w:bottom w:val="single" w:sz="4" w:space="0" w:color="auto"/>
              <w:right w:val="single" w:sz="4" w:space="0" w:color="auto"/>
            </w:tcBorders>
            <w:noWrap/>
            <w:vAlign w:val="center"/>
          </w:tcPr>
          <w:p w14:paraId="19A313EE"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0.375</w:t>
            </w:r>
          </w:p>
        </w:tc>
        <w:tc>
          <w:tcPr>
            <w:tcW w:w="1118" w:type="dxa"/>
            <w:tcBorders>
              <w:top w:val="single" w:sz="4" w:space="0" w:color="auto"/>
              <w:left w:val="nil"/>
              <w:bottom w:val="single" w:sz="4" w:space="0" w:color="auto"/>
              <w:right w:val="single" w:sz="4" w:space="0" w:color="auto"/>
            </w:tcBorders>
            <w:noWrap/>
            <w:vAlign w:val="center"/>
          </w:tcPr>
          <w:p w14:paraId="19A313EF"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0.149</w:t>
            </w:r>
          </w:p>
        </w:tc>
        <w:tc>
          <w:tcPr>
            <w:tcW w:w="1118" w:type="dxa"/>
            <w:tcBorders>
              <w:top w:val="single" w:sz="4" w:space="0" w:color="auto"/>
              <w:left w:val="nil"/>
              <w:bottom w:val="single" w:sz="4" w:space="0" w:color="auto"/>
              <w:right w:val="single" w:sz="4" w:space="0" w:color="auto"/>
            </w:tcBorders>
            <w:noWrap/>
            <w:vAlign w:val="center"/>
          </w:tcPr>
          <w:p w14:paraId="19A313F0" w14:textId="77777777" w:rsidR="00855B64" w:rsidRPr="00877AFA" w:rsidRDefault="00855B64" w:rsidP="00877AFA">
            <w:pPr>
              <w:spacing w:line="300" w:lineRule="atLeast"/>
              <w:jc w:val="center"/>
              <w:rPr>
                <w:rFonts w:ascii="Times New Roman" w:hAnsi="Times New Roman"/>
                <w:sz w:val="20"/>
              </w:rPr>
            </w:pPr>
            <w:r w:rsidRPr="00877AFA">
              <w:rPr>
                <w:rFonts w:ascii="Times New Roman" w:hAnsi="Times New Roman"/>
                <w:sz w:val="20"/>
              </w:rPr>
              <w:t>0.006</w:t>
            </w:r>
          </w:p>
        </w:tc>
      </w:tr>
    </w:tbl>
    <w:p w14:paraId="19A313F2" w14:textId="77777777" w:rsidR="009A0F75" w:rsidRDefault="009A0F75" w:rsidP="00A1183A">
      <w:pPr>
        <w:spacing w:line="300" w:lineRule="atLeast"/>
        <w:rPr>
          <w:rFonts w:ascii="Times New Roman" w:hAnsi="Times New Roman"/>
          <w:sz w:val="20"/>
        </w:rPr>
      </w:pPr>
    </w:p>
    <w:p w14:paraId="19A313F3" w14:textId="77777777" w:rsidR="00F82F1D" w:rsidRDefault="00F82F1D" w:rsidP="00A1183A">
      <w:pPr>
        <w:spacing w:line="300" w:lineRule="atLeast"/>
        <w:rPr>
          <w:rFonts w:ascii="Times New Roman" w:hAnsi="Times New Roman"/>
          <w:sz w:val="20"/>
        </w:rPr>
      </w:pPr>
    </w:p>
    <w:p w14:paraId="19A313F4" w14:textId="77777777" w:rsidR="00DA0B22" w:rsidRDefault="00193682" w:rsidP="00F510FB">
      <w:pPr>
        <w:spacing w:line="24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68480" behindDoc="0" locked="0" layoutInCell="1" allowOverlap="1" wp14:anchorId="19A32391" wp14:editId="19A32392">
                <wp:simplePos x="0" y="0"/>
                <wp:positionH relativeFrom="column">
                  <wp:posOffset>-57150</wp:posOffset>
                </wp:positionH>
                <wp:positionV relativeFrom="paragraph">
                  <wp:posOffset>314325</wp:posOffset>
                </wp:positionV>
                <wp:extent cx="5676900" cy="14097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5676900" cy="1409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2D780" id="Rectangle 11" o:spid="_x0000_s1026" style="position:absolute;margin-left:-4.5pt;margin-top:24.75pt;width:447pt;height:11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" filled="f" strokecolor="#243f60 [1604]" strokeweight="2pt"/>
            </w:pict>
          </mc:Fallback>
        </mc:AlternateContent>
      </w:r>
      <w:r>
        <w:rPr>
          <w:rFonts w:ascii="Times New Roman" w:hAnsi="Times New Roman"/>
          <w:noProof/>
          <w:sz w:val="20"/>
        </w:rPr>
        <mc:AlternateContent>
          <mc:Choice Requires="wps">
            <w:drawing>
              <wp:anchor distT="0" distB="0" distL="114300" distR="114300" simplePos="0" relativeHeight="251667456" behindDoc="0" locked="0" layoutInCell="1" allowOverlap="1" wp14:anchorId="19A32393" wp14:editId="19A32394">
                <wp:simplePos x="0" y="0"/>
                <wp:positionH relativeFrom="column">
                  <wp:posOffset>2228850</wp:posOffset>
                </wp:positionH>
                <wp:positionV relativeFrom="paragraph">
                  <wp:posOffset>190500</wp:posOffset>
                </wp:positionV>
                <wp:extent cx="3286125" cy="12382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3286125" cy="123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50833F" id="Rectangle 10" o:spid="_x0000_s1026" style="position:absolute;margin-left:175.5pt;margin-top:15pt;width:258.75pt;height:9.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" filled="f" strokecolor="#243f60 [1604]" strokeweight="2pt"/>
            </w:pict>
          </mc:Fallback>
        </mc:AlternateContent>
      </w:r>
      <w:r w:rsidR="00A43CE1">
        <w:rPr>
          <w:rFonts w:ascii="Times New Roman" w:hAnsi="Times New Roman"/>
          <w:sz w:val="20"/>
        </w:rPr>
        <w:t>Emission factors vary widely, primarily due to the size of any individual loading/</w:t>
      </w:r>
      <w:r w:rsidR="00855B64">
        <w:rPr>
          <w:rFonts w:ascii="Times New Roman" w:hAnsi="Times New Roman"/>
          <w:sz w:val="20"/>
        </w:rPr>
        <w:t>un</w:t>
      </w:r>
      <w:r w:rsidR="00A43CE1">
        <w:rPr>
          <w:rFonts w:ascii="Times New Roman" w:hAnsi="Times New Roman"/>
          <w:sz w:val="20"/>
        </w:rPr>
        <w:t xml:space="preserve">loading event compared to the storage capacity of the cargo carrier.  </w:t>
      </w:r>
      <w:r w:rsidR="009F17DA">
        <w:rPr>
          <w:rFonts w:ascii="Times New Roman" w:hAnsi="Times New Roman"/>
          <w:sz w:val="20"/>
        </w:rPr>
        <w:t>During the 3-year baseline period, b</w:t>
      </w:r>
      <w:r w:rsidR="004E608F">
        <w:rPr>
          <w:rFonts w:ascii="Times New Roman" w:hAnsi="Times New Roman"/>
          <w:sz w:val="20"/>
        </w:rPr>
        <w:t xml:space="preserve">arge cargo capacities range from about 24,000 to 185,000 barrels and tanker cargo capacities range from </w:t>
      </w:r>
      <w:r w:rsidR="00FB6C59">
        <w:rPr>
          <w:rFonts w:ascii="Times New Roman" w:hAnsi="Times New Roman"/>
          <w:sz w:val="20"/>
        </w:rPr>
        <w:t xml:space="preserve">about 325,000 to 470,000 barrels.  </w:t>
      </w:r>
      <w:r w:rsidR="00DD1D19">
        <w:rPr>
          <w:rFonts w:ascii="Times New Roman" w:hAnsi="Times New Roman"/>
          <w:sz w:val="20"/>
        </w:rPr>
        <w:t xml:space="preserve">Total material transferred over the Avon Wharf to/from a cargo carrier ranges from about 14,000 to 311,000 barrels.  </w:t>
      </w:r>
      <w:r w:rsidR="0096714D">
        <w:rPr>
          <w:rFonts w:ascii="Times New Roman" w:hAnsi="Times New Roman"/>
          <w:sz w:val="20"/>
        </w:rPr>
        <w:t xml:space="preserve">Emission factors expressed in terms of pounds of pollutant per barrel of material transferred will be highest when a small transfer is removed from a large cargo carrier (e.g. </w:t>
      </w:r>
      <w:r w:rsidR="00DA0B22">
        <w:rPr>
          <w:rFonts w:ascii="Times New Roman" w:hAnsi="Times New Roman"/>
          <w:sz w:val="20"/>
        </w:rPr>
        <w:t>a 2014</w:t>
      </w:r>
      <w:r w:rsidR="0096714D">
        <w:rPr>
          <w:rFonts w:ascii="Times New Roman" w:hAnsi="Times New Roman"/>
          <w:sz w:val="20"/>
        </w:rPr>
        <w:t xml:space="preserve"> </w:t>
      </w:r>
      <w:r w:rsidR="00DA0B22">
        <w:rPr>
          <w:rFonts w:ascii="Times New Roman" w:hAnsi="Times New Roman"/>
          <w:sz w:val="20"/>
        </w:rPr>
        <w:t>Berth 1</w:t>
      </w:r>
      <w:r w:rsidR="0096714D">
        <w:rPr>
          <w:rFonts w:ascii="Times New Roman" w:hAnsi="Times New Roman"/>
          <w:sz w:val="20"/>
        </w:rPr>
        <w:t xml:space="preserve"> call unloaded  about 34,000 barrels of material from a 320,000 barrel capacity cargo carrier).</w:t>
      </w:r>
      <w:r w:rsidR="00DD1D19">
        <w:rPr>
          <w:rFonts w:ascii="Times New Roman" w:hAnsi="Times New Roman"/>
          <w:sz w:val="20"/>
        </w:rPr>
        <w:t xml:space="preserve"> </w:t>
      </w:r>
      <w:r w:rsidR="0096714D">
        <w:rPr>
          <w:rFonts w:ascii="Times New Roman" w:hAnsi="Times New Roman"/>
          <w:sz w:val="20"/>
        </w:rPr>
        <w:t xml:space="preserve"> </w:t>
      </w:r>
      <w:r w:rsidR="007C717D">
        <w:rPr>
          <w:rFonts w:ascii="Times New Roman" w:hAnsi="Times New Roman"/>
          <w:sz w:val="20"/>
        </w:rPr>
        <w:t xml:space="preserve">Since there is a wide range of emission factors, using an average emission factor to estimate permitted </w:t>
      </w:r>
      <w:r w:rsidR="002C361F">
        <w:rPr>
          <w:rFonts w:ascii="Times New Roman" w:hAnsi="Times New Roman"/>
          <w:sz w:val="20"/>
        </w:rPr>
        <w:t xml:space="preserve">future </w:t>
      </w:r>
      <w:r w:rsidR="007C717D">
        <w:rPr>
          <w:rFonts w:ascii="Times New Roman" w:hAnsi="Times New Roman"/>
          <w:sz w:val="20"/>
        </w:rPr>
        <w:t xml:space="preserve">emissions for S-1560 </w:t>
      </w:r>
      <w:r w:rsidR="002C361F">
        <w:rPr>
          <w:rFonts w:ascii="Times New Roman" w:hAnsi="Times New Roman"/>
          <w:sz w:val="20"/>
        </w:rPr>
        <w:t xml:space="preserve">introduces uncertainty.  </w:t>
      </w:r>
      <w:r w:rsidR="009F17DA">
        <w:rPr>
          <w:rFonts w:ascii="Times New Roman" w:hAnsi="Times New Roman"/>
          <w:sz w:val="20"/>
        </w:rPr>
        <w:t xml:space="preserve">Not all cargo carrier capacities are known, but for the berth calls </w:t>
      </w:r>
      <w:r w:rsidR="00A8049D">
        <w:rPr>
          <w:rFonts w:ascii="Times New Roman" w:hAnsi="Times New Roman"/>
          <w:sz w:val="20"/>
        </w:rPr>
        <w:t>with known</w:t>
      </w:r>
      <w:r w:rsidR="009F17DA">
        <w:rPr>
          <w:rFonts w:ascii="Times New Roman" w:hAnsi="Times New Roman"/>
          <w:sz w:val="20"/>
        </w:rPr>
        <w:t xml:space="preserve"> vessel capacities </w:t>
      </w:r>
      <w:r w:rsidR="00E5293F">
        <w:rPr>
          <w:rFonts w:ascii="Times New Roman" w:hAnsi="Times New Roman"/>
          <w:sz w:val="20"/>
        </w:rPr>
        <w:t>(143</w:t>
      </w:r>
      <w:r w:rsidR="009F17DA">
        <w:rPr>
          <w:rFonts w:ascii="Times New Roman" w:hAnsi="Times New Roman"/>
          <w:sz w:val="20"/>
        </w:rPr>
        <w:t xml:space="preserve"> calls out of 180 total)</w:t>
      </w:r>
      <w:r w:rsidR="00A8049D">
        <w:rPr>
          <w:rFonts w:ascii="Times New Roman" w:hAnsi="Times New Roman"/>
          <w:sz w:val="20"/>
        </w:rPr>
        <w:t>,</w:t>
      </w:r>
      <w:r w:rsidR="009F17DA">
        <w:rPr>
          <w:rFonts w:ascii="Times New Roman" w:hAnsi="Times New Roman"/>
          <w:sz w:val="20"/>
        </w:rPr>
        <w:t xml:space="preserve"> </w:t>
      </w:r>
      <w:r w:rsidR="00E5293F">
        <w:rPr>
          <w:rFonts w:ascii="Times New Roman" w:hAnsi="Times New Roman"/>
          <w:sz w:val="20"/>
        </w:rPr>
        <w:t xml:space="preserve">the average cargo carrier </w:t>
      </w:r>
      <w:r w:rsidR="00DA0B22">
        <w:rPr>
          <w:rFonts w:ascii="Times New Roman" w:hAnsi="Times New Roman"/>
          <w:sz w:val="20"/>
        </w:rPr>
        <w:t>utilization [=(</w:t>
      </w:r>
      <w:r w:rsidR="00E5293F">
        <w:rPr>
          <w:rFonts w:ascii="Times New Roman" w:hAnsi="Times New Roman"/>
          <w:sz w:val="20"/>
        </w:rPr>
        <w:t xml:space="preserve">material </w:t>
      </w:r>
      <w:r w:rsidR="00DA0B22">
        <w:rPr>
          <w:rFonts w:ascii="Times New Roman" w:hAnsi="Times New Roman"/>
          <w:sz w:val="20"/>
        </w:rPr>
        <w:t xml:space="preserve">transferred)/(carrier capacity)]  is about 68%.  </w:t>
      </w:r>
    </w:p>
    <w:p w14:paraId="19A313F5" w14:textId="77777777" w:rsidR="00DA0B22" w:rsidRDefault="00DA0B22" w:rsidP="00F510FB">
      <w:pPr>
        <w:spacing w:line="240" w:lineRule="atLeast"/>
        <w:rPr>
          <w:rFonts w:ascii="Times New Roman" w:hAnsi="Times New Roman"/>
          <w:sz w:val="20"/>
        </w:rPr>
      </w:pPr>
    </w:p>
    <w:p w14:paraId="19A313F6" w14:textId="77777777" w:rsidR="00877AFA" w:rsidRDefault="00877AFA" w:rsidP="00F510FB">
      <w:pPr>
        <w:spacing w:line="240" w:lineRule="atLeast"/>
        <w:rPr>
          <w:rFonts w:ascii="Times New Roman" w:hAnsi="Times New Roman"/>
          <w:sz w:val="20"/>
        </w:rPr>
      </w:pPr>
      <w:r>
        <w:rPr>
          <w:rFonts w:ascii="Times New Roman" w:hAnsi="Times New Roman"/>
          <w:sz w:val="20"/>
        </w:rPr>
        <w:t>Due to the wide range of emission factors, using an average emission factor to estimate permitted emissions for S-1560 is not appropriate</w:t>
      </w:r>
      <w:r w:rsidR="00A8049D">
        <w:rPr>
          <w:rFonts w:ascii="Times New Roman" w:hAnsi="Times New Roman"/>
          <w:sz w:val="20"/>
        </w:rPr>
        <w:t>,</w:t>
      </w:r>
      <w:r>
        <w:rPr>
          <w:rFonts w:ascii="Times New Roman" w:hAnsi="Times New Roman"/>
          <w:sz w:val="20"/>
        </w:rPr>
        <w:t xml:space="preserve"> because the maximum PTE could be as high as the </w:t>
      </w:r>
      <w:r w:rsidR="00A8049D">
        <w:rPr>
          <w:rFonts w:ascii="Times New Roman" w:hAnsi="Times New Roman"/>
          <w:sz w:val="20"/>
        </w:rPr>
        <w:t xml:space="preserve">emissions </w:t>
      </w:r>
      <w:r>
        <w:rPr>
          <w:rFonts w:ascii="Times New Roman" w:hAnsi="Times New Roman"/>
          <w:sz w:val="20"/>
        </w:rPr>
        <w:t>derived by the maximum emission factor.  However, using the maximum emission factor would in all likelihood overestimate future emissions.  Therefore, the approach to estimate future permitted emissions is to derive the maximum consecutive 12-month emission factor.  The following table summarizes the overall consecutive 12-month emission factors derived from the 3-year baseline.</w:t>
      </w:r>
    </w:p>
    <w:p w14:paraId="19A313F7" w14:textId="77777777" w:rsidR="00877AFA" w:rsidRDefault="00877AFA" w:rsidP="00A1183A">
      <w:pPr>
        <w:spacing w:line="300" w:lineRule="atLeast"/>
        <w:rPr>
          <w:rFonts w:ascii="Times New Roman" w:hAnsi="Times New Roman"/>
          <w:sz w:val="20"/>
        </w:rPr>
      </w:pPr>
    </w:p>
    <w:tbl>
      <w:tblPr>
        <w:tblW w:w="8763" w:type="dxa"/>
        <w:tblInd w:w="93" w:type="dxa"/>
        <w:tblLook w:val="04A0" w:firstRow="1" w:lastRow="0" w:firstColumn="1" w:lastColumn="0" w:noHBand="0" w:noVBand="1"/>
      </w:tblPr>
      <w:tblGrid>
        <w:gridCol w:w="987"/>
        <w:gridCol w:w="1203"/>
        <w:gridCol w:w="1368"/>
        <w:gridCol w:w="1144"/>
        <w:gridCol w:w="1006"/>
        <w:gridCol w:w="1006"/>
        <w:gridCol w:w="916"/>
        <w:gridCol w:w="1133"/>
      </w:tblGrid>
      <w:tr w:rsidR="00877AFA" w:rsidRPr="00CE57DE" w14:paraId="19A313FB" w14:textId="77777777" w:rsidTr="000446E1">
        <w:trPr>
          <w:trHeight w:val="300"/>
          <w:tblHeader/>
        </w:trPr>
        <w:tc>
          <w:tcPr>
            <w:tcW w:w="2190" w:type="dxa"/>
            <w:gridSpan w:val="2"/>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center"/>
            <w:hideMark/>
          </w:tcPr>
          <w:p w14:paraId="19A313F8" w14:textId="77777777" w:rsidR="00877AFA" w:rsidRPr="00CE57DE" w:rsidRDefault="00877AFA" w:rsidP="009C57FC">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Consecutive 12-Months ending</w:t>
            </w:r>
          </w:p>
        </w:tc>
        <w:tc>
          <w:tcPr>
            <w:tcW w:w="1368" w:type="dxa"/>
            <w:vMerge w:val="restart"/>
            <w:tcBorders>
              <w:top w:val="single" w:sz="4" w:space="0" w:color="auto"/>
              <w:left w:val="nil"/>
              <w:bottom w:val="single" w:sz="4" w:space="0" w:color="auto"/>
              <w:right w:val="single" w:sz="4" w:space="0" w:color="auto"/>
            </w:tcBorders>
            <w:shd w:val="clear" w:color="auto" w:fill="95B3D7" w:themeFill="accent1" w:themeFillTint="99"/>
            <w:vAlign w:val="center"/>
          </w:tcPr>
          <w:p w14:paraId="19A313F9" w14:textId="77777777" w:rsidR="00877AFA" w:rsidRDefault="00877AFA" w:rsidP="009C57FC">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12-Month Throughput Barrels</w:t>
            </w:r>
          </w:p>
        </w:tc>
        <w:tc>
          <w:tcPr>
            <w:tcW w:w="5205" w:type="dxa"/>
            <w:gridSpan w:val="5"/>
            <w:tcBorders>
              <w:top w:val="single" w:sz="4" w:space="0" w:color="auto"/>
              <w:left w:val="single" w:sz="4" w:space="0" w:color="auto"/>
              <w:bottom w:val="single" w:sz="4" w:space="0" w:color="auto"/>
              <w:right w:val="single" w:sz="4" w:space="0" w:color="000000"/>
            </w:tcBorders>
            <w:shd w:val="clear" w:color="auto" w:fill="95B3D7" w:themeFill="accent1" w:themeFillTint="99"/>
            <w:noWrap/>
            <w:vAlign w:val="center"/>
            <w:hideMark/>
          </w:tcPr>
          <w:p w14:paraId="19A313FA" w14:textId="77777777" w:rsidR="00877AFA" w:rsidRPr="00CE57DE" w:rsidRDefault="00877AFA" w:rsidP="009C57FC">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 xml:space="preserve">Emissions Factors </w:t>
            </w:r>
            <w:r w:rsidRPr="00CE57DE">
              <w:rPr>
                <w:rFonts w:ascii="Times New Roman" w:hAnsi="Times New Roman"/>
                <w:b/>
                <w:bCs/>
                <w:color w:val="000000"/>
                <w:sz w:val="18"/>
                <w:szCs w:val="18"/>
              </w:rPr>
              <w:t xml:space="preserve"> </w:t>
            </w:r>
            <w:r>
              <w:rPr>
                <w:rFonts w:ascii="Times New Roman" w:hAnsi="Times New Roman"/>
                <w:b/>
                <w:bCs/>
                <w:color w:val="000000"/>
                <w:sz w:val="18"/>
                <w:szCs w:val="18"/>
              </w:rPr>
              <w:t>Lbs/1000Barrels</w:t>
            </w:r>
          </w:p>
        </w:tc>
      </w:tr>
      <w:tr w:rsidR="00877AFA" w:rsidRPr="00CE57DE" w14:paraId="19A31404" w14:textId="77777777" w:rsidTr="000446E1">
        <w:trPr>
          <w:trHeight w:val="360"/>
          <w:tblHeader/>
        </w:trPr>
        <w:tc>
          <w:tcPr>
            <w:tcW w:w="987"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hideMark/>
          </w:tcPr>
          <w:p w14:paraId="19A313FC" w14:textId="77777777" w:rsidR="00877AFA" w:rsidRPr="00CE57DE" w:rsidRDefault="00877AFA"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Year</w:t>
            </w:r>
          </w:p>
        </w:tc>
        <w:tc>
          <w:tcPr>
            <w:tcW w:w="1203"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hideMark/>
          </w:tcPr>
          <w:p w14:paraId="19A313FD" w14:textId="77777777" w:rsidR="00877AFA" w:rsidRPr="00CE57DE" w:rsidRDefault="00877AFA"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Month</w:t>
            </w:r>
          </w:p>
        </w:tc>
        <w:tc>
          <w:tcPr>
            <w:tcW w:w="1368" w:type="dxa"/>
            <w:vMerge/>
            <w:tcBorders>
              <w:left w:val="nil"/>
              <w:bottom w:val="single" w:sz="4" w:space="0" w:color="auto"/>
              <w:right w:val="single" w:sz="4" w:space="0" w:color="auto"/>
            </w:tcBorders>
            <w:shd w:val="clear" w:color="auto" w:fill="95B3D7" w:themeFill="accent1" w:themeFillTint="99"/>
          </w:tcPr>
          <w:p w14:paraId="19A313FE" w14:textId="77777777" w:rsidR="00877AFA" w:rsidRPr="00CE57DE" w:rsidRDefault="00877AFA" w:rsidP="009C57FC">
            <w:pPr>
              <w:spacing w:line="240" w:lineRule="auto"/>
              <w:jc w:val="center"/>
              <w:rPr>
                <w:rFonts w:ascii="Times New Roman" w:hAnsi="Times New Roman"/>
                <w:b/>
                <w:bCs/>
                <w:color w:val="000000"/>
                <w:sz w:val="18"/>
                <w:szCs w:val="18"/>
              </w:rPr>
            </w:pPr>
          </w:p>
        </w:tc>
        <w:tc>
          <w:tcPr>
            <w:tcW w:w="1144" w:type="dxa"/>
            <w:tcBorders>
              <w:top w:val="nil"/>
              <w:left w:val="single" w:sz="4" w:space="0" w:color="auto"/>
              <w:bottom w:val="single" w:sz="4" w:space="0" w:color="auto"/>
              <w:right w:val="single" w:sz="4" w:space="0" w:color="auto"/>
            </w:tcBorders>
            <w:shd w:val="clear" w:color="auto" w:fill="95B3D7" w:themeFill="accent1" w:themeFillTint="99"/>
            <w:noWrap/>
            <w:vAlign w:val="center"/>
            <w:hideMark/>
          </w:tcPr>
          <w:p w14:paraId="19A313FF" w14:textId="77777777" w:rsidR="00877AFA" w:rsidRPr="00CE57DE" w:rsidRDefault="00877AFA"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NO</w:t>
            </w:r>
            <w:r w:rsidRPr="00CE57DE">
              <w:rPr>
                <w:rFonts w:ascii="Times New Roman" w:hAnsi="Times New Roman"/>
                <w:b/>
                <w:bCs/>
                <w:color w:val="000000"/>
                <w:sz w:val="18"/>
                <w:szCs w:val="18"/>
                <w:vertAlign w:val="subscript"/>
              </w:rPr>
              <w:t>X</w:t>
            </w:r>
          </w:p>
        </w:tc>
        <w:tc>
          <w:tcPr>
            <w:tcW w:w="1006" w:type="dxa"/>
            <w:tcBorders>
              <w:top w:val="nil"/>
              <w:left w:val="nil"/>
              <w:bottom w:val="single" w:sz="4" w:space="0" w:color="auto"/>
              <w:right w:val="single" w:sz="4" w:space="0" w:color="auto"/>
            </w:tcBorders>
            <w:shd w:val="clear" w:color="auto" w:fill="95B3D7" w:themeFill="accent1" w:themeFillTint="99"/>
            <w:noWrap/>
            <w:vAlign w:val="center"/>
            <w:hideMark/>
          </w:tcPr>
          <w:p w14:paraId="19A31400" w14:textId="77777777" w:rsidR="00877AFA" w:rsidRPr="00CE57DE" w:rsidRDefault="00877AFA"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CO</w:t>
            </w:r>
          </w:p>
        </w:tc>
        <w:tc>
          <w:tcPr>
            <w:tcW w:w="1006" w:type="dxa"/>
            <w:tcBorders>
              <w:top w:val="nil"/>
              <w:left w:val="nil"/>
              <w:bottom w:val="single" w:sz="4" w:space="0" w:color="auto"/>
              <w:right w:val="single" w:sz="4" w:space="0" w:color="auto"/>
            </w:tcBorders>
            <w:shd w:val="clear" w:color="auto" w:fill="95B3D7" w:themeFill="accent1" w:themeFillTint="99"/>
            <w:noWrap/>
            <w:vAlign w:val="center"/>
            <w:hideMark/>
          </w:tcPr>
          <w:p w14:paraId="19A31401" w14:textId="77777777" w:rsidR="00877AFA" w:rsidRPr="00CE57DE" w:rsidRDefault="007D128A" w:rsidP="009C57FC">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w:t>
            </w:r>
          </w:p>
        </w:tc>
        <w:tc>
          <w:tcPr>
            <w:tcW w:w="916" w:type="dxa"/>
            <w:tcBorders>
              <w:top w:val="nil"/>
              <w:left w:val="nil"/>
              <w:bottom w:val="single" w:sz="4" w:space="0" w:color="auto"/>
              <w:right w:val="single" w:sz="4" w:space="0" w:color="auto"/>
            </w:tcBorders>
            <w:shd w:val="clear" w:color="auto" w:fill="95B3D7" w:themeFill="accent1" w:themeFillTint="99"/>
            <w:noWrap/>
            <w:vAlign w:val="center"/>
            <w:hideMark/>
          </w:tcPr>
          <w:p w14:paraId="19A31402" w14:textId="77777777" w:rsidR="00877AFA" w:rsidRPr="00CE57DE" w:rsidRDefault="00877AFA"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PM</w:t>
            </w:r>
            <w:r w:rsidRPr="00CE57DE">
              <w:rPr>
                <w:rFonts w:ascii="Times New Roman" w:hAnsi="Times New Roman"/>
                <w:b/>
                <w:bCs/>
                <w:color w:val="000000"/>
                <w:sz w:val="18"/>
                <w:szCs w:val="18"/>
                <w:vertAlign w:val="subscript"/>
              </w:rPr>
              <w:t>10</w:t>
            </w:r>
          </w:p>
        </w:tc>
        <w:tc>
          <w:tcPr>
            <w:tcW w:w="1133" w:type="dxa"/>
            <w:tcBorders>
              <w:top w:val="nil"/>
              <w:left w:val="nil"/>
              <w:bottom w:val="single" w:sz="4" w:space="0" w:color="auto"/>
              <w:right w:val="single" w:sz="4" w:space="0" w:color="auto"/>
            </w:tcBorders>
            <w:shd w:val="clear" w:color="auto" w:fill="95B3D7" w:themeFill="accent1" w:themeFillTint="99"/>
            <w:noWrap/>
            <w:vAlign w:val="center"/>
            <w:hideMark/>
          </w:tcPr>
          <w:p w14:paraId="19A31403" w14:textId="77777777" w:rsidR="00877AFA" w:rsidRPr="00CE57DE" w:rsidRDefault="00877AFA"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SO</w:t>
            </w:r>
            <w:r w:rsidRPr="00CE57DE">
              <w:rPr>
                <w:rFonts w:ascii="Times New Roman" w:hAnsi="Times New Roman"/>
                <w:b/>
                <w:bCs/>
                <w:color w:val="000000"/>
                <w:sz w:val="18"/>
                <w:szCs w:val="18"/>
                <w:vertAlign w:val="subscript"/>
              </w:rPr>
              <w:t>2</w:t>
            </w:r>
          </w:p>
        </w:tc>
      </w:tr>
      <w:tr w:rsidR="00877AFA" w:rsidRPr="00CE57DE" w14:paraId="19A3140D"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05"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406"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July</w:t>
            </w:r>
          </w:p>
        </w:tc>
        <w:tc>
          <w:tcPr>
            <w:tcW w:w="1368" w:type="dxa"/>
            <w:tcBorders>
              <w:top w:val="single" w:sz="4" w:space="0" w:color="auto"/>
              <w:left w:val="nil"/>
              <w:bottom w:val="single" w:sz="4" w:space="0" w:color="auto"/>
              <w:right w:val="single" w:sz="4" w:space="0" w:color="auto"/>
            </w:tcBorders>
            <w:vAlign w:val="bottom"/>
          </w:tcPr>
          <w:p w14:paraId="19A31407" w14:textId="77777777" w:rsidR="00877AFA" w:rsidRPr="00877AFA" w:rsidRDefault="00193682" w:rsidP="00877AFA">
            <w:pPr>
              <w:spacing w:line="300" w:lineRule="atLeast"/>
              <w:jc w:val="righ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69504" behindDoc="0" locked="0" layoutInCell="1" allowOverlap="1" wp14:anchorId="19A32395" wp14:editId="19A32396">
                      <wp:simplePos x="0" y="0"/>
                      <wp:positionH relativeFrom="column">
                        <wp:posOffset>45720</wp:posOffset>
                      </wp:positionH>
                      <wp:positionV relativeFrom="paragraph">
                        <wp:posOffset>41910</wp:posOffset>
                      </wp:positionV>
                      <wp:extent cx="4019550" cy="5524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4019550" cy="5524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1E886" id="Rectangle 12" o:spid="_x0000_s1026" style="position:absolute;margin-left:3.6pt;margin-top:3.3pt;width:316.5pt;height:4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" filled="f" strokecolor="#243f60 [1604]" strokeweight="2pt"/>
                  </w:pict>
                </mc:Fallback>
              </mc:AlternateContent>
            </w:r>
            <w:r w:rsidR="00877AFA" w:rsidRPr="00877AFA">
              <w:rPr>
                <w:rFonts w:ascii="Times New Roman" w:hAnsi="Times New Roman"/>
                <w:sz w:val="20"/>
              </w:rPr>
              <w:t>13,073,736</w:t>
            </w:r>
          </w:p>
        </w:tc>
        <w:tc>
          <w:tcPr>
            <w:tcW w:w="1144" w:type="dxa"/>
            <w:tcBorders>
              <w:top w:val="single" w:sz="4" w:space="0" w:color="auto"/>
              <w:left w:val="single" w:sz="4" w:space="0" w:color="auto"/>
              <w:bottom w:val="single" w:sz="4" w:space="0" w:color="auto"/>
              <w:right w:val="single" w:sz="4" w:space="0" w:color="auto"/>
            </w:tcBorders>
            <w:noWrap/>
            <w:vAlign w:val="bottom"/>
          </w:tcPr>
          <w:p w14:paraId="19A3140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9.3282</w:t>
            </w:r>
          </w:p>
        </w:tc>
        <w:tc>
          <w:tcPr>
            <w:tcW w:w="1006" w:type="dxa"/>
            <w:tcBorders>
              <w:top w:val="single" w:sz="4" w:space="0" w:color="auto"/>
              <w:left w:val="nil"/>
              <w:bottom w:val="single" w:sz="4" w:space="0" w:color="auto"/>
              <w:right w:val="single" w:sz="4" w:space="0" w:color="auto"/>
            </w:tcBorders>
            <w:noWrap/>
            <w:vAlign w:val="bottom"/>
          </w:tcPr>
          <w:p w14:paraId="19A3140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1.7209</w:t>
            </w:r>
          </w:p>
        </w:tc>
        <w:tc>
          <w:tcPr>
            <w:tcW w:w="1006" w:type="dxa"/>
            <w:tcBorders>
              <w:top w:val="single" w:sz="4" w:space="0" w:color="auto"/>
              <w:left w:val="nil"/>
              <w:bottom w:val="single" w:sz="4" w:space="0" w:color="auto"/>
              <w:right w:val="single" w:sz="4" w:space="0" w:color="auto"/>
            </w:tcBorders>
            <w:noWrap/>
            <w:vAlign w:val="bottom"/>
          </w:tcPr>
          <w:p w14:paraId="19A3140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0.5386</w:t>
            </w:r>
          </w:p>
        </w:tc>
        <w:tc>
          <w:tcPr>
            <w:tcW w:w="916" w:type="dxa"/>
            <w:tcBorders>
              <w:top w:val="single" w:sz="4" w:space="0" w:color="auto"/>
              <w:left w:val="nil"/>
              <w:bottom w:val="single" w:sz="4" w:space="0" w:color="auto"/>
              <w:right w:val="single" w:sz="4" w:space="0" w:color="auto"/>
            </w:tcBorders>
            <w:noWrap/>
            <w:vAlign w:val="bottom"/>
          </w:tcPr>
          <w:p w14:paraId="19A3140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0.2361</w:t>
            </w:r>
          </w:p>
        </w:tc>
        <w:tc>
          <w:tcPr>
            <w:tcW w:w="1133" w:type="dxa"/>
            <w:tcBorders>
              <w:top w:val="single" w:sz="4" w:space="0" w:color="auto"/>
              <w:left w:val="nil"/>
              <w:bottom w:val="single" w:sz="4" w:space="0" w:color="auto"/>
              <w:right w:val="single" w:sz="4" w:space="0" w:color="auto"/>
            </w:tcBorders>
            <w:noWrap/>
            <w:vAlign w:val="bottom"/>
          </w:tcPr>
          <w:p w14:paraId="19A3140C"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0.6248</w:t>
            </w:r>
          </w:p>
        </w:tc>
      </w:tr>
      <w:tr w:rsidR="00877AFA" w:rsidRPr="00CE57DE" w14:paraId="19A31416"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0E"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40F"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August</w:t>
            </w:r>
          </w:p>
        </w:tc>
        <w:tc>
          <w:tcPr>
            <w:tcW w:w="1368" w:type="dxa"/>
            <w:tcBorders>
              <w:top w:val="single" w:sz="4" w:space="0" w:color="auto"/>
              <w:left w:val="nil"/>
              <w:bottom w:val="single" w:sz="4" w:space="0" w:color="auto"/>
              <w:right w:val="single" w:sz="4" w:space="0" w:color="auto"/>
            </w:tcBorders>
            <w:vAlign w:val="bottom"/>
          </w:tcPr>
          <w:p w14:paraId="19A3141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12,589,511</w:t>
            </w:r>
          </w:p>
        </w:tc>
        <w:tc>
          <w:tcPr>
            <w:tcW w:w="1144" w:type="dxa"/>
            <w:tcBorders>
              <w:top w:val="nil"/>
              <w:left w:val="single" w:sz="4" w:space="0" w:color="auto"/>
              <w:bottom w:val="single" w:sz="4" w:space="0" w:color="auto"/>
              <w:right w:val="single" w:sz="4" w:space="0" w:color="auto"/>
            </w:tcBorders>
            <w:noWrap/>
            <w:vAlign w:val="bottom"/>
          </w:tcPr>
          <w:p w14:paraId="19A3141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9.5432</w:t>
            </w:r>
          </w:p>
        </w:tc>
        <w:tc>
          <w:tcPr>
            <w:tcW w:w="1006" w:type="dxa"/>
            <w:tcBorders>
              <w:top w:val="nil"/>
              <w:left w:val="nil"/>
              <w:bottom w:val="single" w:sz="4" w:space="0" w:color="auto"/>
              <w:right w:val="single" w:sz="4" w:space="0" w:color="auto"/>
            </w:tcBorders>
            <w:noWrap/>
            <w:vAlign w:val="bottom"/>
          </w:tcPr>
          <w:p w14:paraId="19A31412"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1.7694</w:t>
            </w:r>
          </w:p>
        </w:tc>
        <w:tc>
          <w:tcPr>
            <w:tcW w:w="1006" w:type="dxa"/>
            <w:tcBorders>
              <w:top w:val="nil"/>
              <w:left w:val="nil"/>
              <w:bottom w:val="single" w:sz="4" w:space="0" w:color="auto"/>
              <w:right w:val="single" w:sz="4" w:space="0" w:color="auto"/>
            </w:tcBorders>
            <w:noWrap/>
            <w:vAlign w:val="bottom"/>
          </w:tcPr>
          <w:p w14:paraId="19A31413"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0.5507</w:t>
            </w:r>
          </w:p>
        </w:tc>
        <w:tc>
          <w:tcPr>
            <w:tcW w:w="916" w:type="dxa"/>
            <w:tcBorders>
              <w:top w:val="nil"/>
              <w:left w:val="nil"/>
              <w:bottom w:val="single" w:sz="4" w:space="0" w:color="auto"/>
              <w:right w:val="single" w:sz="4" w:space="0" w:color="auto"/>
            </w:tcBorders>
            <w:noWrap/>
            <w:vAlign w:val="bottom"/>
          </w:tcPr>
          <w:p w14:paraId="19A3141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0.2361</w:t>
            </w:r>
          </w:p>
        </w:tc>
        <w:tc>
          <w:tcPr>
            <w:tcW w:w="1133" w:type="dxa"/>
            <w:tcBorders>
              <w:top w:val="nil"/>
              <w:left w:val="nil"/>
              <w:bottom w:val="single" w:sz="4" w:space="0" w:color="auto"/>
              <w:right w:val="single" w:sz="4" w:space="0" w:color="auto"/>
            </w:tcBorders>
            <w:noWrap/>
            <w:vAlign w:val="bottom"/>
          </w:tcPr>
          <w:p w14:paraId="19A31415"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0.5704</w:t>
            </w:r>
          </w:p>
        </w:tc>
      </w:tr>
      <w:tr w:rsidR="00877AFA" w:rsidRPr="00CE57DE" w14:paraId="19A3141F"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17"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418"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September</w:t>
            </w:r>
          </w:p>
        </w:tc>
        <w:tc>
          <w:tcPr>
            <w:tcW w:w="1368" w:type="dxa"/>
            <w:tcBorders>
              <w:top w:val="single" w:sz="4" w:space="0" w:color="auto"/>
              <w:left w:val="nil"/>
              <w:bottom w:val="single" w:sz="4" w:space="0" w:color="auto"/>
              <w:right w:val="single" w:sz="4" w:space="0" w:color="auto"/>
            </w:tcBorders>
            <w:vAlign w:val="bottom"/>
          </w:tcPr>
          <w:p w14:paraId="19A3141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12,604,169</w:t>
            </w:r>
          </w:p>
        </w:tc>
        <w:tc>
          <w:tcPr>
            <w:tcW w:w="1144" w:type="dxa"/>
            <w:tcBorders>
              <w:top w:val="nil"/>
              <w:left w:val="single" w:sz="4" w:space="0" w:color="auto"/>
              <w:bottom w:val="single" w:sz="4" w:space="0" w:color="auto"/>
              <w:right w:val="single" w:sz="4" w:space="0" w:color="auto"/>
            </w:tcBorders>
            <w:noWrap/>
            <w:vAlign w:val="bottom"/>
          </w:tcPr>
          <w:p w14:paraId="19A3141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9.6813</w:t>
            </w:r>
          </w:p>
        </w:tc>
        <w:tc>
          <w:tcPr>
            <w:tcW w:w="1006" w:type="dxa"/>
            <w:tcBorders>
              <w:top w:val="nil"/>
              <w:left w:val="nil"/>
              <w:bottom w:val="single" w:sz="4" w:space="0" w:color="auto"/>
              <w:right w:val="single" w:sz="4" w:space="0" w:color="auto"/>
            </w:tcBorders>
            <w:noWrap/>
            <w:vAlign w:val="bottom"/>
          </w:tcPr>
          <w:p w14:paraId="19A3141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1.7794</w:t>
            </w:r>
          </w:p>
        </w:tc>
        <w:tc>
          <w:tcPr>
            <w:tcW w:w="1006" w:type="dxa"/>
            <w:tcBorders>
              <w:top w:val="nil"/>
              <w:left w:val="nil"/>
              <w:bottom w:val="single" w:sz="4" w:space="0" w:color="auto"/>
              <w:right w:val="single" w:sz="4" w:space="0" w:color="auto"/>
            </w:tcBorders>
            <w:noWrap/>
            <w:vAlign w:val="bottom"/>
          </w:tcPr>
          <w:p w14:paraId="19A3141C"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0.5589</w:t>
            </w:r>
          </w:p>
        </w:tc>
        <w:tc>
          <w:tcPr>
            <w:tcW w:w="916" w:type="dxa"/>
            <w:tcBorders>
              <w:top w:val="nil"/>
              <w:left w:val="nil"/>
              <w:bottom w:val="single" w:sz="4" w:space="0" w:color="auto"/>
              <w:right w:val="single" w:sz="4" w:space="0" w:color="auto"/>
            </w:tcBorders>
            <w:noWrap/>
            <w:vAlign w:val="bottom"/>
          </w:tcPr>
          <w:p w14:paraId="19A3141D"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0.2352</w:t>
            </w:r>
          </w:p>
        </w:tc>
        <w:tc>
          <w:tcPr>
            <w:tcW w:w="1133" w:type="dxa"/>
            <w:tcBorders>
              <w:top w:val="nil"/>
              <w:left w:val="nil"/>
              <w:bottom w:val="single" w:sz="4" w:space="0" w:color="auto"/>
              <w:right w:val="single" w:sz="4" w:space="0" w:color="auto"/>
            </w:tcBorders>
            <w:noWrap/>
            <w:vAlign w:val="bottom"/>
          </w:tcPr>
          <w:p w14:paraId="19A3141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0.5250</w:t>
            </w:r>
          </w:p>
        </w:tc>
      </w:tr>
      <w:tr w:rsidR="00877AFA" w:rsidRPr="00CE57DE" w14:paraId="19A31428"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20"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lastRenderedPageBreak/>
              <w:t>2014</w:t>
            </w:r>
          </w:p>
        </w:tc>
        <w:tc>
          <w:tcPr>
            <w:tcW w:w="1203" w:type="dxa"/>
            <w:tcBorders>
              <w:top w:val="nil"/>
              <w:left w:val="nil"/>
              <w:bottom w:val="single" w:sz="4" w:space="0" w:color="auto"/>
              <w:right w:val="single" w:sz="4" w:space="0" w:color="auto"/>
            </w:tcBorders>
            <w:noWrap/>
            <w:vAlign w:val="center"/>
          </w:tcPr>
          <w:p w14:paraId="19A31421"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October</w:t>
            </w:r>
          </w:p>
        </w:tc>
        <w:tc>
          <w:tcPr>
            <w:tcW w:w="1368" w:type="dxa"/>
            <w:tcBorders>
              <w:top w:val="single" w:sz="4" w:space="0" w:color="auto"/>
              <w:left w:val="nil"/>
              <w:bottom w:val="single" w:sz="4" w:space="0" w:color="auto"/>
              <w:right w:val="single" w:sz="4" w:space="0" w:color="auto"/>
            </w:tcBorders>
            <w:vAlign w:val="bottom"/>
          </w:tcPr>
          <w:p w14:paraId="19A31422" w14:textId="77777777" w:rsidR="00877AFA" w:rsidRPr="00877AFA" w:rsidRDefault="00193682" w:rsidP="00877AFA">
            <w:pPr>
              <w:spacing w:line="300" w:lineRule="atLeast"/>
              <w:jc w:val="righ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70528" behindDoc="0" locked="0" layoutInCell="1" allowOverlap="1" wp14:anchorId="19A32397" wp14:editId="19A32398">
                      <wp:simplePos x="0" y="0"/>
                      <wp:positionH relativeFrom="column">
                        <wp:posOffset>74295</wp:posOffset>
                      </wp:positionH>
                      <wp:positionV relativeFrom="paragraph">
                        <wp:posOffset>51435</wp:posOffset>
                      </wp:positionV>
                      <wp:extent cx="3952875" cy="430530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3952875" cy="43053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B5EA1" id="Rectangle 13" o:spid="_x0000_s1026" style="position:absolute;margin-left:5.85pt;margin-top:4.05pt;width:311.25pt;height:33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" filled="f" strokecolor="#243f60 [1604]" strokeweight="2pt"/>
                  </w:pict>
                </mc:Fallback>
              </mc:AlternateContent>
            </w:r>
            <w:r w:rsidR="00877AFA" w:rsidRPr="00877AFA">
              <w:rPr>
                <w:rFonts w:ascii="Times New Roman" w:hAnsi="Times New Roman"/>
                <w:sz w:val="20"/>
              </w:rPr>
              <w:t>12,846,037</w:t>
            </w:r>
          </w:p>
        </w:tc>
        <w:tc>
          <w:tcPr>
            <w:tcW w:w="1144" w:type="dxa"/>
            <w:tcBorders>
              <w:top w:val="nil"/>
              <w:left w:val="single" w:sz="4" w:space="0" w:color="auto"/>
              <w:bottom w:val="single" w:sz="4" w:space="0" w:color="auto"/>
              <w:right w:val="single" w:sz="4" w:space="0" w:color="auto"/>
            </w:tcBorders>
            <w:noWrap/>
            <w:vAlign w:val="bottom"/>
          </w:tcPr>
          <w:p w14:paraId="19A31423"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9.7089</w:t>
            </w:r>
          </w:p>
        </w:tc>
        <w:tc>
          <w:tcPr>
            <w:tcW w:w="1006" w:type="dxa"/>
            <w:tcBorders>
              <w:top w:val="nil"/>
              <w:left w:val="nil"/>
              <w:bottom w:val="single" w:sz="4" w:space="0" w:color="auto"/>
              <w:right w:val="single" w:sz="4" w:space="0" w:color="auto"/>
            </w:tcBorders>
            <w:noWrap/>
            <w:vAlign w:val="bottom"/>
          </w:tcPr>
          <w:p w14:paraId="19A3142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1.7883</w:t>
            </w:r>
          </w:p>
        </w:tc>
        <w:tc>
          <w:tcPr>
            <w:tcW w:w="1006" w:type="dxa"/>
            <w:tcBorders>
              <w:top w:val="nil"/>
              <w:left w:val="nil"/>
              <w:bottom w:val="single" w:sz="4" w:space="0" w:color="auto"/>
              <w:right w:val="single" w:sz="4" w:space="0" w:color="auto"/>
            </w:tcBorders>
            <w:noWrap/>
            <w:vAlign w:val="bottom"/>
          </w:tcPr>
          <w:p w14:paraId="19A31425"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0.5616</w:t>
            </w:r>
          </w:p>
        </w:tc>
        <w:tc>
          <w:tcPr>
            <w:tcW w:w="916" w:type="dxa"/>
            <w:tcBorders>
              <w:top w:val="nil"/>
              <w:left w:val="nil"/>
              <w:bottom w:val="single" w:sz="4" w:space="0" w:color="auto"/>
              <w:right w:val="single" w:sz="4" w:space="0" w:color="auto"/>
            </w:tcBorders>
            <w:noWrap/>
            <w:vAlign w:val="bottom"/>
          </w:tcPr>
          <w:p w14:paraId="19A31426"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0.2296</w:t>
            </w:r>
          </w:p>
        </w:tc>
        <w:tc>
          <w:tcPr>
            <w:tcW w:w="1133" w:type="dxa"/>
            <w:tcBorders>
              <w:top w:val="nil"/>
              <w:left w:val="nil"/>
              <w:bottom w:val="single" w:sz="4" w:space="0" w:color="auto"/>
              <w:right w:val="single" w:sz="4" w:space="0" w:color="auto"/>
            </w:tcBorders>
            <w:noWrap/>
            <w:vAlign w:val="bottom"/>
          </w:tcPr>
          <w:p w14:paraId="19A31427"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0.4526</w:t>
            </w:r>
          </w:p>
        </w:tc>
      </w:tr>
      <w:tr w:rsidR="00877AFA" w:rsidRPr="00CE57DE" w14:paraId="19A31431" w14:textId="77777777" w:rsidTr="008D3AAA">
        <w:trPr>
          <w:trHeight w:val="300"/>
        </w:trPr>
        <w:tc>
          <w:tcPr>
            <w:tcW w:w="987" w:type="dxa"/>
            <w:tcBorders>
              <w:top w:val="nil"/>
              <w:left w:val="single" w:sz="4" w:space="0" w:color="auto"/>
              <w:bottom w:val="single" w:sz="4" w:space="0" w:color="auto"/>
              <w:right w:val="single" w:sz="4" w:space="0" w:color="auto"/>
            </w:tcBorders>
            <w:noWrap/>
            <w:vAlign w:val="center"/>
          </w:tcPr>
          <w:p w14:paraId="19A31429"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2014</w:t>
            </w:r>
          </w:p>
        </w:tc>
        <w:tc>
          <w:tcPr>
            <w:tcW w:w="1203" w:type="dxa"/>
            <w:tcBorders>
              <w:top w:val="nil"/>
              <w:left w:val="nil"/>
              <w:bottom w:val="single" w:sz="4" w:space="0" w:color="auto"/>
              <w:right w:val="single" w:sz="4" w:space="0" w:color="auto"/>
            </w:tcBorders>
            <w:noWrap/>
            <w:vAlign w:val="center"/>
          </w:tcPr>
          <w:p w14:paraId="19A3142A"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November</w:t>
            </w:r>
          </w:p>
        </w:tc>
        <w:tc>
          <w:tcPr>
            <w:tcW w:w="1368" w:type="dxa"/>
            <w:tcBorders>
              <w:top w:val="single" w:sz="4" w:space="0" w:color="auto"/>
              <w:left w:val="nil"/>
              <w:bottom w:val="single" w:sz="4" w:space="0" w:color="auto"/>
              <w:right w:val="single" w:sz="4" w:space="0" w:color="auto"/>
            </w:tcBorders>
            <w:vAlign w:val="bottom"/>
          </w:tcPr>
          <w:p w14:paraId="19A3142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12,514,502</w:t>
            </w:r>
          </w:p>
        </w:tc>
        <w:tc>
          <w:tcPr>
            <w:tcW w:w="1144" w:type="dxa"/>
            <w:tcBorders>
              <w:top w:val="nil"/>
              <w:left w:val="single" w:sz="4" w:space="0" w:color="auto"/>
              <w:bottom w:val="single" w:sz="4" w:space="0" w:color="auto"/>
              <w:right w:val="single" w:sz="4" w:space="0" w:color="auto"/>
            </w:tcBorders>
            <w:noWrap/>
            <w:vAlign w:val="bottom"/>
          </w:tcPr>
          <w:p w14:paraId="19A3142C"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9.7504</w:t>
            </w:r>
          </w:p>
        </w:tc>
        <w:tc>
          <w:tcPr>
            <w:tcW w:w="1006" w:type="dxa"/>
            <w:tcBorders>
              <w:top w:val="nil"/>
              <w:left w:val="nil"/>
              <w:bottom w:val="single" w:sz="4" w:space="0" w:color="auto"/>
              <w:right w:val="single" w:sz="4" w:space="0" w:color="auto"/>
            </w:tcBorders>
            <w:noWrap/>
            <w:vAlign w:val="bottom"/>
          </w:tcPr>
          <w:p w14:paraId="19A3142D"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1.8973</w:t>
            </w:r>
          </w:p>
        </w:tc>
        <w:tc>
          <w:tcPr>
            <w:tcW w:w="1006" w:type="dxa"/>
            <w:tcBorders>
              <w:top w:val="nil"/>
              <w:left w:val="nil"/>
              <w:bottom w:val="single" w:sz="4" w:space="0" w:color="auto"/>
              <w:right w:val="single" w:sz="4" w:space="0" w:color="auto"/>
            </w:tcBorders>
            <w:noWrap/>
            <w:vAlign w:val="bottom"/>
          </w:tcPr>
          <w:p w14:paraId="19A3142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0.5734</w:t>
            </w:r>
          </w:p>
        </w:tc>
        <w:tc>
          <w:tcPr>
            <w:tcW w:w="916" w:type="dxa"/>
            <w:tcBorders>
              <w:top w:val="nil"/>
              <w:left w:val="nil"/>
              <w:bottom w:val="single" w:sz="4" w:space="0" w:color="auto"/>
              <w:right w:val="single" w:sz="4" w:space="0" w:color="auto"/>
            </w:tcBorders>
            <w:noWrap/>
            <w:vAlign w:val="bottom"/>
          </w:tcPr>
          <w:p w14:paraId="19A3142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0.2272</w:t>
            </w:r>
          </w:p>
        </w:tc>
        <w:tc>
          <w:tcPr>
            <w:tcW w:w="1133" w:type="dxa"/>
            <w:tcBorders>
              <w:top w:val="nil"/>
              <w:left w:val="nil"/>
              <w:bottom w:val="single" w:sz="4" w:space="0" w:color="auto"/>
              <w:right w:val="single" w:sz="4" w:space="0" w:color="auto"/>
            </w:tcBorders>
            <w:noWrap/>
            <w:vAlign w:val="bottom"/>
          </w:tcPr>
          <w:p w14:paraId="19A3143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0.3658</w:t>
            </w:r>
          </w:p>
        </w:tc>
      </w:tr>
      <w:tr w:rsidR="00877AFA" w:rsidRPr="00CE57DE" w14:paraId="19A3143A" w14:textId="77777777" w:rsidTr="008D3AAA">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432"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2014</w:t>
            </w:r>
          </w:p>
        </w:tc>
        <w:tc>
          <w:tcPr>
            <w:tcW w:w="1203" w:type="dxa"/>
            <w:tcBorders>
              <w:top w:val="single" w:sz="4" w:space="0" w:color="auto"/>
              <w:left w:val="single" w:sz="4" w:space="0" w:color="auto"/>
              <w:bottom w:val="single" w:sz="4" w:space="0" w:color="auto"/>
              <w:right w:val="single" w:sz="4" w:space="0" w:color="auto"/>
            </w:tcBorders>
            <w:noWrap/>
            <w:vAlign w:val="center"/>
          </w:tcPr>
          <w:p w14:paraId="19A31433"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December</w:t>
            </w:r>
          </w:p>
        </w:tc>
        <w:tc>
          <w:tcPr>
            <w:tcW w:w="1368" w:type="dxa"/>
            <w:tcBorders>
              <w:top w:val="single" w:sz="4" w:space="0" w:color="auto"/>
              <w:left w:val="single" w:sz="4" w:space="0" w:color="auto"/>
              <w:bottom w:val="single" w:sz="4" w:space="0" w:color="auto"/>
              <w:right w:val="single" w:sz="4" w:space="0" w:color="auto"/>
            </w:tcBorders>
            <w:vAlign w:val="bottom"/>
          </w:tcPr>
          <w:p w14:paraId="19A3143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11,987,912</w:t>
            </w:r>
          </w:p>
        </w:tc>
        <w:tc>
          <w:tcPr>
            <w:tcW w:w="1144" w:type="dxa"/>
            <w:tcBorders>
              <w:top w:val="single" w:sz="4" w:space="0" w:color="auto"/>
              <w:left w:val="single" w:sz="4" w:space="0" w:color="auto"/>
              <w:bottom w:val="single" w:sz="4" w:space="0" w:color="auto"/>
              <w:right w:val="single" w:sz="4" w:space="0" w:color="auto"/>
            </w:tcBorders>
            <w:noWrap/>
            <w:vAlign w:val="bottom"/>
          </w:tcPr>
          <w:p w14:paraId="19A31435"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9.9078</w:t>
            </w:r>
          </w:p>
        </w:tc>
        <w:tc>
          <w:tcPr>
            <w:tcW w:w="1006" w:type="dxa"/>
            <w:tcBorders>
              <w:top w:val="single" w:sz="4" w:space="0" w:color="auto"/>
              <w:left w:val="single" w:sz="4" w:space="0" w:color="auto"/>
              <w:bottom w:val="single" w:sz="4" w:space="0" w:color="auto"/>
              <w:right w:val="single" w:sz="4" w:space="0" w:color="auto"/>
            </w:tcBorders>
            <w:noWrap/>
            <w:vAlign w:val="bottom"/>
          </w:tcPr>
          <w:p w14:paraId="19A31436"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1.9376</w:t>
            </w:r>
          </w:p>
        </w:tc>
        <w:tc>
          <w:tcPr>
            <w:tcW w:w="1006" w:type="dxa"/>
            <w:tcBorders>
              <w:top w:val="single" w:sz="4" w:space="0" w:color="auto"/>
              <w:left w:val="single" w:sz="4" w:space="0" w:color="auto"/>
              <w:bottom w:val="single" w:sz="4" w:space="0" w:color="auto"/>
              <w:right w:val="single" w:sz="4" w:space="0" w:color="auto"/>
            </w:tcBorders>
            <w:noWrap/>
            <w:vAlign w:val="bottom"/>
          </w:tcPr>
          <w:p w14:paraId="19A31437"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0.5856</w:t>
            </w:r>
          </w:p>
        </w:tc>
        <w:tc>
          <w:tcPr>
            <w:tcW w:w="916" w:type="dxa"/>
            <w:tcBorders>
              <w:top w:val="single" w:sz="4" w:space="0" w:color="auto"/>
              <w:left w:val="single" w:sz="4" w:space="0" w:color="auto"/>
              <w:bottom w:val="single" w:sz="4" w:space="0" w:color="auto"/>
              <w:right w:val="single" w:sz="4" w:space="0" w:color="auto"/>
            </w:tcBorders>
            <w:noWrap/>
            <w:vAlign w:val="bottom"/>
          </w:tcPr>
          <w:p w14:paraId="19A3143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0.2222</w:t>
            </w:r>
          </w:p>
        </w:tc>
        <w:tc>
          <w:tcPr>
            <w:tcW w:w="1133" w:type="dxa"/>
            <w:tcBorders>
              <w:top w:val="single" w:sz="4" w:space="0" w:color="auto"/>
              <w:left w:val="single" w:sz="4" w:space="0" w:color="auto"/>
              <w:bottom w:val="single" w:sz="4" w:space="0" w:color="auto"/>
              <w:right w:val="single" w:sz="4" w:space="0" w:color="auto"/>
            </w:tcBorders>
            <w:noWrap/>
            <w:vAlign w:val="bottom"/>
          </w:tcPr>
          <w:p w14:paraId="19A3143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0.2432</w:t>
            </w:r>
          </w:p>
        </w:tc>
      </w:tr>
      <w:tr w:rsidR="00877AFA" w:rsidRPr="00CE57DE" w14:paraId="19A31443" w14:textId="77777777" w:rsidTr="008D3AAA">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43B"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single" w:sz="4" w:space="0" w:color="auto"/>
              <w:left w:val="nil"/>
              <w:bottom w:val="single" w:sz="4" w:space="0" w:color="auto"/>
              <w:right w:val="single" w:sz="4" w:space="0" w:color="auto"/>
            </w:tcBorders>
            <w:noWrap/>
            <w:vAlign w:val="center"/>
          </w:tcPr>
          <w:p w14:paraId="19A3143C"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January</w:t>
            </w:r>
          </w:p>
        </w:tc>
        <w:tc>
          <w:tcPr>
            <w:tcW w:w="1368" w:type="dxa"/>
            <w:tcBorders>
              <w:top w:val="single" w:sz="4" w:space="0" w:color="auto"/>
              <w:left w:val="nil"/>
              <w:bottom w:val="single" w:sz="4" w:space="0" w:color="auto"/>
              <w:right w:val="single" w:sz="4" w:space="0" w:color="auto"/>
            </w:tcBorders>
            <w:vAlign w:val="bottom"/>
          </w:tcPr>
          <w:p w14:paraId="19A3143D"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11,782,108</w:t>
            </w:r>
          </w:p>
        </w:tc>
        <w:tc>
          <w:tcPr>
            <w:tcW w:w="1144" w:type="dxa"/>
            <w:tcBorders>
              <w:top w:val="single" w:sz="4" w:space="0" w:color="auto"/>
              <w:left w:val="single" w:sz="4" w:space="0" w:color="auto"/>
              <w:bottom w:val="single" w:sz="4" w:space="0" w:color="auto"/>
              <w:right w:val="single" w:sz="4" w:space="0" w:color="auto"/>
            </w:tcBorders>
            <w:noWrap/>
            <w:vAlign w:val="bottom"/>
          </w:tcPr>
          <w:p w14:paraId="19A3143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9.7165</w:t>
            </w:r>
          </w:p>
        </w:tc>
        <w:tc>
          <w:tcPr>
            <w:tcW w:w="1006" w:type="dxa"/>
            <w:tcBorders>
              <w:top w:val="single" w:sz="4" w:space="0" w:color="auto"/>
              <w:left w:val="nil"/>
              <w:bottom w:val="single" w:sz="4" w:space="0" w:color="auto"/>
              <w:right w:val="single" w:sz="4" w:space="0" w:color="auto"/>
            </w:tcBorders>
            <w:noWrap/>
            <w:vAlign w:val="bottom"/>
          </w:tcPr>
          <w:p w14:paraId="19A3143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1.9770</w:t>
            </w:r>
          </w:p>
        </w:tc>
        <w:tc>
          <w:tcPr>
            <w:tcW w:w="1006" w:type="dxa"/>
            <w:tcBorders>
              <w:top w:val="single" w:sz="4" w:space="0" w:color="auto"/>
              <w:left w:val="nil"/>
              <w:bottom w:val="single" w:sz="4" w:space="0" w:color="auto"/>
              <w:right w:val="single" w:sz="4" w:space="0" w:color="auto"/>
            </w:tcBorders>
            <w:noWrap/>
            <w:vAlign w:val="bottom"/>
          </w:tcPr>
          <w:p w14:paraId="19A3144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0.5777</w:t>
            </w:r>
          </w:p>
        </w:tc>
        <w:tc>
          <w:tcPr>
            <w:tcW w:w="916" w:type="dxa"/>
            <w:tcBorders>
              <w:top w:val="single" w:sz="4" w:space="0" w:color="auto"/>
              <w:left w:val="nil"/>
              <w:bottom w:val="single" w:sz="4" w:space="0" w:color="auto"/>
              <w:right w:val="single" w:sz="4" w:space="0" w:color="auto"/>
            </w:tcBorders>
            <w:noWrap/>
            <w:vAlign w:val="bottom"/>
          </w:tcPr>
          <w:p w14:paraId="19A3144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0.2204</w:t>
            </w:r>
          </w:p>
        </w:tc>
        <w:tc>
          <w:tcPr>
            <w:tcW w:w="1133" w:type="dxa"/>
            <w:tcBorders>
              <w:top w:val="single" w:sz="4" w:space="0" w:color="auto"/>
              <w:left w:val="nil"/>
              <w:bottom w:val="single" w:sz="4" w:space="0" w:color="auto"/>
              <w:right w:val="single" w:sz="4" w:space="0" w:color="auto"/>
            </w:tcBorders>
            <w:noWrap/>
            <w:vAlign w:val="bottom"/>
          </w:tcPr>
          <w:p w14:paraId="19A31442"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0.2331</w:t>
            </w:r>
          </w:p>
        </w:tc>
      </w:tr>
      <w:tr w:rsidR="00877AFA" w:rsidRPr="00CE57DE" w14:paraId="19A3144C"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44"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45"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February</w:t>
            </w:r>
          </w:p>
        </w:tc>
        <w:tc>
          <w:tcPr>
            <w:tcW w:w="1368" w:type="dxa"/>
            <w:tcBorders>
              <w:top w:val="single" w:sz="4" w:space="0" w:color="auto"/>
              <w:left w:val="nil"/>
              <w:bottom w:val="single" w:sz="4" w:space="0" w:color="auto"/>
              <w:right w:val="single" w:sz="4" w:space="0" w:color="auto"/>
            </w:tcBorders>
            <w:vAlign w:val="bottom"/>
          </w:tcPr>
          <w:p w14:paraId="19A31446"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12,469,883</w:t>
            </w:r>
          </w:p>
        </w:tc>
        <w:tc>
          <w:tcPr>
            <w:tcW w:w="1144" w:type="dxa"/>
            <w:tcBorders>
              <w:top w:val="nil"/>
              <w:left w:val="single" w:sz="4" w:space="0" w:color="auto"/>
              <w:bottom w:val="single" w:sz="4" w:space="0" w:color="auto"/>
              <w:right w:val="single" w:sz="4" w:space="0" w:color="auto"/>
            </w:tcBorders>
            <w:noWrap/>
            <w:vAlign w:val="bottom"/>
          </w:tcPr>
          <w:p w14:paraId="19A31447"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9.1439</w:t>
            </w:r>
          </w:p>
        </w:tc>
        <w:tc>
          <w:tcPr>
            <w:tcW w:w="1006" w:type="dxa"/>
            <w:tcBorders>
              <w:top w:val="nil"/>
              <w:left w:val="nil"/>
              <w:bottom w:val="single" w:sz="4" w:space="0" w:color="auto"/>
              <w:right w:val="single" w:sz="4" w:space="0" w:color="auto"/>
            </w:tcBorders>
            <w:noWrap/>
            <w:vAlign w:val="bottom"/>
          </w:tcPr>
          <w:p w14:paraId="19A3144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1.9994</w:t>
            </w:r>
          </w:p>
        </w:tc>
        <w:tc>
          <w:tcPr>
            <w:tcW w:w="1006" w:type="dxa"/>
            <w:tcBorders>
              <w:top w:val="nil"/>
              <w:left w:val="nil"/>
              <w:bottom w:val="single" w:sz="4" w:space="0" w:color="auto"/>
              <w:right w:val="single" w:sz="4" w:space="0" w:color="auto"/>
            </w:tcBorders>
            <w:noWrap/>
            <w:vAlign w:val="bottom"/>
          </w:tcPr>
          <w:p w14:paraId="19A3144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0.5560</w:t>
            </w:r>
          </w:p>
        </w:tc>
        <w:tc>
          <w:tcPr>
            <w:tcW w:w="916" w:type="dxa"/>
            <w:tcBorders>
              <w:top w:val="nil"/>
              <w:left w:val="nil"/>
              <w:bottom w:val="single" w:sz="4" w:space="0" w:color="auto"/>
              <w:right w:val="single" w:sz="4" w:space="0" w:color="auto"/>
            </w:tcBorders>
            <w:noWrap/>
            <w:vAlign w:val="bottom"/>
          </w:tcPr>
          <w:p w14:paraId="19A3144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0.2135</w:t>
            </w:r>
          </w:p>
        </w:tc>
        <w:tc>
          <w:tcPr>
            <w:tcW w:w="1133" w:type="dxa"/>
            <w:tcBorders>
              <w:top w:val="nil"/>
              <w:left w:val="nil"/>
              <w:bottom w:val="single" w:sz="4" w:space="0" w:color="auto"/>
              <w:right w:val="single" w:sz="4" w:space="0" w:color="auto"/>
            </w:tcBorders>
            <w:noWrap/>
            <w:vAlign w:val="bottom"/>
          </w:tcPr>
          <w:p w14:paraId="19A3144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0.2112</w:t>
            </w:r>
          </w:p>
        </w:tc>
      </w:tr>
      <w:tr w:rsidR="00877AFA" w:rsidRPr="00CE57DE" w14:paraId="19A31455"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4D"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4E"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March</w:t>
            </w:r>
          </w:p>
        </w:tc>
        <w:tc>
          <w:tcPr>
            <w:tcW w:w="1368" w:type="dxa"/>
            <w:tcBorders>
              <w:top w:val="single" w:sz="4" w:space="0" w:color="auto"/>
              <w:left w:val="nil"/>
              <w:bottom w:val="single" w:sz="4" w:space="0" w:color="auto"/>
              <w:right w:val="single" w:sz="4" w:space="0" w:color="auto"/>
            </w:tcBorders>
            <w:vAlign w:val="bottom"/>
          </w:tcPr>
          <w:p w14:paraId="19A3144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12,630,143</w:t>
            </w:r>
          </w:p>
        </w:tc>
        <w:tc>
          <w:tcPr>
            <w:tcW w:w="1144" w:type="dxa"/>
            <w:tcBorders>
              <w:top w:val="nil"/>
              <w:left w:val="single" w:sz="4" w:space="0" w:color="auto"/>
              <w:bottom w:val="single" w:sz="4" w:space="0" w:color="auto"/>
              <w:right w:val="single" w:sz="4" w:space="0" w:color="auto"/>
            </w:tcBorders>
            <w:noWrap/>
            <w:vAlign w:val="bottom"/>
          </w:tcPr>
          <w:p w14:paraId="19A3145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8.7641</w:t>
            </w:r>
          </w:p>
        </w:tc>
        <w:tc>
          <w:tcPr>
            <w:tcW w:w="1006" w:type="dxa"/>
            <w:tcBorders>
              <w:top w:val="nil"/>
              <w:left w:val="nil"/>
              <w:bottom w:val="single" w:sz="4" w:space="0" w:color="auto"/>
              <w:right w:val="single" w:sz="4" w:space="0" w:color="auto"/>
            </w:tcBorders>
            <w:noWrap/>
            <w:vAlign w:val="bottom"/>
          </w:tcPr>
          <w:p w14:paraId="19A3145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1.9974</w:t>
            </w:r>
          </w:p>
        </w:tc>
        <w:tc>
          <w:tcPr>
            <w:tcW w:w="1006" w:type="dxa"/>
            <w:tcBorders>
              <w:top w:val="nil"/>
              <w:left w:val="nil"/>
              <w:bottom w:val="single" w:sz="4" w:space="0" w:color="auto"/>
              <w:right w:val="single" w:sz="4" w:space="0" w:color="auto"/>
            </w:tcBorders>
            <w:noWrap/>
            <w:vAlign w:val="bottom"/>
          </w:tcPr>
          <w:p w14:paraId="19A31452"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0.5349</w:t>
            </w:r>
          </w:p>
        </w:tc>
        <w:tc>
          <w:tcPr>
            <w:tcW w:w="916" w:type="dxa"/>
            <w:tcBorders>
              <w:top w:val="nil"/>
              <w:left w:val="nil"/>
              <w:bottom w:val="single" w:sz="4" w:space="0" w:color="auto"/>
              <w:right w:val="single" w:sz="4" w:space="0" w:color="auto"/>
            </w:tcBorders>
            <w:noWrap/>
            <w:vAlign w:val="bottom"/>
          </w:tcPr>
          <w:p w14:paraId="19A31453"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0.2065</w:t>
            </w:r>
          </w:p>
        </w:tc>
        <w:tc>
          <w:tcPr>
            <w:tcW w:w="1133" w:type="dxa"/>
            <w:tcBorders>
              <w:top w:val="nil"/>
              <w:left w:val="nil"/>
              <w:bottom w:val="single" w:sz="4" w:space="0" w:color="auto"/>
              <w:right w:val="single" w:sz="4" w:space="0" w:color="auto"/>
            </w:tcBorders>
            <w:noWrap/>
            <w:vAlign w:val="bottom"/>
          </w:tcPr>
          <w:p w14:paraId="19A3145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0.1947</w:t>
            </w:r>
          </w:p>
        </w:tc>
      </w:tr>
      <w:tr w:rsidR="00877AFA" w:rsidRPr="00CE57DE" w14:paraId="19A3145E"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56"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57"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April</w:t>
            </w:r>
          </w:p>
        </w:tc>
        <w:tc>
          <w:tcPr>
            <w:tcW w:w="1368" w:type="dxa"/>
            <w:tcBorders>
              <w:top w:val="single" w:sz="4" w:space="0" w:color="auto"/>
              <w:left w:val="nil"/>
              <w:bottom w:val="single" w:sz="4" w:space="0" w:color="auto"/>
              <w:right w:val="single" w:sz="4" w:space="0" w:color="auto"/>
            </w:tcBorders>
            <w:vAlign w:val="bottom"/>
          </w:tcPr>
          <w:p w14:paraId="19A3145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11,818,284</w:t>
            </w:r>
          </w:p>
        </w:tc>
        <w:tc>
          <w:tcPr>
            <w:tcW w:w="1144" w:type="dxa"/>
            <w:tcBorders>
              <w:top w:val="nil"/>
              <w:left w:val="single" w:sz="4" w:space="0" w:color="auto"/>
              <w:bottom w:val="single" w:sz="4" w:space="0" w:color="auto"/>
              <w:right w:val="single" w:sz="4" w:space="0" w:color="auto"/>
            </w:tcBorders>
            <w:noWrap/>
            <w:vAlign w:val="bottom"/>
          </w:tcPr>
          <w:p w14:paraId="19A3145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8.5765</w:t>
            </w:r>
          </w:p>
        </w:tc>
        <w:tc>
          <w:tcPr>
            <w:tcW w:w="1006" w:type="dxa"/>
            <w:tcBorders>
              <w:top w:val="nil"/>
              <w:left w:val="nil"/>
              <w:bottom w:val="single" w:sz="4" w:space="0" w:color="auto"/>
              <w:right w:val="single" w:sz="4" w:space="0" w:color="auto"/>
            </w:tcBorders>
            <w:noWrap/>
            <w:vAlign w:val="bottom"/>
          </w:tcPr>
          <w:p w14:paraId="19A3145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1.9622</w:t>
            </w:r>
          </w:p>
        </w:tc>
        <w:tc>
          <w:tcPr>
            <w:tcW w:w="1006" w:type="dxa"/>
            <w:tcBorders>
              <w:top w:val="nil"/>
              <w:left w:val="nil"/>
              <w:bottom w:val="single" w:sz="4" w:space="0" w:color="auto"/>
              <w:right w:val="single" w:sz="4" w:space="0" w:color="auto"/>
            </w:tcBorders>
            <w:noWrap/>
            <w:vAlign w:val="bottom"/>
          </w:tcPr>
          <w:p w14:paraId="19A3145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0.5279</w:t>
            </w:r>
          </w:p>
        </w:tc>
        <w:tc>
          <w:tcPr>
            <w:tcW w:w="916" w:type="dxa"/>
            <w:tcBorders>
              <w:top w:val="nil"/>
              <w:left w:val="nil"/>
              <w:bottom w:val="single" w:sz="4" w:space="0" w:color="auto"/>
              <w:right w:val="single" w:sz="4" w:space="0" w:color="auto"/>
            </w:tcBorders>
            <w:noWrap/>
            <w:vAlign w:val="bottom"/>
          </w:tcPr>
          <w:p w14:paraId="19A3145C"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0.2035</w:t>
            </w:r>
          </w:p>
        </w:tc>
        <w:tc>
          <w:tcPr>
            <w:tcW w:w="1133" w:type="dxa"/>
            <w:tcBorders>
              <w:top w:val="nil"/>
              <w:left w:val="nil"/>
              <w:bottom w:val="single" w:sz="4" w:space="0" w:color="auto"/>
              <w:right w:val="single" w:sz="4" w:space="0" w:color="auto"/>
            </w:tcBorders>
            <w:noWrap/>
            <w:vAlign w:val="bottom"/>
          </w:tcPr>
          <w:p w14:paraId="19A3145D"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0.1922</w:t>
            </w:r>
          </w:p>
        </w:tc>
      </w:tr>
      <w:tr w:rsidR="00877AFA" w:rsidRPr="00CE57DE" w14:paraId="19A31467"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5F"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60"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May</w:t>
            </w:r>
          </w:p>
        </w:tc>
        <w:tc>
          <w:tcPr>
            <w:tcW w:w="1368" w:type="dxa"/>
            <w:tcBorders>
              <w:top w:val="single" w:sz="4" w:space="0" w:color="auto"/>
              <w:left w:val="nil"/>
              <w:bottom w:val="single" w:sz="4" w:space="0" w:color="auto"/>
              <w:right w:val="single" w:sz="4" w:space="0" w:color="auto"/>
            </w:tcBorders>
            <w:vAlign w:val="bottom"/>
          </w:tcPr>
          <w:p w14:paraId="19A3146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11,852,052</w:t>
            </w:r>
          </w:p>
        </w:tc>
        <w:tc>
          <w:tcPr>
            <w:tcW w:w="1144" w:type="dxa"/>
            <w:tcBorders>
              <w:top w:val="nil"/>
              <w:left w:val="single" w:sz="4" w:space="0" w:color="auto"/>
              <w:bottom w:val="single" w:sz="4" w:space="0" w:color="auto"/>
              <w:right w:val="single" w:sz="4" w:space="0" w:color="auto"/>
            </w:tcBorders>
            <w:noWrap/>
            <w:vAlign w:val="bottom"/>
          </w:tcPr>
          <w:p w14:paraId="19A31462"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8.3672</w:t>
            </w:r>
          </w:p>
        </w:tc>
        <w:tc>
          <w:tcPr>
            <w:tcW w:w="1006" w:type="dxa"/>
            <w:tcBorders>
              <w:top w:val="nil"/>
              <w:left w:val="nil"/>
              <w:bottom w:val="single" w:sz="4" w:space="0" w:color="auto"/>
              <w:right w:val="single" w:sz="4" w:space="0" w:color="auto"/>
            </w:tcBorders>
            <w:noWrap/>
            <w:vAlign w:val="bottom"/>
          </w:tcPr>
          <w:p w14:paraId="19A31463"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1.8028</w:t>
            </w:r>
          </w:p>
        </w:tc>
        <w:tc>
          <w:tcPr>
            <w:tcW w:w="1006" w:type="dxa"/>
            <w:tcBorders>
              <w:top w:val="nil"/>
              <w:left w:val="nil"/>
              <w:bottom w:val="single" w:sz="4" w:space="0" w:color="auto"/>
              <w:right w:val="single" w:sz="4" w:space="0" w:color="auto"/>
            </w:tcBorders>
            <w:noWrap/>
            <w:vAlign w:val="bottom"/>
          </w:tcPr>
          <w:p w14:paraId="19A3146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0.5088</w:t>
            </w:r>
          </w:p>
        </w:tc>
        <w:tc>
          <w:tcPr>
            <w:tcW w:w="916" w:type="dxa"/>
            <w:tcBorders>
              <w:top w:val="nil"/>
              <w:left w:val="nil"/>
              <w:bottom w:val="single" w:sz="4" w:space="0" w:color="auto"/>
              <w:right w:val="single" w:sz="4" w:space="0" w:color="auto"/>
            </w:tcBorders>
            <w:noWrap/>
            <w:vAlign w:val="bottom"/>
          </w:tcPr>
          <w:p w14:paraId="19A31465"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0.1962</w:t>
            </w:r>
          </w:p>
        </w:tc>
        <w:tc>
          <w:tcPr>
            <w:tcW w:w="1133" w:type="dxa"/>
            <w:tcBorders>
              <w:top w:val="nil"/>
              <w:left w:val="nil"/>
              <w:bottom w:val="single" w:sz="4" w:space="0" w:color="auto"/>
              <w:right w:val="single" w:sz="4" w:space="0" w:color="auto"/>
            </w:tcBorders>
            <w:noWrap/>
            <w:vAlign w:val="bottom"/>
          </w:tcPr>
          <w:p w14:paraId="19A31466"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0.1945</w:t>
            </w:r>
          </w:p>
        </w:tc>
      </w:tr>
      <w:tr w:rsidR="00877AFA" w:rsidRPr="00CE57DE" w14:paraId="19A31470"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68"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69"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June</w:t>
            </w:r>
          </w:p>
        </w:tc>
        <w:tc>
          <w:tcPr>
            <w:tcW w:w="1368" w:type="dxa"/>
            <w:tcBorders>
              <w:top w:val="single" w:sz="4" w:space="0" w:color="auto"/>
              <w:left w:val="nil"/>
              <w:bottom w:val="single" w:sz="4" w:space="0" w:color="auto"/>
              <w:right w:val="single" w:sz="4" w:space="0" w:color="auto"/>
            </w:tcBorders>
            <w:vAlign w:val="bottom"/>
          </w:tcPr>
          <w:p w14:paraId="19A3146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11,078,315</w:t>
            </w:r>
          </w:p>
        </w:tc>
        <w:tc>
          <w:tcPr>
            <w:tcW w:w="1144" w:type="dxa"/>
            <w:tcBorders>
              <w:top w:val="nil"/>
              <w:left w:val="single" w:sz="4" w:space="0" w:color="auto"/>
              <w:bottom w:val="single" w:sz="4" w:space="0" w:color="auto"/>
              <w:right w:val="single" w:sz="4" w:space="0" w:color="auto"/>
            </w:tcBorders>
            <w:noWrap/>
            <w:vAlign w:val="bottom"/>
          </w:tcPr>
          <w:p w14:paraId="19A3146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8.4012</w:t>
            </w:r>
          </w:p>
        </w:tc>
        <w:tc>
          <w:tcPr>
            <w:tcW w:w="1006" w:type="dxa"/>
            <w:tcBorders>
              <w:top w:val="nil"/>
              <w:left w:val="nil"/>
              <w:bottom w:val="single" w:sz="4" w:space="0" w:color="auto"/>
              <w:right w:val="single" w:sz="4" w:space="0" w:color="auto"/>
            </w:tcBorders>
            <w:noWrap/>
            <w:vAlign w:val="bottom"/>
          </w:tcPr>
          <w:p w14:paraId="19A3146C"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1.8098</w:t>
            </w:r>
          </w:p>
        </w:tc>
        <w:tc>
          <w:tcPr>
            <w:tcW w:w="1006" w:type="dxa"/>
            <w:tcBorders>
              <w:top w:val="nil"/>
              <w:left w:val="nil"/>
              <w:bottom w:val="single" w:sz="4" w:space="0" w:color="auto"/>
              <w:right w:val="single" w:sz="4" w:space="0" w:color="auto"/>
            </w:tcBorders>
            <w:noWrap/>
            <w:vAlign w:val="bottom"/>
          </w:tcPr>
          <w:p w14:paraId="19A3146D"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0.5103</w:t>
            </w:r>
          </w:p>
        </w:tc>
        <w:tc>
          <w:tcPr>
            <w:tcW w:w="916" w:type="dxa"/>
            <w:tcBorders>
              <w:top w:val="nil"/>
              <w:left w:val="nil"/>
              <w:bottom w:val="single" w:sz="4" w:space="0" w:color="auto"/>
              <w:right w:val="single" w:sz="4" w:space="0" w:color="auto"/>
            </w:tcBorders>
            <w:noWrap/>
            <w:vAlign w:val="bottom"/>
          </w:tcPr>
          <w:p w14:paraId="19A3146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0.1969</w:t>
            </w:r>
          </w:p>
        </w:tc>
        <w:tc>
          <w:tcPr>
            <w:tcW w:w="1133" w:type="dxa"/>
            <w:tcBorders>
              <w:top w:val="nil"/>
              <w:left w:val="nil"/>
              <w:bottom w:val="single" w:sz="4" w:space="0" w:color="auto"/>
              <w:right w:val="single" w:sz="4" w:space="0" w:color="auto"/>
            </w:tcBorders>
            <w:noWrap/>
            <w:vAlign w:val="bottom"/>
          </w:tcPr>
          <w:p w14:paraId="19A3146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0.1946</w:t>
            </w:r>
          </w:p>
        </w:tc>
      </w:tr>
      <w:tr w:rsidR="00877AFA" w:rsidRPr="00CE57DE" w14:paraId="19A31479"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71"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72"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July</w:t>
            </w:r>
          </w:p>
        </w:tc>
        <w:tc>
          <w:tcPr>
            <w:tcW w:w="1368" w:type="dxa"/>
            <w:tcBorders>
              <w:top w:val="single" w:sz="4" w:space="0" w:color="auto"/>
              <w:left w:val="nil"/>
              <w:bottom w:val="single" w:sz="4" w:space="0" w:color="auto"/>
              <w:right w:val="single" w:sz="4" w:space="0" w:color="auto"/>
            </w:tcBorders>
            <w:vAlign w:val="bottom"/>
          </w:tcPr>
          <w:p w14:paraId="19A31473"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10,627,406</w:t>
            </w:r>
          </w:p>
        </w:tc>
        <w:tc>
          <w:tcPr>
            <w:tcW w:w="1144" w:type="dxa"/>
            <w:tcBorders>
              <w:top w:val="nil"/>
              <w:left w:val="single" w:sz="4" w:space="0" w:color="auto"/>
              <w:bottom w:val="single" w:sz="4" w:space="0" w:color="auto"/>
              <w:right w:val="single" w:sz="4" w:space="0" w:color="auto"/>
            </w:tcBorders>
            <w:noWrap/>
            <w:vAlign w:val="bottom"/>
          </w:tcPr>
          <w:p w14:paraId="19A3147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8.3114</w:t>
            </w:r>
          </w:p>
        </w:tc>
        <w:tc>
          <w:tcPr>
            <w:tcW w:w="1006" w:type="dxa"/>
            <w:tcBorders>
              <w:top w:val="nil"/>
              <w:left w:val="nil"/>
              <w:bottom w:val="single" w:sz="4" w:space="0" w:color="auto"/>
              <w:right w:val="single" w:sz="4" w:space="0" w:color="auto"/>
            </w:tcBorders>
            <w:noWrap/>
            <w:vAlign w:val="bottom"/>
          </w:tcPr>
          <w:p w14:paraId="19A31475"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1.8674</w:t>
            </w:r>
          </w:p>
        </w:tc>
        <w:tc>
          <w:tcPr>
            <w:tcW w:w="1006" w:type="dxa"/>
            <w:tcBorders>
              <w:top w:val="nil"/>
              <w:left w:val="nil"/>
              <w:bottom w:val="single" w:sz="4" w:space="0" w:color="auto"/>
              <w:right w:val="single" w:sz="4" w:space="0" w:color="auto"/>
            </w:tcBorders>
            <w:noWrap/>
            <w:vAlign w:val="bottom"/>
          </w:tcPr>
          <w:p w14:paraId="19A31476"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0.5139</w:t>
            </w:r>
          </w:p>
        </w:tc>
        <w:tc>
          <w:tcPr>
            <w:tcW w:w="916" w:type="dxa"/>
            <w:tcBorders>
              <w:top w:val="nil"/>
              <w:left w:val="nil"/>
              <w:bottom w:val="single" w:sz="4" w:space="0" w:color="auto"/>
              <w:right w:val="single" w:sz="4" w:space="0" w:color="auto"/>
            </w:tcBorders>
            <w:noWrap/>
            <w:vAlign w:val="bottom"/>
          </w:tcPr>
          <w:p w14:paraId="19A31477"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0.1985</w:t>
            </w:r>
          </w:p>
        </w:tc>
        <w:tc>
          <w:tcPr>
            <w:tcW w:w="1133" w:type="dxa"/>
            <w:tcBorders>
              <w:top w:val="nil"/>
              <w:left w:val="nil"/>
              <w:bottom w:val="single" w:sz="4" w:space="0" w:color="auto"/>
              <w:right w:val="single" w:sz="4" w:space="0" w:color="auto"/>
            </w:tcBorders>
            <w:noWrap/>
            <w:vAlign w:val="bottom"/>
          </w:tcPr>
          <w:p w14:paraId="19A3147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0.1900</w:t>
            </w:r>
          </w:p>
        </w:tc>
      </w:tr>
      <w:tr w:rsidR="00877AFA" w:rsidRPr="00CE57DE" w14:paraId="19A31482"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7A"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7B"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August</w:t>
            </w:r>
          </w:p>
        </w:tc>
        <w:tc>
          <w:tcPr>
            <w:tcW w:w="1368" w:type="dxa"/>
            <w:tcBorders>
              <w:top w:val="single" w:sz="4" w:space="0" w:color="auto"/>
              <w:left w:val="nil"/>
              <w:bottom w:val="single" w:sz="4" w:space="0" w:color="auto"/>
              <w:right w:val="single" w:sz="4" w:space="0" w:color="auto"/>
            </w:tcBorders>
            <w:vAlign w:val="bottom"/>
          </w:tcPr>
          <w:p w14:paraId="19A3147C"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10,074,354</w:t>
            </w:r>
          </w:p>
        </w:tc>
        <w:tc>
          <w:tcPr>
            <w:tcW w:w="1144" w:type="dxa"/>
            <w:tcBorders>
              <w:top w:val="nil"/>
              <w:left w:val="single" w:sz="4" w:space="0" w:color="auto"/>
              <w:bottom w:val="single" w:sz="4" w:space="0" w:color="auto"/>
              <w:right w:val="single" w:sz="4" w:space="0" w:color="auto"/>
            </w:tcBorders>
            <w:noWrap/>
            <w:vAlign w:val="bottom"/>
          </w:tcPr>
          <w:p w14:paraId="19A3147D"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8.3559</w:t>
            </w:r>
          </w:p>
        </w:tc>
        <w:tc>
          <w:tcPr>
            <w:tcW w:w="1006" w:type="dxa"/>
            <w:tcBorders>
              <w:top w:val="nil"/>
              <w:left w:val="nil"/>
              <w:bottom w:val="single" w:sz="4" w:space="0" w:color="auto"/>
              <w:right w:val="single" w:sz="4" w:space="0" w:color="auto"/>
            </w:tcBorders>
            <w:noWrap/>
            <w:vAlign w:val="bottom"/>
          </w:tcPr>
          <w:p w14:paraId="19A3147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1.8861</w:t>
            </w:r>
          </w:p>
        </w:tc>
        <w:tc>
          <w:tcPr>
            <w:tcW w:w="1006" w:type="dxa"/>
            <w:tcBorders>
              <w:top w:val="nil"/>
              <w:left w:val="nil"/>
              <w:bottom w:val="single" w:sz="4" w:space="0" w:color="auto"/>
              <w:right w:val="single" w:sz="4" w:space="0" w:color="auto"/>
            </w:tcBorders>
            <w:noWrap/>
            <w:vAlign w:val="bottom"/>
          </w:tcPr>
          <w:p w14:paraId="19A3147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0.5176</w:t>
            </w:r>
          </w:p>
        </w:tc>
        <w:tc>
          <w:tcPr>
            <w:tcW w:w="916" w:type="dxa"/>
            <w:tcBorders>
              <w:top w:val="nil"/>
              <w:left w:val="nil"/>
              <w:bottom w:val="single" w:sz="4" w:space="0" w:color="auto"/>
              <w:right w:val="single" w:sz="4" w:space="0" w:color="auto"/>
            </w:tcBorders>
            <w:noWrap/>
            <w:vAlign w:val="bottom"/>
          </w:tcPr>
          <w:p w14:paraId="19A3148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0.2004</w:t>
            </w:r>
          </w:p>
        </w:tc>
        <w:tc>
          <w:tcPr>
            <w:tcW w:w="1133" w:type="dxa"/>
            <w:tcBorders>
              <w:top w:val="nil"/>
              <w:left w:val="nil"/>
              <w:bottom w:val="single" w:sz="4" w:space="0" w:color="auto"/>
              <w:right w:val="single" w:sz="4" w:space="0" w:color="auto"/>
            </w:tcBorders>
            <w:noWrap/>
            <w:vAlign w:val="bottom"/>
          </w:tcPr>
          <w:p w14:paraId="19A3148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0.1911</w:t>
            </w:r>
          </w:p>
        </w:tc>
      </w:tr>
      <w:tr w:rsidR="00877AFA" w:rsidRPr="00CE57DE" w14:paraId="19A3148B"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83"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84"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September</w:t>
            </w:r>
          </w:p>
        </w:tc>
        <w:tc>
          <w:tcPr>
            <w:tcW w:w="1368" w:type="dxa"/>
            <w:tcBorders>
              <w:top w:val="single" w:sz="4" w:space="0" w:color="auto"/>
              <w:left w:val="nil"/>
              <w:bottom w:val="single" w:sz="4" w:space="0" w:color="auto"/>
              <w:right w:val="single" w:sz="4" w:space="0" w:color="auto"/>
            </w:tcBorders>
            <w:vAlign w:val="bottom"/>
          </w:tcPr>
          <w:p w14:paraId="19A31485"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9,394,606</w:t>
            </w:r>
          </w:p>
        </w:tc>
        <w:tc>
          <w:tcPr>
            <w:tcW w:w="1144" w:type="dxa"/>
            <w:tcBorders>
              <w:top w:val="nil"/>
              <w:left w:val="single" w:sz="4" w:space="0" w:color="auto"/>
              <w:bottom w:val="single" w:sz="4" w:space="0" w:color="auto"/>
              <w:right w:val="single" w:sz="4" w:space="0" w:color="auto"/>
            </w:tcBorders>
            <w:noWrap/>
            <w:vAlign w:val="bottom"/>
          </w:tcPr>
          <w:p w14:paraId="19A31486"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8.2530</w:t>
            </w:r>
          </w:p>
        </w:tc>
        <w:tc>
          <w:tcPr>
            <w:tcW w:w="1006" w:type="dxa"/>
            <w:tcBorders>
              <w:top w:val="nil"/>
              <w:left w:val="nil"/>
              <w:bottom w:val="single" w:sz="4" w:space="0" w:color="auto"/>
              <w:right w:val="single" w:sz="4" w:space="0" w:color="auto"/>
            </w:tcBorders>
            <w:noWrap/>
            <w:vAlign w:val="bottom"/>
          </w:tcPr>
          <w:p w14:paraId="19A31487"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1.9146</w:t>
            </w:r>
          </w:p>
        </w:tc>
        <w:tc>
          <w:tcPr>
            <w:tcW w:w="1006" w:type="dxa"/>
            <w:tcBorders>
              <w:top w:val="nil"/>
              <w:left w:val="nil"/>
              <w:bottom w:val="single" w:sz="4" w:space="0" w:color="auto"/>
              <w:right w:val="single" w:sz="4" w:space="0" w:color="auto"/>
            </w:tcBorders>
            <w:noWrap/>
            <w:vAlign w:val="bottom"/>
          </w:tcPr>
          <w:p w14:paraId="19A3148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0.5142</w:t>
            </w:r>
          </w:p>
        </w:tc>
        <w:tc>
          <w:tcPr>
            <w:tcW w:w="916" w:type="dxa"/>
            <w:tcBorders>
              <w:top w:val="nil"/>
              <w:left w:val="nil"/>
              <w:bottom w:val="single" w:sz="4" w:space="0" w:color="auto"/>
              <w:right w:val="single" w:sz="4" w:space="0" w:color="auto"/>
            </w:tcBorders>
            <w:noWrap/>
            <w:vAlign w:val="bottom"/>
          </w:tcPr>
          <w:p w14:paraId="19A3148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0.1997</w:t>
            </w:r>
          </w:p>
        </w:tc>
        <w:tc>
          <w:tcPr>
            <w:tcW w:w="1133" w:type="dxa"/>
            <w:tcBorders>
              <w:top w:val="nil"/>
              <w:left w:val="nil"/>
              <w:bottom w:val="single" w:sz="4" w:space="0" w:color="auto"/>
              <w:right w:val="single" w:sz="4" w:space="0" w:color="auto"/>
            </w:tcBorders>
            <w:noWrap/>
            <w:vAlign w:val="bottom"/>
          </w:tcPr>
          <w:p w14:paraId="19A3148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0.1864</w:t>
            </w:r>
          </w:p>
        </w:tc>
      </w:tr>
      <w:tr w:rsidR="00877AFA" w:rsidRPr="00CE57DE" w14:paraId="19A31494"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8C"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8D"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October</w:t>
            </w:r>
          </w:p>
        </w:tc>
        <w:tc>
          <w:tcPr>
            <w:tcW w:w="1368" w:type="dxa"/>
            <w:tcBorders>
              <w:top w:val="single" w:sz="4" w:space="0" w:color="auto"/>
              <w:left w:val="nil"/>
              <w:bottom w:val="single" w:sz="4" w:space="0" w:color="auto"/>
              <w:right w:val="single" w:sz="4" w:space="0" w:color="auto"/>
            </w:tcBorders>
            <w:vAlign w:val="bottom"/>
          </w:tcPr>
          <w:p w14:paraId="19A3148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8,441,472</w:t>
            </w:r>
          </w:p>
        </w:tc>
        <w:tc>
          <w:tcPr>
            <w:tcW w:w="1144" w:type="dxa"/>
            <w:tcBorders>
              <w:top w:val="nil"/>
              <w:left w:val="single" w:sz="4" w:space="0" w:color="auto"/>
              <w:bottom w:val="single" w:sz="4" w:space="0" w:color="auto"/>
              <w:right w:val="single" w:sz="4" w:space="0" w:color="auto"/>
            </w:tcBorders>
            <w:noWrap/>
            <w:vAlign w:val="bottom"/>
          </w:tcPr>
          <w:p w14:paraId="19A3148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8.0559</w:t>
            </w:r>
          </w:p>
        </w:tc>
        <w:tc>
          <w:tcPr>
            <w:tcW w:w="1006" w:type="dxa"/>
            <w:tcBorders>
              <w:top w:val="nil"/>
              <w:left w:val="nil"/>
              <w:bottom w:val="single" w:sz="4" w:space="0" w:color="auto"/>
              <w:right w:val="single" w:sz="4" w:space="0" w:color="auto"/>
            </w:tcBorders>
            <w:noWrap/>
            <w:vAlign w:val="bottom"/>
          </w:tcPr>
          <w:p w14:paraId="19A3149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1.9522</w:t>
            </w:r>
          </w:p>
        </w:tc>
        <w:tc>
          <w:tcPr>
            <w:tcW w:w="1006" w:type="dxa"/>
            <w:tcBorders>
              <w:top w:val="nil"/>
              <w:left w:val="nil"/>
              <w:bottom w:val="single" w:sz="4" w:space="0" w:color="auto"/>
              <w:right w:val="single" w:sz="4" w:space="0" w:color="auto"/>
            </w:tcBorders>
            <w:noWrap/>
            <w:vAlign w:val="bottom"/>
          </w:tcPr>
          <w:p w14:paraId="19A3149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0.5089</w:t>
            </w:r>
          </w:p>
        </w:tc>
        <w:tc>
          <w:tcPr>
            <w:tcW w:w="916" w:type="dxa"/>
            <w:tcBorders>
              <w:top w:val="nil"/>
              <w:left w:val="nil"/>
              <w:bottom w:val="single" w:sz="4" w:space="0" w:color="auto"/>
              <w:right w:val="single" w:sz="4" w:space="0" w:color="auto"/>
            </w:tcBorders>
            <w:noWrap/>
            <w:vAlign w:val="bottom"/>
          </w:tcPr>
          <w:p w14:paraId="19A31492"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0.1989</w:t>
            </w:r>
          </w:p>
        </w:tc>
        <w:tc>
          <w:tcPr>
            <w:tcW w:w="1133" w:type="dxa"/>
            <w:tcBorders>
              <w:top w:val="nil"/>
              <w:left w:val="nil"/>
              <w:bottom w:val="single" w:sz="4" w:space="0" w:color="auto"/>
              <w:right w:val="single" w:sz="4" w:space="0" w:color="auto"/>
            </w:tcBorders>
            <w:noWrap/>
            <w:vAlign w:val="bottom"/>
          </w:tcPr>
          <w:p w14:paraId="19A31493"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0.1791</w:t>
            </w:r>
          </w:p>
        </w:tc>
      </w:tr>
      <w:tr w:rsidR="00877AFA" w:rsidRPr="00CE57DE" w14:paraId="19A3149D"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95"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single" w:sz="4" w:space="0" w:color="auto"/>
              <w:right w:val="single" w:sz="4" w:space="0" w:color="auto"/>
            </w:tcBorders>
            <w:noWrap/>
            <w:vAlign w:val="center"/>
          </w:tcPr>
          <w:p w14:paraId="19A31496"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November</w:t>
            </w:r>
          </w:p>
        </w:tc>
        <w:tc>
          <w:tcPr>
            <w:tcW w:w="1368" w:type="dxa"/>
            <w:tcBorders>
              <w:top w:val="single" w:sz="4" w:space="0" w:color="auto"/>
              <w:left w:val="nil"/>
              <w:bottom w:val="single" w:sz="4" w:space="0" w:color="auto"/>
              <w:right w:val="single" w:sz="4" w:space="0" w:color="auto"/>
            </w:tcBorders>
            <w:vAlign w:val="bottom"/>
          </w:tcPr>
          <w:p w14:paraId="19A31497"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7,788,293</w:t>
            </w:r>
          </w:p>
        </w:tc>
        <w:tc>
          <w:tcPr>
            <w:tcW w:w="1144" w:type="dxa"/>
            <w:tcBorders>
              <w:top w:val="nil"/>
              <w:left w:val="single" w:sz="4" w:space="0" w:color="auto"/>
              <w:bottom w:val="single" w:sz="4" w:space="0" w:color="auto"/>
              <w:right w:val="single" w:sz="4" w:space="0" w:color="auto"/>
            </w:tcBorders>
            <w:noWrap/>
            <w:vAlign w:val="bottom"/>
          </w:tcPr>
          <w:p w14:paraId="19A3149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7.7446</w:t>
            </w:r>
          </w:p>
        </w:tc>
        <w:tc>
          <w:tcPr>
            <w:tcW w:w="1006" w:type="dxa"/>
            <w:tcBorders>
              <w:top w:val="nil"/>
              <w:left w:val="nil"/>
              <w:bottom w:val="single" w:sz="4" w:space="0" w:color="auto"/>
              <w:right w:val="single" w:sz="4" w:space="0" w:color="auto"/>
            </w:tcBorders>
            <w:noWrap/>
            <w:vAlign w:val="bottom"/>
          </w:tcPr>
          <w:p w14:paraId="19A3149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1.7943</w:t>
            </w:r>
          </w:p>
        </w:tc>
        <w:tc>
          <w:tcPr>
            <w:tcW w:w="1006" w:type="dxa"/>
            <w:tcBorders>
              <w:top w:val="nil"/>
              <w:left w:val="nil"/>
              <w:bottom w:val="single" w:sz="4" w:space="0" w:color="auto"/>
              <w:right w:val="single" w:sz="4" w:space="0" w:color="auto"/>
            </w:tcBorders>
            <w:noWrap/>
            <w:vAlign w:val="bottom"/>
          </w:tcPr>
          <w:p w14:paraId="19A3149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0.4824</w:t>
            </w:r>
          </w:p>
        </w:tc>
        <w:tc>
          <w:tcPr>
            <w:tcW w:w="916" w:type="dxa"/>
            <w:tcBorders>
              <w:top w:val="nil"/>
              <w:left w:val="nil"/>
              <w:bottom w:val="single" w:sz="4" w:space="0" w:color="auto"/>
              <w:right w:val="single" w:sz="4" w:space="0" w:color="auto"/>
            </w:tcBorders>
            <w:noWrap/>
            <w:vAlign w:val="bottom"/>
          </w:tcPr>
          <w:p w14:paraId="19A3149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0.1893</w:t>
            </w:r>
          </w:p>
        </w:tc>
        <w:tc>
          <w:tcPr>
            <w:tcW w:w="1133" w:type="dxa"/>
            <w:tcBorders>
              <w:top w:val="nil"/>
              <w:left w:val="nil"/>
              <w:bottom w:val="single" w:sz="4" w:space="0" w:color="auto"/>
              <w:right w:val="single" w:sz="4" w:space="0" w:color="auto"/>
            </w:tcBorders>
            <w:noWrap/>
            <w:vAlign w:val="bottom"/>
          </w:tcPr>
          <w:p w14:paraId="19A3149C"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0.1748</w:t>
            </w:r>
          </w:p>
        </w:tc>
      </w:tr>
      <w:tr w:rsidR="00877AFA" w:rsidRPr="00CE57DE" w14:paraId="19A314A6" w14:textId="77777777" w:rsidTr="009C57FC">
        <w:trPr>
          <w:trHeight w:val="300"/>
        </w:trPr>
        <w:tc>
          <w:tcPr>
            <w:tcW w:w="987" w:type="dxa"/>
            <w:tcBorders>
              <w:top w:val="nil"/>
              <w:left w:val="single" w:sz="4" w:space="0" w:color="auto"/>
              <w:bottom w:val="nil"/>
              <w:right w:val="single" w:sz="4" w:space="0" w:color="auto"/>
            </w:tcBorders>
            <w:noWrap/>
            <w:vAlign w:val="center"/>
          </w:tcPr>
          <w:p w14:paraId="19A3149E"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2015</w:t>
            </w:r>
          </w:p>
        </w:tc>
        <w:tc>
          <w:tcPr>
            <w:tcW w:w="1203" w:type="dxa"/>
            <w:tcBorders>
              <w:top w:val="nil"/>
              <w:left w:val="nil"/>
              <w:bottom w:val="nil"/>
              <w:right w:val="single" w:sz="4" w:space="0" w:color="auto"/>
            </w:tcBorders>
            <w:noWrap/>
            <w:vAlign w:val="center"/>
          </w:tcPr>
          <w:p w14:paraId="19A3149F"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December</w:t>
            </w:r>
          </w:p>
        </w:tc>
        <w:tc>
          <w:tcPr>
            <w:tcW w:w="1368" w:type="dxa"/>
            <w:tcBorders>
              <w:top w:val="single" w:sz="4" w:space="0" w:color="auto"/>
              <w:left w:val="nil"/>
              <w:bottom w:val="single" w:sz="4" w:space="0" w:color="auto"/>
              <w:right w:val="single" w:sz="4" w:space="0" w:color="auto"/>
            </w:tcBorders>
            <w:vAlign w:val="bottom"/>
          </w:tcPr>
          <w:p w14:paraId="19A314A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6,839,222</w:t>
            </w:r>
          </w:p>
        </w:tc>
        <w:tc>
          <w:tcPr>
            <w:tcW w:w="1144" w:type="dxa"/>
            <w:tcBorders>
              <w:top w:val="nil"/>
              <w:left w:val="single" w:sz="4" w:space="0" w:color="auto"/>
              <w:bottom w:val="nil"/>
              <w:right w:val="single" w:sz="4" w:space="0" w:color="auto"/>
            </w:tcBorders>
            <w:noWrap/>
            <w:vAlign w:val="bottom"/>
          </w:tcPr>
          <w:p w14:paraId="19A314A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7.5500</w:t>
            </w:r>
          </w:p>
        </w:tc>
        <w:tc>
          <w:tcPr>
            <w:tcW w:w="1006" w:type="dxa"/>
            <w:tcBorders>
              <w:top w:val="nil"/>
              <w:left w:val="nil"/>
              <w:bottom w:val="nil"/>
              <w:right w:val="single" w:sz="4" w:space="0" w:color="auto"/>
            </w:tcBorders>
            <w:noWrap/>
            <w:vAlign w:val="bottom"/>
          </w:tcPr>
          <w:p w14:paraId="19A314A2"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1.8279</w:t>
            </w:r>
          </w:p>
        </w:tc>
        <w:tc>
          <w:tcPr>
            <w:tcW w:w="1006" w:type="dxa"/>
            <w:tcBorders>
              <w:top w:val="nil"/>
              <w:left w:val="nil"/>
              <w:bottom w:val="nil"/>
              <w:right w:val="single" w:sz="4" w:space="0" w:color="auto"/>
            </w:tcBorders>
            <w:noWrap/>
            <w:vAlign w:val="bottom"/>
          </w:tcPr>
          <w:p w14:paraId="19A314A3"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0.4730</w:t>
            </w:r>
          </w:p>
        </w:tc>
        <w:tc>
          <w:tcPr>
            <w:tcW w:w="916" w:type="dxa"/>
            <w:tcBorders>
              <w:top w:val="nil"/>
              <w:left w:val="nil"/>
              <w:bottom w:val="nil"/>
              <w:right w:val="single" w:sz="4" w:space="0" w:color="auto"/>
            </w:tcBorders>
            <w:noWrap/>
            <w:vAlign w:val="bottom"/>
          </w:tcPr>
          <w:p w14:paraId="19A314A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0.1858</w:t>
            </w:r>
          </w:p>
        </w:tc>
        <w:tc>
          <w:tcPr>
            <w:tcW w:w="1133" w:type="dxa"/>
            <w:tcBorders>
              <w:top w:val="nil"/>
              <w:left w:val="nil"/>
              <w:bottom w:val="nil"/>
              <w:right w:val="single" w:sz="4" w:space="0" w:color="auto"/>
            </w:tcBorders>
            <w:noWrap/>
            <w:vAlign w:val="bottom"/>
          </w:tcPr>
          <w:p w14:paraId="19A314A5"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0.1622</w:t>
            </w:r>
          </w:p>
        </w:tc>
      </w:tr>
      <w:tr w:rsidR="00877AFA" w:rsidRPr="00CE57DE" w14:paraId="19A314AF" w14:textId="77777777" w:rsidTr="009C57FC">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4A7"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2016</w:t>
            </w:r>
          </w:p>
        </w:tc>
        <w:tc>
          <w:tcPr>
            <w:tcW w:w="1203" w:type="dxa"/>
            <w:tcBorders>
              <w:top w:val="single" w:sz="4" w:space="0" w:color="auto"/>
              <w:left w:val="nil"/>
              <w:bottom w:val="single" w:sz="4" w:space="0" w:color="auto"/>
              <w:right w:val="single" w:sz="4" w:space="0" w:color="auto"/>
            </w:tcBorders>
            <w:noWrap/>
            <w:vAlign w:val="center"/>
          </w:tcPr>
          <w:p w14:paraId="19A314A8"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January</w:t>
            </w:r>
          </w:p>
        </w:tc>
        <w:tc>
          <w:tcPr>
            <w:tcW w:w="1368" w:type="dxa"/>
            <w:tcBorders>
              <w:top w:val="single" w:sz="4" w:space="0" w:color="auto"/>
              <w:left w:val="nil"/>
              <w:bottom w:val="single" w:sz="4" w:space="0" w:color="auto"/>
              <w:right w:val="single" w:sz="4" w:space="0" w:color="auto"/>
            </w:tcBorders>
            <w:vAlign w:val="bottom"/>
          </w:tcPr>
          <w:p w14:paraId="19A314A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6,201,703</w:t>
            </w:r>
          </w:p>
        </w:tc>
        <w:tc>
          <w:tcPr>
            <w:tcW w:w="1144" w:type="dxa"/>
            <w:tcBorders>
              <w:top w:val="single" w:sz="4" w:space="0" w:color="auto"/>
              <w:left w:val="single" w:sz="4" w:space="0" w:color="auto"/>
              <w:bottom w:val="single" w:sz="4" w:space="0" w:color="auto"/>
              <w:right w:val="single" w:sz="4" w:space="0" w:color="auto"/>
            </w:tcBorders>
            <w:noWrap/>
            <w:vAlign w:val="bottom"/>
          </w:tcPr>
          <w:p w14:paraId="19A314A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8.1854</w:t>
            </w:r>
          </w:p>
        </w:tc>
        <w:tc>
          <w:tcPr>
            <w:tcW w:w="1006" w:type="dxa"/>
            <w:tcBorders>
              <w:top w:val="single" w:sz="4" w:space="0" w:color="auto"/>
              <w:left w:val="nil"/>
              <w:bottom w:val="single" w:sz="4" w:space="0" w:color="auto"/>
              <w:right w:val="single" w:sz="4" w:space="0" w:color="auto"/>
            </w:tcBorders>
            <w:noWrap/>
            <w:vAlign w:val="bottom"/>
          </w:tcPr>
          <w:p w14:paraId="19A314A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1.8159</w:t>
            </w:r>
          </w:p>
        </w:tc>
        <w:tc>
          <w:tcPr>
            <w:tcW w:w="1006" w:type="dxa"/>
            <w:tcBorders>
              <w:top w:val="single" w:sz="4" w:space="0" w:color="auto"/>
              <w:left w:val="nil"/>
              <w:bottom w:val="single" w:sz="4" w:space="0" w:color="auto"/>
              <w:right w:val="single" w:sz="4" w:space="0" w:color="auto"/>
            </w:tcBorders>
            <w:noWrap/>
            <w:vAlign w:val="bottom"/>
          </w:tcPr>
          <w:p w14:paraId="19A314AC"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0.5033</w:t>
            </w:r>
          </w:p>
        </w:tc>
        <w:tc>
          <w:tcPr>
            <w:tcW w:w="916" w:type="dxa"/>
            <w:tcBorders>
              <w:top w:val="single" w:sz="4" w:space="0" w:color="auto"/>
              <w:left w:val="nil"/>
              <w:bottom w:val="single" w:sz="4" w:space="0" w:color="auto"/>
              <w:right w:val="single" w:sz="4" w:space="0" w:color="auto"/>
            </w:tcBorders>
            <w:noWrap/>
            <w:vAlign w:val="bottom"/>
          </w:tcPr>
          <w:p w14:paraId="19A314AD"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0.1963</w:t>
            </w:r>
          </w:p>
        </w:tc>
        <w:tc>
          <w:tcPr>
            <w:tcW w:w="1133" w:type="dxa"/>
            <w:tcBorders>
              <w:top w:val="single" w:sz="4" w:space="0" w:color="auto"/>
              <w:left w:val="nil"/>
              <w:bottom w:val="single" w:sz="4" w:space="0" w:color="auto"/>
              <w:right w:val="single" w:sz="4" w:space="0" w:color="auto"/>
            </w:tcBorders>
            <w:noWrap/>
            <w:vAlign w:val="bottom"/>
          </w:tcPr>
          <w:p w14:paraId="19A314A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0.1849</w:t>
            </w:r>
          </w:p>
        </w:tc>
      </w:tr>
      <w:tr w:rsidR="00877AFA" w:rsidRPr="00CE57DE" w14:paraId="19A314B8"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B0"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4B1"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February</w:t>
            </w:r>
          </w:p>
        </w:tc>
        <w:tc>
          <w:tcPr>
            <w:tcW w:w="1368" w:type="dxa"/>
            <w:tcBorders>
              <w:top w:val="single" w:sz="4" w:space="0" w:color="auto"/>
              <w:left w:val="nil"/>
              <w:bottom w:val="single" w:sz="4" w:space="0" w:color="auto"/>
              <w:right w:val="single" w:sz="4" w:space="0" w:color="auto"/>
            </w:tcBorders>
            <w:vAlign w:val="bottom"/>
          </w:tcPr>
          <w:p w14:paraId="19A314B2"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4,741,046</w:t>
            </w:r>
          </w:p>
        </w:tc>
        <w:tc>
          <w:tcPr>
            <w:tcW w:w="1144" w:type="dxa"/>
            <w:tcBorders>
              <w:top w:val="nil"/>
              <w:left w:val="single" w:sz="4" w:space="0" w:color="auto"/>
              <w:bottom w:val="single" w:sz="4" w:space="0" w:color="auto"/>
              <w:right w:val="single" w:sz="4" w:space="0" w:color="auto"/>
            </w:tcBorders>
            <w:noWrap/>
            <w:vAlign w:val="bottom"/>
          </w:tcPr>
          <w:p w14:paraId="19A314B3"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8.9518</w:t>
            </w:r>
          </w:p>
        </w:tc>
        <w:tc>
          <w:tcPr>
            <w:tcW w:w="1006" w:type="dxa"/>
            <w:tcBorders>
              <w:top w:val="nil"/>
              <w:left w:val="nil"/>
              <w:bottom w:val="single" w:sz="4" w:space="0" w:color="auto"/>
              <w:right w:val="single" w:sz="4" w:space="0" w:color="auto"/>
            </w:tcBorders>
            <w:noWrap/>
            <w:vAlign w:val="bottom"/>
          </w:tcPr>
          <w:p w14:paraId="19A314B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1.7663</w:t>
            </w:r>
          </w:p>
        </w:tc>
        <w:tc>
          <w:tcPr>
            <w:tcW w:w="1006" w:type="dxa"/>
            <w:tcBorders>
              <w:top w:val="nil"/>
              <w:left w:val="nil"/>
              <w:bottom w:val="single" w:sz="4" w:space="0" w:color="auto"/>
              <w:right w:val="single" w:sz="4" w:space="0" w:color="auto"/>
            </w:tcBorders>
            <w:noWrap/>
            <w:vAlign w:val="bottom"/>
          </w:tcPr>
          <w:p w14:paraId="19A314B5"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0.5382</w:t>
            </w:r>
          </w:p>
        </w:tc>
        <w:tc>
          <w:tcPr>
            <w:tcW w:w="916" w:type="dxa"/>
            <w:tcBorders>
              <w:top w:val="nil"/>
              <w:left w:val="nil"/>
              <w:bottom w:val="single" w:sz="4" w:space="0" w:color="auto"/>
              <w:right w:val="single" w:sz="4" w:space="0" w:color="auto"/>
            </w:tcBorders>
            <w:noWrap/>
            <w:vAlign w:val="bottom"/>
          </w:tcPr>
          <w:p w14:paraId="19A314B6"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0.2065</w:t>
            </w:r>
          </w:p>
        </w:tc>
        <w:tc>
          <w:tcPr>
            <w:tcW w:w="1133" w:type="dxa"/>
            <w:tcBorders>
              <w:top w:val="nil"/>
              <w:left w:val="nil"/>
              <w:bottom w:val="single" w:sz="4" w:space="0" w:color="auto"/>
              <w:right w:val="single" w:sz="4" w:space="0" w:color="auto"/>
            </w:tcBorders>
            <w:noWrap/>
            <w:vAlign w:val="bottom"/>
          </w:tcPr>
          <w:p w14:paraId="19A314B7"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0.2188</w:t>
            </w:r>
          </w:p>
        </w:tc>
      </w:tr>
      <w:tr w:rsidR="00877AFA" w:rsidRPr="00CE57DE" w14:paraId="19A314C1"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B9"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4BA"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March</w:t>
            </w:r>
          </w:p>
        </w:tc>
        <w:tc>
          <w:tcPr>
            <w:tcW w:w="1368" w:type="dxa"/>
            <w:tcBorders>
              <w:top w:val="single" w:sz="4" w:space="0" w:color="auto"/>
              <w:left w:val="nil"/>
              <w:bottom w:val="single" w:sz="4" w:space="0" w:color="auto"/>
              <w:right w:val="single" w:sz="4" w:space="0" w:color="auto"/>
            </w:tcBorders>
            <w:vAlign w:val="bottom"/>
          </w:tcPr>
          <w:p w14:paraId="19A314B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3,347,783</w:t>
            </w:r>
          </w:p>
        </w:tc>
        <w:tc>
          <w:tcPr>
            <w:tcW w:w="1144" w:type="dxa"/>
            <w:tcBorders>
              <w:top w:val="nil"/>
              <w:left w:val="single" w:sz="4" w:space="0" w:color="auto"/>
              <w:bottom w:val="single" w:sz="4" w:space="0" w:color="auto"/>
              <w:right w:val="single" w:sz="4" w:space="0" w:color="auto"/>
            </w:tcBorders>
            <w:noWrap/>
            <w:vAlign w:val="bottom"/>
          </w:tcPr>
          <w:p w14:paraId="19A314BC"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10.2525</w:t>
            </w:r>
          </w:p>
        </w:tc>
        <w:tc>
          <w:tcPr>
            <w:tcW w:w="1006" w:type="dxa"/>
            <w:tcBorders>
              <w:top w:val="nil"/>
              <w:left w:val="nil"/>
              <w:bottom w:val="single" w:sz="4" w:space="0" w:color="auto"/>
              <w:right w:val="single" w:sz="4" w:space="0" w:color="auto"/>
            </w:tcBorders>
            <w:noWrap/>
            <w:vAlign w:val="bottom"/>
          </w:tcPr>
          <w:p w14:paraId="19A314BD"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1.7890</w:t>
            </w:r>
          </w:p>
        </w:tc>
        <w:tc>
          <w:tcPr>
            <w:tcW w:w="1006" w:type="dxa"/>
            <w:tcBorders>
              <w:top w:val="nil"/>
              <w:left w:val="nil"/>
              <w:bottom w:val="single" w:sz="4" w:space="0" w:color="auto"/>
              <w:right w:val="single" w:sz="4" w:space="0" w:color="auto"/>
            </w:tcBorders>
            <w:noWrap/>
            <w:vAlign w:val="bottom"/>
          </w:tcPr>
          <w:p w14:paraId="19A314B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0.6093</w:t>
            </w:r>
          </w:p>
        </w:tc>
        <w:tc>
          <w:tcPr>
            <w:tcW w:w="916" w:type="dxa"/>
            <w:tcBorders>
              <w:top w:val="nil"/>
              <w:left w:val="nil"/>
              <w:bottom w:val="single" w:sz="4" w:space="0" w:color="auto"/>
              <w:right w:val="single" w:sz="4" w:space="0" w:color="auto"/>
            </w:tcBorders>
            <w:noWrap/>
            <w:vAlign w:val="bottom"/>
          </w:tcPr>
          <w:p w14:paraId="19A314B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0.2311</w:t>
            </w:r>
          </w:p>
        </w:tc>
        <w:tc>
          <w:tcPr>
            <w:tcW w:w="1133" w:type="dxa"/>
            <w:tcBorders>
              <w:top w:val="nil"/>
              <w:left w:val="nil"/>
              <w:bottom w:val="single" w:sz="4" w:space="0" w:color="auto"/>
              <w:right w:val="single" w:sz="4" w:space="0" w:color="auto"/>
            </w:tcBorders>
            <w:noWrap/>
            <w:vAlign w:val="bottom"/>
          </w:tcPr>
          <w:p w14:paraId="19A314C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0.2713</w:t>
            </w:r>
          </w:p>
        </w:tc>
      </w:tr>
      <w:tr w:rsidR="00877AFA" w:rsidRPr="00CE57DE" w14:paraId="19A314CA"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C2"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4C3"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April</w:t>
            </w:r>
          </w:p>
        </w:tc>
        <w:tc>
          <w:tcPr>
            <w:tcW w:w="1368" w:type="dxa"/>
            <w:tcBorders>
              <w:top w:val="single" w:sz="4" w:space="0" w:color="auto"/>
              <w:left w:val="nil"/>
              <w:bottom w:val="single" w:sz="4" w:space="0" w:color="auto"/>
              <w:right w:val="single" w:sz="4" w:space="0" w:color="auto"/>
            </w:tcBorders>
            <w:vAlign w:val="bottom"/>
          </w:tcPr>
          <w:p w14:paraId="19A314C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2,943,487</w:t>
            </w:r>
          </w:p>
        </w:tc>
        <w:tc>
          <w:tcPr>
            <w:tcW w:w="1144" w:type="dxa"/>
            <w:tcBorders>
              <w:top w:val="nil"/>
              <w:left w:val="single" w:sz="4" w:space="0" w:color="auto"/>
              <w:bottom w:val="single" w:sz="4" w:space="0" w:color="auto"/>
              <w:right w:val="single" w:sz="4" w:space="0" w:color="auto"/>
            </w:tcBorders>
            <w:noWrap/>
            <w:vAlign w:val="bottom"/>
          </w:tcPr>
          <w:p w14:paraId="19A314C5"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10.5240</w:t>
            </w:r>
          </w:p>
        </w:tc>
        <w:tc>
          <w:tcPr>
            <w:tcW w:w="1006" w:type="dxa"/>
            <w:tcBorders>
              <w:top w:val="nil"/>
              <w:left w:val="nil"/>
              <w:bottom w:val="single" w:sz="4" w:space="0" w:color="auto"/>
              <w:right w:val="single" w:sz="4" w:space="0" w:color="auto"/>
            </w:tcBorders>
            <w:noWrap/>
            <w:vAlign w:val="bottom"/>
          </w:tcPr>
          <w:p w14:paraId="19A314C6"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1.8085</w:t>
            </w:r>
          </w:p>
        </w:tc>
        <w:tc>
          <w:tcPr>
            <w:tcW w:w="1006" w:type="dxa"/>
            <w:tcBorders>
              <w:top w:val="nil"/>
              <w:left w:val="nil"/>
              <w:bottom w:val="single" w:sz="4" w:space="0" w:color="auto"/>
              <w:right w:val="single" w:sz="4" w:space="0" w:color="auto"/>
            </w:tcBorders>
            <w:noWrap/>
            <w:vAlign w:val="bottom"/>
          </w:tcPr>
          <w:p w14:paraId="19A314C7"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0.6225</w:t>
            </w:r>
          </w:p>
        </w:tc>
        <w:tc>
          <w:tcPr>
            <w:tcW w:w="916" w:type="dxa"/>
            <w:tcBorders>
              <w:top w:val="nil"/>
              <w:left w:val="nil"/>
              <w:bottom w:val="single" w:sz="4" w:space="0" w:color="auto"/>
              <w:right w:val="single" w:sz="4" w:space="0" w:color="auto"/>
            </w:tcBorders>
            <w:noWrap/>
            <w:vAlign w:val="bottom"/>
          </w:tcPr>
          <w:p w14:paraId="19A314C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0.2384</w:t>
            </w:r>
          </w:p>
        </w:tc>
        <w:tc>
          <w:tcPr>
            <w:tcW w:w="1133" w:type="dxa"/>
            <w:tcBorders>
              <w:top w:val="nil"/>
              <w:left w:val="nil"/>
              <w:bottom w:val="single" w:sz="4" w:space="0" w:color="auto"/>
              <w:right w:val="single" w:sz="4" w:space="0" w:color="auto"/>
            </w:tcBorders>
            <w:noWrap/>
            <w:vAlign w:val="bottom"/>
          </w:tcPr>
          <w:p w14:paraId="19A314C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0.2839</w:t>
            </w:r>
          </w:p>
        </w:tc>
      </w:tr>
      <w:tr w:rsidR="00877AFA" w:rsidRPr="00CE57DE" w14:paraId="19A314D3"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CB"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4CC"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May</w:t>
            </w:r>
          </w:p>
        </w:tc>
        <w:tc>
          <w:tcPr>
            <w:tcW w:w="1368" w:type="dxa"/>
            <w:tcBorders>
              <w:top w:val="single" w:sz="4" w:space="0" w:color="auto"/>
              <w:left w:val="nil"/>
              <w:bottom w:val="single" w:sz="4" w:space="0" w:color="auto"/>
              <w:right w:val="single" w:sz="4" w:space="0" w:color="auto"/>
            </w:tcBorders>
            <w:vAlign w:val="bottom"/>
          </w:tcPr>
          <w:p w14:paraId="19A314CD"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3,134,434</w:t>
            </w:r>
          </w:p>
        </w:tc>
        <w:tc>
          <w:tcPr>
            <w:tcW w:w="1144" w:type="dxa"/>
            <w:tcBorders>
              <w:top w:val="nil"/>
              <w:left w:val="single" w:sz="4" w:space="0" w:color="auto"/>
              <w:bottom w:val="single" w:sz="4" w:space="0" w:color="auto"/>
              <w:right w:val="single" w:sz="4" w:space="0" w:color="auto"/>
            </w:tcBorders>
            <w:noWrap/>
            <w:vAlign w:val="bottom"/>
          </w:tcPr>
          <w:p w14:paraId="19A314C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12.4341</w:t>
            </w:r>
          </w:p>
        </w:tc>
        <w:tc>
          <w:tcPr>
            <w:tcW w:w="1006" w:type="dxa"/>
            <w:tcBorders>
              <w:top w:val="nil"/>
              <w:left w:val="nil"/>
              <w:bottom w:val="single" w:sz="4" w:space="0" w:color="auto"/>
              <w:right w:val="single" w:sz="4" w:space="0" w:color="auto"/>
            </w:tcBorders>
            <w:noWrap/>
            <w:vAlign w:val="bottom"/>
          </w:tcPr>
          <w:p w14:paraId="19A314C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2.1078</w:t>
            </w:r>
          </w:p>
        </w:tc>
        <w:tc>
          <w:tcPr>
            <w:tcW w:w="1006" w:type="dxa"/>
            <w:tcBorders>
              <w:top w:val="nil"/>
              <w:left w:val="nil"/>
              <w:bottom w:val="single" w:sz="4" w:space="0" w:color="auto"/>
              <w:right w:val="single" w:sz="4" w:space="0" w:color="auto"/>
            </w:tcBorders>
            <w:noWrap/>
            <w:vAlign w:val="bottom"/>
          </w:tcPr>
          <w:p w14:paraId="19A314D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0.7042</w:t>
            </w:r>
          </w:p>
        </w:tc>
        <w:tc>
          <w:tcPr>
            <w:tcW w:w="916" w:type="dxa"/>
            <w:tcBorders>
              <w:top w:val="nil"/>
              <w:left w:val="nil"/>
              <w:bottom w:val="single" w:sz="4" w:space="0" w:color="auto"/>
              <w:right w:val="single" w:sz="4" w:space="0" w:color="auto"/>
            </w:tcBorders>
            <w:noWrap/>
            <w:vAlign w:val="bottom"/>
          </w:tcPr>
          <w:p w14:paraId="19A314D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0.2732</w:t>
            </w:r>
          </w:p>
        </w:tc>
        <w:tc>
          <w:tcPr>
            <w:tcW w:w="1133" w:type="dxa"/>
            <w:tcBorders>
              <w:top w:val="nil"/>
              <w:left w:val="nil"/>
              <w:bottom w:val="single" w:sz="4" w:space="0" w:color="auto"/>
              <w:right w:val="single" w:sz="4" w:space="0" w:color="auto"/>
            </w:tcBorders>
            <w:noWrap/>
            <w:vAlign w:val="bottom"/>
          </w:tcPr>
          <w:p w14:paraId="19A314D2"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0.3244</w:t>
            </w:r>
          </w:p>
        </w:tc>
      </w:tr>
      <w:tr w:rsidR="00877AFA" w:rsidRPr="00CE57DE" w14:paraId="19A314DC" w14:textId="77777777" w:rsidTr="009C57FC">
        <w:trPr>
          <w:trHeight w:val="300"/>
        </w:trPr>
        <w:tc>
          <w:tcPr>
            <w:tcW w:w="987" w:type="dxa"/>
            <w:tcBorders>
              <w:top w:val="nil"/>
              <w:left w:val="single" w:sz="4" w:space="0" w:color="auto"/>
              <w:bottom w:val="single" w:sz="4" w:space="0" w:color="auto"/>
              <w:right w:val="single" w:sz="4" w:space="0" w:color="auto"/>
            </w:tcBorders>
            <w:noWrap/>
            <w:vAlign w:val="center"/>
          </w:tcPr>
          <w:p w14:paraId="19A314D4"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2016</w:t>
            </w:r>
          </w:p>
        </w:tc>
        <w:tc>
          <w:tcPr>
            <w:tcW w:w="1203" w:type="dxa"/>
            <w:tcBorders>
              <w:top w:val="nil"/>
              <w:left w:val="nil"/>
              <w:bottom w:val="single" w:sz="4" w:space="0" w:color="auto"/>
              <w:right w:val="single" w:sz="4" w:space="0" w:color="auto"/>
            </w:tcBorders>
            <w:noWrap/>
            <w:vAlign w:val="center"/>
          </w:tcPr>
          <w:p w14:paraId="19A314D5"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June</w:t>
            </w:r>
          </w:p>
        </w:tc>
        <w:tc>
          <w:tcPr>
            <w:tcW w:w="1368" w:type="dxa"/>
            <w:tcBorders>
              <w:top w:val="single" w:sz="4" w:space="0" w:color="auto"/>
              <w:left w:val="nil"/>
              <w:bottom w:val="single" w:sz="4" w:space="0" w:color="auto"/>
              <w:right w:val="single" w:sz="4" w:space="0" w:color="auto"/>
            </w:tcBorders>
            <w:vAlign w:val="bottom"/>
          </w:tcPr>
          <w:p w14:paraId="19A314D6"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3,494,357</w:t>
            </w:r>
          </w:p>
        </w:tc>
        <w:tc>
          <w:tcPr>
            <w:tcW w:w="1144" w:type="dxa"/>
            <w:tcBorders>
              <w:top w:val="nil"/>
              <w:left w:val="single" w:sz="4" w:space="0" w:color="auto"/>
              <w:bottom w:val="single" w:sz="4" w:space="0" w:color="auto"/>
              <w:right w:val="single" w:sz="4" w:space="0" w:color="auto"/>
            </w:tcBorders>
            <w:noWrap/>
            <w:vAlign w:val="bottom"/>
          </w:tcPr>
          <w:p w14:paraId="19A314D7"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12.5883</w:t>
            </w:r>
          </w:p>
        </w:tc>
        <w:tc>
          <w:tcPr>
            <w:tcW w:w="1006" w:type="dxa"/>
            <w:tcBorders>
              <w:top w:val="nil"/>
              <w:left w:val="nil"/>
              <w:bottom w:val="single" w:sz="4" w:space="0" w:color="auto"/>
              <w:right w:val="single" w:sz="4" w:space="0" w:color="auto"/>
            </w:tcBorders>
            <w:noWrap/>
            <w:vAlign w:val="bottom"/>
          </w:tcPr>
          <w:p w14:paraId="19A314D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2.1694</w:t>
            </w:r>
          </w:p>
        </w:tc>
        <w:tc>
          <w:tcPr>
            <w:tcW w:w="1006" w:type="dxa"/>
            <w:tcBorders>
              <w:top w:val="nil"/>
              <w:left w:val="nil"/>
              <w:bottom w:val="single" w:sz="4" w:space="0" w:color="auto"/>
              <w:right w:val="single" w:sz="4" w:space="0" w:color="auto"/>
            </w:tcBorders>
            <w:noWrap/>
            <w:vAlign w:val="bottom"/>
          </w:tcPr>
          <w:p w14:paraId="19A314D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0.7162</w:t>
            </w:r>
          </w:p>
        </w:tc>
        <w:tc>
          <w:tcPr>
            <w:tcW w:w="916" w:type="dxa"/>
            <w:tcBorders>
              <w:top w:val="nil"/>
              <w:left w:val="nil"/>
              <w:bottom w:val="single" w:sz="4" w:space="0" w:color="auto"/>
              <w:right w:val="single" w:sz="4" w:space="0" w:color="auto"/>
            </w:tcBorders>
            <w:noWrap/>
            <w:vAlign w:val="bottom"/>
          </w:tcPr>
          <w:p w14:paraId="19A314D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0.2771</w:t>
            </w:r>
          </w:p>
        </w:tc>
        <w:tc>
          <w:tcPr>
            <w:tcW w:w="1133" w:type="dxa"/>
            <w:tcBorders>
              <w:top w:val="nil"/>
              <w:left w:val="nil"/>
              <w:bottom w:val="single" w:sz="4" w:space="0" w:color="auto"/>
              <w:right w:val="single" w:sz="4" w:space="0" w:color="auto"/>
            </w:tcBorders>
            <w:noWrap/>
            <w:vAlign w:val="bottom"/>
          </w:tcPr>
          <w:p w14:paraId="19A314DB"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0.3252</w:t>
            </w:r>
          </w:p>
        </w:tc>
      </w:tr>
      <w:tr w:rsidR="00877AFA" w:rsidRPr="00CE57DE" w14:paraId="19A314E5" w14:textId="77777777" w:rsidTr="009C57FC">
        <w:trPr>
          <w:trHeight w:val="300"/>
        </w:trPr>
        <w:tc>
          <w:tcPr>
            <w:tcW w:w="987" w:type="dxa"/>
            <w:tcBorders>
              <w:top w:val="single" w:sz="4" w:space="0" w:color="auto"/>
              <w:left w:val="single" w:sz="4" w:space="0" w:color="auto"/>
              <w:bottom w:val="single" w:sz="4" w:space="0" w:color="auto"/>
              <w:right w:val="single" w:sz="4" w:space="0" w:color="auto"/>
            </w:tcBorders>
            <w:noWrap/>
            <w:vAlign w:val="center"/>
          </w:tcPr>
          <w:p w14:paraId="19A314DD"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2016</w:t>
            </w:r>
          </w:p>
        </w:tc>
        <w:tc>
          <w:tcPr>
            <w:tcW w:w="1203" w:type="dxa"/>
            <w:tcBorders>
              <w:top w:val="single" w:sz="4" w:space="0" w:color="auto"/>
              <w:left w:val="nil"/>
              <w:bottom w:val="single" w:sz="4" w:space="0" w:color="auto"/>
              <w:right w:val="single" w:sz="4" w:space="0" w:color="auto"/>
            </w:tcBorders>
            <w:noWrap/>
            <w:vAlign w:val="center"/>
          </w:tcPr>
          <w:p w14:paraId="19A314DE"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July</w:t>
            </w:r>
          </w:p>
        </w:tc>
        <w:tc>
          <w:tcPr>
            <w:tcW w:w="1368" w:type="dxa"/>
            <w:tcBorders>
              <w:top w:val="single" w:sz="4" w:space="0" w:color="auto"/>
              <w:left w:val="nil"/>
              <w:bottom w:val="single" w:sz="4" w:space="0" w:color="auto"/>
              <w:right w:val="single" w:sz="4" w:space="0" w:color="auto"/>
            </w:tcBorders>
            <w:vAlign w:val="bottom"/>
          </w:tcPr>
          <w:p w14:paraId="19A314D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3,408,335</w:t>
            </w:r>
          </w:p>
        </w:tc>
        <w:tc>
          <w:tcPr>
            <w:tcW w:w="1144" w:type="dxa"/>
            <w:tcBorders>
              <w:top w:val="single" w:sz="4" w:space="0" w:color="auto"/>
              <w:left w:val="single" w:sz="4" w:space="0" w:color="auto"/>
              <w:bottom w:val="single" w:sz="4" w:space="0" w:color="auto"/>
              <w:right w:val="single" w:sz="4" w:space="0" w:color="auto"/>
            </w:tcBorders>
            <w:noWrap/>
            <w:vAlign w:val="bottom"/>
          </w:tcPr>
          <w:p w14:paraId="19A314E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12.4532</w:t>
            </w:r>
          </w:p>
        </w:tc>
        <w:tc>
          <w:tcPr>
            <w:tcW w:w="1006" w:type="dxa"/>
            <w:tcBorders>
              <w:top w:val="single" w:sz="4" w:space="0" w:color="auto"/>
              <w:left w:val="nil"/>
              <w:bottom w:val="single" w:sz="4" w:space="0" w:color="auto"/>
              <w:right w:val="single" w:sz="4" w:space="0" w:color="auto"/>
            </w:tcBorders>
            <w:noWrap/>
            <w:vAlign w:val="bottom"/>
          </w:tcPr>
          <w:p w14:paraId="19A314E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2.2950</w:t>
            </w:r>
          </w:p>
        </w:tc>
        <w:tc>
          <w:tcPr>
            <w:tcW w:w="1006" w:type="dxa"/>
            <w:tcBorders>
              <w:top w:val="single" w:sz="4" w:space="0" w:color="auto"/>
              <w:left w:val="nil"/>
              <w:bottom w:val="single" w:sz="4" w:space="0" w:color="auto"/>
              <w:right w:val="single" w:sz="4" w:space="0" w:color="auto"/>
            </w:tcBorders>
            <w:noWrap/>
            <w:vAlign w:val="bottom"/>
          </w:tcPr>
          <w:p w14:paraId="19A314E2"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0.7157</w:t>
            </w:r>
          </w:p>
        </w:tc>
        <w:tc>
          <w:tcPr>
            <w:tcW w:w="916" w:type="dxa"/>
            <w:tcBorders>
              <w:top w:val="single" w:sz="4" w:space="0" w:color="auto"/>
              <w:left w:val="nil"/>
              <w:bottom w:val="single" w:sz="4" w:space="0" w:color="auto"/>
              <w:right w:val="single" w:sz="4" w:space="0" w:color="auto"/>
            </w:tcBorders>
            <w:noWrap/>
            <w:vAlign w:val="bottom"/>
          </w:tcPr>
          <w:p w14:paraId="19A314E3"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0.2762</w:t>
            </w:r>
          </w:p>
        </w:tc>
        <w:tc>
          <w:tcPr>
            <w:tcW w:w="1133" w:type="dxa"/>
            <w:tcBorders>
              <w:top w:val="single" w:sz="4" w:space="0" w:color="auto"/>
              <w:left w:val="nil"/>
              <w:bottom w:val="single" w:sz="4" w:space="0" w:color="auto"/>
              <w:right w:val="single" w:sz="4" w:space="0" w:color="auto"/>
            </w:tcBorders>
            <w:noWrap/>
            <w:vAlign w:val="bottom"/>
          </w:tcPr>
          <w:p w14:paraId="19A314E4"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0.3127</w:t>
            </w:r>
          </w:p>
        </w:tc>
      </w:tr>
      <w:tr w:rsidR="00877AFA" w:rsidRPr="00CE57DE" w14:paraId="19A314EC" w14:textId="77777777" w:rsidTr="009C57FC">
        <w:trPr>
          <w:trHeight w:val="300"/>
        </w:trPr>
        <w:tc>
          <w:tcPr>
            <w:tcW w:w="3558" w:type="dxa"/>
            <w:gridSpan w:val="3"/>
            <w:tcBorders>
              <w:top w:val="single" w:sz="4" w:space="0" w:color="auto"/>
              <w:left w:val="single" w:sz="4" w:space="0" w:color="auto"/>
              <w:bottom w:val="single" w:sz="4" w:space="0" w:color="auto"/>
              <w:right w:val="single" w:sz="4" w:space="0" w:color="auto"/>
            </w:tcBorders>
            <w:noWrap/>
            <w:vAlign w:val="center"/>
          </w:tcPr>
          <w:p w14:paraId="19A314E6"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Average Emission Factor</w:t>
            </w:r>
          </w:p>
        </w:tc>
        <w:tc>
          <w:tcPr>
            <w:tcW w:w="1144" w:type="dxa"/>
            <w:tcBorders>
              <w:top w:val="single" w:sz="4" w:space="0" w:color="auto"/>
              <w:left w:val="single" w:sz="4" w:space="0" w:color="auto"/>
              <w:bottom w:val="single" w:sz="4" w:space="0" w:color="auto"/>
              <w:right w:val="single" w:sz="4" w:space="0" w:color="auto"/>
            </w:tcBorders>
            <w:noWrap/>
            <w:vAlign w:val="center"/>
          </w:tcPr>
          <w:p w14:paraId="19A314E7" w14:textId="77777777" w:rsidR="00877AFA" w:rsidRPr="00877AFA" w:rsidRDefault="00193682" w:rsidP="00877AFA">
            <w:pPr>
              <w:spacing w:line="300" w:lineRule="atLeast"/>
              <w:jc w:val="righ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71552" behindDoc="0" locked="0" layoutInCell="1" allowOverlap="1" wp14:anchorId="19A32399" wp14:editId="19A3239A">
                      <wp:simplePos x="0" y="0"/>
                      <wp:positionH relativeFrom="column">
                        <wp:posOffset>120015</wp:posOffset>
                      </wp:positionH>
                      <wp:positionV relativeFrom="paragraph">
                        <wp:posOffset>26035</wp:posOffset>
                      </wp:positionV>
                      <wp:extent cx="3095625" cy="3714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30956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4CFBAA" id="Rectangle 14" o:spid="_x0000_s1026" style="position:absolute;margin-left:9.45pt;margin-top:2.05pt;width:243.75pt;height:29.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" filled="f" strokecolor="#243f60 [1604]" strokeweight="2pt"/>
                  </w:pict>
                </mc:Fallback>
              </mc:AlternateContent>
            </w:r>
            <w:r w:rsidR="00877AFA" w:rsidRPr="00877AFA">
              <w:rPr>
                <w:rFonts w:ascii="Times New Roman" w:hAnsi="Times New Roman"/>
                <w:sz w:val="20"/>
              </w:rPr>
              <w:t>9.3820</w:t>
            </w:r>
          </w:p>
        </w:tc>
        <w:tc>
          <w:tcPr>
            <w:tcW w:w="1006" w:type="dxa"/>
            <w:tcBorders>
              <w:top w:val="single" w:sz="4" w:space="0" w:color="auto"/>
              <w:left w:val="nil"/>
              <w:bottom w:val="single" w:sz="4" w:space="0" w:color="auto"/>
              <w:right w:val="single" w:sz="4" w:space="0" w:color="auto"/>
            </w:tcBorders>
            <w:noWrap/>
            <w:vAlign w:val="center"/>
          </w:tcPr>
          <w:p w14:paraId="19A314E8"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1.8974</w:t>
            </w:r>
          </w:p>
        </w:tc>
        <w:tc>
          <w:tcPr>
            <w:tcW w:w="1006" w:type="dxa"/>
            <w:tcBorders>
              <w:top w:val="single" w:sz="4" w:space="0" w:color="auto"/>
              <w:left w:val="nil"/>
              <w:bottom w:val="single" w:sz="4" w:space="0" w:color="auto"/>
              <w:right w:val="single" w:sz="4" w:space="0" w:color="auto"/>
            </w:tcBorders>
            <w:noWrap/>
            <w:vAlign w:val="center"/>
          </w:tcPr>
          <w:p w14:paraId="19A314E9"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0.5601</w:t>
            </w:r>
          </w:p>
        </w:tc>
        <w:tc>
          <w:tcPr>
            <w:tcW w:w="916" w:type="dxa"/>
            <w:tcBorders>
              <w:top w:val="single" w:sz="4" w:space="0" w:color="auto"/>
              <w:left w:val="nil"/>
              <w:bottom w:val="single" w:sz="4" w:space="0" w:color="auto"/>
              <w:right w:val="single" w:sz="4" w:space="0" w:color="auto"/>
            </w:tcBorders>
            <w:noWrap/>
            <w:vAlign w:val="center"/>
          </w:tcPr>
          <w:p w14:paraId="19A314EA"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0.2198</w:t>
            </w:r>
          </w:p>
        </w:tc>
        <w:tc>
          <w:tcPr>
            <w:tcW w:w="1133" w:type="dxa"/>
            <w:tcBorders>
              <w:top w:val="single" w:sz="4" w:space="0" w:color="auto"/>
              <w:left w:val="nil"/>
              <w:bottom w:val="single" w:sz="4" w:space="0" w:color="auto"/>
              <w:right w:val="single" w:sz="4" w:space="0" w:color="auto"/>
            </w:tcBorders>
            <w:noWrap/>
            <w:vAlign w:val="center"/>
          </w:tcPr>
          <w:p w14:paraId="19A314EB" w14:textId="77777777" w:rsidR="00877AFA" w:rsidRPr="00877AFA" w:rsidRDefault="00877AFA" w:rsidP="00877AFA">
            <w:pPr>
              <w:spacing w:line="300" w:lineRule="atLeast"/>
              <w:jc w:val="right"/>
              <w:rPr>
                <w:rFonts w:ascii="Times New Roman" w:hAnsi="Times New Roman"/>
                <w:sz w:val="20"/>
              </w:rPr>
            </w:pPr>
            <w:r>
              <w:rPr>
                <w:rFonts w:ascii="Times New Roman" w:hAnsi="Times New Roman"/>
                <w:sz w:val="20"/>
              </w:rPr>
              <w:t>0.2803</w:t>
            </w:r>
          </w:p>
        </w:tc>
      </w:tr>
      <w:tr w:rsidR="00877AFA" w:rsidRPr="008F7A95" w14:paraId="19A314F3" w14:textId="77777777" w:rsidTr="009C57FC">
        <w:trPr>
          <w:trHeight w:val="300"/>
        </w:trPr>
        <w:tc>
          <w:tcPr>
            <w:tcW w:w="3558" w:type="dxa"/>
            <w:gridSpan w:val="3"/>
            <w:tcBorders>
              <w:top w:val="single" w:sz="4" w:space="0" w:color="auto"/>
              <w:left w:val="single" w:sz="4" w:space="0" w:color="auto"/>
              <w:bottom w:val="single" w:sz="4" w:space="0" w:color="auto"/>
              <w:right w:val="single" w:sz="4" w:space="0" w:color="auto"/>
            </w:tcBorders>
            <w:noWrap/>
            <w:vAlign w:val="center"/>
          </w:tcPr>
          <w:p w14:paraId="19A314ED" w14:textId="77777777" w:rsidR="00877AFA" w:rsidRPr="00877AFA" w:rsidRDefault="00877AFA" w:rsidP="00877AFA">
            <w:pPr>
              <w:spacing w:line="300" w:lineRule="atLeast"/>
              <w:jc w:val="center"/>
              <w:rPr>
                <w:rFonts w:ascii="Times New Roman" w:hAnsi="Times New Roman"/>
                <w:sz w:val="20"/>
              </w:rPr>
            </w:pPr>
            <w:r w:rsidRPr="00877AFA">
              <w:rPr>
                <w:rFonts w:ascii="Times New Roman" w:hAnsi="Times New Roman"/>
                <w:sz w:val="20"/>
              </w:rPr>
              <w:t>Maximum 12-Month Emission Factor</w:t>
            </w:r>
          </w:p>
        </w:tc>
        <w:tc>
          <w:tcPr>
            <w:tcW w:w="1144" w:type="dxa"/>
            <w:tcBorders>
              <w:top w:val="single" w:sz="4" w:space="0" w:color="auto"/>
              <w:left w:val="single" w:sz="4" w:space="0" w:color="auto"/>
              <w:bottom w:val="single" w:sz="4" w:space="0" w:color="auto"/>
              <w:right w:val="single" w:sz="4" w:space="0" w:color="auto"/>
            </w:tcBorders>
            <w:noWrap/>
            <w:vAlign w:val="center"/>
          </w:tcPr>
          <w:p w14:paraId="19A314EE"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12.5883</w:t>
            </w:r>
          </w:p>
        </w:tc>
        <w:tc>
          <w:tcPr>
            <w:tcW w:w="1006" w:type="dxa"/>
            <w:tcBorders>
              <w:top w:val="single" w:sz="4" w:space="0" w:color="auto"/>
              <w:left w:val="nil"/>
              <w:bottom w:val="single" w:sz="4" w:space="0" w:color="auto"/>
              <w:right w:val="single" w:sz="4" w:space="0" w:color="auto"/>
            </w:tcBorders>
            <w:noWrap/>
            <w:vAlign w:val="center"/>
          </w:tcPr>
          <w:p w14:paraId="19A314EF"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2.2950</w:t>
            </w:r>
          </w:p>
        </w:tc>
        <w:tc>
          <w:tcPr>
            <w:tcW w:w="1006" w:type="dxa"/>
            <w:tcBorders>
              <w:top w:val="single" w:sz="4" w:space="0" w:color="auto"/>
              <w:left w:val="nil"/>
              <w:bottom w:val="single" w:sz="4" w:space="0" w:color="auto"/>
              <w:right w:val="single" w:sz="4" w:space="0" w:color="auto"/>
            </w:tcBorders>
            <w:noWrap/>
            <w:vAlign w:val="center"/>
          </w:tcPr>
          <w:p w14:paraId="19A314F0"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0.7162</w:t>
            </w:r>
          </w:p>
        </w:tc>
        <w:tc>
          <w:tcPr>
            <w:tcW w:w="916" w:type="dxa"/>
            <w:tcBorders>
              <w:top w:val="single" w:sz="4" w:space="0" w:color="auto"/>
              <w:left w:val="nil"/>
              <w:bottom w:val="single" w:sz="4" w:space="0" w:color="auto"/>
              <w:right w:val="single" w:sz="4" w:space="0" w:color="auto"/>
            </w:tcBorders>
            <w:noWrap/>
            <w:vAlign w:val="center"/>
          </w:tcPr>
          <w:p w14:paraId="19A314F1" w14:textId="77777777" w:rsidR="00877AFA" w:rsidRPr="00877AFA" w:rsidRDefault="00877AFA" w:rsidP="00877AFA">
            <w:pPr>
              <w:spacing w:line="300" w:lineRule="atLeast"/>
              <w:jc w:val="right"/>
              <w:rPr>
                <w:rFonts w:ascii="Times New Roman" w:hAnsi="Times New Roman"/>
                <w:sz w:val="20"/>
              </w:rPr>
            </w:pPr>
            <w:r w:rsidRPr="00877AFA">
              <w:rPr>
                <w:rFonts w:ascii="Times New Roman" w:hAnsi="Times New Roman"/>
                <w:sz w:val="20"/>
              </w:rPr>
              <w:t>0.2771</w:t>
            </w:r>
          </w:p>
        </w:tc>
        <w:tc>
          <w:tcPr>
            <w:tcW w:w="1133" w:type="dxa"/>
            <w:tcBorders>
              <w:top w:val="single" w:sz="4" w:space="0" w:color="auto"/>
              <w:left w:val="nil"/>
              <w:bottom w:val="single" w:sz="4" w:space="0" w:color="auto"/>
              <w:right w:val="single" w:sz="4" w:space="0" w:color="auto"/>
            </w:tcBorders>
            <w:noWrap/>
            <w:vAlign w:val="bottom"/>
          </w:tcPr>
          <w:p w14:paraId="19A314F2" w14:textId="77777777" w:rsidR="00877AFA" w:rsidRPr="00877AFA" w:rsidRDefault="00877AFA" w:rsidP="00877AFA">
            <w:pPr>
              <w:spacing w:line="300" w:lineRule="atLeast"/>
              <w:jc w:val="right"/>
              <w:rPr>
                <w:rFonts w:ascii="Times New Roman" w:hAnsi="Times New Roman"/>
                <w:sz w:val="20"/>
              </w:rPr>
            </w:pPr>
            <w:r>
              <w:rPr>
                <w:rFonts w:ascii="Times New Roman" w:hAnsi="Times New Roman"/>
                <w:sz w:val="20"/>
              </w:rPr>
              <w:t>0.6248</w:t>
            </w:r>
          </w:p>
        </w:tc>
      </w:tr>
    </w:tbl>
    <w:p w14:paraId="19A314F4" w14:textId="77777777" w:rsidR="00877AFA" w:rsidRDefault="00877AFA" w:rsidP="00A1183A">
      <w:pPr>
        <w:spacing w:line="300" w:lineRule="atLeast"/>
        <w:rPr>
          <w:rFonts w:ascii="Times New Roman" w:hAnsi="Times New Roman"/>
          <w:sz w:val="20"/>
        </w:rPr>
      </w:pPr>
    </w:p>
    <w:p w14:paraId="19A314F5" w14:textId="77777777" w:rsidR="00C83987" w:rsidRDefault="002C361F" w:rsidP="00F510FB">
      <w:pPr>
        <w:spacing w:line="240" w:lineRule="atLeast"/>
        <w:rPr>
          <w:rFonts w:ascii="Times New Roman" w:hAnsi="Times New Roman"/>
          <w:sz w:val="20"/>
        </w:rPr>
      </w:pPr>
      <w:r>
        <w:rPr>
          <w:rFonts w:ascii="Times New Roman" w:hAnsi="Times New Roman"/>
          <w:sz w:val="20"/>
        </w:rPr>
        <w:t xml:space="preserve">Tesoro </w:t>
      </w:r>
      <w:r w:rsidR="00DA0B22">
        <w:rPr>
          <w:rFonts w:ascii="Times New Roman" w:hAnsi="Times New Roman"/>
          <w:sz w:val="20"/>
        </w:rPr>
        <w:t xml:space="preserve">has no plans to make significant changes to the Berth 1A calls, compared to the Berth 1 calls. Thus the expectation is that </w:t>
      </w:r>
    </w:p>
    <w:p w14:paraId="19A314F6" w14:textId="77777777" w:rsidR="00C83987" w:rsidRDefault="00DA0B22" w:rsidP="00F510FB">
      <w:pPr>
        <w:spacing w:line="240" w:lineRule="atLeast"/>
        <w:ind w:left="720"/>
        <w:rPr>
          <w:rFonts w:ascii="Times New Roman" w:hAnsi="Times New Roman"/>
          <w:sz w:val="20"/>
        </w:rPr>
      </w:pPr>
      <w:r>
        <w:rPr>
          <w:rFonts w:ascii="Times New Roman" w:hAnsi="Times New Roman"/>
          <w:sz w:val="20"/>
        </w:rPr>
        <w:t xml:space="preserve">1.) the ratio of tankers to barges, </w:t>
      </w:r>
    </w:p>
    <w:p w14:paraId="19A314F7" w14:textId="77777777" w:rsidR="00C83987" w:rsidRDefault="00DA0B22" w:rsidP="00F510FB">
      <w:pPr>
        <w:spacing w:line="240" w:lineRule="atLeast"/>
        <w:ind w:left="720"/>
        <w:rPr>
          <w:rFonts w:ascii="Times New Roman" w:hAnsi="Times New Roman"/>
          <w:sz w:val="20"/>
        </w:rPr>
      </w:pPr>
      <w:r>
        <w:rPr>
          <w:rFonts w:ascii="Times New Roman" w:hAnsi="Times New Roman"/>
          <w:sz w:val="20"/>
        </w:rPr>
        <w:t xml:space="preserve">2.) the ratio of material loaded/unloaded to the barge/tanker material storage capacity, </w:t>
      </w:r>
    </w:p>
    <w:p w14:paraId="19A314F8" w14:textId="77777777" w:rsidR="00C83987" w:rsidRDefault="00BA6EBC" w:rsidP="00F510FB">
      <w:pPr>
        <w:spacing w:line="240" w:lineRule="atLeast"/>
        <w:ind w:left="720"/>
        <w:rPr>
          <w:rFonts w:ascii="Times New Roman" w:hAnsi="Times New Roman"/>
          <w:sz w:val="20"/>
        </w:rPr>
      </w:pPr>
      <w:r>
        <w:rPr>
          <w:rFonts w:ascii="Times New Roman" w:hAnsi="Times New Roman"/>
          <w:sz w:val="20"/>
        </w:rPr>
        <w:t xml:space="preserve">3.) </w:t>
      </w:r>
      <w:r w:rsidR="00DA0B22">
        <w:rPr>
          <w:rFonts w:ascii="Times New Roman" w:hAnsi="Times New Roman"/>
          <w:sz w:val="20"/>
        </w:rPr>
        <w:t xml:space="preserve">the ratio of material loading to material unloading, and </w:t>
      </w:r>
    </w:p>
    <w:p w14:paraId="19A314F9" w14:textId="77777777" w:rsidR="00C83987" w:rsidRDefault="00BA6EBC" w:rsidP="00F510FB">
      <w:pPr>
        <w:spacing w:line="240" w:lineRule="atLeast"/>
        <w:ind w:left="720"/>
        <w:rPr>
          <w:rFonts w:ascii="Times New Roman" w:hAnsi="Times New Roman"/>
          <w:sz w:val="20"/>
        </w:rPr>
      </w:pPr>
      <w:r>
        <w:rPr>
          <w:rFonts w:ascii="Times New Roman" w:hAnsi="Times New Roman"/>
          <w:sz w:val="20"/>
        </w:rPr>
        <w:t xml:space="preserve">4.) </w:t>
      </w:r>
      <w:r w:rsidR="00DA0B22">
        <w:rPr>
          <w:rFonts w:ascii="Times New Roman" w:hAnsi="Times New Roman"/>
          <w:sz w:val="20"/>
        </w:rPr>
        <w:t>the mix of products</w:t>
      </w:r>
      <w:r w:rsidR="00C83987">
        <w:rPr>
          <w:rFonts w:ascii="Times New Roman" w:hAnsi="Times New Roman"/>
          <w:sz w:val="20"/>
        </w:rPr>
        <w:t>,</w:t>
      </w:r>
      <w:r w:rsidR="00DA0B22">
        <w:rPr>
          <w:rFonts w:ascii="Times New Roman" w:hAnsi="Times New Roman"/>
          <w:sz w:val="20"/>
        </w:rPr>
        <w:t xml:space="preserve"> </w:t>
      </w:r>
    </w:p>
    <w:p w14:paraId="19A314FA" w14:textId="77777777" w:rsidR="00500339" w:rsidRDefault="00DA0B22" w:rsidP="00F510FB">
      <w:pPr>
        <w:spacing w:line="240" w:lineRule="atLeast"/>
        <w:rPr>
          <w:rFonts w:ascii="Times New Roman" w:hAnsi="Times New Roman"/>
          <w:sz w:val="20"/>
        </w:rPr>
      </w:pPr>
      <w:r>
        <w:rPr>
          <w:rFonts w:ascii="Times New Roman" w:hAnsi="Times New Roman"/>
          <w:sz w:val="20"/>
        </w:rPr>
        <w:t xml:space="preserve">will </w:t>
      </w:r>
      <w:r w:rsidR="00A8049D">
        <w:rPr>
          <w:rFonts w:ascii="Times New Roman" w:hAnsi="Times New Roman"/>
          <w:sz w:val="20"/>
        </w:rPr>
        <w:t>not differ significantly from what occurred</w:t>
      </w:r>
      <w:r>
        <w:rPr>
          <w:rFonts w:ascii="Times New Roman" w:hAnsi="Times New Roman"/>
          <w:sz w:val="20"/>
        </w:rPr>
        <w:t xml:space="preserve"> in the 3-year baseline period.  Therefore, Tesoro </w:t>
      </w:r>
      <w:r w:rsidR="002C361F">
        <w:rPr>
          <w:rFonts w:ascii="Times New Roman" w:hAnsi="Times New Roman"/>
          <w:sz w:val="20"/>
        </w:rPr>
        <w:t xml:space="preserve">is confident that this </w:t>
      </w:r>
      <w:r w:rsidR="001F4FCD">
        <w:rPr>
          <w:rFonts w:ascii="Times New Roman" w:hAnsi="Times New Roman"/>
          <w:sz w:val="20"/>
        </w:rPr>
        <w:t xml:space="preserve">12 consecutive month maximum </w:t>
      </w:r>
      <w:r w:rsidR="002C361F">
        <w:rPr>
          <w:rFonts w:ascii="Times New Roman" w:hAnsi="Times New Roman"/>
          <w:sz w:val="20"/>
        </w:rPr>
        <w:t>emission factor approach is valid</w:t>
      </w:r>
      <w:r w:rsidR="001F4FCD">
        <w:rPr>
          <w:rFonts w:ascii="Times New Roman" w:hAnsi="Times New Roman"/>
          <w:sz w:val="20"/>
        </w:rPr>
        <w:t xml:space="preserve"> to </w:t>
      </w:r>
      <w:r w:rsidR="00C83987">
        <w:rPr>
          <w:rFonts w:ascii="Times New Roman" w:hAnsi="Times New Roman"/>
          <w:sz w:val="20"/>
        </w:rPr>
        <w:t xml:space="preserve">conservatively </w:t>
      </w:r>
      <w:r w:rsidR="001F4FCD">
        <w:rPr>
          <w:rFonts w:ascii="Times New Roman" w:hAnsi="Times New Roman"/>
          <w:sz w:val="20"/>
        </w:rPr>
        <w:t>estimate future emissions</w:t>
      </w:r>
      <w:r w:rsidR="004E608F">
        <w:rPr>
          <w:rFonts w:ascii="Times New Roman" w:hAnsi="Times New Roman"/>
          <w:sz w:val="20"/>
        </w:rPr>
        <w:t>.</w:t>
      </w:r>
    </w:p>
    <w:p w14:paraId="19A314FB" w14:textId="77777777" w:rsidR="007C717D" w:rsidRDefault="007C717D" w:rsidP="00F510FB">
      <w:pPr>
        <w:spacing w:line="240" w:lineRule="atLeast"/>
        <w:rPr>
          <w:rFonts w:ascii="Times New Roman" w:hAnsi="Times New Roman"/>
          <w:sz w:val="20"/>
        </w:rPr>
      </w:pPr>
    </w:p>
    <w:p w14:paraId="19A314FC" w14:textId="77777777" w:rsidR="001F4FCD" w:rsidRDefault="001F4FCD" w:rsidP="00F510FB">
      <w:pPr>
        <w:spacing w:line="240" w:lineRule="atLeast"/>
        <w:rPr>
          <w:rFonts w:ascii="Times New Roman" w:hAnsi="Times New Roman"/>
          <w:sz w:val="20"/>
        </w:rPr>
      </w:pPr>
      <w:r>
        <w:rPr>
          <w:rFonts w:ascii="Times New Roman" w:hAnsi="Times New Roman"/>
          <w:sz w:val="20"/>
        </w:rPr>
        <w:t>Applying these maximum consecutive 12-month emission factors to the 30,000,000 barrels per year throughput results in the following future emissions.</w:t>
      </w:r>
    </w:p>
    <w:p w14:paraId="19A314FD" w14:textId="77777777" w:rsidR="001F4FCD" w:rsidRDefault="001F4FCD" w:rsidP="001F4FCD">
      <w:pPr>
        <w:spacing w:line="300" w:lineRule="atLeast"/>
        <w:rPr>
          <w:rFonts w:ascii="Times New Roman" w:hAnsi="Times New Roman"/>
          <w:sz w:val="20"/>
        </w:rPr>
      </w:pPr>
    </w:p>
    <w:tbl>
      <w:tblPr>
        <w:tblW w:w="7499" w:type="dxa"/>
        <w:tblInd w:w="93" w:type="dxa"/>
        <w:tblLook w:val="04A0" w:firstRow="1" w:lastRow="0" w:firstColumn="1" w:lastColumn="0" w:noHBand="0" w:noVBand="1"/>
      </w:tblPr>
      <w:tblGrid>
        <w:gridCol w:w="2190"/>
        <w:gridCol w:w="1186"/>
        <w:gridCol w:w="1037"/>
        <w:gridCol w:w="1037"/>
        <w:gridCol w:w="916"/>
        <w:gridCol w:w="1133"/>
      </w:tblGrid>
      <w:tr w:rsidR="001F4FCD" w:rsidRPr="00CE57DE" w14:paraId="19A314FF" w14:textId="77777777" w:rsidTr="00C83987">
        <w:trPr>
          <w:trHeight w:val="360"/>
          <w:tblHeader/>
        </w:trPr>
        <w:tc>
          <w:tcPr>
            <w:tcW w:w="7499" w:type="dxa"/>
            <w:gridSpan w:val="6"/>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19A314FE" w14:textId="77777777" w:rsidR="001F4FCD" w:rsidRPr="00CE57DE" w:rsidRDefault="001F4FCD" w:rsidP="009C57FC">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Berth 1A Total Annual Marine Cargo Carrier Emissions, 30,000,000 Barrels/year</w:t>
            </w:r>
          </w:p>
        </w:tc>
      </w:tr>
      <w:tr w:rsidR="001F4FCD" w:rsidRPr="00CE57DE" w14:paraId="19A31506" w14:textId="77777777" w:rsidTr="00C83987">
        <w:trPr>
          <w:trHeight w:val="360"/>
          <w:tblHeader/>
        </w:trPr>
        <w:tc>
          <w:tcPr>
            <w:tcW w:w="2190"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hideMark/>
          </w:tcPr>
          <w:p w14:paraId="19A31500" w14:textId="77777777" w:rsidR="001F4FCD" w:rsidRPr="00CE57DE" w:rsidRDefault="001F4FCD" w:rsidP="009C57FC">
            <w:pPr>
              <w:spacing w:line="240" w:lineRule="auto"/>
              <w:rPr>
                <w:rFonts w:ascii="Times New Roman" w:hAnsi="Times New Roman"/>
                <w:b/>
                <w:bCs/>
                <w:color w:val="000000"/>
                <w:sz w:val="18"/>
                <w:szCs w:val="18"/>
              </w:rPr>
            </w:pPr>
            <w:r>
              <w:rPr>
                <w:rFonts w:ascii="Times New Roman" w:hAnsi="Times New Roman"/>
                <w:b/>
                <w:bCs/>
                <w:color w:val="000000"/>
                <w:sz w:val="18"/>
                <w:szCs w:val="18"/>
              </w:rPr>
              <w:t>Pollutant</w:t>
            </w:r>
          </w:p>
        </w:tc>
        <w:tc>
          <w:tcPr>
            <w:tcW w:w="1186"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19A31501" w14:textId="77777777" w:rsidR="001F4FCD" w:rsidRPr="00CE57DE" w:rsidRDefault="001F4FCD"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NO</w:t>
            </w:r>
            <w:r w:rsidRPr="00CE57DE">
              <w:rPr>
                <w:rFonts w:ascii="Times New Roman" w:hAnsi="Times New Roman"/>
                <w:b/>
                <w:bCs/>
                <w:color w:val="000000"/>
                <w:sz w:val="18"/>
                <w:szCs w:val="18"/>
                <w:vertAlign w:val="subscript"/>
              </w:rPr>
              <w:t>X</w:t>
            </w:r>
          </w:p>
        </w:tc>
        <w:tc>
          <w:tcPr>
            <w:tcW w:w="1037"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19A31502" w14:textId="77777777" w:rsidR="001F4FCD" w:rsidRPr="00CE57DE" w:rsidRDefault="001F4FCD"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CO</w:t>
            </w:r>
          </w:p>
        </w:tc>
        <w:tc>
          <w:tcPr>
            <w:tcW w:w="1037"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19A31503" w14:textId="77777777" w:rsidR="001F4FCD" w:rsidRPr="00CE57DE" w:rsidRDefault="007D128A" w:rsidP="009C57FC">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w:t>
            </w:r>
          </w:p>
        </w:tc>
        <w:tc>
          <w:tcPr>
            <w:tcW w:w="916"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19A31504" w14:textId="77777777" w:rsidR="001F4FCD" w:rsidRPr="00CE57DE" w:rsidRDefault="001F4FCD"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PM</w:t>
            </w:r>
            <w:r w:rsidRPr="00CE57DE">
              <w:rPr>
                <w:rFonts w:ascii="Times New Roman" w:hAnsi="Times New Roman"/>
                <w:b/>
                <w:bCs/>
                <w:color w:val="000000"/>
                <w:sz w:val="18"/>
                <w:szCs w:val="18"/>
                <w:vertAlign w:val="subscript"/>
              </w:rPr>
              <w:t>10</w:t>
            </w:r>
          </w:p>
        </w:tc>
        <w:tc>
          <w:tcPr>
            <w:tcW w:w="1133"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19A31505" w14:textId="77777777" w:rsidR="001F4FCD" w:rsidRPr="00CE57DE" w:rsidRDefault="001F4FCD" w:rsidP="009C57FC">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SO</w:t>
            </w:r>
            <w:r w:rsidRPr="00CE57DE">
              <w:rPr>
                <w:rFonts w:ascii="Times New Roman" w:hAnsi="Times New Roman"/>
                <w:b/>
                <w:bCs/>
                <w:color w:val="000000"/>
                <w:sz w:val="18"/>
                <w:szCs w:val="18"/>
                <w:vertAlign w:val="subscript"/>
              </w:rPr>
              <w:t>2</w:t>
            </w:r>
          </w:p>
        </w:tc>
      </w:tr>
      <w:tr w:rsidR="001F4FCD" w14:paraId="19A3150D" w14:textId="77777777" w:rsidTr="001F4FCD">
        <w:trPr>
          <w:cantSplit/>
          <w:trHeight w:val="300"/>
        </w:trPr>
        <w:tc>
          <w:tcPr>
            <w:tcW w:w="2190" w:type="dxa"/>
            <w:tcBorders>
              <w:top w:val="single" w:sz="4" w:space="0" w:color="auto"/>
              <w:left w:val="single" w:sz="4" w:space="0" w:color="auto"/>
              <w:bottom w:val="single" w:sz="4" w:space="0" w:color="auto"/>
              <w:right w:val="single" w:sz="4" w:space="0" w:color="auto"/>
            </w:tcBorders>
            <w:noWrap/>
            <w:vAlign w:val="center"/>
          </w:tcPr>
          <w:p w14:paraId="19A31507" w14:textId="77777777" w:rsidR="001F4FCD" w:rsidRPr="00CE57DE" w:rsidRDefault="001F4FCD" w:rsidP="009C57FC">
            <w:pPr>
              <w:spacing w:line="240" w:lineRule="auto"/>
              <w:rPr>
                <w:rFonts w:ascii="Times New Roman" w:hAnsi="Times New Roman"/>
                <w:b/>
                <w:bCs/>
                <w:color w:val="000000"/>
                <w:sz w:val="18"/>
                <w:szCs w:val="18"/>
              </w:rPr>
            </w:pPr>
            <w:r w:rsidRPr="00DE0367">
              <w:rPr>
                <w:rFonts w:ascii="Times New Roman" w:hAnsi="Times New Roman"/>
                <w:b/>
                <w:bCs/>
                <w:color w:val="000000"/>
                <w:sz w:val="18"/>
                <w:szCs w:val="18"/>
              </w:rPr>
              <w:t>Emissions Factors  Lbs/1000Barrels</w:t>
            </w:r>
          </w:p>
        </w:tc>
        <w:tc>
          <w:tcPr>
            <w:tcW w:w="1186" w:type="dxa"/>
            <w:tcBorders>
              <w:top w:val="single" w:sz="4" w:space="0" w:color="auto"/>
              <w:left w:val="nil"/>
              <w:bottom w:val="single" w:sz="4" w:space="0" w:color="auto"/>
              <w:right w:val="single" w:sz="4" w:space="0" w:color="auto"/>
            </w:tcBorders>
            <w:noWrap/>
            <w:vAlign w:val="center"/>
          </w:tcPr>
          <w:p w14:paraId="19A31508" w14:textId="77777777" w:rsidR="001F4FCD" w:rsidRPr="00DE0367" w:rsidRDefault="001F4FCD" w:rsidP="009C57FC">
            <w:pPr>
              <w:jc w:val="center"/>
              <w:rPr>
                <w:rFonts w:ascii="Calibri" w:hAnsi="Calibri"/>
                <w:color w:val="000000"/>
                <w:sz w:val="22"/>
                <w:szCs w:val="22"/>
              </w:rPr>
            </w:pPr>
            <w:r w:rsidRPr="00877AFA">
              <w:rPr>
                <w:rFonts w:ascii="Times New Roman" w:hAnsi="Times New Roman"/>
                <w:sz w:val="20"/>
              </w:rPr>
              <w:t>12.588</w:t>
            </w:r>
          </w:p>
        </w:tc>
        <w:tc>
          <w:tcPr>
            <w:tcW w:w="1037" w:type="dxa"/>
            <w:tcBorders>
              <w:top w:val="single" w:sz="4" w:space="0" w:color="auto"/>
              <w:left w:val="nil"/>
              <w:bottom w:val="single" w:sz="4" w:space="0" w:color="auto"/>
              <w:right w:val="single" w:sz="4" w:space="0" w:color="auto"/>
            </w:tcBorders>
            <w:noWrap/>
            <w:vAlign w:val="center"/>
          </w:tcPr>
          <w:p w14:paraId="19A31509" w14:textId="77777777" w:rsidR="001F4FCD" w:rsidRPr="00DE0367" w:rsidRDefault="001F4FCD" w:rsidP="009C57FC">
            <w:pPr>
              <w:jc w:val="center"/>
              <w:rPr>
                <w:rFonts w:ascii="Calibri" w:hAnsi="Calibri"/>
                <w:color w:val="000000"/>
                <w:sz w:val="22"/>
                <w:szCs w:val="22"/>
              </w:rPr>
            </w:pPr>
            <w:r w:rsidRPr="00877AFA">
              <w:rPr>
                <w:rFonts w:ascii="Times New Roman" w:hAnsi="Times New Roman"/>
                <w:sz w:val="20"/>
              </w:rPr>
              <w:t>2.295</w:t>
            </w:r>
          </w:p>
        </w:tc>
        <w:tc>
          <w:tcPr>
            <w:tcW w:w="1037" w:type="dxa"/>
            <w:tcBorders>
              <w:top w:val="single" w:sz="4" w:space="0" w:color="auto"/>
              <w:left w:val="nil"/>
              <w:bottom w:val="single" w:sz="4" w:space="0" w:color="auto"/>
              <w:right w:val="single" w:sz="4" w:space="0" w:color="auto"/>
            </w:tcBorders>
            <w:noWrap/>
            <w:vAlign w:val="center"/>
          </w:tcPr>
          <w:p w14:paraId="19A3150A" w14:textId="77777777" w:rsidR="001F4FCD" w:rsidRPr="00DE0367" w:rsidRDefault="001F4FCD" w:rsidP="009C57FC">
            <w:pPr>
              <w:jc w:val="center"/>
              <w:rPr>
                <w:rFonts w:ascii="Calibri" w:hAnsi="Calibri"/>
                <w:color w:val="000000"/>
                <w:sz w:val="22"/>
                <w:szCs w:val="22"/>
              </w:rPr>
            </w:pPr>
            <w:r w:rsidRPr="00877AFA">
              <w:rPr>
                <w:rFonts w:ascii="Times New Roman" w:hAnsi="Times New Roman"/>
                <w:sz w:val="20"/>
              </w:rPr>
              <w:t>0.716</w:t>
            </w:r>
          </w:p>
        </w:tc>
        <w:tc>
          <w:tcPr>
            <w:tcW w:w="916" w:type="dxa"/>
            <w:tcBorders>
              <w:top w:val="single" w:sz="4" w:space="0" w:color="auto"/>
              <w:left w:val="nil"/>
              <w:bottom w:val="single" w:sz="4" w:space="0" w:color="auto"/>
              <w:right w:val="single" w:sz="4" w:space="0" w:color="auto"/>
            </w:tcBorders>
            <w:noWrap/>
            <w:vAlign w:val="center"/>
          </w:tcPr>
          <w:p w14:paraId="19A3150B" w14:textId="77777777" w:rsidR="001F4FCD" w:rsidRPr="00DE0367" w:rsidRDefault="001F4FCD" w:rsidP="009C57FC">
            <w:pPr>
              <w:jc w:val="center"/>
              <w:rPr>
                <w:rFonts w:ascii="Calibri" w:hAnsi="Calibri"/>
                <w:color w:val="000000"/>
                <w:sz w:val="22"/>
                <w:szCs w:val="22"/>
              </w:rPr>
            </w:pPr>
            <w:r w:rsidRPr="00877AFA">
              <w:rPr>
                <w:rFonts w:ascii="Times New Roman" w:hAnsi="Times New Roman"/>
                <w:sz w:val="20"/>
              </w:rPr>
              <w:t>0.277</w:t>
            </w:r>
          </w:p>
        </w:tc>
        <w:tc>
          <w:tcPr>
            <w:tcW w:w="1133" w:type="dxa"/>
            <w:tcBorders>
              <w:top w:val="single" w:sz="4" w:space="0" w:color="auto"/>
              <w:left w:val="nil"/>
              <w:bottom w:val="single" w:sz="4" w:space="0" w:color="auto"/>
              <w:right w:val="single" w:sz="4" w:space="0" w:color="auto"/>
            </w:tcBorders>
            <w:noWrap/>
            <w:vAlign w:val="center"/>
          </w:tcPr>
          <w:p w14:paraId="19A3150C" w14:textId="77777777" w:rsidR="001F4FCD" w:rsidRDefault="001F4FCD" w:rsidP="009C57FC">
            <w:pPr>
              <w:jc w:val="center"/>
              <w:rPr>
                <w:rFonts w:ascii="Calibri" w:hAnsi="Calibri"/>
                <w:color w:val="000000"/>
                <w:sz w:val="22"/>
                <w:szCs w:val="22"/>
              </w:rPr>
            </w:pPr>
            <w:r>
              <w:rPr>
                <w:rFonts w:ascii="Times New Roman" w:hAnsi="Times New Roman"/>
                <w:sz w:val="20"/>
              </w:rPr>
              <w:t>0.62</w:t>
            </w:r>
            <w:r w:rsidR="009A1240">
              <w:rPr>
                <w:rFonts w:ascii="Times New Roman" w:hAnsi="Times New Roman"/>
                <w:sz w:val="20"/>
              </w:rPr>
              <w:t>5</w:t>
            </w:r>
          </w:p>
        </w:tc>
      </w:tr>
      <w:tr w:rsidR="001F4FCD" w14:paraId="19A31514" w14:textId="77777777" w:rsidTr="001F4FCD">
        <w:trPr>
          <w:cantSplit/>
          <w:trHeight w:val="300"/>
        </w:trPr>
        <w:tc>
          <w:tcPr>
            <w:tcW w:w="2190" w:type="dxa"/>
            <w:tcBorders>
              <w:top w:val="single" w:sz="4" w:space="0" w:color="auto"/>
              <w:left w:val="single" w:sz="4" w:space="0" w:color="auto"/>
              <w:bottom w:val="single" w:sz="4" w:space="0" w:color="auto"/>
              <w:right w:val="single" w:sz="4" w:space="0" w:color="auto"/>
            </w:tcBorders>
            <w:noWrap/>
            <w:vAlign w:val="center"/>
          </w:tcPr>
          <w:p w14:paraId="19A3150E" w14:textId="77777777" w:rsidR="001F4FCD" w:rsidRPr="00DE0367" w:rsidRDefault="001F4FCD" w:rsidP="009C57FC">
            <w:pPr>
              <w:spacing w:line="240" w:lineRule="auto"/>
              <w:rPr>
                <w:rFonts w:ascii="Times New Roman" w:hAnsi="Times New Roman"/>
                <w:b/>
                <w:bCs/>
                <w:color w:val="000000"/>
                <w:sz w:val="18"/>
                <w:szCs w:val="18"/>
              </w:rPr>
            </w:pPr>
            <w:r>
              <w:rPr>
                <w:rFonts w:ascii="Times New Roman" w:hAnsi="Times New Roman"/>
                <w:b/>
                <w:bCs/>
                <w:color w:val="000000"/>
                <w:sz w:val="18"/>
                <w:szCs w:val="18"/>
              </w:rPr>
              <w:lastRenderedPageBreak/>
              <w:t>Total Emissions, Lbs</w:t>
            </w:r>
          </w:p>
        </w:tc>
        <w:tc>
          <w:tcPr>
            <w:tcW w:w="1186" w:type="dxa"/>
            <w:tcBorders>
              <w:top w:val="single" w:sz="4" w:space="0" w:color="auto"/>
              <w:left w:val="nil"/>
              <w:bottom w:val="single" w:sz="4" w:space="0" w:color="auto"/>
              <w:right w:val="single" w:sz="4" w:space="0" w:color="auto"/>
            </w:tcBorders>
            <w:noWrap/>
          </w:tcPr>
          <w:p w14:paraId="19A3150F" w14:textId="77777777" w:rsidR="001F4FCD" w:rsidRPr="001F4FCD" w:rsidRDefault="001F4FCD" w:rsidP="001F4FCD">
            <w:pPr>
              <w:jc w:val="center"/>
              <w:rPr>
                <w:rFonts w:ascii="Times New Roman" w:hAnsi="Times New Roman"/>
                <w:sz w:val="20"/>
              </w:rPr>
            </w:pPr>
            <w:r w:rsidRPr="001F4FCD">
              <w:rPr>
                <w:rFonts w:ascii="Times New Roman" w:hAnsi="Times New Roman"/>
                <w:sz w:val="20"/>
              </w:rPr>
              <w:t xml:space="preserve"> 377,649 </w:t>
            </w:r>
          </w:p>
        </w:tc>
        <w:tc>
          <w:tcPr>
            <w:tcW w:w="1037" w:type="dxa"/>
            <w:tcBorders>
              <w:top w:val="single" w:sz="4" w:space="0" w:color="auto"/>
              <w:left w:val="nil"/>
              <w:bottom w:val="single" w:sz="4" w:space="0" w:color="auto"/>
              <w:right w:val="single" w:sz="4" w:space="0" w:color="auto"/>
            </w:tcBorders>
            <w:noWrap/>
          </w:tcPr>
          <w:p w14:paraId="19A31510" w14:textId="77777777" w:rsidR="001F4FCD" w:rsidRPr="001F4FCD" w:rsidRDefault="001F4FCD" w:rsidP="001F4FCD">
            <w:pPr>
              <w:jc w:val="center"/>
              <w:rPr>
                <w:rFonts w:ascii="Times New Roman" w:hAnsi="Times New Roman"/>
                <w:sz w:val="20"/>
              </w:rPr>
            </w:pPr>
            <w:r w:rsidRPr="001F4FCD">
              <w:rPr>
                <w:rFonts w:ascii="Times New Roman" w:hAnsi="Times New Roman"/>
                <w:sz w:val="20"/>
              </w:rPr>
              <w:t xml:space="preserve"> 68,850 </w:t>
            </w:r>
          </w:p>
        </w:tc>
        <w:tc>
          <w:tcPr>
            <w:tcW w:w="1037" w:type="dxa"/>
            <w:tcBorders>
              <w:top w:val="single" w:sz="4" w:space="0" w:color="auto"/>
              <w:left w:val="nil"/>
              <w:bottom w:val="single" w:sz="4" w:space="0" w:color="auto"/>
              <w:right w:val="single" w:sz="4" w:space="0" w:color="auto"/>
            </w:tcBorders>
            <w:noWrap/>
          </w:tcPr>
          <w:p w14:paraId="19A31511" w14:textId="77777777" w:rsidR="001F4FCD" w:rsidRPr="001F4FCD" w:rsidRDefault="001F4FCD" w:rsidP="001F4FCD">
            <w:pPr>
              <w:jc w:val="center"/>
              <w:rPr>
                <w:rFonts w:ascii="Times New Roman" w:hAnsi="Times New Roman"/>
                <w:sz w:val="20"/>
              </w:rPr>
            </w:pPr>
            <w:r w:rsidRPr="001F4FCD">
              <w:rPr>
                <w:rFonts w:ascii="Times New Roman" w:hAnsi="Times New Roman"/>
                <w:sz w:val="20"/>
              </w:rPr>
              <w:t xml:space="preserve"> 21,486 </w:t>
            </w:r>
          </w:p>
        </w:tc>
        <w:tc>
          <w:tcPr>
            <w:tcW w:w="916" w:type="dxa"/>
            <w:tcBorders>
              <w:top w:val="single" w:sz="4" w:space="0" w:color="auto"/>
              <w:left w:val="nil"/>
              <w:bottom w:val="single" w:sz="4" w:space="0" w:color="auto"/>
              <w:right w:val="single" w:sz="4" w:space="0" w:color="auto"/>
            </w:tcBorders>
            <w:noWrap/>
          </w:tcPr>
          <w:p w14:paraId="19A31512" w14:textId="77777777" w:rsidR="001F4FCD" w:rsidRPr="001F4FCD" w:rsidRDefault="001F4FCD" w:rsidP="001F4FCD">
            <w:pPr>
              <w:jc w:val="center"/>
              <w:rPr>
                <w:rFonts w:ascii="Times New Roman" w:hAnsi="Times New Roman"/>
                <w:sz w:val="20"/>
              </w:rPr>
            </w:pPr>
            <w:r w:rsidRPr="001F4FCD">
              <w:rPr>
                <w:rFonts w:ascii="Times New Roman" w:hAnsi="Times New Roman"/>
                <w:sz w:val="20"/>
              </w:rPr>
              <w:t xml:space="preserve"> 8,313 </w:t>
            </w:r>
          </w:p>
        </w:tc>
        <w:tc>
          <w:tcPr>
            <w:tcW w:w="1133" w:type="dxa"/>
            <w:tcBorders>
              <w:top w:val="single" w:sz="4" w:space="0" w:color="auto"/>
              <w:left w:val="nil"/>
              <w:bottom w:val="single" w:sz="4" w:space="0" w:color="auto"/>
              <w:right w:val="single" w:sz="4" w:space="0" w:color="auto"/>
            </w:tcBorders>
            <w:noWrap/>
          </w:tcPr>
          <w:p w14:paraId="19A31513" w14:textId="77777777" w:rsidR="001F4FCD" w:rsidRPr="001F4FCD" w:rsidRDefault="001F4FCD" w:rsidP="001F4FCD">
            <w:pPr>
              <w:jc w:val="center"/>
              <w:rPr>
                <w:rFonts w:ascii="Times New Roman" w:hAnsi="Times New Roman"/>
                <w:sz w:val="20"/>
              </w:rPr>
            </w:pPr>
            <w:r w:rsidRPr="001F4FCD">
              <w:rPr>
                <w:rFonts w:ascii="Times New Roman" w:hAnsi="Times New Roman"/>
                <w:sz w:val="20"/>
              </w:rPr>
              <w:t xml:space="preserve"> 18,744 </w:t>
            </w:r>
          </w:p>
        </w:tc>
      </w:tr>
      <w:tr w:rsidR="001F4FCD" w14:paraId="19A3151B" w14:textId="77777777" w:rsidTr="001F4FCD">
        <w:trPr>
          <w:cantSplit/>
          <w:trHeight w:val="300"/>
        </w:trPr>
        <w:tc>
          <w:tcPr>
            <w:tcW w:w="2190" w:type="dxa"/>
            <w:tcBorders>
              <w:top w:val="single" w:sz="4" w:space="0" w:color="auto"/>
              <w:left w:val="single" w:sz="4" w:space="0" w:color="auto"/>
              <w:bottom w:val="single" w:sz="4" w:space="0" w:color="auto"/>
              <w:right w:val="single" w:sz="4" w:space="0" w:color="auto"/>
            </w:tcBorders>
            <w:noWrap/>
            <w:vAlign w:val="center"/>
          </w:tcPr>
          <w:p w14:paraId="19A31515" w14:textId="77777777" w:rsidR="001F4FCD" w:rsidRDefault="001F4FCD" w:rsidP="009C57FC">
            <w:pPr>
              <w:spacing w:line="240" w:lineRule="auto"/>
              <w:rPr>
                <w:rFonts w:ascii="Times New Roman" w:hAnsi="Times New Roman"/>
                <w:b/>
                <w:bCs/>
                <w:color w:val="000000"/>
                <w:sz w:val="18"/>
                <w:szCs w:val="18"/>
              </w:rPr>
            </w:pPr>
            <w:r>
              <w:rPr>
                <w:rFonts w:ascii="Times New Roman" w:hAnsi="Times New Roman"/>
                <w:b/>
                <w:bCs/>
                <w:color w:val="000000"/>
                <w:sz w:val="18"/>
                <w:szCs w:val="18"/>
              </w:rPr>
              <w:t>Total Emissions, Tons</w:t>
            </w:r>
          </w:p>
        </w:tc>
        <w:tc>
          <w:tcPr>
            <w:tcW w:w="1186" w:type="dxa"/>
            <w:tcBorders>
              <w:top w:val="single" w:sz="4" w:space="0" w:color="auto"/>
              <w:left w:val="nil"/>
              <w:bottom w:val="single" w:sz="4" w:space="0" w:color="auto"/>
              <w:right w:val="single" w:sz="4" w:space="0" w:color="auto"/>
            </w:tcBorders>
            <w:noWrap/>
          </w:tcPr>
          <w:p w14:paraId="19A31516" w14:textId="77777777" w:rsidR="001F4FCD" w:rsidRPr="001F4FCD" w:rsidRDefault="001F4FCD" w:rsidP="009C57FC">
            <w:pPr>
              <w:jc w:val="center"/>
              <w:rPr>
                <w:rFonts w:ascii="Times New Roman" w:hAnsi="Times New Roman"/>
                <w:sz w:val="20"/>
              </w:rPr>
            </w:pPr>
            <w:r w:rsidRPr="001F4FCD">
              <w:rPr>
                <w:rFonts w:ascii="Times New Roman" w:hAnsi="Times New Roman"/>
                <w:sz w:val="20"/>
              </w:rPr>
              <w:t>188.82</w:t>
            </w:r>
            <w:r w:rsidR="009A1240">
              <w:rPr>
                <w:rFonts w:ascii="Times New Roman" w:hAnsi="Times New Roman"/>
                <w:sz w:val="20"/>
              </w:rPr>
              <w:t>5</w:t>
            </w:r>
          </w:p>
        </w:tc>
        <w:tc>
          <w:tcPr>
            <w:tcW w:w="1037" w:type="dxa"/>
            <w:tcBorders>
              <w:top w:val="single" w:sz="4" w:space="0" w:color="auto"/>
              <w:left w:val="nil"/>
              <w:bottom w:val="single" w:sz="4" w:space="0" w:color="auto"/>
              <w:right w:val="single" w:sz="4" w:space="0" w:color="auto"/>
            </w:tcBorders>
            <w:noWrap/>
          </w:tcPr>
          <w:p w14:paraId="19A31517" w14:textId="77777777" w:rsidR="001F4FCD" w:rsidRPr="001F4FCD" w:rsidRDefault="001F4FCD" w:rsidP="009C57FC">
            <w:pPr>
              <w:jc w:val="center"/>
              <w:rPr>
                <w:rFonts w:ascii="Times New Roman" w:hAnsi="Times New Roman"/>
                <w:sz w:val="20"/>
              </w:rPr>
            </w:pPr>
            <w:r w:rsidRPr="001F4FCD">
              <w:rPr>
                <w:rFonts w:ascii="Times New Roman" w:hAnsi="Times New Roman"/>
                <w:sz w:val="20"/>
              </w:rPr>
              <w:t>34.425</w:t>
            </w:r>
          </w:p>
        </w:tc>
        <w:tc>
          <w:tcPr>
            <w:tcW w:w="1037" w:type="dxa"/>
            <w:tcBorders>
              <w:top w:val="single" w:sz="4" w:space="0" w:color="auto"/>
              <w:left w:val="nil"/>
              <w:bottom w:val="single" w:sz="4" w:space="0" w:color="auto"/>
              <w:right w:val="single" w:sz="4" w:space="0" w:color="auto"/>
            </w:tcBorders>
            <w:noWrap/>
          </w:tcPr>
          <w:p w14:paraId="19A31518" w14:textId="77777777" w:rsidR="001F4FCD" w:rsidRPr="001F4FCD" w:rsidRDefault="001F4FCD" w:rsidP="009C57FC">
            <w:pPr>
              <w:jc w:val="center"/>
              <w:rPr>
                <w:rFonts w:ascii="Times New Roman" w:hAnsi="Times New Roman"/>
                <w:sz w:val="20"/>
              </w:rPr>
            </w:pPr>
            <w:r w:rsidRPr="001F4FCD">
              <w:rPr>
                <w:rFonts w:ascii="Times New Roman" w:hAnsi="Times New Roman"/>
                <w:sz w:val="20"/>
              </w:rPr>
              <w:t>10.743</w:t>
            </w:r>
          </w:p>
        </w:tc>
        <w:tc>
          <w:tcPr>
            <w:tcW w:w="916" w:type="dxa"/>
            <w:tcBorders>
              <w:top w:val="single" w:sz="4" w:space="0" w:color="auto"/>
              <w:left w:val="nil"/>
              <w:bottom w:val="single" w:sz="4" w:space="0" w:color="auto"/>
              <w:right w:val="single" w:sz="4" w:space="0" w:color="auto"/>
            </w:tcBorders>
            <w:noWrap/>
          </w:tcPr>
          <w:p w14:paraId="19A31519" w14:textId="77777777" w:rsidR="001F4FCD" w:rsidRPr="001F4FCD" w:rsidRDefault="001F4FCD" w:rsidP="009C57FC">
            <w:pPr>
              <w:jc w:val="center"/>
              <w:rPr>
                <w:rFonts w:ascii="Times New Roman" w:hAnsi="Times New Roman"/>
                <w:sz w:val="20"/>
              </w:rPr>
            </w:pPr>
            <w:r w:rsidRPr="001F4FCD">
              <w:rPr>
                <w:rFonts w:ascii="Times New Roman" w:hAnsi="Times New Roman"/>
                <w:sz w:val="20"/>
              </w:rPr>
              <w:t>4.15</w:t>
            </w:r>
            <w:r w:rsidR="009A1240">
              <w:rPr>
                <w:rFonts w:ascii="Times New Roman" w:hAnsi="Times New Roman"/>
                <w:sz w:val="20"/>
              </w:rPr>
              <w:t>7</w:t>
            </w:r>
          </w:p>
        </w:tc>
        <w:tc>
          <w:tcPr>
            <w:tcW w:w="1133" w:type="dxa"/>
            <w:tcBorders>
              <w:top w:val="single" w:sz="4" w:space="0" w:color="auto"/>
              <w:left w:val="nil"/>
              <w:bottom w:val="single" w:sz="4" w:space="0" w:color="auto"/>
              <w:right w:val="single" w:sz="4" w:space="0" w:color="auto"/>
            </w:tcBorders>
            <w:noWrap/>
          </w:tcPr>
          <w:p w14:paraId="19A3151A" w14:textId="77777777" w:rsidR="001F4FCD" w:rsidRPr="001F4FCD" w:rsidRDefault="001F4FCD" w:rsidP="009C57FC">
            <w:pPr>
              <w:jc w:val="center"/>
              <w:rPr>
                <w:rFonts w:ascii="Times New Roman" w:hAnsi="Times New Roman"/>
                <w:sz w:val="20"/>
              </w:rPr>
            </w:pPr>
            <w:r w:rsidRPr="001F4FCD">
              <w:rPr>
                <w:rFonts w:ascii="Times New Roman" w:hAnsi="Times New Roman"/>
                <w:sz w:val="20"/>
              </w:rPr>
              <w:t>9.372</w:t>
            </w:r>
          </w:p>
        </w:tc>
      </w:tr>
    </w:tbl>
    <w:p w14:paraId="19A3151C" w14:textId="77777777" w:rsidR="001F4FCD" w:rsidRDefault="001F4FCD" w:rsidP="001F4FCD">
      <w:pPr>
        <w:spacing w:line="300" w:lineRule="atLeast"/>
        <w:rPr>
          <w:rFonts w:ascii="Times New Roman" w:hAnsi="Times New Roman"/>
          <w:sz w:val="20"/>
        </w:rPr>
      </w:pPr>
    </w:p>
    <w:p w14:paraId="19A3151D" w14:textId="77777777" w:rsidR="008D3AAA" w:rsidRDefault="008D3AAA" w:rsidP="00A1183A">
      <w:pPr>
        <w:spacing w:line="300" w:lineRule="atLeast"/>
        <w:rPr>
          <w:rFonts w:ascii="Times New Roman" w:hAnsi="Times New Roman"/>
          <w:sz w:val="20"/>
        </w:rPr>
      </w:pPr>
    </w:p>
    <w:p w14:paraId="19A3151E" w14:textId="77777777" w:rsidR="004E608F" w:rsidRPr="002C361F" w:rsidRDefault="004E608F" w:rsidP="004E608F">
      <w:pPr>
        <w:pStyle w:val="ListParagraph"/>
        <w:keepNext/>
        <w:numPr>
          <w:ilvl w:val="0"/>
          <w:numId w:val="35"/>
        </w:numPr>
        <w:spacing w:line="240" w:lineRule="atLeast"/>
        <w:rPr>
          <w:rFonts w:ascii="Times New Roman" w:hAnsi="Times New Roman"/>
          <w:b/>
          <w:sz w:val="20"/>
          <w:u w:val="single"/>
        </w:rPr>
      </w:pPr>
      <w:r>
        <w:rPr>
          <w:rFonts w:ascii="Times New Roman" w:hAnsi="Times New Roman"/>
          <w:b/>
          <w:sz w:val="20"/>
          <w:u w:val="single"/>
        </w:rPr>
        <w:t>Product Loading</w:t>
      </w:r>
      <w:r w:rsidRPr="002C361F">
        <w:rPr>
          <w:rFonts w:ascii="Times New Roman" w:hAnsi="Times New Roman"/>
          <w:b/>
          <w:sz w:val="20"/>
          <w:u w:val="single"/>
        </w:rPr>
        <w:t xml:space="preserve"> Emissions</w:t>
      </w:r>
    </w:p>
    <w:p w14:paraId="19A3151F" w14:textId="77777777" w:rsidR="00A43CE1" w:rsidRDefault="004E608F" w:rsidP="00A1183A">
      <w:pPr>
        <w:spacing w:line="300" w:lineRule="atLeast"/>
        <w:rPr>
          <w:rFonts w:ascii="Times New Roman" w:hAnsi="Times New Roman"/>
          <w:sz w:val="20"/>
        </w:rPr>
      </w:pPr>
      <w:r>
        <w:rPr>
          <w:rFonts w:ascii="Times New Roman" w:hAnsi="Times New Roman"/>
          <w:sz w:val="20"/>
        </w:rPr>
        <w:t xml:space="preserve"> </w:t>
      </w:r>
    </w:p>
    <w:p w14:paraId="19A31520" w14:textId="77777777" w:rsidR="004E608F" w:rsidRDefault="00C74356" w:rsidP="00F510FB">
      <w:pPr>
        <w:spacing w:line="24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72576" behindDoc="0" locked="0" layoutInCell="1" allowOverlap="1" wp14:anchorId="19A3239B" wp14:editId="19A3239C">
                <wp:simplePos x="0" y="0"/>
                <wp:positionH relativeFrom="column">
                  <wp:posOffset>-19050</wp:posOffset>
                </wp:positionH>
                <wp:positionV relativeFrom="paragraph">
                  <wp:posOffset>635000</wp:posOffset>
                </wp:positionV>
                <wp:extent cx="5629275" cy="5334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5629275" cy="533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78A935" id="Rectangle 15" o:spid="_x0000_s1026" style="position:absolute;margin-left:-1.5pt;margin-top:50pt;width:443.25pt;height:4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" filled="f" strokecolor="#243f60 [1604]" strokeweight="2pt"/>
            </w:pict>
          </mc:Fallback>
        </mc:AlternateContent>
      </w:r>
      <w:r w:rsidR="00BA6EBC">
        <w:rPr>
          <w:rFonts w:ascii="Times New Roman" w:hAnsi="Times New Roman"/>
          <w:sz w:val="20"/>
        </w:rPr>
        <w:t xml:space="preserve">As part of the cargo carrier emission calculations for each cargo carrier call, Tesoro also provided the quantity of material loaded into each cargo carrier.  </w:t>
      </w:r>
      <w:r w:rsidR="00A222AC">
        <w:rPr>
          <w:rFonts w:ascii="Times New Roman" w:hAnsi="Times New Roman"/>
          <w:sz w:val="20"/>
        </w:rPr>
        <w:t xml:space="preserve">During the 3-year baseline period, of the 180 cargo carrier calls at Berth 1, 115 of the calls included loading operations.  Tesoro tracked the quantity of </w:t>
      </w:r>
      <w:r w:rsidR="0009685A">
        <w:rPr>
          <w:rFonts w:ascii="Times New Roman" w:hAnsi="Times New Roman"/>
          <w:sz w:val="20"/>
        </w:rPr>
        <w:t xml:space="preserve">crude oil, gasoline (including blending components), diesel, jet naphtha, jet kerosene and residual oil </w:t>
      </w:r>
      <w:r w:rsidR="00A222AC">
        <w:rPr>
          <w:rFonts w:ascii="Times New Roman" w:hAnsi="Times New Roman"/>
          <w:sz w:val="20"/>
        </w:rPr>
        <w:t xml:space="preserve">loaded. However, only </w:t>
      </w:r>
      <w:r w:rsidR="0009685A">
        <w:rPr>
          <w:rFonts w:ascii="Times New Roman" w:hAnsi="Times New Roman"/>
          <w:sz w:val="20"/>
        </w:rPr>
        <w:t xml:space="preserve">gasoline, diesel and residual oil </w:t>
      </w:r>
      <w:r w:rsidR="00A222AC">
        <w:rPr>
          <w:rFonts w:ascii="Times New Roman" w:hAnsi="Times New Roman"/>
          <w:sz w:val="20"/>
        </w:rPr>
        <w:t xml:space="preserve">were loaded during the </w:t>
      </w:r>
      <w:r w:rsidR="009325B9">
        <w:rPr>
          <w:rFonts w:ascii="Times New Roman" w:hAnsi="Times New Roman"/>
          <w:sz w:val="20"/>
        </w:rPr>
        <w:t xml:space="preserve">baseline </w:t>
      </w:r>
      <w:r w:rsidR="00A222AC">
        <w:rPr>
          <w:rFonts w:ascii="Times New Roman" w:hAnsi="Times New Roman"/>
          <w:sz w:val="20"/>
        </w:rPr>
        <w:t>period.</w:t>
      </w:r>
      <w:r w:rsidR="0009685A">
        <w:rPr>
          <w:rFonts w:ascii="Times New Roman" w:hAnsi="Times New Roman"/>
          <w:sz w:val="20"/>
        </w:rPr>
        <w:t xml:space="preserve">  In addition to these materials, Tesoro has reported the loading of ethanol, distillate oil, and FCCU fresh feed in the past, but these materials were not loaded during the 3-year baseline period.  </w:t>
      </w:r>
    </w:p>
    <w:p w14:paraId="19A31521" w14:textId="77777777" w:rsidR="008D3AAA" w:rsidRDefault="00C74356" w:rsidP="00F510FB">
      <w:pPr>
        <w:spacing w:line="24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73600" behindDoc="0" locked="0" layoutInCell="1" allowOverlap="1" wp14:anchorId="19A3239D" wp14:editId="19A3239E">
                <wp:simplePos x="0" y="0"/>
                <wp:positionH relativeFrom="column">
                  <wp:posOffset>-19050</wp:posOffset>
                </wp:positionH>
                <wp:positionV relativeFrom="paragraph">
                  <wp:posOffset>101600</wp:posOffset>
                </wp:positionV>
                <wp:extent cx="5629275" cy="4762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5629275" cy="476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430E2" id="Rectangle 16" o:spid="_x0000_s1026" style="position:absolute;margin-left:-1.5pt;margin-top:8pt;width:443.25pt;height:3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" filled="f" strokecolor="#243f60 [1604]" strokeweight="2pt"/>
            </w:pict>
          </mc:Fallback>
        </mc:AlternateContent>
      </w:r>
    </w:p>
    <w:p w14:paraId="19A31522" w14:textId="77777777" w:rsidR="00BA6EBC" w:rsidRDefault="0009685A" w:rsidP="00F510FB">
      <w:pPr>
        <w:spacing w:line="240" w:lineRule="atLeast"/>
        <w:rPr>
          <w:rFonts w:ascii="Times New Roman" w:hAnsi="Times New Roman"/>
          <w:sz w:val="20"/>
        </w:rPr>
      </w:pPr>
      <w:r>
        <w:rPr>
          <w:rFonts w:ascii="Times New Roman" w:hAnsi="Times New Roman"/>
          <w:sz w:val="20"/>
        </w:rPr>
        <w:t>During the baseline period, there was a total of 18,557,550 barrels of material loaded onto cargo carriers.  Of this material, 5.7% was gasoline, 5.2% was residual oil, and the remainder (89.1%) was diesel.</w:t>
      </w:r>
    </w:p>
    <w:p w14:paraId="19A31523" w14:textId="77777777" w:rsidR="008D3AAA" w:rsidRDefault="008D3AAA" w:rsidP="00F510FB">
      <w:pPr>
        <w:spacing w:line="240" w:lineRule="atLeast"/>
        <w:rPr>
          <w:rFonts w:ascii="Times New Roman" w:hAnsi="Times New Roman"/>
          <w:sz w:val="20"/>
        </w:rPr>
      </w:pPr>
    </w:p>
    <w:p w14:paraId="19A31524" w14:textId="77777777" w:rsidR="00CE6CAF" w:rsidRDefault="0009685A" w:rsidP="00F510FB">
      <w:pPr>
        <w:spacing w:line="240" w:lineRule="atLeast"/>
        <w:rPr>
          <w:rFonts w:ascii="Times New Roman" w:hAnsi="Times New Roman"/>
          <w:sz w:val="20"/>
        </w:rPr>
      </w:pPr>
      <w:r>
        <w:rPr>
          <w:rFonts w:ascii="Times New Roman" w:hAnsi="Times New Roman"/>
          <w:sz w:val="20"/>
        </w:rPr>
        <w:t xml:space="preserve">Emission calculations are based on emission factors from AP-42, Chapter 5.2.  </w:t>
      </w:r>
      <w:r w:rsidR="009325B9">
        <w:rPr>
          <w:rFonts w:ascii="Times New Roman" w:hAnsi="Times New Roman"/>
          <w:sz w:val="20"/>
        </w:rPr>
        <w:t>G</w:t>
      </w:r>
      <w:r w:rsidR="00C42CE2">
        <w:rPr>
          <w:rFonts w:ascii="Times New Roman" w:hAnsi="Times New Roman"/>
          <w:sz w:val="20"/>
        </w:rPr>
        <w:t>asoline loading is subject to control requirements of Regulation 8, Rule 4</w:t>
      </w:r>
      <w:r w:rsidR="00AB6A47">
        <w:rPr>
          <w:rFonts w:ascii="Times New Roman" w:hAnsi="Times New Roman"/>
          <w:sz w:val="20"/>
        </w:rPr>
        <w:t>4</w:t>
      </w:r>
      <w:r w:rsidR="00C42CE2">
        <w:rPr>
          <w:rFonts w:ascii="Times New Roman" w:hAnsi="Times New Roman"/>
          <w:sz w:val="20"/>
        </w:rPr>
        <w:t>, Section</w:t>
      </w:r>
      <w:r w:rsidR="00256BE8">
        <w:rPr>
          <w:rFonts w:ascii="Times New Roman" w:hAnsi="Times New Roman"/>
          <w:sz w:val="20"/>
        </w:rPr>
        <w:t xml:space="preserve"> 304 </w:t>
      </w:r>
      <w:r w:rsidR="00B90F28">
        <w:rPr>
          <w:rFonts w:ascii="Times New Roman" w:hAnsi="Times New Roman"/>
          <w:sz w:val="20"/>
        </w:rPr>
        <w:t xml:space="preserve">which </w:t>
      </w:r>
      <w:r w:rsidR="00CE6CAF">
        <w:rPr>
          <w:rFonts w:ascii="Times New Roman" w:hAnsi="Times New Roman"/>
          <w:sz w:val="20"/>
        </w:rPr>
        <w:t>specifies a</w:t>
      </w:r>
      <w:r w:rsidR="00256BE8">
        <w:rPr>
          <w:rFonts w:ascii="Times New Roman" w:hAnsi="Times New Roman"/>
          <w:sz w:val="20"/>
        </w:rPr>
        <w:t xml:space="preserve"> 95% emission reduction requirement.  In addition, BACT for Marine Loading  requires a 98.5% capture and control efficiency.</w:t>
      </w:r>
      <w:r w:rsidR="00DB614B">
        <w:rPr>
          <w:rFonts w:ascii="Times New Roman" w:hAnsi="Times New Roman"/>
          <w:sz w:val="20"/>
        </w:rPr>
        <w:t xml:space="preserve">  </w:t>
      </w:r>
    </w:p>
    <w:p w14:paraId="19A31525" w14:textId="77777777" w:rsidR="008D3AAA" w:rsidRDefault="008D3AAA" w:rsidP="00F510FB">
      <w:pPr>
        <w:spacing w:line="240" w:lineRule="atLeast"/>
        <w:rPr>
          <w:rFonts w:ascii="Times New Roman" w:hAnsi="Times New Roman"/>
          <w:sz w:val="20"/>
        </w:rPr>
      </w:pPr>
    </w:p>
    <w:p w14:paraId="19A31526" w14:textId="77777777" w:rsidR="002A5BDE" w:rsidRDefault="00DB614B" w:rsidP="00F510FB">
      <w:pPr>
        <w:spacing w:line="240" w:lineRule="atLeast"/>
        <w:rPr>
          <w:rFonts w:ascii="Times New Roman" w:hAnsi="Times New Roman"/>
          <w:sz w:val="20"/>
        </w:rPr>
      </w:pPr>
      <w:r>
        <w:rPr>
          <w:rFonts w:ascii="Times New Roman" w:hAnsi="Times New Roman"/>
          <w:sz w:val="20"/>
        </w:rPr>
        <w:t>A-1560 Marine Vapor Recovery will be installed to comply with the abatement requirements for gasoline loading.  A-1560 collects the loading emissions, provides enrichment gas</w:t>
      </w:r>
      <w:r w:rsidR="00B90F28">
        <w:rPr>
          <w:rFonts w:ascii="Times New Roman" w:hAnsi="Times New Roman"/>
          <w:sz w:val="20"/>
        </w:rPr>
        <w:t>, if necessary</w:t>
      </w:r>
      <w:r w:rsidR="009325B9">
        <w:rPr>
          <w:rFonts w:ascii="Times New Roman" w:hAnsi="Times New Roman"/>
          <w:sz w:val="20"/>
        </w:rPr>
        <w:t>,</w:t>
      </w:r>
      <w:r>
        <w:rPr>
          <w:rFonts w:ascii="Times New Roman" w:hAnsi="Times New Roman"/>
          <w:sz w:val="20"/>
        </w:rPr>
        <w:t xml:space="preserve"> to ensure the gases are below the explosion limit, and discharges the enriched marine loading emissions into the A-14 vapor recovery system.  A-14 </w:t>
      </w:r>
      <w:r w:rsidR="00B76FF0">
        <w:rPr>
          <w:rFonts w:ascii="Times New Roman" w:hAnsi="Times New Roman"/>
          <w:sz w:val="20"/>
        </w:rPr>
        <w:t>collects</w:t>
      </w:r>
      <w:r>
        <w:rPr>
          <w:rFonts w:ascii="Times New Roman" w:hAnsi="Times New Roman"/>
          <w:sz w:val="20"/>
        </w:rPr>
        <w:t xml:space="preserve"> emissions from a variety of sources at the refinery.  The combined emissions are sent to the No. 1 Gas Plant where the gases are compressed, sent to fuel gas processing, and ultimately end up in the refinery 40# fuel gas system</w:t>
      </w:r>
      <w:r w:rsidR="00B76FF0">
        <w:rPr>
          <w:rFonts w:ascii="Times New Roman" w:hAnsi="Times New Roman"/>
          <w:sz w:val="20"/>
        </w:rPr>
        <w:t>.  40# fuel gas i</w:t>
      </w:r>
      <w:r>
        <w:rPr>
          <w:rFonts w:ascii="Times New Roman" w:hAnsi="Times New Roman"/>
          <w:sz w:val="20"/>
        </w:rPr>
        <w:t xml:space="preserve">s used in furnaces S-908, S-909 and S-912 in the No. 1 Feed Prep Unit and in the No. 3 Crude Unit.  </w:t>
      </w:r>
    </w:p>
    <w:p w14:paraId="19A31527" w14:textId="77777777" w:rsidR="008D3AAA" w:rsidRDefault="008D3AAA" w:rsidP="00F510FB">
      <w:pPr>
        <w:spacing w:line="240" w:lineRule="atLeast"/>
        <w:rPr>
          <w:rFonts w:ascii="Times New Roman" w:hAnsi="Times New Roman"/>
          <w:sz w:val="20"/>
        </w:rPr>
      </w:pPr>
    </w:p>
    <w:p w14:paraId="19A31528" w14:textId="77777777" w:rsidR="0009685A" w:rsidRDefault="00DB614B" w:rsidP="00F510FB">
      <w:pPr>
        <w:spacing w:line="240" w:lineRule="atLeast"/>
        <w:rPr>
          <w:rFonts w:ascii="Times New Roman" w:hAnsi="Times New Roman"/>
          <w:sz w:val="20"/>
        </w:rPr>
      </w:pPr>
      <w:r>
        <w:rPr>
          <w:rFonts w:ascii="Times New Roman" w:hAnsi="Times New Roman"/>
          <w:sz w:val="20"/>
        </w:rPr>
        <w:t xml:space="preserve">Tesoro is already subject to a 99.5% destruction efficiency for S-908, S-909, and S-912 in Permit Conditions </w:t>
      </w:r>
      <w:r w:rsidR="00DA0D49">
        <w:rPr>
          <w:rFonts w:ascii="Times New Roman" w:hAnsi="Times New Roman"/>
          <w:sz w:val="20"/>
        </w:rPr>
        <w:t xml:space="preserve">13605 (for </w:t>
      </w:r>
      <w:r w:rsidR="00E539F5">
        <w:rPr>
          <w:rFonts w:ascii="Times New Roman" w:hAnsi="Times New Roman"/>
          <w:sz w:val="20"/>
        </w:rPr>
        <w:t>Alkyl ate</w:t>
      </w:r>
      <w:r w:rsidR="00DA0D49">
        <w:rPr>
          <w:rFonts w:ascii="Times New Roman" w:hAnsi="Times New Roman"/>
          <w:sz w:val="20"/>
        </w:rPr>
        <w:t xml:space="preserve"> Railcar </w:t>
      </w:r>
      <w:r w:rsidR="002A5BDE">
        <w:rPr>
          <w:rFonts w:ascii="Times New Roman" w:hAnsi="Times New Roman"/>
          <w:sz w:val="20"/>
        </w:rPr>
        <w:t>Rack</w:t>
      </w:r>
      <w:r w:rsidR="00DA0D49">
        <w:rPr>
          <w:rFonts w:ascii="Times New Roman" w:hAnsi="Times New Roman"/>
          <w:sz w:val="20"/>
        </w:rPr>
        <w:t xml:space="preserve"> and </w:t>
      </w:r>
      <w:r w:rsidR="002A5BDE">
        <w:rPr>
          <w:rFonts w:ascii="Times New Roman" w:hAnsi="Times New Roman"/>
          <w:sz w:val="20"/>
        </w:rPr>
        <w:t xml:space="preserve">Storage </w:t>
      </w:r>
      <w:r w:rsidR="00DA0D49">
        <w:rPr>
          <w:rFonts w:ascii="Times New Roman" w:hAnsi="Times New Roman"/>
          <w:sz w:val="20"/>
        </w:rPr>
        <w:t xml:space="preserve">Tank S-1528 and S-323) </w:t>
      </w:r>
      <w:r w:rsidR="002A5BDE">
        <w:rPr>
          <w:rFonts w:ascii="Times New Roman" w:hAnsi="Times New Roman"/>
          <w:sz w:val="20"/>
        </w:rPr>
        <w:t xml:space="preserve">and </w:t>
      </w:r>
      <w:r w:rsidR="00DA0D49">
        <w:rPr>
          <w:rFonts w:ascii="Times New Roman" w:hAnsi="Times New Roman"/>
          <w:sz w:val="20"/>
        </w:rPr>
        <w:t>21100 (for Naphtha/Heavy Reformate Tank S-1496)</w:t>
      </w:r>
      <w:r w:rsidR="002A5BDE">
        <w:rPr>
          <w:rFonts w:ascii="Times New Roman" w:hAnsi="Times New Roman"/>
          <w:sz w:val="20"/>
        </w:rPr>
        <w:t>.  Tesoro is also subject to a 98% destruction efficiency for</w:t>
      </w:r>
      <w:r w:rsidR="002A5BDE" w:rsidRPr="002A5BDE">
        <w:rPr>
          <w:rFonts w:ascii="Times New Roman" w:hAnsi="Times New Roman"/>
          <w:sz w:val="20"/>
        </w:rPr>
        <w:t xml:space="preserve"> </w:t>
      </w:r>
      <w:r w:rsidR="002A5BDE">
        <w:rPr>
          <w:rFonts w:ascii="Times New Roman" w:hAnsi="Times New Roman"/>
          <w:sz w:val="20"/>
        </w:rPr>
        <w:t xml:space="preserve">S-908, S-909, and S-912 in Permit Conditions 20099 (for Oil Water Separator S-532), </w:t>
      </w:r>
      <w:r w:rsidR="00DA0D49">
        <w:rPr>
          <w:rFonts w:ascii="Times New Roman" w:hAnsi="Times New Roman"/>
          <w:sz w:val="20"/>
        </w:rPr>
        <w:t xml:space="preserve">However, the </w:t>
      </w:r>
      <w:r w:rsidR="002A5BDE">
        <w:rPr>
          <w:rFonts w:ascii="Times New Roman" w:hAnsi="Times New Roman"/>
          <w:sz w:val="20"/>
        </w:rPr>
        <w:t>98% and 99.5% destruction efficiencies apply</w:t>
      </w:r>
      <w:r w:rsidR="00DA0D49">
        <w:rPr>
          <w:rFonts w:ascii="Times New Roman" w:hAnsi="Times New Roman"/>
          <w:sz w:val="20"/>
        </w:rPr>
        <w:t xml:space="preserve"> </w:t>
      </w:r>
      <w:r w:rsidR="00B76FF0">
        <w:rPr>
          <w:rFonts w:ascii="Times New Roman" w:hAnsi="Times New Roman"/>
          <w:sz w:val="20"/>
        </w:rPr>
        <w:t xml:space="preserve">only </w:t>
      </w:r>
      <w:r w:rsidR="00DA0D49">
        <w:rPr>
          <w:rFonts w:ascii="Times New Roman" w:hAnsi="Times New Roman"/>
          <w:sz w:val="20"/>
        </w:rPr>
        <w:t>to the furnaces because the measurement is specified across the combustion devices.  The BACT requirement of 98.5% capture and control efficiency is a better basis for estimating loading emissions at S-1560 Berth 1A.</w:t>
      </w:r>
      <w:r w:rsidR="005C2000">
        <w:rPr>
          <w:rFonts w:ascii="Times New Roman" w:hAnsi="Times New Roman"/>
          <w:sz w:val="20"/>
        </w:rPr>
        <w:t xml:space="preserve">  This 98.5% overall efficiency provides a conservative emissions estimate for not only the furnace destruction efficiency</w:t>
      </w:r>
      <w:r w:rsidR="009325B9">
        <w:rPr>
          <w:rFonts w:ascii="Times New Roman" w:hAnsi="Times New Roman"/>
          <w:sz w:val="20"/>
        </w:rPr>
        <w:t xml:space="preserve"> (expected to exceed 99.5%)</w:t>
      </w:r>
      <w:r w:rsidR="005C2000">
        <w:rPr>
          <w:rFonts w:ascii="Times New Roman" w:hAnsi="Times New Roman"/>
          <w:sz w:val="20"/>
        </w:rPr>
        <w:t>, but also the capture system emissions at the berth, the pipeline to the No 1 Gas Plant, and any losses at the gas compression, the fuel gas treating, and the fuel gas distribution system to the furnaces.</w:t>
      </w:r>
      <w:r w:rsidR="0090291F">
        <w:rPr>
          <w:rFonts w:ascii="Times New Roman" w:hAnsi="Times New Roman"/>
          <w:sz w:val="20"/>
        </w:rPr>
        <w:t xml:space="preserve">  Tesoro expects the capture system at Berth 1A to be 100% efficient because the A-1560 Vapor Recovery System operates at negative pressure during loading operations.</w:t>
      </w:r>
    </w:p>
    <w:p w14:paraId="19A31529" w14:textId="77777777" w:rsidR="008D3AAA" w:rsidRDefault="008D3AAA" w:rsidP="00F510FB">
      <w:pPr>
        <w:spacing w:line="240" w:lineRule="atLeast"/>
        <w:rPr>
          <w:rFonts w:ascii="Times New Roman" w:hAnsi="Times New Roman"/>
          <w:sz w:val="20"/>
        </w:rPr>
      </w:pPr>
    </w:p>
    <w:p w14:paraId="19A3152A" w14:textId="77777777" w:rsidR="00B76FF0" w:rsidRDefault="00B76FF0" w:rsidP="00F510FB">
      <w:pPr>
        <w:spacing w:line="240" w:lineRule="atLeast"/>
        <w:rPr>
          <w:rFonts w:ascii="Times New Roman" w:hAnsi="Times New Roman"/>
          <w:sz w:val="20"/>
        </w:rPr>
      </w:pPr>
      <w:r>
        <w:rPr>
          <w:rFonts w:ascii="Times New Roman" w:hAnsi="Times New Roman"/>
          <w:sz w:val="20"/>
        </w:rPr>
        <w:t xml:space="preserve">S-1560 Loading Emissions </w:t>
      </w:r>
      <w:r w:rsidR="006B5558">
        <w:rPr>
          <w:rFonts w:ascii="Times New Roman" w:hAnsi="Times New Roman"/>
          <w:sz w:val="20"/>
        </w:rPr>
        <w:t xml:space="preserve">during the 3-year baseline period </w:t>
      </w:r>
      <w:r>
        <w:rPr>
          <w:rFonts w:ascii="Times New Roman" w:hAnsi="Times New Roman"/>
          <w:sz w:val="20"/>
        </w:rPr>
        <w:t>are summarized in the following table.</w:t>
      </w:r>
    </w:p>
    <w:p w14:paraId="19A3152B" w14:textId="77777777" w:rsidR="00B76FF0" w:rsidRDefault="00B76FF0" w:rsidP="00A1183A">
      <w:pPr>
        <w:spacing w:line="300" w:lineRule="atLeast"/>
        <w:rPr>
          <w:rFonts w:ascii="Times New Roman" w:hAnsi="Times New Roman"/>
          <w:sz w:val="20"/>
        </w:rPr>
      </w:pPr>
    </w:p>
    <w:p w14:paraId="19A3152C" w14:textId="77777777" w:rsidR="00B965EA" w:rsidRDefault="00B965EA" w:rsidP="00A1183A">
      <w:pPr>
        <w:spacing w:line="300" w:lineRule="atLeast"/>
        <w:rPr>
          <w:rFonts w:ascii="Times New Roman" w:hAnsi="Times New Roman"/>
          <w:sz w:val="20"/>
        </w:rPr>
      </w:pPr>
    </w:p>
    <w:tbl>
      <w:tblPr>
        <w:tblStyle w:val="TableGrid"/>
        <w:tblW w:w="0" w:type="auto"/>
        <w:tblLayout w:type="fixed"/>
        <w:tblLook w:val="04A0" w:firstRow="1" w:lastRow="0" w:firstColumn="1" w:lastColumn="0" w:noHBand="0" w:noVBand="1"/>
      </w:tblPr>
      <w:tblGrid>
        <w:gridCol w:w="1548"/>
        <w:gridCol w:w="900"/>
        <w:gridCol w:w="1350"/>
        <w:gridCol w:w="1487"/>
        <w:gridCol w:w="1304"/>
        <w:gridCol w:w="1117"/>
        <w:gridCol w:w="1150"/>
      </w:tblGrid>
      <w:tr w:rsidR="00004368" w14:paraId="19A31534" w14:textId="77777777" w:rsidTr="00100881">
        <w:trPr>
          <w:tblHeader/>
        </w:trPr>
        <w:tc>
          <w:tcPr>
            <w:tcW w:w="1548" w:type="dxa"/>
            <w:shd w:val="clear" w:color="auto" w:fill="B8CCE4" w:themeFill="accent1" w:themeFillTint="66"/>
          </w:tcPr>
          <w:p w14:paraId="19A3152D" w14:textId="77777777" w:rsidR="00004368" w:rsidRDefault="00004368" w:rsidP="00EA27FF">
            <w:pPr>
              <w:spacing w:line="300" w:lineRule="atLeast"/>
              <w:jc w:val="center"/>
              <w:rPr>
                <w:rFonts w:ascii="Times New Roman" w:hAnsi="Times New Roman"/>
                <w:sz w:val="20"/>
              </w:rPr>
            </w:pPr>
            <w:r>
              <w:rPr>
                <w:rFonts w:ascii="Times New Roman" w:hAnsi="Times New Roman"/>
                <w:sz w:val="20"/>
              </w:rPr>
              <w:lastRenderedPageBreak/>
              <w:t>Material</w:t>
            </w:r>
          </w:p>
        </w:tc>
        <w:tc>
          <w:tcPr>
            <w:tcW w:w="900" w:type="dxa"/>
            <w:shd w:val="clear" w:color="auto" w:fill="B8CCE4" w:themeFill="accent1" w:themeFillTint="66"/>
          </w:tcPr>
          <w:p w14:paraId="19A3152E" w14:textId="77777777" w:rsidR="00004368" w:rsidRDefault="00004368" w:rsidP="00EA27FF">
            <w:pPr>
              <w:spacing w:line="300" w:lineRule="atLeast"/>
              <w:jc w:val="center"/>
              <w:rPr>
                <w:rFonts w:ascii="Times New Roman" w:hAnsi="Times New Roman"/>
                <w:sz w:val="20"/>
              </w:rPr>
            </w:pPr>
            <w:r>
              <w:rPr>
                <w:rFonts w:ascii="Times New Roman" w:hAnsi="Times New Roman"/>
                <w:sz w:val="20"/>
              </w:rPr>
              <w:t>Tanker or Barge</w:t>
            </w:r>
          </w:p>
        </w:tc>
        <w:tc>
          <w:tcPr>
            <w:tcW w:w="1350" w:type="dxa"/>
            <w:shd w:val="clear" w:color="auto" w:fill="B8CCE4" w:themeFill="accent1" w:themeFillTint="66"/>
          </w:tcPr>
          <w:p w14:paraId="19A3152F" w14:textId="77777777" w:rsidR="00004368" w:rsidRDefault="00004368" w:rsidP="00EA27FF">
            <w:pPr>
              <w:spacing w:line="300" w:lineRule="atLeast"/>
              <w:jc w:val="center"/>
              <w:rPr>
                <w:rFonts w:ascii="Times New Roman" w:hAnsi="Times New Roman"/>
                <w:sz w:val="20"/>
              </w:rPr>
            </w:pPr>
            <w:r>
              <w:rPr>
                <w:rFonts w:ascii="Times New Roman" w:hAnsi="Times New Roman"/>
                <w:sz w:val="20"/>
              </w:rPr>
              <w:t>AP-42 Uncontrolled Emission Factor, lb/1000gal</w:t>
            </w:r>
          </w:p>
        </w:tc>
        <w:tc>
          <w:tcPr>
            <w:tcW w:w="1487" w:type="dxa"/>
            <w:shd w:val="clear" w:color="auto" w:fill="B8CCE4" w:themeFill="accent1" w:themeFillTint="66"/>
          </w:tcPr>
          <w:p w14:paraId="19A31530" w14:textId="77777777" w:rsidR="00004368" w:rsidRDefault="00004368" w:rsidP="00EA27FF">
            <w:pPr>
              <w:spacing w:line="300" w:lineRule="atLeast"/>
              <w:jc w:val="center"/>
              <w:rPr>
                <w:rFonts w:ascii="Times New Roman" w:hAnsi="Times New Roman"/>
                <w:sz w:val="20"/>
              </w:rPr>
            </w:pPr>
            <w:r>
              <w:rPr>
                <w:rFonts w:ascii="Times New Roman" w:hAnsi="Times New Roman"/>
                <w:sz w:val="20"/>
              </w:rPr>
              <w:t>Total Quantity Loaded During 3-year Baseline, Barrels</w:t>
            </w:r>
          </w:p>
        </w:tc>
        <w:tc>
          <w:tcPr>
            <w:tcW w:w="1304" w:type="dxa"/>
            <w:shd w:val="clear" w:color="auto" w:fill="B8CCE4" w:themeFill="accent1" w:themeFillTint="66"/>
          </w:tcPr>
          <w:p w14:paraId="19A31531" w14:textId="77777777" w:rsidR="00004368" w:rsidRDefault="00004368" w:rsidP="00EA27FF">
            <w:pPr>
              <w:spacing w:line="300" w:lineRule="atLeast"/>
              <w:jc w:val="center"/>
              <w:rPr>
                <w:rFonts w:ascii="Times New Roman" w:hAnsi="Times New Roman"/>
                <w:sz w:val="20"/>
              </w:rPr>
            </w:pPr>
            <w:r>
              <w:rPr>
                <w:rFonts w:ascii="Times New Roman" w:hAnsi="Times New Roman"/>
                <w:sz w:val="20"/>
              </w:rPr>
              <w:t>Uncontrolled Emissions, lbs</w:t>
            </w:r>
          </w:p>
        </w:tc>
        <w:tc>
          <w:tcPr>
            <w:tcW w:w="1117" w:type="dxa"/>
            <w:shd w:val="clear" w:color="auto" w:fill="B8CCE4" w:themeFill="accent1" w:themeFillTint="66"/>
          </w:tcPr>
          <w:p w14:paraId="19A31532" w14:textId="77777777" w:rsidR="00004368" w:rsidRDefault="00004368" w:rsidP="00EA27FF">
            <w:pPr>
              <w:spacing w:line="300" w:lineRule="atLeast"/>
              <w:jc w:val="center"/>
              <w:rPr>
                <w:rFonts w:ascii="Times New Roman" w:hAnsi="Times New Roman"/>
                <w:sz w:val="20"/>
              </w:rPr>
            </w:pPr>
            <w:r>
              <w:rPr>
                <w:rFonts w:ascii="Times New Roman" w:hAnsi="Times New Roman"/>
                <w:sz w:val="20"/>
              </w:rPr>
              <w:t>Capture and Control Efficiency</w:t>
            </w:r>
          </w:p>
        </w:tc>
        <w:tc>
          <w:tcPr>
            <w:tcW w:w="1150" w:type="dxa"/>
            <w:shd w:val="clear" w:color="auto" w:fill="B8CCE4" w:themeFill="accent1" w:themeFillTint="66"/>
          </w:tcPr>
          <w:p w14:paraId="19A31533" w14:textId="77777777" w:rsidR="00004368" w:rsidRDefault="00004368" w:rsidP="00EA27FF">
            <w:pPr>
              <w:spacing w:line="300" w:lineRule="atLeast"/>
              <w:jc w:val="center"/>
              <w:rPr>
                <w:rFonts w:ascii="Times New Roman" w:hAnsi="Times New Roman"/>
                <w:sz w:val="20"/>
              </w:rPr>
            </w:pPr>
            <w:r>
              <w:rPr>
                <w:rFonts w:ascii="Times New Roman" w:hAnsi="Times New Roman"/>
                <w:sz w:val="20"/>
              </w:rPr>
              <w:t>Controlled Emissions, lbs</w:t>
            </w:r>
          </w:p>
        </w:tc>
      </w:tr>
      <w:tr w:rsidR="00EA27FF" w14:paraId="19A3153C" w14:textId="77777777" w:rsidTr="00C94049">
        <w:tc>
          <w:tcPr>
            <w:tcW w:w="1548" w:type="dxa"/>
            <w:vMerge w:val="restart"/>
            <w:vAlign w:val="center"/>
          </w:tcPr>
          <w:p w14:paraId="19A31535" w14:textId="77777777" w:rsidR="00EA27FF" w:rsidRDefault="00C74356" w:rsidP="00A1183A">
            <w:pPr>
              <w:spacing w:line="30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74624" behindDoc="0" locked="0" layoutInCell="1" allowOverlap="1" wp14:anchorId="19A3239F" wp14:editId="19A323A0">
                      <wp:simplePos x="0" y="0"/>
                      <wp:positionH relativeFrom="column">
                        <wp:posOffset>0</wp:posOffset>
                      </wp:positionH>
                      <wp:positionV relativeFrom="paragraph">
                        <wp:posOffset>53975</wp:posOffset>
                      </wp:positionV>
                      <wp:extent cx="5486400" cy="11144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5486400" cy="11144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A6A3B" id="Rectangle 17" o:spid="_x0000_s1026" style="position:absolute;margin-left:0;margin-top:4.25pt;width:6in;height:87.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" filled="f" strokecolor="#243f60 [1604]" strokeweight="2pt"/>
                  </w:pict>
                </mc:Fallback>
              </mc:AlternateContent>
            </w:r>
            <w:r w:rsidR="00EA27FF">
              <w:rPr>
                <w:rFonts w:ascii="Times New Roman" w:hAnsi="Times New Roman"/>
                <w:sz w:val="20"/>
              </w:rPr>
              <w:t>Gasoline/ Components</w:t>
            </w:r>
          </w:p>
        </w:tc>
        <w:tc>
          <w:tcPr>
            <w:tcW w:w="900" w:type="dxa"/>
          </w:tcPr>
          <w:p w14:paraId="19A31536" w14:textId="77777777" w:rsidR="00EA27FF" w:rsidRDefault="00EA27FF" w:rsidP="00A1183A">
            <w:pPr>
              <w:spacing w:line="300" w:lineRule="atLeast"/>
              <w:rPr>
                <w:rFonts w:ascii="Times New Roman" w:hAnsi="Times New Roman"/>
                <w:sz w:val="20"/>
              </w:rPr>
            </w:pPr>
            <w:r>
              <w:rPr>
                <w:rFonts w:ascii="Times New Roman" w:hAnsi="Times New Roman"/>
                <w:sz w:val="20"/>
              </w:rPr>
              <w:t>Tanker</w:t>
            </w:r>
          </w:p>
        </w:tc>
        <w:tc>
          <w:tcPr>
            <w:tcW w:w="1350" w:type="dxa"/>
          </w:tcPr>
          <w:p w14:paraId="19A31537" w14:textId="77777777" w:rsidR="00EA27FF" w:rsidRDefault="00EA27FF" w:rsidP="00EA27FF">
            <w:pPr>
              <w:spacing w:line="300" w:lineRule="atLeast"/>
              <w:jc w:val="center"/>
              <w:rPr>
                <w:rFonts w:ascii="Times New Roman" w:hAnsi="Times New Roman"/>
                <w:sz w:val="20"/>
              </w:rPr>
            </w:pPr>
            <w:r>
              <w:rPr>
                <w:rFonts w:ascii="Times New Roman" w:hAnsi="Times New Roman"/>
                <w:sz w:val="20"/>
              </w:rPr>
              <w:t>1.8</w:t>
            </w:r>
          </w:p>
        </w:tc>
        <w:tc>
          <w:tcPr>
            <w:tcW w:w="1487" w:type="dxa"/>
          </w:tcPr>
          <w:p w14:paraId="19A31538" w14:textId="77777777" w:rsidR="00EA27FF" w:rsidRDefault="00EA27FF" w:rsidP="00EA27FF">
            <w:pPr>
              <w:spacing w:line="300" w:lineRule="atLeast"/>
              <w:jc w:val="center"/>
              <w:rPr>
                <w:rFonts w:ascii="Times New Roman" w:hAnsi="Times New Roman"/>
                <w:sz w:val="20"/>
              </w:rPr>
            </w:pPr>
            <w:r>
              <w:rPr>
                <w:rFonts w:ascii="Times New Roman" w:hAnsi="Times New Roman"/>
                <w:sz w:val="20"/>
              </w:rPr>
              <w:t>741,149</w:t>
            </w:r>
          </w:p>
        </w:tc>
        <w:tc>
          <w:tcPr>
            <w:tcW w:w="1304" w:type="dxa"/>
          </w:tcPr>
          <w:p w14:paraId="19A31539"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56</w:t>
            </w:r>
            <w:r w:rsidR="00A8049D">
              <w:rPr>
                <w:rFonts w:ascii="Times New Roman" w:hAnsi="Times New Roman"/>
                <w:sz w:val="20"/>
              </w:rPr>
              <w:t>,</w:t>
            </w:r>
            <w:r w:rsidRPr="00EA27FF">
              <w:rPr>
                <w:rFonts w:ascii="Times New Roman" w:hAnsi="Times New Roman"/>
                <w:sz w:val="20"/>
              </w:rPr>
              <w:t>031</w:t>
            </w:r>
          </w:p>
        </w:tc>
        <w:tc>
          <w:tcPr>
            <w:tcW w:w="1117" w:type="dxa"/>
          </w:tcPr>
          <w:p w14:paraId="19A3153A"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98.5%</w:t>
            </w:r>
          </w:p>
        </w:tc>
        <w:tc>
          <w:tcPr>
            <w:tcW w:w="1150" w:type="dxa"/>
          </w:tcPr>
          <w:p w14:paraId="19A3153B"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840</w:t>
            </w:r>
          </w:p>
        </w:tc>
      </w:tr>
      <w:tr w:rsidR="00EA27FF" w14:paraId="19A31544" w14:textId="77777777" w:rsidTr="00C94049">
        <w:tc>
          <w:tcPr>
            <w:tcW w:w="1548" w:type="dxa"/>
            <w:vMerge/>
            <w:vAlign w:val="center"/>
          </w:tcPr>
          <w:p w14:paraId="19A3153D" w14:textId="77777777" w:rsidR="00EA27FF" w:rsidRDefault="00EA27FF" w:rsidP="00A1183A">
            <w:pPr>
              <w:spacing w:line="300" w:lineRule="atLeast"/>
              <w:rPr>
                <w:rFonts w:ascii="Times New Roman" w:hAnsi="Times New Roman"/>
                <w:sz w:val="20"/>
              </w:rPr>
            </w:pPr>
          </w:p>
        </w:tc>
        <w:tc>
          <w:tcPr>
            <w:tcW w:w="900" w:type="dxa"/>
          </w:tcPr>
          <w:p w14:paraId="19A3153E" w14:textId="77777777" w:rsidR="00EA27FF" w:rsidRDefault="00EA27FF" w:rsidP="00A1183A">
            <w:pPr>
              <w:spacing w:line="300" w:lineRule="atLeast"/>
              <w:rPr>
                <w:rFonts w:ascii="Times New Roman" w:hAnsi="Times New Roman"/>
                <w:sz w:val="20"/>
              </w:rPr>
            </w:pPr>
            <w:r>
              <w:rPr>
                <w:rFonts w:ascii="Times New Roman" w:hAnsi="Times New Roman"/>
                <w:sz w:val="20"/>
              </w:rPr>
              <w:t>Barge</w:t>
            </w:r>
          </w:p>
        </w:tc>
        <w:tc>
          <w:tcPr>
            <w:tcW w:w="1350" w:type="dxa"/>
          </w:tcPr>
          <w:p w14:paraId="19A3153F" w14:textId="77777777" w:rsidR="00EA27FF" w:rsidRDefault="00EA27FF" w:rsidP="00EA27FF">
            <w:pPr>
              <w:spacing w:line="300" w:lineRule="atLeast"/>
              <w:jc w:val="center"/>
              <w:rPr>
                <w:rFonts w:ascii="Times New Roman" w:hAnsi="Times New Roman"/>
                <w:sz w:val="20"/>
              </w:rPr>
            </w:pPr>
            <w:r>
              <w:rPr>
                <w:rFonts w:ascii="Times New Roman" w:hAnsi="Times New Roman"/>
                <w:sz w:val="20"/>
              </w:rPr>
              <w:t>3.4</w:t>
            </w:r>
          </w:p>
        </w:tc>
        <w:tc>
          <w:tcPr>
            <w:tcW w:w="1487" w:type="dxa"/>
          </w:tcPr>
          <w:p w14:paraId="19A31540" w14:textId="77777777" w:rsidR="00EA27FF" w:rsidRDefault="00EA27FF" w:rsidP="00EA27FF">
            <w:pPr>
              <w:spacing w:line="300" w:lineRule="atLeast"/>
              <w:jc w:val="center"/>
              <w:rPr>
                <w:rFonts w:ascii="Times New Roman" w:hAnsi="Times New Roman"/>
                <w:sz w:val="20"/>
              </w:rPr>
            </w:pPr>
            <w:r w:rsidRPr="00EA27FF">
              <w:rPr>
                <w:rFonts w:ascii="Times New Roman" w:hAnsi="Times New Roman"/>
                <w:sz w:val="20"/>
              </w:rPr>
              <w:t>314</w:t>
            </w:r>
            <w:r>
              <w:rPr>
                <w:rFonts w:ascii="Times New Roman" w:hAnsi="Times New Roman"/>
                <w:sz w:val="20"/>
              </w:rPr>
              <w:t>,</w:t>
            </w:r>
            <w:r w:rsidRPr="00EA27FF">
              <w:rPr>
                <w:rFonts w:ascii="Times New Roman" w:hAnsi="Times New Roman"/>
                <w:sz w:val="20"/>
              </w:rPr>
              <w:t>945</w:t>
            </w:r>
          </w:p>
        </w:tc>
        <w:tc>
          <w:tcPr>
            <w:tcW w:w="1304" w:type="dxa"/>
          </w:tcPr>
          <w:p w14:paraId="19A31541"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44</w:t>
            </w:r>
            <w:r w:rsidR="00A8049D">
              <w:rPr>
                <w:rFonts w:ascii="Times New Roman" w:hAnsi="Times New Roman"/>
                <w:sz w:val="20"/>
              </w:rPr>
              <w:t>,</w:t>
            </w:r>
            <w:r w:rsidRPr="00EA27FF">
              <w:rPr>
                <w:rFonts w:ascii="Times New Roman" w:hAnsi="Times New Roman"/>
                <w:sz w:val="20"/>
              </w:rPr>
              <w:t>974</w:t>
            </w:r>
          </w:p>
        </w:tc>
        <w:tc>
          <w:tcPr>
            <w:tcW w:w="1117" w:type="dxa"/>
          </w:tcPr>
          <w:p w14:paraId="19A31542"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98.5%</w:t>
            </w:r>
          </w:p>
        </w:tc>
        <w:tc>
          <w:tcPr>
            <w:tcW w:w="1150" w:type="dxa"/>
          </w:tcPr>
          <w:p w14:paraId="19A31543"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675</w:t>
            </w:r>
          </w:p>
        </w:tc>
      </w:tr>
      <w:tr w:rsidR="00EA27FF" w14:paraId="19A3154C" w14:textId="77777777" w:rsidTr="00C94049">
        <w:tc>
          <w:tcPr>
            <w:tcW w:w="1548" w:type="dxa"/>
            <w:vMerge w:val="restart"/>
            <w:vAlign w:val="center"/>
          </w:tcPr>
          <w:p w14:paraId="19A31545" w14:textId="77777777" w:rsidR="00EA27FF" w:rsidRDefault="00EA27FF" w:rsidP="00A1183A">
            <w:pPr>
              <w:spacing w:line="300" w:lineRule="atLeast"/>
              <w:rPr>
                <w:rFonts w:ascii="Times New Roman" w:hAnsi="Times New Roman"/>
                <w:sz w:val="20"/>
              </w:rPr>
            </w:pPr>
            <w:r>
              <w:rPr>
                <w:rFonts w:ascii="Times New Roman" w:hAnsi="Times New Roman"/>
                <w:sz w:val="20"/>
              </w:rPr>
              <w:t>Diesel</w:t>
            </w:r>
          </w:p>
        </w:tc>
        <w:tc>
          <w:tcPr>
            <w:tcW w:w="900" w:type="dxa"/>
          </w:tcPr>
          <w:p w14:paraId="19A31546" w14:textId="77777777" w:rsidR="00EA27FF" w:rsidRDefault="00EA27FF" w:rsidP="00B64077">
            <w:pPr>
              <w:spacing w:line="300" w:lineRule="atLeast"/>
              <w:rPr>
                <w:rFonts w:ascii="Times New Roman" w:hAnsi="Times New Roman"/>
                <w:sz w:val="20"/>
              </w:rPr>
            </w:pPr>
            <w:r>
              <w:rPr>
                <w:rFonts w:ascii="Times New Roman" w:hAnsi="Times New Roman"/>
                <w:sz w:val="20"/>
              </w:rPr>
              <w:t>Tanker</w:t>
            </w:r>
          </w:p>
        </w:tc>
        <w:tc>
          <w:tcPr>
            <w:tcW w:w="1350" w:type="dxa"/>
            <w:vAlign w:val="center"/>
          </w:tcPr>
          <w:p w14:paraId="19A31547" w14:textId="77777777" w:rsidR="00EA27FF" w:rsidRDefault="00EA27FF" w:rsidP="00EA27FF">
            <w:pPr>
              <w:spacing w:line="300" w:lineRule="atLeast"/>
              <w:jc w:val="center"/>
              <w:rPr>
                <w:rFonts w:ascii="Times New Roman" w:hAnsi="Times New Roman"/>
                <w:sz w:val="20"/>
              </w:rPr>
            </w:pPr>
            <w:r>
              <w:rPr>
                <w:rFonts w:ascii="Times New Roman" w:hAnsi="Times New Roman"/>
                <w:sz w:val="20"/>
              </w:rPr>
              <w:t>0.005</w:t>
            </w:r>
          </w:p>
        </w:tc>
        <w:tc>
          <w:tcPr>
            <w:tcW w:w="1487" w:type="dxa"/>
          </w:tcPr>
          <w:p w14:paraId="19A31548" w14:textId="77777777" w:rsidR="00EA27FF" w:rsidRDefault="00EA27FF" w:rsidP="00EA27FF">
            <w:pPr>
              <w:spacing w:line="300" w:lineRule="atLeast"/>
              <w:jc w:val="center"/>
              <w:rPr>
                <w:rFonts w:ascii="Times New Roman" w:hAnsi="Times New Roman"/>
                <w:sz w:val="20"/>
              </w:rPr>
            </w:pPr>
            <w:r w:rsidRPr="00EA27FF">
              <w:rPr>
                <w:rFonts w:ascii="Times New Roman" w:hAnsi="Times New Roman"/>
                <w:sz w:val="20"/>
              </w:rPr>
              <w:t>15</w:t>
            </w:r>
            <w:r>
              <w:rPr>
                <w:rFonts w:ascii="Times New Roman" w:hAnsi="Times New Roman"/>
                <w:sz w:val="20"/>
              </w:rPr>
              <w:t>,</w:t>
            </w:r>
            <w:r w:rsidRPr="00EA27FF">
              <w:rPr>
                <w:rFonts w:ascii="Times New Roman" w:hAnsi="Times New Roman"/>
                <w:sz w:val="20"/>
              </w:rPr>
              <w:t>427</w:t>
            </w:r>
            <w:r>
              <w:rPr>
                <w:rFonts w:ascii="Times New Roman" w:hAnsi="Times New Roman"/>
                <w:sz w:val="20"/>
              </w:rPr>
              <w:t>,</w:t>
            </w:r>
            <w:r w:rsidRPr="00EA27FF">
              <w:rPr>
                <w:rFonts w:ascii="Times New Roman" w:hAnsi="Times New Roman"/>
                <w:sz w:val="20"/>
              </w:rPr>
              <w:t>374</w:t>
            </w:r>
          </w:p>
        </w:tc>
        <w:tc>
          <w:tcPr>
            <w:tcW w:w="1304" w:type="dxa"/>
          </w:tcPr>
          <w:p w14:paraId="19A31549"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3</w:t>
            </w:r>
            <w:r w:rsidR="00A8049D">
              <w:rPr>
                <w:rFonts w:ascii="Times New Roman" w:hAnsi="Times New Roman"/>
                <w:sz w:val="20"/>
              </w:rPr>
              <w:t>,</w:t>
            </w:r>
            <w:r w:rsidRPr="00EA27FF">
              <w:rPr>
                <w:rFonts w:ascii="Times New Roman" w:hAnsi="Times New Roman"/>
                <w:sz w:val="20"/>
              </w:rPr>
              <w:t>240</w:t>
            </w:r>
          </w:p>
        </w:tc>
        <w:tc>
          <w:tcPr>
            <w:tcW w:w="1117" w:type="dxa"/>
          </w:tcPr>
          <w:p w14:paraId="19A3154A"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 </w:t>
            </w:r>
            <w:r>
              <w:rPr>
                <w:rFonts w:ascii="Times New Roman" w:hAnsi="Times New Roman"/>
                <w:sz w:val="20"/>
              </w:rPr>
              <w:t>N/A</w:t>
            </w:r>
          </w:p>
        </w:tc>
        <w:tc>
          <w:tcPr>
            <w:tcW w:w="1150" w:type="dxa"/>
          </w:tcPr>
          <w:p w14:paraId="19A3154B"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3240</w:t>
            </w:r>
          </w:p>
        </w:tc>
      </w:tr>
      <w:tr w:rsidR="00EA27FF" w14:paraId="19A31554" w14:textId="77777777" w:rsidTr="00C94049">
        <w:tc>
          <w:tcPr>
            <w:tcW w:w="1548" w:type="dxa"/>
            <w:vMerge/>
            <w:vAlign w:val="center"/>
          </w:tcPr>
          <w:p w14:paraId="19A3154D" w14:textId="77777777" w:rsidR="00EA27FF" w:rsidRDefault="00EA27FF" w:rsidP="00A1183A">
            <w:pPr>
              <w:spacing w:line="300" w:lineRule="atLeast"/>
              <w:rPr>
                <w:rFonts w:ascii="Times New Roman" w:hAnsi="Times New Roman"/>
                <w:sz w:val="20"/>
              </w:rPr>
            </w:pPr>
          </w:p>
        </w:tc>
        <w:tc>
          <w:tcPr>
            <w:tcW w:w="900" w:type="dxa"/>
          </w:tcPr>
          <w:p w14:paraId="19A3154E" w14:textId="77777777" w:rsidR="00EA27FF" w:rsidRDefault="00EA27FF" w:rsidP="00B64077">
            <w:pPr>
              <w:spacing w:line="300" w:lineRule="atLeast"/>
              <w:rPr>
                <w:rFonts w:ascii="Times New Roman" w:hAnsi="Times New Roman"/>
                <w:sz w:val="20"/>
              </w:rPr>
            </w:pPr>
            <w:r>
              <w:rPr>
                <w:rFonts w:ascii="Times New Roman" w:hAnsi="Times New Roman"/>
                <w:sz w:val="20"/>
              </w:rPr>
              <w:t>Barge</w:t>
            </w:r>
          </w:p>
        </w:tc>
        <w:tc>
          <w:tcPr>
            <w:tcW w:w="1350" w:type="dxa"/>
          </w:tcPr>
          <w:p w14:paraId="19A3154F" w14:textId="77777777" w:rsidR="00EA27FF" w:rsidRDefault="00EA27FF" w:rsidP="00EA27FF">
            <w:pPr>
              <w:spacing w:line="300" w:lineRule="atLeast"/>
              <w:jc w:val="center"/>
              <w:rPr>
                <w:rFonts w:ascii="Times New Roman" w:hAnsi="Times New Roman"/>
                <w:sz w:val="20"/>
              </w:rPr>
            </w:pPr>
            <w:r>
              <w:rPr>
                <w:rFonts w:ascii="Times New Roman" w:hAnsi="Times New Roman"/>
                <w:sz w:val="20"/>
              </w:rPr>
              <w:t>0.012</w:t>
            </w:r>
          </w:p>
        </w:tc>
        <w:tc>
          <w:tcPr>
            <w:tcW w:w="1487" w:type="dxa"/>
          </w:tcPr>
          <w:p w14:paraId="19A31550"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1</w:t>
            </w:r>
            <w:r>
              <w:rPr>
                <w:rFonts w:ascii="Times New Roman" w:hAnsi="Times New Roman"/>
                <w:sz w:val="20"/>
              </w:rPr>
              <w:t>,</w:t>
            </w:r>
            <w:r w:rsidRPr="00EA27FF">
              <w:rPr>
                <w:rFonts w:ascii="Times New Roman" w:hAnsi="Times New Roman"/>
                <w:sz w:val="20"/>
              </w:rPr>
              <w:t>194</w:t>
            </w:r>
            <w:r>
              <w:rPr>
                <w:rFonts w:ascii="Times New Roman" w:hAnsi="Times New Roman"/>
                <w:sz w:val="20"/>
              </w:rPr>
              <w:t>,</w:t>
            </w:r>
            <w:r w:rsidRPr="00EA27FF">
              <w:rPr>
                <w:rFonts w:ascii="Times New Roman" w:hAnsi="Times New Roman"/>
                <w:sz w:val="20"/>
              </w:rPr>
              <w:t>571</w:t>
            </w:r>
          </w:p>
        </w:tc>
        <w:tc>
          <w:tcPr>
            <w:tcW w:w="1304" w:type="dxa"/>
          </w:tcPr>
          <w:p w14:paraId="19A31551"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602</w:t>
            </w:r>
          </w:p>
        </w:tc>
        <w:tc>
          <w:tcPr>
            <w:tcW w:w="1117" w:type="dxa"/>
          </w:tcPr>
          <w:p w14:paraId="19A31552" w14:textId="77777777" w:rsidR="00EA27FF" w:rsidRPr="00EA27FF" w:rsidRDefault="00EA27FF" w:rsidP="00B64077">
            <w:pPr>
              <w:spacing w:line="300" w:lineRule="atLeast"/>
              <w:jc w:val="center"/>
              <w:rPr>
                <w:rFonts w:ascii="Times New Roman" w:hAnsi="Times New Roman"/>
                <w:sz w:val="20"/>
              </w:rPr>
            </w:pPr>
            <w:r w:rsidRPr="00EA27FF">
              <w:rPr>
                <w:rFonts w:ascii="Times New Roman" w:hAnsi="Times New Roman"/>
                <w:sz w:val="20"/>
              </w:rPr>
              <w:t> </w:t>
            </w:r>
            <w:r>
              <w:rPr>
                <w:rFonts w:ascii="Times New Roman" w:hAnsi="Times New Roman"/>
                <w:sz w:val="20"/>
              </w:rPr>
              <w:t>N/A</w:t>
            </w:r>
          </w:p>
        </w:tc>
        <w:tc>
          <w:tcPr>
            <w:tcW w:w="1150" w:type="dxa"/>
          </w:tcPr>
          <w:p w14:paraId="19A31553"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602</w:t>
            </w:r>
          </w:p>
        </w:tc>
      </w:tr>
      <w:tr w:rsidR="00EA27FF" w14:paraId="19A3155C" w14:textId="77777777" w:rsidTr="00C94049">
        <w:tc>
          <w:tcPr>
            <w:tcW w:w="1548" w:type="dxa"/>
            <w:vMerge w:val="restart"/>
            <w:vAlign w:val="center"/>
          </w:tcPr>
          <w:p w14:paraId="19A31555" w14:textId="77777777" w:rsidR="00EA27FF" w:rsidRDefault="00EA27FF" w:rsidP="00A1183A">
            <w:pPr>
              <w:spacing w:line="300" w:lineRule="atLeast"/>
              <w:rPr>
                <w:rFonts w:ascii="Times New Roman" w:hAnsi="Times New Roman"/>
                <w:sz w:val="20"/>
              </w:rPr>
            </w:pPr>
            <w:r>
              <w:rPr>
                <w:rFonts w:ascii="Times New Roman" w:hAnsi="Times New Roman"/>
                <w:sz w:val="20"/>
              </w:rPr>
              <w:t>Residual Oil</w:t>
            </w:r>
          </w:p>
        </w:tc>
        <w:tc>
          <w:tcPr>
            <w:tcW w:w="900" w:type="dxa"/>
          </w:tcPr>
          <w:p w14:paraId="19A31556" w14:textId="77777777" w:rsidR="00EA27FF" w:rsidRDefault="00EA27FF" w:rsidP="00B64077">
            <w:pPr>
              <w:spacing w:line="300" w:lineRule="atLeast"/>
              <w:rPr>
                <w:rFonts w:ascii="Times New Roman" w:hAnsi="Times New Roman"/>
                <w:sz w:val="20"/>
              </w:rPr>
            </w:pPr>
            <w:r>
              <w:rPr>
                <w:rFonts w:ascii="Times New Roman" w:hAnsi="Times New Roman"/>
                <w:sz w:val="20"/>
              </w:rPr>
              <w:t>Tanker</w:t>
            </w:r>
          </w:p>
        </w:tc>
        <w:tc>
          <w:tcPr>
            <w:tcW w:w="1350" w:type="dxa"/>
          </w:tcPr>
          <w:p w14:paraId="19A31557" w14:textId="77777777" w:rsidR="00EA27FF" w:rsidRDefault="00EA27FF" w:rsidP="00EA27FF">
            <w:pPr>
              <w:spacing w:line="300" w:lineRule="atLeast"/>
              <w:jc w:val="center"/>
              <w:rPr>
                <w:rFonts w:ascii="Times New Roman" w:hAnsi="Times New Roman"/>
                <w:sz w:val="20"/>
              </w:rPr>
            </w:pPr>
            <w:r>
              <w:rPr>
                <w:rFonts w:ascii="Times New Roman" w:hAnsi="Times New Roman"/>
                <w:sz w:val="20"/>
              </w:rPr>
              <w:t>0.00004</w:t>
            </w:r>
          </w:p>
        </w:tc>
        <w:tc>
          <w:tcPr>
            <w:tcW w:w="1487" w:type="dxa"/>
          </w:tcPr>
          <w:p w14:paraId="19A31558" w14:textId="77777777" w:rsidR="00EA27FF" w:rsidRDefault="00EA27FF" w:rsidP="00EA27FF">
            <w:pPr>
              <w:spacing w:line="300" w:lineRule="atLeast"/>
              <w:jc w:val="center"/>
              <w:rPr>
                <w:rFonts w:ascii="Times New Roman" w:hAnsi="Times New Roman"/>
                <w:sz w:val="20"/>
              </w:rPr>
            </w:pPr>
            <w:r w:rsidRPr="00EA27FF">
              <w:rPr>
                <w:rFonts w:ascii="Times New Roman" w:hAnsi="Times New Roman"/>
                <w:sz w:val="20"/>
              </w:rPr>
              <w:t>618</w:t>
            </w:r>
            <w:r>
              <w:rPr>
                <w:rFonts w:ascii="Times New Roman" w:hAnsi="Times New Roman"/>
                <w:sz w:val="20"/>
              </w:rPr>
              <w:t>,</w:t>
            </w:r>
            <w:r w:rsidRPr="00EA27FF">
              <w:rPr>
                <w:rFonts w:ascii="Times New Roman" w:hAnsi="Times New Roman"/>
                <w:sz w:val="20"/>
              </w:rPr>
              <w:t>232</w:t>
            </w:r>
          </w:p>
        </w:tc>
        <w:tc>
          <w:tcPr>
            <w:tcW w:w="1304" w:type="dxa"/>
          </w:tcPr>
          <w:p w14:paraId="19A31559"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1.04</w:t>
            </w:r>
          </w:p>
        </w:tc>
        <w:tc>
          <w:tcPr>
            <w:tcW w:w="1117" w:type="dxa"/>
          </w:tcPr>
          <w:p w14:paraId="19A3155A" w14:textId="77777777" w:rsidR="00EA27FF" w:rsidRPr="00EA27FF" w:rsidRDefault="00EA27FF" w:rsidP="00B64077">
            <w:pPr>
              <w:spacing w:line="300" w:lineRule="atLeast"/>
              <w:jc w:val="center"/>
              <w:rPr>
                <w:rFonts w:ascii="Times New Roman" w:hAnsi="Times New Roman"/>
                <w:sz w:val="20"/>
              </w:rPr>
            </w:pPr>
            <w:r w:rsidRPr="00EA27FF">
              <w:rPr>
                <w:rFonts w:ascii="Times New Roman" w:hAnsi="Times New Roman"/>
                <w:sz w:val="20"/>
              </w:rPr>
              <w:t> </w:t>
            </w:r>
            <w:r>
              <w:rPr>
                <w:rFonts w:ascii="Times New Roman" w:hAnsi="Times New Roman"/>
                <w:sz w:val="20"/>
              </w:rPr>
              <w:t>N/A</w:t>
            </w:r>
          </w:p>
        </w:tc>
        <w:tc>
          <w:tcPr>
            <w:tcW w:w="1150" w:type="dxa"/>
          </w:tcPr>
          <w:p w14:paraId="19A3155B" w14:textId="77777777" w:rsidR="00EA27FF" w:rsidRPr="00EA27FF" w:rsidRDefault="00EA27FF" w:rsidP="00EA27FF">
            <w:pPr>
              <w:spacing w:line="300" w:lineRule="atLeast"/>
              <w:jc w:val="center"/>
              <w:rPr>
                <w:rFonts w:ascii="Times New Roman" w:hAnsi="Times New Roman"/>
                <w:sz w:val="20"/>
              </w:rPr>
            </w:pPr>
            <w:r w:rsidRPr="00EA27FF">
              <w:rPr>
                <w:rFonts w:ascii="Times New Roman" w:hAnsi="Times New Roman"/>
                <w:sz w:val="20"/>
              </w:rPr>
              <w:t>1</w:t>
            </w:r>
          </w:p>
        </w:tc>
      </w:tr>
      <w:tr w:rsidR="00EA27FF" w14:paraId="19A31564" w14:textId="77777777" w:rsidTr="00C94049">
        <w:tc>
          <w:tcPr>
            <w:tcW w:w="1548" w:type="dxa"/>
            <w:vMerge/>
          </w:tcPr>
          <w:p w14:paraId="19A3155D" w14:textId="77777777" w:rsidR="00EA27FF" w:rsidRDefault="00EA27FF" w:rsidP="00A1183A">
            <w:pPr>
              <w:spacing w:line="300" w:lineRule="atLeast"/>
              <w:rPr>
                <w:rFonts w:ascii="Times New Roman" w:hAnsi="Times New Roman"/>
                <w:sz w:val="20"/>
              </w:rPr>
            </w:pPr>
          </w:p>
        </w:tc>
        <w:tc>
          <w:tcPr>
            <w:tcW w:w="900" w:type="dxa"/>
          </w:tcPr>
          <w:p w14:paraId="19A3155E" w14:textId="77777777" w:rsidR="00EA27FF" w:rsidRDefault="00EA27FF" w:rsidP="00B64077">
            <w:pPr>
              <w:spacing w:line="300" w:lineRule="atLeast"/>
              <w:rPr>
                <w:rFonts w:ascii="Times New Roman" w:hAnsi="Times New Roman"/>
                <w:sz w:val="20"/>
              </w:rPr>
            </w:pPr>
            <w:r>
              <w:rPr>
                <w:rFonts w:ascii="Times New Roman" w:hAnsi="Times New Roman"/>
                <w:sz w:val="20"/>
              </w:rPr>
              <w:t>Barge</w:t>
            </w:r>
          </w:p>
        </w:tc>
        <w:tc>
          <w:tcPr>
            <w:tcW w:w="1350" w:type="dxa"/>
          </w:tcPr>
          <w:p w14:paraId="19A3155F" w14:textId="77777777" w:rsidR="00EA27FF" w:rsidRDefault="00EA27FF" w:rsidP="00EA27FF">
            <w:pPr>
              <w:spacing w:line="300" w:lineRule="atLeast"/>
              <w:jc w:val="center"/>
              <w:rPr>
                <w:rFonts w:ascii="Times New Roman" w:hAnsi="Times New Roman"/>
                <w:sz w:val="20"/>
              </w:rPr>
            </w:pPr>
            <w:r>
              <w:rPr>
                <w:rFonts w:ascii="Times New Roman" w:hAnsi="Times New Roman"/>
                <w:sz w:val="20"/>
              </w:rPr>
              <w:t>0.00009</w:t>
            </w:r>
          </w:p>
        </w:tc>
        <w:tc>
          <w:tcPr>
            <w:tcW w:w="1487" w:type="dxa"/>
          </w:tcPr>
          <w:p w14:paraId="19A31560" w14:textId="77777777" w:rsidR="00EA27FF" w:rsidRDefault="00D819D3" w:rsidP="00EA27FF">
            <w:pPr>
              <w:spacing w:line="300" w:lineRule="atLeast"/>
              <w:jc w:val="center"/>
              <w:rPr>
                <w:rFonts w:ascii="Times New Roman" w:hAnsi="Times New Roman"/>
                <w:sz w:val="20"/>
              </w:rPr>
            </w:pPr>
            <w:r>
              <w:rPr>
                <w:rFonts w:ascii="Times New Roman" w:hAnsi="Times New Roman"/>
                <w:sz w:val="20"/>
              </w:rPr>
              <w:t>361,279</w:t>
            </w:r>
          </w:p>
        </w:tc>
        <w:tc>
          <w:tcPr>
            <w:tcW w:w="1304" w:type="dxa"/>
          </w:tcPr>
          <w:p w14:paraId="19A31561" w14:textId="77777777" w:rsidR="00EA27FF" w:rsidRPr="00EA27FF" w:rsidRDefault="00D819D3" w:rsidP="00EA27FF">
            <w:pPr>
              <w:spacing w:line="300" w:lineRule="atLeast"/>
              <w:jc w:val="center"/>
              <w:rPr>
                <w:rFonts w:ascii="Times New Roman" w:hAnsi="Times New Roman"/>
                <w:sz w:val="20"/>
              </w:rPr>
            </w:pPr>
            <w:r>
              <w:rPr>
                <w:rFonts w:ascii="Times New Roman" w:hAnsi="Times New Roman"/>
                <w:sz w:val="20"/>
              </w:rPr>
              <w:t>1.37</w:t>
            </w:r>
          </w:p>
        </w:tc>
        <w:tc>
          <w:tcPr>
            <w:tcW w:w="1117" w:type="dxa"/>
          </w:tcPr>
          <w:p w14:paraId="19A31562" w14:textId="77777777" w:rsidR="00EA27FF" w:rsidRPr="00EA27FF" w:rsidRDefault="00EA27FF" w:rsidP="00B64077">
            <w:pPr>
              <w:spacing w:line="300" w:lineRule="atLeast"/>
              <w:jc w:val="center"/>
              <w:rPr>
                <w:rFonts w:ascii="Times New Roman" w:hAnsi="Times New Roman"/>
                <w:sz w:val="20"/>
              </w:rPr>
            </w:pPr>
            <w:r w:rsidRPr="00EA27FF">
              <w:rPr>
                <w:rFonts w:ascii="Times New Roman" w:hAnsi="Times New Roman"/>
                <w:sz w:val="20"/>
              </w:rPr>
              <w:t> </w:t>
            </w:r>
            <w:r>
              <w:rPr>
                <w:rFonts w:ascii="Times New Roman" w:hAnsi="Times New Roman"/>
                <w:sz w:val="20"/>
              </w:rPr>
              <w:t>N/A</w:t>
            </w:r>
          </w:p>
        </w:tc>
        <w:tc>
          <w:tcPr>
            <w:tcW w:w="1150" w:type="dxa"/>
          </w:tcPr>
          <w:p w14:paraId="19A31563" w14:textId="77777777" w:rsidR="00EA27FF" w:rsidRPr="00EA27FF" w:rsidRDefault="00365002" w:rsidP="00EA27FF">
            <w:pPr>
              <w:spacing w:line="300" w:lineRule="atLeast"/>
              <w:jc w:val="center"/>
              <w:rPr>
                <w:rFonts w:ascii="Times New Roman" w:hAnsi="Times New Roman"/>
                <w:sz w:val="20"/>
              </w:rPr>
            </w:pPr>
            <w:r>
              <w:rPr>
                <w:rFonts w:ascii="Times New Roman" w:hAnsi="Times New Roman"/>
                <w:sz w:val="20"/>
              </w:rPr>
              <w:t>1</w:t>
            </w:r>
          </w:p>
        </w:tc>
      </w:tr>
      <w:tr w:rsidR="00BA4993" w14:paraId="19A3156C" w14:textId="77777777" w:rsidTr="00C94049">
        <w:tc>
          <w:tcPr>
            <w:tcW w:w="1548" w:type="dxa"/>
          </w:tcPr>
          <w:p w14:paraId="19A31565" w14:textId="77777777" w:rsidR="00BA4993" w:rsidRDefault="00BA4993" w:rsidP="00C94049">
            <w:pPr>
              <w:spacing w:line="300" w:lineRule="atLeast"/>
              <w:rPr>
                <w:rFonts w:ascii="Times New Roman" w:hAnsi="Times New Roman"/>
                <w:sz w:val="20"/>
              </w:rPr>
            </w:pPr>
            <w:r>
              <w:rPr>
                <w:rFonts w:ascii="Times New Roman" w:hAnsi="Times New Roman"/>
                <w:sz w:val="20"/>
              </w:rPr>
              <w:t xml:space="preserve">Total </w:t>
            </w:r>
            <w:r w:rsidR="00C94049">
              <w:rPr>
                <w:rFonts w:ascii="Times New Roman" w:hAnsi="Times New Roman"/>
                <w:sz w:val="20"/>
              </w:rPr>
              <w:t xml:space="preserve">3-Year Baseline </w:t>
            </w:r>
          </w:p>
        </w:tc>
        <w:tc>
          <w:tcPr>
            <w:tcW w:w="900" w:type="dxa"/>
          </w:tcPr>
          <w:p w14:paraId="19A31566" w14:textId="77777777" w:rsidR="00BA4993" w:rsidRDefault="00BA4993" w:rsidP="00B64077">
            <w:pPr>
              <w:spacing w:line="300" w:lineRule="atLeast"/>
              <w:rPr>
                <w:rFonts w:ascii="Times New Roman" w:hAnsi="Times New Roman"/>
                <w:sz w:val="20"/>
              </w:rPr>
            </w:pPr>
          </w:p>
        </w:tc>
        <w:tc>
          <w:tcPr>
            <w:tcW w:w="1350" w:type="dxa"/>
          </w:tcPr>
          <w:p w14:paraId="19A31567" w14:textId="77777777" w:rsidR="00BA4993" w:rsidRDefault="00BA4993" w:rsidP="00EA27FF">
            <w:pPr>
              <w:spacing w:line="300" w:lineRule="atLeast"/>
              <w:jc w:val="center"/>
              <w:rPr>
                <w:rFonts w:ascii="Times New Roman" w:hAnsi="Times New Roman"/>
                <w:sz w:val="20"/>
              </w:rPr>
            </w:pPr>
          </w:p>
        </w:tc>
        <w:tc>
          <w:tcPr>
            <w:tcW w:w="1487" w:type="dxa"/>
          </w:tcPr>
          <w:p w14:paraId="19A31568" w14:textId="77777777" w:rsidR="006960A4" w:rsidRDefault="00C74356">
            <w:pPr>
              <w:spacing w:line="300" w:lineRule="atLeast"/>
              <w:jc w:val="center"/>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75648" behindDoc="0" locked="0" layoutInCell="1" allowOverlap="1" wp14:anchorId="19A323A1" wp14:editId="19A323A2">
                      <wp:simplePos x="0" y="0"/>
                      <wp:positionH relativeFrom="column">
                        <wp:posOffset>93345</wp:posOffset>
                      </wp:positionH>
                      <wp:positionV relativeFrom="paragraph">
                        <wp:posOffset>44450</wp:posOffset>
                      </wp:positionV>
                      <wp:extent cx="590550" cy="55245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590550" cy="5524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4B968" id="Rectangle 18" o:spid="_x0000_s1026" style="position:absolute;margin-left:7.35pt;margin-top:3.5pt;width:46.5pt;height:43.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" filled="f" strokecolor="#243f60 [1604]" strokeweight="2pt"/>
                  </w:pict>
                </mc:Fallback>
              </mc:AlternateContent>
            </w:r>
            <w:r w:rsidR="00881D99">
              <w:rPr>
                <w:rFonts w:ascii="Times New Roman" w:hAnsi="Times New Roman"/>
                <w:sz w:val="20"/>
              </w:rPr>
              <w:fldChar w:fldCharType="begin"/>
            </w:r>
            <w:r w:rsidR="00BA4993">
              <w:rPr>
                <w:rFonts w:ascii="Times New Roman" w:hAnsi="Times New Roman"/>
                <w:sz w:val="20"/>
              </w:rPr>
              <w:instrText xml:space="preserve"> =SUM(ABOVE) \# "#,##0" </w:instrText>
            </w:r>
            <w:r w:rsidR="00881D99">
              <w:rPr>
                <w:rFonts w:ascii="Times New Roman" w:hAnsi="Times New Roman"/>
                <w:sz w:val="20"/>
              </w:rPr>
              <w:fldChar w:fldCharType="separate"/>
            </w:r>
            <w:r w:rsidR="00BA4993">
              <w:rPr>
                <w:rFonts w:ascii="Times New Roman" w:hAnsi="Times New Roman"/>
                <w:noProof/>
                <w:sz w:val="20"/>
              </w:rPr>
              <w:t>18,</w:t>
            </w:r>
            <w:r w:rsidR="001B4744">
              <w:rPr>
                <w:rFonts w:ascii="Times New Roman" w:hAnsi="Times New Roman"/>
                <w:noProof/>
                <w:sz w:val="20"/>
              </w:rPr>
              <w:t>657,550</w:t>
            </w:r>
            <w:r w:rsidR="00881D99">
              <w:rPr>
                <w:rFonts w:ascii="Times New Roman" w:hAnsi="Times New Roman"/>
                <w:sz w:val="20"/>
              </w:rPr>
              <w:fldChar w:fldCharType="end"/>
            </w:r>
          </w:p>
        </w:tc>
        <w:tc>
          <w:tcPr>
            <w:tcW w:w="1304" w:type="dxa"/>
          </w:tcPr>
          <w:p w14:paraId="19A31569" w14:textId="77777777" w:rsidR="00BA4993" w:rsidRPr="00EA27FF" w:rsidRDefault="00881D99" w:rsidP="00B64077">
            <w:pPr>
              <w:spacing w:line="300" w:lineRule="atLeast"/>
              <w:jc w:val="center"/>
              <w:rPr>
                <w:rFonts w:ascii="Times New Roman" w:hAnsi="Times New Roman"/>
                <w:sz w:val="20"/>
              </w:rPr>
            </w:pPr>
            <w:r>
              <w:rPr>
                <w:rFonts w:ascii="Times New Roman" w:hAnsi="Times New Roman"/>
                <w:sz w:val="20"/>
              </w:rPr>
              <w:fldChar w:fldCharType="begin"/>
            </w:r>
            <w:r w:rsidR="00BA4993">
              <w:rPr>
                <w:rFonts w:ascii="Times New Roman" w:hAnsi="Times New Roman"/>
                <w:sz w:val="20"/>
              </w:rPr>
              <w:instrText xml:space="preserve"> =SUM(ABOVE) \# "#,##0" </w:instrText>
            </w:r>
            <w:r>
              <w:rPr>
                <w:rFonts w:ascii="Times New Roman" w:hAnsi="Times New Roman"/>
                <w:sz w:val="20"/>
              </w:rPr>
              <w:fldChar w:fldCharType="separate"/>
            </w:r>
            <w:r w:rsidR="00D7228E">
              <w:rPr>
                <w:rFonts w:ascii="Times New Roman" w:hAnsi="Times New Roman"/>
                <w:noProof/>
                <w:sz w:val="20"/>
              </w:rPr>
              <w:t>104,849</w:t>
            </w:r>
            <w:r>
              <w:rPr>
                <w:rFonts w:ascii="Times New Roman" w:hAnsi="Times New Roman"/>
                <w:sz w:val="20"/>
              </w:rPr>
              <w:fldChar w:fldCharType="end"/>
            </w:r>
          </w:p>
        </w:tc>
        <w:tc>
          <w:tcPr>
            <w:tcW w:w="1117" w:type="dxa"/>
          </w:tcPr>
          <w:p w14:paraId="19A3156A" w14:textId="77777777" w:rsidR="00BA4993" w:rsidRPr="00EA27FF" w:rsidRDefault="00BA4993" w:rsidP="00B64077">
            <w:pPr>
              <w:spacing w:line="300" w:lineRule="atLeast"/>
              <w:jc w:val="center"/>
              <w:rPr>
                <w:rFonts w:ascii="Times New Roman" w:hAnsi="Times New Roman"/>
                <w:sz w:val="20"/>
              </w:rPr>
            </w:pPr>
          </w:p>
        </w:tc>
        <w:tc>
          <w:tcPr>
            <w:tcW w:w="1150" w:type="dxa"/>
          </w:tcPr>
          <w:p w14:paraId="19A3156B" w14:textId="77777777" w:rsidR="00BA4993" w:rsidRPr="00EA27FF" w:rsidRDefault="00881D99" w:rsidP="00EA27FF">
            <w:pPr>
              <w:spacing w:line="300" w:lineRule="atLeast"/>
              <w:jc w:val="center"/>
              <w:rPr>
                <w:rFonts w:ascii="Times New Roman" w:hAnsi="Times New Roman"/>
                <w:sz w:val="20"/>
              </w:rPr>
            </w:pPr>
            <w:r>
              <w:rPr>
                <w:rFonts w:ascii="Times New Roman" w:hAnsi="Times New Roman"/>
                <w:sz w:val="20"/>
              </w:rPr>
              <w:fldChar w:fldCharType="begin"/>
            </w:r>
            <w:r w:rsidR="00BA4993">
              <w:rPr>
                <w:rFonts w:ascii="Times New Roman" w:hAnsi="Times New Roman"/>
                <w:sz w:val="20"/>
              </w:rPr>
              <w:instrText xml:space="preserve"> =SUM(ABOVE) \# "#,##0" </w:instrText>
            </w:r>
            <w:r>
              <w:rPr>
                <w:rFonts w:ascii="Times New Roman" w:hAnsi="Times New Roman"/>
                <w:sz w:val="20"/>
              </w:rPr>
              <w:fldChar w:fldCharType="separate"/>
            </w:r>
            <w:r w:rsidR="00365002">
              <w:rPr>
                <w:rFonts w:ascii="Times New Roman" w:hAnsi="Times New Roman"/>
                <w:noProof/>
                <w:sz w:val="20"/>
              </w:rPr>
              <w:t>5,359</w:t>
            </w:r>
            <w:r>
              <w:rPr>
                <w:rFonts w:ascii="Times New Roman" w:hAnsi="Times New Roman"/>
                <w:sz w:val="20"/>
              </w:rPr>
              <w:fldChar w:fldCharType="end"/>
            </w:r>
          </w:p>
        </w:tc>
      </w:tr>
      <w:tr w:rsidR="00C94049" w14:paraId="19A31574" w14:textId="77777777" w:rsidTr="00C94049">
        <w:tc>
          <w:tcPr>
            <w:tcW w:w="1548" w:type="dxa"/>
          </w:tcPr>
          <w:p w14:paraId="19A3156D" w14:textId="77777777" w:rsidR="00C94049" w:rsidRDefault="00C94049" w:rsidP="00A1183A">
            <w:pPr>
              <w:spacing w:line="300" w:lineRule="atLeast"/>
              <w:rPr>
                <w:rFonts w:ascii="Times New Roman" w:hAnsi="Times New Roman"/>
                <w:sz w:val="20"/>
              </w:rPr>
            </w:pPr>
            <w:r>
              <w:rPr>
                <w:rFonts w:ascii="Times New Roman" w:hAnsi="Times New Roman"/>
                <w:sz w:val="20"/>
              </w:rPr>
              <w:t>Annual Average</w:t>
            </w:r>
          </w:p>
        </w:tc>
        <w:tc>
          <w:tcPr>
            <w:tcW w:w="900" w:type="dxa"/>
          </w:tcPr>
          <w:p w14:paraId="19A3156E" w14:textId="77777777" w:rsidR="00C94049" w:rsidRDefault="00C94049" w:rsidP="00B64077">
            <w:pPr>
              <w:spacing w:line="300" w:lineRule="atLeast"/>
              <w:rPr>
                <w:rFonts w:ascii="Times New Roman" w:hAnsi="Times New Roman"/>
                <w:sz w:val="20"/>
              </w:rPr>
            </w:pPr>
          </w:p>
        </w:tc>
        <w:tc>
          <w:tcPr>
            <w:tcW w:w="1350" w:type="dxa"/>
          </w:tcPr>
          <w:p w14:paraId="19A3156F" w14:textId="77777777" w:rsidR="00C94049" w:rsidRDefault="00C94049" w:rsidP="00EA27FF">
            <w:pPr>
              <w:spacing w:line="300" w:lineRule="atLeast"/>
              <w:jc w:val="center"/>
              <w:rPr>
                <w:rFonts w:ascii="Times New Roman" w:hAnsi="Times New Roman"/>
                <w:sz w:val="20"/>
              </w:rPr>
            </w:pPr>
          </w:p>
        </w:tc>
        <w:tc>
          <w:tcPr>
            <w:tcW w:w="1487" w:type="dxa"/>
          </w:tcPr>
          <w:p w14:paraId="19A31570" w14:textId="77777777" w:rsidR="006960A4" w:rsidRDefault="00C94049">
            <w:pPr>
              <w:spacing w:line="300" w:lineRule="atLeast"/>
              <w:jc w:val="center"/>
              <w:rPr>
                <w:rFonts w:ascii="Times New Roman" w:hAnsi="Times New Roman"/>
                <w:sz w:val="20"/>
              </w:rPr>
            </w:pPr>
            <w:r>
              <w:rPr>
                <w:rFonts w:ascii="Times New Roman" w:hAnsi="Times New Roman"/>
                <w:sz w:val="20"/>
              </w:rPr>
              <w:t>6,</w:t>
            </w:r>
            <w:r w:rsidR="001B4744">
              <w:rPr>
                <w:rFonts w:ascii="Times New Roman" w:hAnsi="Times New Roman"/>
                <w:sz w:val="20"/>
              </w:rPr>
              <w:t>219,183</w:t>
            </w:r>
          </w:p>
        </w:tc>
        <w:tc>
          <w:tcPr>
            <w:tcW w:w="1304" w:type="dxa"/>
          </w:tcPr>
          <w:p w14:paraId="19A31571" w14:textId="77777777" w:rsidR="00C94049" w:rsidRDefault="008533F2" w:rsidP="00B64077">
            <w:pPr>
              <w:spacing w:line="300" w:lineRule="atLeast"/>
              <w:jc w:val="center"/>
              <w:rPr>
                <w:rFonts w:ascii="Times New Roman" w:hAnsi="Times New Roman"/>
                <w:sz w:val="20"/>
              </w:rPr>
            </w:pPr>
            <w:r>
              <w:rPr>
                <w:rFonts w:ascii="Times New Roman" w:hAnsi="Times New Roman"/>
                <w:sz w:val="20"/>
              </w:rPr>
              <w:t>34,9</w:t>
            </w:r>
            <w:r w:rsidR="00D7228E">
              <w:rPr>
                <w:rFonts w:ascii="Times New Roman" w:hAnsi="Times New Roman"/>
                <w:sz w:val="20"/>
              </w:rPr>
              <w:t>50</w:t>
            </w:r>
          </w:p>
        </w:tc>
        <w:tc>
          <w:tcPr>
            <w:tcW w:w="1117" w:type="dxa"/>
          </w:tcPr>
          <w:p w14:paraId="19A31572" w14:textId="77777777" w:rsidR="00C94049" w:rsidRPr="00EA27FF" w:rsidRDefault="00C94049" w:rsidP="00B64077">
            <w:pPr>
              <w:spacing w:line="300" w:lineRule="atLeast"/>
              <w:jc w:val="center"/>
              <w:rPr>
                <w:rFonts w:ascii="Times New Roman" w:hAnsi="Times New Roman"/>
                <w:sz w:val="20"/>
              </w:rPr>
            </w:pPr>
          </w:p>
        </w:tc>
        <w:tc>
          <w:tcPr>
            <w:tcW w:w="1150" w:type="dxa"/>
          </w:tcPr>
          <w:p w14:paraId="19A31573" w14:textId="77777777" w:rsidR="00C94049" w:rsidRDefault="00C94049" w:rsidP="00EA27FF">
            <w:pPr>
              <w:spacing w:line="300" w:lineRule="atLeast"/>
              <w:jc w:val="center"/>
              <w:rPr>
                <w:rFonts w:ascii="Times New Roman" w:hAnsi="Times New Roman"/>
                <w:sz w:val="20"/>
              </w:rPr>
            </w:pPr>
            <w:r>
              <w:rPr>
                <w:rFonts w:ascii="Times New Roman" w:hAnsi="Times New Roman"/>
                <w:sz w:val="20"/>
              </w:rPr>
              <w:t>1786</w:t>
            </w:r>
          </w:p>
        </w:tc>
      </w:tr>
      <w:tr w:rsidR="004B6D52" w14:paraId="19A31577" w14:textId="77777777" w:rsidTr="00D60697">
        <w:tc>
          <w:tcPr>
            <w:tcW w:w="7706" w:type="dxa"/>
            <w:gridSpan w:val="6"/>
          </w:tcPr>
          <w:p w14:paraId="19A31575" w14:textId="77777777" w:rsidR="004B6D52" w:rsidRPr="00EA27FF" w:rsidRDefault="004B6D52" w:rsidP="004B6D52">
            <w:pPr>
              <w:spacing w:line="300" w:lineRule="atLeast"/>
              <w:jc w:val="right"/>
              <w:rPr>
                <w:rFonts w:ascii="Times New Roman" w:hAnsi="Times New Roman"/>
                <w:sz w:val="20"/>
              </w:rPr>
            </w:pPr>
            <w:r>
              <w:rPr>
                <w:rFonts w:ascii="Times New Roman" w:hAnsi="Times New Roman"/>
                <w:sz w:val="20"/>
              </w:rPr>
              <w:t>Annual Average, tons</w:t>
            </w:r>
          </w:p>
        </w:tc>
        <w:tc>
          <w:tcPr>
            <w:tcW w:w="1150" w:type="dxa"/>
          </w:tcPr>
          <w:p w14:paraId="19A31576" w14:textId="77777777" w:rsidR="004B6D52" w:rsidRDefault="004B6D52" w:rsidP="00EA27FF">
            <w:pPr>
              <w:spacing w:line="300" w:lineRule="atLeast"/>
              <w:jc w:val="center"/>
              <w:rPr>
                <w:rFonts w:ascii="Times New Roman" w:hAnsi="Times New Roman"/>
                <w:sz w:val="20"/>
              </w:rPr>
            </w:pPr>
            <w:r>
              <w:rPr>
                <w:rFonts w:ascii="Times New Roman" w:hAnsi="Times New Roman"/>
                <w:sz w:val="20"/>
              </w:rPr>
              <w:t>0.893</w:t>
            </w:r>
          </w:p>
        </w:tc>
      </w:tr>
    </w:tbl>
    <w:p w14:paraId="19A31578" w14:textId="77777777" w:rsidR="008D3AAA" w:rsidRDefault="00C74356" w:rsidP="00A1183A">
      <w:pPr>
        <w:spacing w:line="30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76672" behindDoc="0" locked="0" layoutInCell="1" allowOverlap="1" wp14:anchorId="19A323A3" wp14:editId="19A323A4">
                <wp:simplePos x="0" y="0"/>
                <wp:positionH relativeFrom="column">
                  <wp:posOffset>-47625</wp:posOffset>
                </wp:positionH>
                <wp:positionV relativeFrom="paragraph">
                  <wp:posOffset>177800</wp:posOffset>
                </wp:positionV>
                <wp:extent cx="5534025" cy="6286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5534025" cy="6286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802A9F" id="Rectangle 19" o:spid="_x0000_s1026" style="position:absolute;margin-left:-3.75pt;margin-top:14pt;width:435.75pt;height:49.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" filled="f" strokecolor="#243f60 [1604]" strokeweight="2pt"/>
            </w:pict>
          </mc:Fallback>
        </mc:AlternateContent>
      </w:r>
    </w:p>
    <w:p w14:paraId="19A31579" w14:textId="77777777" w:rsidR="008533F2" w:rsidRDefault="00BA4993" w:rsidP="00F510FB">
      <w:pPr>
        <w:spacing w:line="240" w:lineRule="atLeast"/>
        <w:rPr>
          <w:rFonts w:ascii="Times New Roman" w:hAnsi="Times New Roman"/>
          <w:sz w:val="20"/>
        </w:rPr>
      </w:pPr>
      <w:r>
        <w:rPr>
          <w:rFonts w:ascii="Times New Roman" w:hAnsi="Times New Roman"/>
          <w:sz w:val="20"/>
        </w:rPr>
        <w:t>Total material throughput for Berth 1 duri</w:t>
      </w:r>
      <w:r w:rsidR="00C94049">
        <w:rPr>
          <w:rFonts w:ascii="Times New Roman" w:hAnsi="Times New Roman"/>
          <w:sz w:val="20"/>
        </w:rPr>
        <w:t>ng the 3-year baseline period was</w:t>
      </w:r>
      <w:r>
        <w:rPr>
          <w:rFonts w:ascii="Times New Roman" w:hAnsi="Times New Roman"/>
          <w:sz w:val="20"/>
        </w:rPr>
        <w:t xml:space="preserve"> </w:t>
      </w:r>
      <w:r w:rsidRPr="003442B5">
        <w:rPr>
          <w:rFonts w:ascii="Times New Roman" w:hAnsi="Times New Roman"/>
          <w:sz w:val="20"/>
        </w:rPr>
        <w:t>27,109,477</w:t>
      </w:r>
      <w:r>
        <w:rPr>
          <w:rFonts w:ascii="Times New Roman" w:hAnsi="Times New Roman"/>
          <w:sz w:val="20"/>
        </w:rPr>
        <w:t xml:space="preserve"> barrels</w:t>
      </w:r>
      <w:r w:rsidR="003442B5">
        <w:rPr>
          <w:rFonts w:ascii="Times New Roman" w:hAnsi="Times New Roman"/>
          <w:sz w:val="20"/>
        </w:rPr>
        <w:t>, including the 18,</w:t>
      </w:r>
      <w:r w:rsidR="00365002">
        <w:rPr>
          <w:rFonts w:ascii="Times New Roman" w:hAnsi="Times New Roman"/>
          <w:sz w:val="20"/>
        </w:rPr>
        <w:t>657,550</w:t>
      </w:r>
      <w:r w:rsidR="003442B5">
        <w:rPr>
          <w:rFonts w:ascii="Times New Roman" w:hAnsi="Times New Roman"/>
          <w:sz w:val="20"/>
        </w:rPr>
        <w:t xml:space="preserve"> barrels of material loaded</w:t>
      </w:r>
      <w:r>
        <w:rPr>
          <w:rFonts w:ascii="Times New Roman" w:hAnsi="Times New Roman"/>
          <w:sz w:val="20"/>
        </w:rPr>
        <w:t>.  Using the overall average emission factor approach, future</w:t>
      </w:r>
      <w:r w:rsidR="008533F2">
        <w:rPr>
          <w:rFonts w:ascii="Times New Roman" w:hAnsi="Times New Roman"/>
          <w:sz w:val="20"/>
        </w:rPr>
        <w:t xml:space="preserve"> S-1560</w:t>
      </w:r>
      <w:r>
        <w:rPr>
          <w:rFonts w:ascii="Times New Roman" w:hAnsi="Times New Roman"/>
          <w:sz w:val="20"/>
        </w:rPr>
        <w:t xml:space="preserve"> Berth 1A loading emissions</w:t>
      </w:r>
      <w:r w:rsidR="00173EFB">
        <w:rPr>
          <w:rFonts w:ascii="Times New Roman" w:hAnsi="Times New Roman"/>
          <w:sz w:val="20"/>
        </w:rPr>
        <w:t xml:space="preserve"> can be estimated using the </w:t>
      </w:r>
      <w:r w:rsidR="00C94049">
        <w:rPr>
          <w:rFonts w:ascii="Times New Roman" w:hAnsi="Times New Roman"/>
          <w:sz w:val="20"/>
        </w:rPr>
        <w:t xml:space="preserve">derived average </w:t>
      </w:r>
      <w:r w:rsidR="00173EFB">
        <w:rPr>
          <w:rFonts w:ascii="Times New Roman" w:hAnsi="Times New Roman"/>
          <w:sz w:val="20"/>
        </w:rPr>
        <w:t>emission factor of 535</w:t>
      </w:r>
      <w:r w:rsidR="00365002">
        <w:rPr>
          <w:rFonts w:ascii="Times New Roman" w:hAnsi="Times New Roman"/>
          <w:sz w:val="20"/>
        </w:rPr>
        <w:t>9</w:t>
      </w:r>
      <w:r w:rsidR="00173EFB">
        <w:rPr>
          <w:rFonts w:ascii="Times New Roman" w:hAnsi="Times New Roman"/>
          <w:sz w:val="20"/>
        </w:rPr>
        <w:t xml:space="preserve"> lbs/</w:t>
      </w:r>
      <w:r w:rsidR="003442B5" w:rsidRPr="003442B5">
        <w:rPr>
          <w:rFonts w:ascii="Times New Roman" w:hAnsi="Times New Roman"/>
          <w:sz w:val="20"/>
        </w:rPr>
        <w:t>27,109,477</w:t>
      </w:r>
      <w:r w:rsidR="003442B5">
        <w:rPr>
          <w:rFonts w:ascii="Times New Roman" w:hAnsi="Times New Roman"/>
          <w:sz w:val="20"/>
        </w:rPr>
        <w:t xml:space="preserve"> </w:t>
      </w:r>
      <w:r w:rsidR="00173EFB">
        <w:rPr>
          <w:rFonts w:ascii="Times New Roman" w:hAnsi="Times New Roman"/>
          <w:sz w:val="20"/>
        </w:rPr>
        <w:t>barrels x</w:t>
      </w:r>
      <w:r w:rsidR="003442B5">
        <w:rPr>
          <w:rFonts w:ascii="Times New Roman" w:hAnsi="Times New Roman"/>
          <w:sz w:val="20"/>
        </w:rPr>
        <w:t xml:space="preserve">1000/42 = 0.00471 lb/1000gal.  </w:t>
      </w:r>
      <w:r w:rsidR="008533F2">
        <w:rPr>
          <w:rFonts w:ascii="Times New Roman" w:hAnsi="Times New Roman"/>
          <w:sz w:val="20"/>
        </w:rPr>
        <w:t xml:space="preserve">  </w:t>
      </w:r>
    </w:p>
    <w:p w14:paraId="19A3157A" w14:textId="77777777" w:rsidR="008533F2" w:rsidRDefault="008533F2" w:rsidP="003442B5">
      <w:pPr>
        <w:rPr>
          <w:rFonts w:ascii="Times New Roman" w:hAnsi="Times New Roman"/>
          <w:sz w:val="20"/>
        </w:rPr>
      </w:pPr>
    </w:p>
    <w:p w14:paraId="19A3157B" w14:textId="77777777" w:rsidR="00210DEC" w:rsidRDefault="00210DEC" w:rsidP="003442B5">
      <w:pPr>
        <w:rPr>
          <w:rFonts w:ascii="Times New Roman" w:hAnsi="Times New Roman"/>
          <w:sz w:val="20"/>
        </w:rPr>
      </w:pPr>
      <w:r>
        <w:rPr>
          <w:rFonts w:ascii="Times New Roman" w:hAnsi="Times New Roman"/>
          <w:sz w:val="20"/>
        </w:rPr>
        <w:t xml:space="preserve">Tesoro is subject to 8-44-304 Emission Control Requirements.  </w:t>
      </w:r>
      <w:r w:rsidRPr="00210DEC">
        <w:rPr>
          <w:rFonts w:ascii="Times New Roman" w:hAnsi="Times New Roman"/>
          <w:sz w:val="20"/>
        </w:rPr>
        <w:t>8-44-304.1 provides 2 options for compliance.  The first option is to limit emissions to no more than 2 lbs/1000 barrels of organic liquid.  The section option is to reduce emissions by at least 95 percent by weight from uncontrolled conditions.  Although Tesoro is only required to meet one of these options, its operation meets both options.</w:t>
      </w:r>
    </w:p>
    <w:p w14:paraId="19A3157C" w14:textId="77777777" w:rsidR="00210DEC" w:rsidRDefault="00C74356" w:rsidP="003442B5">
      <w:pPr>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78720" behindDoc="0" locked="0" layoutInCell="1" allowOverlap="1" wp14:anchorId="19A323A5" wp14:editId="19A323A6">
                <wp:simplePos x="0" y="0"/>
                <wp:positionH relativeFrom="column">
                  <wp:posOffset>0</wp:posOffset>
                </wp:positionH>
                <wp:positionV relativeFrom="paragraph">
                  <wp:posOffset>92075</wp:posOffset>
                </wp:positionV>
                <wp:extent cx="5553075" cy="21907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5553075" cy="219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73EB9C" id="Rectangle 21" o:spid="_x0000_s1026" style="position:absolute;margin-left:0;margin-top:7.25pt;width:437.25pt;height:17.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" filled="f" strokecolor="#243f60 [1604]" strokeweight="2pt"/>
            </w:pict>
          </mc:Fallback>
        </mc:AlternateContent>
      </w:r>
    </w:p>
    <w:p w14:paraId="19A3157D" w14:textId="77777777" w:rsidR="002A269F" w:rsidRDefault="00C74356" w:rsidP="003442B5">
      <w:pPr>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79744" behindDoc="0" locked="0" layoutInCell="1" allowOverlap="1" wp14:anchorId="19A323A7" wp14:editId="19A323A8">
                <wp:simplePos x="0" y="0"/>
                <wp:positionH relativeFrom="column">
                  <wp:posOffset>0</wp:posOffset>
                </wp:positionH>
                <wp:positionV relativeFrom="paragraph">
                  <wp:posOffset>158750</wp:posOffset>
                </wp:positionV>
                <wp:extent cx="1228725" cy="15240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1228725" cy="152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E01A6B" id="Rectangle 22" o:spid="_x0000_s1026" style="position:absolute;margin-left:0;margin-top:12.5pt;width:96.75pt;height:1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" filled="f" strokecolor="#243f60 [1604]" strokeweight="2pt"/>
            </w:pict>
          </mc:Fallback>
        </mc:AlternateContent>
      </w:r>
      <w:r w:rsidR="008533F2">
        <w:rPr>
          <w:rFonts w:ascii="Times New Roman" w:hAnsi="Times New Roman"/>
          <w:sz w:val="20"/>
        </w:rPr>
        <w:t xml:space="preserve">The effective emission factor for gasoline loading is (840+675)/(741,149+314,945) x 1000 = 1.44 lb/1000 barrels gasoline loaded.  Thus, gasoline loading is </w:t>
      </w:r>
      <w:r w:rsidR="009325B9">
        <w:rPr>
          <w:rFonts w:ascii="Times New Roman" w:hAnsi="Times New Roman"/>
          <w:sz w:val="20"/>
        </w:rPr>
        <w:t xml:space="preserve">expected to be </w:t>
      </w:r>
      <w:r w:rsidR="008533F2">
        <w:rPr>
          <w:rFonts w:ascii="Times New Roman" w:hAnsi="Times New Roman"/>
          <w:sz w:val="20"/>
        </w:rPr>
        <w:t>in compliance with 2 lbs/1000 barrels emissions limit</w:t>
      </w:r>
      <w:r w:rsidR="00306BDA">
        <w:rPr>
          <w:rFonts w:ascii="Times New Roman" w:hAnsi="Times New Roman"/>
          <w:sz w:val="20"/>
        </w:rPr>
        <w:t xml:space="preserve"> of the 8-44-304</w:t>
      </w:r>
      <w:r w:rsidR="008533F2">
        <w:rPr>
          <w:rFonts w:ascii="Times New Roman" w:hAnsi="Times New Roman"/>
          <w:sz w:val="20"/>
        </w:rPr>
        <w:t xml:space="preserve">.  </w:t>
      </w:r>
    </w:p>
    <w:p w14:paraId="19A3157E" w14:textId="77777777" w:rsidR="002A269F" w:rsidRDefault="002A269F" w:rsidP="003442B5">
      <w:pPr>
        <w:rPr>
          <w:rFonts w:ascii="Times New Roman" w:hAnsi="Times New Roman"/>
          <w:sz w:val="20"/>
        </w:rPr>
      </w:pPr>
    </w:p>
    <w:p w14:paraId="19A3157F" w14:textId="77777777" w:rsidR="00B76FF0" w:rsidRDefault="002A269F" w:rsidP="003442B5">
      <w:pPr>
        <w:rPr>
          <w:rFonts w:ascii="Times New Roman" w:hAnsi="Times New Roman"/>
          <w:sz w:val="20"/>
        </w:rPr>
      </w:pPr>
      <w:r>
        <w:rPr>
          <w:rFonts w:ascii="Times New Roman" w:hAnsi="Times New Roman"/>
          <w:sz w:val="20"/>
        </w:rPr>
        <w:t xml:space="preserve">Tesoro will be permitted to load other regulated materials besides gasoline.  8-44-304 has an alternative </w:t>
      </w:r>
      <w:r w:rsidR="00E94EA9">
        <w:rPr>
          <w:rFonts w:ascii="Times New Roman" w:hAnsi="Times New Roman"/>
          <w:sz w:val="20"/>
        </w:rPr>
        <w:t xml:space="preserve">emission control standard requiring emission reductions of at least 95% by weight.  </w:t>
      </w:r>
      <w:r>
        <w:rPr>
          <w:rFonts w:ascii="Times New Roman" w:hAnsi="Times New Roman"/>
          <w:sz w:val="20"/>
        </w:rPr>
        <w:t xml:space="preserve"> All of Tesoro’s regulated material loading is expected to meet the alternative </w:t>
      </w:r>
      <w:r w:rsidR="00E94EA9">
        <w:rPr>
          <w:rFonts w:ascii="Times New Roman" w:hAnsi="Times New Roman"/>
          <w:sz w:val="20"/>
        </w:rPr>
        <w:t>emission control</w:t>
      </w:r>
      <w:r>
        <w:rPr>
          <w:rFonts w:ascii="Times New Roman" w:hAnsi="Times New Roman"/>
          <w:sz w:val="20"/>
        </w:rPr>
        <w:t xml:space="preserve"> option of 8-44-304 since the loading emissions capture and control efficiency is </w:t>
      </w:r>
      <w:r w:rsidR="00E94EA9">
        <w:rPr>
          <w:rFonts w:ascii="Times New Roman" w:hAnsi="Times New Roman"/>
          <w:sz w:val="20"/>
        </w:rPr>
        <w:t>98.5%, higher</w:t>
      </w:r>
      <w:r>
        <w:rPr>
          <w:rFonts w:ascii="Times New Roman" w:hAnsi="Times New Roman"/>
          <w:sz w:val="20"/>
        </w:rPr>
        <w:t xml:space="preserve"> than the 95% emissions reduction requirement.</w:t>
      </w:r>
    </w:p>
    <w:p w14:paraId="19A31580" w14:textId="77777777" w:rsidR="002B347C" w:rsidRDefault="002B347C" w:rsidP="003442B5">
      <w:pPr>
        <w:rPr>
          <w:rFonts w:ascii="Times New Roman" w:hAnsi="Times New Roman"/>
          <w:sz w:val="20"/>
        </w:rPr>
      </w:pPr>
    </w:p>
    <w:p w14:paraId="19A31581" w14:textId="77777777" w:rsidR="002B347C" w:rsidRDefault="002B347C" w:rsidP="003442B5">
      <w:pPr>
        <w:rPr>
          <w:rFonts w:ascii="Times New Roman" w:hAnsi="Times New Roman"/>
          <w:sz w:val="20"/>
        </w:rPr>
      </w:pPr>
      <w:r>
        <w:rPr>
          <w:rFonts w:ascii="Times New Roman" w:hAnsi="Times New Roman"/>
          <w:sz w:val="20"/>
        </w:rPr>
        <w:t>Per Regulation 8-44-301.2, Tesoro is also required to comply with 8-44-304 emission controls when loading non-regulated materials into a ship cargo vessel in which the previous cargo was a regulated material.  Tesoro is expected to comply with this emissions control requirement because the ships that will call on Berth 1A will keep records of the previous cargo, and Tesoro will have access to these records.  Therefore, Tesoro will know, ahead of time, when planning on loading a non-regulated material, that the gas displaced from the cargo tank will need to be routed to the A-1560 Marine Vapor Recovery System.</w:t>
      </w:r>
      <w:r w:rsidR="00CE2DFC">
        <w:rPr>
          <w:rFonts w:ascii="Times New Roman" w:hAnsi="Times New Roman"/>
          <w:sz w:val="20"/>
        </w:rPr>
        <w:t xml:space="preserve">  Note that per 8-44-220, a cargo tank is no longer considered to have held a prior cargo of a regulated organic liquid if it has been vented of organic gases and cleaned with an unregulated organic liquid or inorganic liquid.</w:t>
      </w:r>
      <w:r w:rsidR="00923A7A">
        <w:rPr>
          <w:rFonts w:ascii="Times New Roman" w:hAnsi="Times New Roman"/>
          <w:sz w:val="20"/>
        </w:rPr>
        <w:t xml:space="preserve">  The emission factors used in the table above are applicable for a typical overall situation based on observations that </w:t>
      </w:r>
      <w:r w:rsidR="00923A7A" w:rsidRPr="00923A7A">
        <w:rPr>
          <w:rFonts w:ascii="Times New Roman" w:hAnsi="Times New Roman"/>
          <w:sz w:val="20"/>
        </w:rPr>
        <w:t>41% of tested ship compartments were uncleaned, 11% ballasted, 2</w:t>
      </w:r>
      <w:r w:rsidR="00923A7A">
        <w:rPr>
          <w:rFonts w:ascii="Times New Roman" w:hAnsi="Times New Roman"/>
          <w:sz w:val="20"/>
        </w:rPr>
        <w:t>4% cleaned, and 24% gas-freed (f</w:t>
      </w:r>
      <w:r w:rsidR="00923A7A" w:rsidRPr="00923A7A">
        <w:rPr>
          <w:rFonts w:ascii="Times New Roman" w:hAnsi="Times New Roman"/>
          <w:sz w:val="20"/>
        </w:rPr>
        <w:t>or barges, 76% were uncleaned</w:t>
      </w:r>
      <w:r w:rsidR="00923A7A">
        <w:rPr>
          <w:rFonts w:ascii="Times New Roman" w:hAnsi="Times New Roman"/>
          <w:sz w:val="20"/>
        </w:rPr>
        <w:t>)</w:t>
      </w:r>
      <w:r w:rsidR="00923A7A" w:rsidRPr="00923A7A">
        <w:rPr>
          <w:rFonts w:ascii="Times New Roman" w:hAnsi="Times New Roman"/>
          <w:sz w:val="20"/>
        </w:rPr>
        <w:t xml:space="preserve">.   </w:t>
      </w:r>
    </w:p>
    <w:p w14:paraId="19A31582" w14:textId="77777777" w:rsidR="00B76FF0" w:rsidRDefault="00B76FF0" w:rsidP="00A1183A">
      <w:pPr>
        <w:spacing w:line="300" w:lineRule="atLeast"/>
        <w:rPr>
          <w:rFonts w:ascii="Times New Roman" w:hAnsi="Times New Roman"/>
          <w:sz w:val="20"/>
        </w:rPr>
      </w:pPr>
    </w:p>
    <w:p w14:paraId="19A31583" w14:textId="77777777" w:rsidR="003442B5" w:rsidRDefault="00C94049" w:rsidP="00A1183A">
      <w:pPr>
        <w:spacing w:line="300" w:lineRule="atLeast"/>
        <w:rPr>
          <w:rFonts w:ascii="Times New Roman" w:hAnsi="Times New Roman"/>
          <w:sz w:val="20"/>
        </w:rPr>
      </w:pPr>
      <w:r>
        <w:rPr>
          <w:rFonts w:ascii="Times New Roman" w:hAnsi="Times New Roman"/>
          <w:sz w:val="20"/>
        </w:rPr>
        <w:t>Future Berth 1A Loading Emission</w:t>
      </w:r>
      <w:r w:rsidR="00F501AE">
        <w:rPr>
          <w:rFonts w:ascii="Times New Roman" w:hAnsi="Times New Roman"/>
          <w:sz w:val="20"/>
        </w:rPr>
        <w:t xml:space="preserve"> estimate</w:t>
      </w:r>
      <w:r>
        <w:rPr>
          <w:rFonts w:ascii="Times New Roman" w:hAnsi="Times New Roman"/>
          <w:sz w:val="20"/>
        </w:rPr>
        <w:t>s are summarized in the following table.</w:t>
      </w:r>
    </w:p>
    <w:p w14:paraId="19A31584" w14:textId="77777777" w:rsidR="00C94049" w:rsidRDefault="00C94049" w:rsidP="00A1183A">
      <w:pPr>
        <w:spacing w:line="300" w:lineRule="atLeast"/>
        <w:rPr>
          <w:rFonts w:ascii="Times New Roman" w:hAnsi="Times New Roman"/>
          <w:sz w:val="20"/>
        </w:rPr>
      </w:pPr>
    </w:p>
    <w:tbl>
      <w:tblPr>
        <w:tblStyle w:val="TableGrid"/>
        <w:tblW w:w="0" w:type="auto"/>
        <w:tblLook w:val="04A0" w:firstRow="1" w:lastRow="0" w:firstColumn="1" w:lastColumn="0" w:noHBand="0" w:noVBand="1"/>
      </w:tblPr>
      <w:tblGrid>
        <w:gridCol w:w="2952"/>
        <w:gridCol w:w="2952"/>
        <w:gridCol w:w="2952"/>
      </w:tblGrid>
      <w:tr w:rsidR="00C94049" w14:paraId="19A31588" w14:textId="77777777" w:rsidTr="00100881">
        <w:tc>
          <w:tcPr>
            <w:tcW w:w="2952" w:type="dxa"/>
            <w:shd w:val="clear" w:color="auto" w:fill="B8CCE4" w:themeFill="accent1" w:themeFillTint="66"/>
          </w:tcPr>
          <w:p w14:paraId="19A31585" w14:textId="77777777" w:rsidR="00C94049" w:rsidRDefault="00C94049" w:rsidP="00A1183A">
            <w:pPr>
              <w:spacing w:line="300" w:lineRule="atLeast"/>
              <w:rPr>
                <w:rFonts w:ascii="Times New Roman" w:hAnsi="Times New Roman"/>
                <w:sz w:val="20"/>
              </w:rPr>
            </w:pPr>
            <w:r>
              <w:rPr>
                <w:rFonts w:ascii="Times New Roman" w:hAnsi="Times New Roman"/>
                <w:sz w:val="20"/>
              </w:rPr>
              <w:t>Description</w:t>
            </w:r>
          </w:p>
        </w:tc>
        <w:tc>
          <w:tcPr>
            <w:tcW w:w="2952" w:type="dxa"/>
            <w:shd w:val="clear" w:color="auto" w:fill="B8CCE4" w:themeFill="accent1" w:themeFillTint="66"/>
          </w:tcPr>
          <w:p w14:paraId="19A31586" w14:textId="77777777" w:rsidR="00C94049" w:rsidRDefault="00C94049" w:rsidP="00A1183A">
            <w:pPr>
              <w:spacing w:line="300" w:lineRule="atLeast"/>
              <w:rPr>
                <w:rFonts w:ascii="Times New Roman" w:hAnsi="Times New Roman"/>
                <w:sz w:val="20"/>
              </w:rPr>
            </w:pPr>
            <w:r>
              <w:rPr>
                <w:rFonts w:ascii="Times New Roman" w:hAnsi="Times New Roman"/>
                <w:sz w:val="20"/>
              </w:rPr>
              <w:t>Units</w:t>
            </w:r>
          </w:p>
        </w:tc>
        <w:tc>
          <w:tcPr>
            <w:tcW w:w="2952" w:type="dxa"/>
            <w:shd w:val="clear" w:color="auto" w:fill="B8CCE4" w:themeFill="accent1" w:themeFillTint="66"/>
          </w:tcPr>
          <w:p w14:paraId="19A31587" w14:textId="77777777" w:rsidR="00C94049" w:rsidRDefault="00C94049" w:rsidP="00A1183A">
            <w:pPr>
              <w:spacing w:line="300" w:lineRule="atLeast"/>
              <w:rPr>
                <w:rFonts w:ascii="Times New Roman" w:hAnsi="Times New Roman"/>
                <w:sz w:val="20"/>
              </w:rPr>
            </w:pPr>
            <w:r>
              <w:rPr>
                <w:rFonts w:ascii="Times New Roman" w:hAnsi="Times New Roman"/>
                <w:sz w:val="20"/>
              </w:rPr>
              <w:t>Value</w:t>
            </w:r>
          </w:p>
        </w:tc>
      </w:tr>
      <w:tr w:rsidR="00C94049" w14:paraId="19A3158C" w14:textId="77777777" w:rsidTr="00C94049">
        <w:tc>
          <w:tcPr>
            <w:tcW w:w="2952" w:type="dxa"/>
            <w:vMerge w:val="restart"/>
          </w:tcPr>
          <w:p w14:paraId="19A31589" w14:textId="77777777" w:rsidR="00C94049" w:rsidRDefault="00C94049" w:rsidP="00A1183A">
            <w:pPr>
              <w:spacing w:line="300" w:lineRule="atLeast"/>
              <w:rPr>
                <w:rFonts w:ascii="Times New Roman" w:hAnsi="Times New Roman"/>
                <w:sz w:val="20"/>
              </w:rPr>
            </w:pPr>
            <w:r>
              <w:rPr>
                <w:rFonts w:ascii="Times New Roman" w:hAnsi="Times New Roman"/>
                <w:sz w:val="20"/>
              </w:rPr>
              <w:t>Total Annual Material Throughput</w:t>
            </w:r>
          </w:p>
        </w:tc>
        <w:tc>
          <w:tcPr>
            <w:tcW w:w="2952" w:type="dxa"/>
          </w:tcPr>
          <w:p w14:paraId="19A3158A" w14:textId="77777777" w:rsidR="00C94049" w:rsidRDefault="00C94049" w:rsidP="00A1183A">
            <w:pPr>
              <w:spacing w:line="300" w:lineRule="atLeast"/>
              <w:rPr>
                <w:rFonts w:ascii="Times New Roman" w:hAnsi="Times New Roman"/>
                <w:sz w:val="20"/>
              </w:rPr>
            </w:pPr>
            <w:r>
              <w:rPr>
                <w:rFonts w:ascii="Times New Roman" w:hAnsi="Times New Roman"/>
                <w:sz w:val="20"/>
              </w:rPr>
              <w:t>Barrels</w:t>
            </w:r>
          </w:p>
        </w:tc>
        <w:tc>
          <w:tcPr>
            <w:tcW w:w="2952" w:type="dxa"/>
          </w:tcPr>
          <w:p w14:paraId="19A3158B" w14:textId="77777777" w:rsidR="00C94049" w:rsidRDefault="00C94049" w:rsidP="00A1183A">
            <w:pPr>
              <w:spacing w:line="300" w:lineRule="atLeast"/>
              <w:rPr>
                <w:rFonts w:ascii="Times New Roman" w:hAnsi="Times New Roman"/>
                <w:sz w:val="20"/>
              </w:rPr>
            </w:pPr>
            <w:r>
              <w:rPr>
                <w:rFonts w:ascii="Times New Roman" w:hAnsi="Times New Roman"/>
                <w:sz w:val="20"/>
              </w:rPr>
              <w:t>30,000,000</w:t>
            </w:r>
          </w:p>
        </w:tc>
      </w:tr>
      <w:tr w:rsidR="00C94049" w14:paraId="19A31590" w14:textId="77777777" w:rsidTr="00C94049">
        <w:tc>
          <w:tcPr>
            <w:tcW w:w="2952" w:type="dxa"/>
            <w:vMerge/>
          </w:tcPr>
          <w:p w14:paraId="19A3158D" w14:textId="77777777" w:rsidR="00C94049" w:rsidRDefault="00C94049" w:rsidP="00A1183A">
            <w:pPr>
              <w:spacing w:line="300" w:lineRule="atLeast"/>
              <w:rPr>
                <w:rFonts w:ascii="Times New Roman" w:hAnsi="Times New Roman"/>
                <w:sz w:val="20"/>
              </w:rPr>
            </w:pPr>
          </w:p>
        </w:tc>
        <w:tc>
          <w:tcPr>
            <w:tcW w:w="2952" w:type="dxa"/>
          </w:tcPr>
          <w:p w14:paraId="19A3158E" w14:textId="77777777" w:rsidR="00C94049" w:rsidRDefault="00C94049" w:rsidP="00A1183A">
            <w:pPr>
              <w:spacing w:line="300" w:lineRule="atLeast"/>
              <w:rPr>
                <w:rFonts w:ascii="Times New Roman" w:hAnsi="Times New Roman"/>
                <w:sz w:val="20"/>
              </w:rPr>
            </w:pPr>
            <w:r>
              <w:rPr>
                <w:rFonts w:ascii="Times New Roman" w:hAnsi="Times New Roman"/>
                <w:sz w:val="20"/>
              </w:rPr>
              <w:t>1000 gallons</w:t>
            </w:r>
          </w:p>
        </w:tc>
        <w:tc>
          <w:tcPr>
            <w:tcW w:w="2952" w:type="dxa"/>
          </w:tcPr>
          <w:p w14:paraId="19A3158F" w14:textId="77777777" w:rsidR="00C94049" w:rsidRDefault="00C94049" w:rsidP="00A1183A">
            <w:pPr>
              <w:spacing w:line="300" w:lineRule="atLeast"/>
              <w:rPr>
                <w:rFonts w:ascii="Times New Roman" w:hAnsi="Times New Roman"/>
                <w:sz w:val="20"/>
              </w:rPr>
            </w:pPr>
            <w:r>
              <w:rPr>
                <w:rFonts w:ascii="Times New Roman" w:hAnsi="Times New Roman"/>
                <w:sz w:val="20"/>
              </w:rPr>
              <w:t>1,260,000</w:t>
            </w:r>
          </w:p>
        </w:tc>
      </w:tr>
      <w:tr w:rsidR="00C94049" w14:paraId="19A31594" w14:textId="77777777" w:rsidTr="00C94049">
        <w:tc>
          <w:tcPr>
            <w:tcW w:w="2952" w:type="dxa"/>
          </w:tcPr>
          <w:p w14:paraId="19A31591" w14:textId="77777777" w:rsidR="00C94049" w:rsidRDefault="00763A84" w:rsidP="00A1183A">
            <w:pPr>
              <w:spacing w:line="30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80768" behindDoc="0" locked="0" layoutInCell="1" allowOverlap="1" wp14:anchorId="19A323A9" wp14:editId="19A323AA">
                      <wp:simplePos x="0" y="0"/>
                      <wp:positionH relativeFrom="column">
                        <wp:posOffset>-9525</wp:posOffset>
                      </wp:positionH>
                      <wp:positionV relativeFrom="paragraph">
                        <wp:posOffset>31750</wp:posOffset>
                      </wp:positionV>
                      <wp:extent cx="5448300" cy="7334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5448300" cy="7334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63737" id="Rectangle 23" o:spid="_x0000_s1026" style="position:absolute;margin-left:-.75pt;margin-top:2.5pt;width:429pt;height:57.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" filled="f" strokecolor="#243f60 [1604]" strokeweight="2pt"/>
                  </w:pict>
                </mc:Fallback>
              </mc:AlternateContent>
            </w:r>
            <w:r w:rsidR="00C94049">
              <w:rPr>
                <w:rFonts w:ascii="Times New Roman" w:hAnsi="Times New Roman"/>
                <w:sz w:val="20"/>
              </w:rPr>
              <w:t>Loading Operations Emission Factor</w:t>
            </w:r>
          </w:p>
        </w:tc>
        <w:tc>
          <w:tcPr>
            <w:tcW w:w="2952" w:type="dxa"/>
          </w:tcPr>
          <w:p w14:paraId="19A31592" w14:textId="77777777" w:rsidR="00C94049" w:rsidRDefault="00C94049" w:rsidP="00A1183A">
            <w:pPr>
              <w:spacing w:line="300" w:lineRule="atLeast"/>
              <w:rPr>
                <w:rFonts w:ascii="Times New Roman" w:hAnsi="Times New Roman"/>
                <w:sz w:val="20"/>
              </w:rPr>
            </w:pPr>
            <w:r>
              <w:rPr>
                <w:rFonts w:ascii="Times New Roman" w:hAnsi="Times New Roman"/>
                <w:sz w:val="20"/>
              </w:rPr>
              <w:t>Lb/1000gallons</w:t>
            </w:r>
          </w:p>
        </w:tc>
        <w:tc>
          <w:tcPr>
            <w:tcW w:w="2952" w:type="dxa"/>
          </w:tcPr>
          <w:p w14:paraId="19A31593" w14:textId="77777777" w:rsidR="00C94049" w:rsidRDefault="00C94049" w:rsidP="00A1183A">
            <w:pPr>
              <w:spacing w:line="300" w:lineRule="atLeast"/>
              <w:rPr>
                <w:rFonts w:ascii="Times New Roman" w:hAnsi="Times New Roman"/>
                <w:sz w:val="20"/>
              </w:rPr>
            </w:pPr>
            <w:r>
              <w:rPr>
                <w:rFonts w:ascii="Times New Roman" w:hAnsi="Times New Roman"/>
                <w:sz w:val="20"/>
              </w:rPr>
              <w:t>0.00471</w:t>
            </w:r>
          </w:p>
        </w:tc>
      </w:tr>
      <w:tr w:rsidR="00C94049" w14:paraId="19A31598" w14:textId="77777777" w:rsidTr="00C94049">
        <w:tc>
          <w:tcPr>
            <w:tcW w:w="2952" w:type="dxa"/>
          </w:tcPr>
          <w:p w14:paraId="19A31595" w14:textId="77777777" w:rsidR="00C94049" w:rsidRDefault="00C94049" w:rsidP="00A1183A">
            <w:pPr>
              <w:spacing w:line="300" w:lineRule="atLeast"/>
              <w:rPr>
                <w:rFonts w:ascii="Times New Roman" w:hAnsi="Times New Roman"/>
                <w:sz w:val="20"/>
              </w:rPr>
            </w:pPr>
            <w:r>
              <w:rPr>
                <w:rFonts w:ascii="Times New Roman" w:hAnsi="Times New Roman"/>
                <w:sz w:val="20"/>
              </w:rPr>
              <w:t>Total Annual Loading Emissions</w:t>
            </w:r>
          </w:p>
        </w:tc>
        <w:tc>
          <w:tcPr>
            <w:tcW w:w="2952" w:type="dxa"/>
          </w:tcPr>
          <w:p w14:paraId="19A31596" w14:textId="77777777" w:rsidR="00C94049" w:rsidRDefault="00C94049" w:rsidP="00A1183A">
            <w:pPr>
              <w:spacing w:line="300" w:lineRule="atLeast"/>
              <w:rPr>
                <w:rFonts w:ascii="Times New Roman" w:hAnsi="Times New Roman"/>
                <w:sz w:val="20"/>
              </w:rPr>
            </w:pPr>
            <w:r>
              <w:rPr>
                <w:rFonts w:ascii="Times New Roman" w:hAnsi="Times New Roman"/>
                <w:sz w:val="20"/>
              </w:rPr>
              <w:t>Lbs</w:t>
            </w:r>
          </w:p>
        </w:tc>
        <w:tc>
          <w:tcPr>
            <w:tcW w:w="2952" w:type="dxa"/>
          </w:tcPr>
          <w:p w14:paraId="19A31597" w14:textId="77777777" w:rsidR="00C94049" w:rsidRDefault="00C94049" w:rsidP="00A1183A">
            <w:pPr>
              <w:spacing w:line="300" w:lineRule="atLeast"/>
              <w:rPr>
                <w:rFonts w:ascii="Times New Roman" w:hAnsi="Times New Roman"/>
                <w:sz w:val="20"/>
              </w:rPr>
            </w:pPr>
            <w:r>
              <w:rPr>
                <w:rFonts w:ascii="Times New Roman" w:hAnsi="Times New Roman"/>
                <w:sz w:val="20"/>
              </w:rPr>
              <w:t>5934</w:t>
            </w:r>
          </w:p>
        </w:tc>
      </w:tr>
      <w:tr w:rsidR="0044485F" w14:paraId="19A3159C" w14:textId="77777777" w:rsidTr="00C94049">
        <w:tc>
          <w:tcPr>
            <w:tcW w:w="2952" w:type="dxa"/>
          </w:tcPr>
          <w:p w14:paraId="19A31599" w14:textId="77777777" w:rsidR="0044485F" w:rsidRDefault="0044485F" w:rsidP="00A1183A">
            <w:pPr>
              <w:spacing w:line="300" w:lineRule="atLeast"/>
              <w:rPr>
                <w:rFonts w:ascii="Times New Roman" w:hAnsi="Times New Roman"/>
                <w:sz w:val="20"/>
              </w:rPr>
            </w:pPr>
          </w:p>
        </w:tc>
        <w:tc>
          <w:tcPr>
            <w:tcW w:w="2952" w:type="dxa"/>
          </w:tcPr>
          <w:p w14:paraId="19A3159A" w14:textId="77777777" w:rsidR="0044485F" w:rsidRDefault="0044485F" w:rsidP="00A1183A">
            <w:pPr>
              <w:spacing w:line="300" w:lineRule="atLeast"/>
              <w:rPr>
                <w:rFonts w:ascii="Times New Roman" w:hAnsi="Times New Roman"/>
                <w:sz w:val="20"/>
              </w:rPr>
            </w:pPr>
            <w:r>
              <w:rPr>
                <w:rFonts w:ascii="Times New Roman" w:hAnsi="Times New Roman"/>
                <w:sz w:val="20"/>
              </w:rPr>
              <w:t>Tons</w:t>
            </w:r>
          </w:p>
        </w:tc>
        <w:tc>
          <w:tcPr>
            <w:tcW w:w="2952" w:type="dxa"/>
          </w:tcPr>
          <w:p w14:paraId="19A3159B" w14:textId="77777777" w:rsidR="0044485F" w:rsidRDefault="0044485F" w:rsidP="00A1183A">
            <w:pPr>
              <w:spacing w:line="300" w:lineRule="atLeast"/>
              <w:rPr>
                <w:rFonts w:ascii="Times New Roman" w:hAnsi="Times New Roman"/>
                <w:sz w:val="20"/>
              </w:rPr>
            </w:pPr>
            <w:r>
              <w:rPr>
                <w:rFonts w:ascii="Times New Roman" w:hAnsi="Times New Roman"/>
                <w:sz w:val="20"/>
              </w:rPr>
              <w:t>2.965</w:t>
            </w:r>
          </w:p>
        </w:tc>
      </w:tr>
      <w:tr w:rsidR="00A065B5" w14:paraId="19A315A0" w14:textId="77777777" w:rsidTr="00C94049">
        <w:tc>
          <w:tcPr>
            <w:tcW w:w="2952" w:type="dxa"/>
          </w:tcPr>
          <w:p w14:paraId="19A3159D" w14:textId="77777777" w:rsidR="00A065B5" w:rsidRDefault="00A065B5" w:rsidP="00A1183A">
            <w:pPr>
              <w:spacing w:line="300" w:lineRule="atLeast"/>
              <w:rPr>
                <w:rFonts w:ascii="Times New Roman" w:hAnsi="Times New Roman"/>
                <w:sz w:val="20"/>
              </w:rPr>
            </w:pPr>
            <w:r>
              <w:rPr>
                <w:rFonts w:ascii="Times New Roman" w:hAnsi="Times New Roman"/>
                <w:sz w:val="20"/>
              </w:rPr>
              <w:t>Permitted Limit</w:t>
            </w:r>
          </w:p>
        </w:tc>
        <w:tc>
          <w:tcPr>
            <w:tcW w:w="2952" w:type="dxa"/>
          </w:tcPr>
          <w:p w14:paraId="19A3159E" w14:textId="77777777" w:rsidR="00A065B5" w:rsidRDefault="00A065B5" w:rsidP="00A1183A">
            <w:pPr>
              <w:spacing w:line="300" w:lineRule="atLeast"/>
              <w:rPr>
                <w:rFonts w:ascii="Times New Roman" w:hAnsi="Times New Roman"/>
                <w:sz w:val="20"/>
              </w:rPr>
            </w:pPr>
            <w:r>
              <w:rPr>
                <w:rFonts w:ascii="Times New Roman" w:hAnsi="Times New Roman"/>
                <w:sz w:val="20"/>
              </w:rPr>
              <w:t>Tons</w:t>
            </w:r>
          </w:p>
        </w:tc>
        <w:tc>
          <w:tcPr>
            <w:tcW w:w="2952" w:type="dxa"/>
          </w:tcPr>
          <w:p w14:paraId="19A3159F" w14:textId="77777777" w:rsidR="00A065B5" w:rsidRDefault="002B347C" w:rsidP="00A1183A">
            <w:pPr>
              <w:spacing w:line="300" w:lineRule="atLeast"/>
              <w:rPr>
                <w:rFonts w:ascii="Times New Roman" w:hAnsi="Times New Roman"/>
                <w:sz w:val="20"/>
              </w:rPr>
            </w:pPr>
            <w:r>
              <w:rPr>
                <w:rFonts w:ascii="Times New Roman" w:hAnsi="Times New Roman"/>
                <w:sz w:val="20"/>
              </w:rPr>
              <w:t>20</w:t>
            </w:r>
            <w:r w:rsidR="00A065B5">
              <w:rPr>
                <w:rFonts w:ascii="Times New Roman" w:hAnsi="Times New Roman"/>
                <w:sz w:val="20"/>
              </w:rPr>
              <w:t>.000</w:t>
            </w:r>
          </w:p>
        </w:tc>
      </w:tr>
    </w:tbl>
    <w:p w14:paraId="19A315A1" w14:textId="77777777" w:rsidR="00C94049" w:rsidRDefault="00C94049" w:rsidP="00A1183A">
      <w:pPr>
        <w:spacing w:line="300" w:lineRule="atLeast"/>
        <w:rPr>
          <w:rFonts w:ascii="Times New Roman" w:hAnsi="Times New Roman"/>
          <w:sz w:val="20"/>
        </w:rPr>
      </w:pPr>
    </w:p>
    <w:p w14:paraId="19A315A2" w14:textId="77777777" w:rsidR="008D3AAA" w:rsidRDefault="008D3AAA" w:rsidP="00A1183A">
      <w:pPr>
        <w:spacing w:line="300" w:lineRule="atLeast"/>
        <w:rPr>
          <w:rFonts w:ascii="Times New Roman" w:hAnsi="Times New Roman"/>
          <w:sz w:val="20"/>
        </w:rPr>
      </w:pPr>
    </w:p>
    <w:p w14:paraId="19A315A3" w14:textId="77777777" w:rsidR="00306BDA" w:rsidRDefault="00306BDA" w:rsidP="00F510FB">
      <w:pPr>
        <w:spacing w:line="240" w:lineRule="atLeast"/>
        <w:rPr>
          <w:rFonts w:ascii="Times New Roman" w:hAnsi="Times New Roman"/>
          <w:sz w:val="20"/>
        </w:rPr>
      </w:pPr>
      <w:r>
        <w:rPr>
          <w:rFonts w:ascii="Times New Roman" w:hAnsi="Times New Roman"/>
          <w:sz w:val="20"/>
        </w:rPr>
        <w:t xml:space="preserve">This future loading emissions estimate is based on the same ratio of materials loaded as in the 3-year baseline.  The following table summarizes the material throughputs </w:t>
      </w:r>
      <w:r w:rsidR="00A065B5">
        <w:rPr>
          <w:rFonts w:ascii="Times New Roman" w:hAnsi="Times New Roman"/>
          <w:sz w:val="20"/>
        </w:rPr>
        <w:t>associated with</w:t>
      </w:r>
      <w:r>
        <w:rPr>
          <w:rFonts w:ascii="Times New Roman" w:hAnsi="Times New Roman"/>
          <w:sz w:val="20"/>
        </w:rPr>
        <w:t xml:space="preserve"> this future emissions estimate.</w:t>
      </w:r>
    </w:p>
    <w:p w14:paraId="19A315A4" w14:textId="77777777" w:rsidR="00306BDA" w:rsidRDefault="00763A84" w:rsidP="00A1183A">
      <w:pPr>
        <w:spacing w:line="300" w:lineRule="atLeast"/>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81792" behindDoc="0" locked="0" layoutInCell="1" allowOverlap="1" wp14:anchorId="19A323AB" wp14:editId="19A323AC">
                <wp:simplePos x="0" y="0"/>
                <wp:positionH relativeFrom="column">
                  <wp:posOffset>-9525</wp:posOffset>
                </wp:positionH>
                <wp:positionV relativeFrom="paragraph">
                  <wp:posOffset>120650</wp:posOffset>
                </wp:positionV>
                <wp:extent cx="2838450" cy="189547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2838450" cy="1895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9637A" id="Rectangle 24" o:spid="_x0000_s1026" style="position:absolute;margin-left:-.75pt;margin-top:9.5pt;width:223.5pt;height:149.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" filled="f" strokecolor="#243f60 [1604]" strokeweight="2pt"/>
            </w:pict>
          </mc:Fallback>
        </mc:AlternateContent>
      </w:r>
    </w:p>
    <w:tbl>
      <w:tblPr>
        <w:tblStyle w:val="TableGrid"/>
        <w:tblW w:w="0" w:type="auto"/>
        <w:tblLayout w:type="fixed"/>
        <w:tblLook w:val="04A0" w:firstRow="1" w:lastRow="0" w:firstColumn="1" w:lastColumn="0" w:noHBand="0" w:noVBand="1"/>
      </w:tblPr>
      <w:tblGrid>
        <w:gridCol w:w="1548"/>
        <w:gridCol w:w="900"/>
        <w:gridCol w:w="2160"/>
      </w:tblGrid>
      <w:tr w:rsidR="001B3A18" w14:paraId="19A315A8" w14:textId="77777777" w:rsidTr="00100881">
        <w:tc>
          <w:tcPr>
            <w:tcW w:w="1548" w:type="dxa"/>
            <w:shd w:val="clear" w:color="auto" w:fill="B8CCE4" w:themeFill="accent1" w:themeFillTint="66"/>
          </w:tcPr>
          <w:p w14:paraId="19A315A5" w14:textId="77777777" w:rsidR="001B3A18" w:rsidRDefault="001B3A18" w:rsidP="00B64077">
            <w:pPr>
              <w:spacing w:line="300" w:lineRule="atLeast"/>
              <w:jc w:val="center"/>
              <w:rPr>
                <w:rFonts w:ascii="Times New Roman" w:hAnsi="Times New Roman"/>
                <w:sz w:val="20"/>
              </w:rPr>
            </w:pPr>
            <w:r>
              <w:rPr>
                <w:rFonts w:ascii="Times New Roman" w:hAnsi="Times New Roman"/>
                <w:sz w:val="20"/>
              </w:rPr>
              <w:t>Material</w:t>
            </w:r>
          </w:p>
        </w:tc>
        <w:tc>
          <w:tcPr>
            <w:tcW w:w="900" w:type="dxa"/>
            <w:shd w:val="clear" w:color="auto" w:fill="B8CCE4" w:themeFill="accent1" w:themeFillTint="66"/>
          </w:tcPr>
          <w:p w14:paraId="19A315A6" w14:textId="77777777" w:rsidR="001B3A18" w:rsidRDefault="001B3A18" w:rsidP="00B64077">
            <w:pPr>
              <w:spacing w:line="300" w:lineRule="atLeast"/>
              <w:jc w:val="center"/>
              <w:rPr>
                <w:rFonts w:ascii="Times New Roman" w:hAnsi="Times New Roman"/>
                <w:sz w:val="20"/>
              </w:rPr>
            </w:pPr>
            <w:r>
              <w:rPr>
                <w:rFonts w:ascii="Times New Roman" w:hAnsi="Times New Roman"/>
                <w:sz w:val="20"/>
              </w:rPr>
              <w:t>Tanker or Barge</w:t>
            </w:r>
          </w:p>
        </w:tc>
        <w:tc>
          <w:tcPr>
            <w:tcW w:w="2160" w:type="dxa"/>
            <w:shd w:val="clear" w:color="auto" w:fill="B8CCE4" w:themeFill="accent1" w:themeFillTint="66"/>
          </w:tcPr>
          <w:p w14:paraId="19A315A7" w14:textId="77777777" w:rsidR="001B3A18" w:rsidRDefault="001B3A18" w:rsidP="00B64077">
            <w:pPr>
              <w:spacing w:line="300" w:lineRule="atLeast"/>
              <w:jc w:val="center"/>
              <w:rPr>
                <w:rFonts w:ascii="Times New Roman" w:hAnsi="Times New Roman"/>
                <w:sz w:val="20"/>
              </w:rPr>
            </w:pPr>
            <w:r>
              <w:rPr>
                <w:rFonts w:ascii="Times New Roman" w:hAnsi="Times New Roman"/>
                <w:sz w:val="20"/>
              </w:rPr>
              <w:t>Berth 1A Material Loading Throughputs, Barrels</w:t>
            </w:r>
            <w:r w:rsidR="0044485F">
              <w:rPr>
                <w:rFonts w:ascii="Times New Roman" w:hAnsi="Times New Roman"/>
                <w:sz w:val="20"/>
              </w:rPr>
              <w:t>/year</w:t>
            </w:r>
          </w:p>
        </w:tc>
      </w:tr>
      <w:tr w:rsidR="00B819B9" w14:paraId="19A315AC" w14:textId="77777777" w:rsidTr="00B64077">
        <w:tc>
          <w:tcPr>
            <w:tcW w:w="1548" w:type="dxa"/>
            <w:vMerge w:val="restart"/>
            <w:vAlign w:val="center"/>
          </w:tcPr>
          <w:p w14:paraId="19A315A9" w14:textId="77777777" w:rsidR="00B819B9" w:rsidRDefault="00B819B9" w:rsidP="00B64077">
            <w:pPr>
              <w:spacing w:line="300" w:lineRule="atLeast"/>
              <w:rPr>
                <w:rFonts w:ascii="Times New Roman" w:hAnsi="Times New Roman"/>
                <w:sz w:val="20"/>
              </w:rPr>
            </w:pPr>
            <w:r>
              <w:rPr>
                <w:rFonts w:ascii="Times New Roman" w:hAnsi="Times New Roman"/>
                <w:sz w:val="20"/>
              </w:rPr>
              <w:t>Gasoline/ Components</w:t>
            </w:r>
          </w:p>
        </w:tc>
        <w:tc>
          <w:tcPr>
            <w:tcW w:w="900" w:type="dxa"/>
          </w:tcPr>
          <w:p w14:paraId="19A315AA" w14:textId="77777777" w:rsidR="00B819B9" w:rsidRDefault="00B819B9" w:rsidP="00B64077">
            <w:pPr>
              <w:spacing w:line="300" w:lineRule="atLeast"/>
              <w:rPr>
                <w:rFonts w:ascii="Times New Roman" w:hAnsi="Times New Roman"/>
                <w:sz w:val="20"/>
              </w:rPr>
            </w:pPr>
            <w:r>
              <w:rPr>
                <w:rFonts w:ascii="Times New Roman" w:hAnsi="Times New Roman"/>
                <w:sz w:val="20"/>
              </w:rPr>
              <w:t>Tanker</w:t>
            </w:r>
          </w:p>
        </w:tc>
        <w:tc>
          <w:tcPr>
            <w:tcW w:w="2160" w:type="dxa"/>
            <w:vAlign w:val="bottom"/>
          </w:tcPr>
          <w:p w14:paraId="19A315AB" w14:textId="77777777" w:rsidR="00B819B9" w:rsidRPr="00772CD9" w:rsidRDefault="00B819B9" w:rsidP="00772CD9">
            <w:pPr>
              <w:spacing w:line="300" w:lineRule="atLeast"/>
              <w:rPr>
                <w:rFonts w:ascii="Times New Roman" w:hAnsi="Times New Roman"/>
                <w:sz w:val="20"/>
              </w:rPr>
            </w:pPr>
            <w:r>
              <w:rPr>
                <w:rFonts w:ascii="Calibri" w:hAnsi="Calibri"/>
                <w:color w:val="000000"/>
                <w:sz w:val="22"/>
                <w:szCs w:val="22"/>
              </w:rPr>
              <w:t xml:space="preserve">         825,705 </w:t>
            </w:r>
          </w:p>
        </w:tc>
      </w:tr>
      <w:tr w:rsidR="00B819B9" w14:paraId="19A315B0" w14:textId="77777777" w:rsidTr="00B64077">
        <w:tc>
          <w:tcPr>
            <w:tcW w:w="1548" w:type="dxa"/>
            <w:vMerge/>
            <w:vAlign w:val="center"/>
          </w:tcPr>
          <w:p w14:paraId="19A315AD" w14:textId="77777777" w:rsidR="00B819B9" w:rsidRDefault="00B819B9" w:rsidP="00B64077">
            <w:pPr>
              <w:spacing w:line="300" w:lineRule="atLeast"/>
              <w:rPr>
                <w:rFonts w:ascii="Times New Roman" w:hAnsi="Times New Roman"/>
                <w:sz w:val="20"/>
              </w:rPr>
            </w:pPr>
          </w:p>
        </w:tc>
        <w:tc>
          <w:tcPr>
            <w:tcW w:w="900" w:type="dxa"/>
          </w:tcPr>
          <w:p w14:paraId="19A315AE" w14:textId="77777777" w:rsidR="00B819B9" w:rsidRDefault="00B819B9" w:rsidP="00B64077">
            <w:pPr>
              <w:spacing w:line="300" w:lineRule="atLeast"/>
              <w:rPr>
                <w:rFonts w:ascii="Times New Roman" w:hAnsi="Times New Roman"/>
                <w:sz w:val="20"/>
              </w:rPr>
            </w:pPr>
            <w:r>
              <w:rPr>
                <w:rFonts w:ascii="Times New Roman" w:hAnsi="Times New Roman"/>
                <w:sz w:val="20"/>
              </w:rPr>
              <w:t>Barge</w:t>
            </w:r>
          </w:p>
        </w:tc>
        <w:tc>
          <w:tcPr>
            <w:tcW w:w="2160" w:type="dxa"/>
            <w:vAlign w:val="bottom"/>
          </w:tcPr>
          <w:p w14:paraId="19A315AF" w14:textId="77777777" w:rsidR="00B819B9" w:rsidRPr="00772CD9" w:rsidRDefault="00B819B9" w:rsidP="00772CD9">
            <w:pPr>
              <w:spacing w:line="300" w:lineRule="atLeast"/>
              <w:rPr>
                <w:rFonts w:ascii="Times New Roman" w:hAnsi="Times New Roman"/>
                <w:sz w:val="20"/>
              </w:rPr>
            </w:pPr>
            <w:r>
              <w:rPr>
                <w:rFonts w:ascii="Calibri" w:hAnsi="Calibri"/>
                <w:color w:val="000000"/>
                <w:sz w:val="22"/>
                <w:szCs w:val="22"/>
              </w:rPr>
              <w:t xml:space="preserve">         350,876 </w:t>
            </w:r>
          </w:p>
        </w:tc>
      </w:tr>
      <w:tr w:rsidR="00B819B9" w14:paraId="19A315B4" w14:textId="77777777" w:rsidTr="00B64077">
        <w:tc>
          <w:tcPr>
            <w:tcW w:w="1548" w:type="dxa"/>
            <w:vMerge w:val="restart"/>
            <w:vAlign w:val="center"/>
          </w:tcPr>
          <w:p w14:paraId="19A315B1" w14:textId="77777777" w:rsidR="00B819B9" w:rsidRDefault="00B819B9" w:rsidP="00B64077">
            <w:pPr>
              <w:spacing w:line="300" w:lineRule="atLeast"/>
              <w:rPr>
                <w:rFonts w:ascii="Times New Roman" w:hAnsi="Times New Roman"/>
                <w:sz w:val="20"/>
              </w:rPr>
            </w:pPr>
            <w:r>
              <w:rPr>
                <w:rFonts w:ascii="Times New Roman" w:hAnsi="Times New Roman"/>
                <w:sz w:val="20"/>
              </w:rPr>
              <w:t>Diesel</w:t>
            </w:r>
          </w:p>
        </w:tc>
        <w:tc>
          <w:tcPr>
            <w:tcW w:w="900" w:type="dxa"/>
          </w:tcPr>
          <w:p w14:paraId="19A315B2" w14:textId="77777777" w:rsidR="00B819B9" w:rsidRDefault="00B819B9" w:rsidP="00B64077">
            <w:pPr>
              <w:spacing w:line="300" w:lineRule="atLeast"/>
              <w:rPr>
                <w:rFonts w:ascii="Times New Roman" w:hAnsi="Times New Roman"/>
                <w:sz w:val="20"/>
              </w:rPr>
            </w:pPr>
            <w:r>
              <w:rPr>
                <w:rFonts w:ascii="Times New Roman" w:hAnsi="Times New Roman"/>
                <w:sz w:val="20"/>
              </w:rPr>
              <w:t>Tanker</w:t>
            </w:r>
          </w:p>
        </w:tc>
        <w:tc>
          <w:tcPr>
            <w:tcW w:w="2160" w:type="dxa"/>
            <w:vAlign w:val="bottom"/>
          </w:tcPr>
          <w:p w14:paraId="19A315B3" w14:textId="77777777" w:rsidR="00B819B9" w:rsidRPr="00772CD9" w:rsidRDefault="00B819B9" w:rsidP="00772CD9">
            <w:pPr>
              <w:spacing w:line="300" w:lineRule="atLeast"/>
              <w:rPr>
                <w:rFonts w:ascii="Times New Roman" w:hAnsi="Times New Roman"/>
                <w:sz w:val="20"/>
              </w:rPr>
            </w:pPr>
            <w:r>
              <w:rPr>
                <w:rFonts w:ascii="Calibri" w:hAnsi="Calibri"/>
                <w:color w:val="000000"/>
                <w:sz w:val="22"/>
                <w:szCs w:val="22"/>
              </w:rPr>
              <w:t xml:space="preserve">   17,187,454 </w:t>
            </w:r>
          </w:p>
        </w:tc>
      </w:tr>
      <w:tr w:rsidR="00B819B9" w14:paraId="19A315B8" w14:textId="77777777" w:rsidTr="00B64077">
        <w:tc>
          <w:tcPr>
            <w:tcW w:w="1548" w:type="dxa"/>
            <w:vMerge/>
            <w:vAlign w:val="center"/>
          </w:tcPr>
          <w:p w14:paraId="19A315B5" w14:textId="77777777" w:rsidR="00B819B9" w:rsidRDefault="00B819B9" w:rsidP="00B64077">
            <w:pPr>
              <w:spacing w:line="300" w:lineRule="atLeast"/>
              <w:rPr>
                <w:rFonts w:ascii="Times New Roman" w:hAnsi="Times New Roman"/>
                <w:sz w:val="20"/>
              </w:rPr>
            </w:pPr>
          </w:p>
        </w:tc>
        <w:tc>
          <w:tcPr>
            <w:tcW w:w="900" w:type="dxa"/>
          </w:tcPr>
          <w:p w14:paraId="19A315B6" w14:textId="77777777" w:rsidR="00B819B9" w:rsidRDefault="00B819B9" w:rsidP="00B64077">
            <w:pPr>
              <w:spacing w:line="300" w:lineRule="atLeast"/>
              <w:rPr>
                <w:rFonts w:ascii="Times New Roman" w:hAnsi="Times New Roman"/>
                <w:sz w:val="20"/>
              </w:rPr>
            </w:pPr>
            <w:r>
              <w:rPr>
                <w:rFonts w:ascii="Times New Roman" w:hAnsi="Times New Roman"/>
                <w:sz w:val="20"/>
              </w:rPr>
              <w:t>Barge</w:t>
            </w:r>
          </w:p>
        </w:tc>
        <w:tc>
          <w:tcPr>
            <w:tcW w:w="2160" w:type="dxa"/>
            <w:vAlign w:val="bottom"/>
          </w:tcPr>
          <w:p w14:paraId="19A315B7" w14:textId="77777777" w:rsidR="00B819B9" w:rsidRPr="00772CD9" w:rsidRDefault="00B819B9" w:rsidP="00772CD9">
            <w:pPr>
              <w:spacing w:line="300" w:lineRule="atLeast"/>
              <w:rPr>
                <w:rFonts w:ascii="Times New Roman" w:hAnsi="Times New Roman"/>
                <w:sz w:val="20"/>
              </w:rPr>
            </w:pPr>
            <w:r>
              <w:rPr>
                <w:rFonts w:ascii="Calibri" w:hAnsi="Calibri"/>
                <w:color w:val="000000"/>
                <w:sz w:val="22"/>
                <w:szCs w:val="22"/>
              </w:rPr>
              <w:t xml:space="preserve">     1,330,857 </w:t>
            </w:r>
          </w:p>
        </w:tc>
      </w:tr>
      <w:tr w:rsidR="00B819B9" w14:paraId="19A315BC" w14:textId="77777777" w:rsidTr="00B64077">
        <w:tc>
          <w:tcPr>
            <w:tcW w:w="1548" w:type="dxa"/>
            <w:vMerge w:val="restart"/>
            <w:vAlign w:val="center"/>
          </w:tcPr>
          <w:p w14:paraId="19A315B9" w14:textId="77777777" w:rsidR="00B819B9" w:rsidRDefault="00B819B9" w:rsidP="00B64077">
            <w:pPr>
              <w:spacing w:line="300" w:lineRule="atLeast"/>
              <w:rPr>
                <w:rFonts w:ascii="Times New Roman" w:hAnsi="Times New Roman"/>
                <w:sz w:val="20"/>
              </w:rPr>
            </w:pPr>
            <w:r>
              <w:rPr>
                <w:rFonts w:ascii="Times New Roman" w:hAnsi="Times New Roman"/>
                <w:sz w:val="20"/>
              </w:rPr>
              <w:t>Residual Oil</w:t>
            </w:r>
          </w:p>
        </w:tc>
        <w:tc>
          <w:tcPr>
            <w:tcW w:w="900" w:type="dxa"/>
          </w:tcPr>
          <w:p w14:paraId="19A315BA" w14:textId="77777777" w:rsidR="00B819B9" w:rsidRDefault="00B819B9" w:rsidP="00B64077">
            <w:pPr>
              <w:spacing w:line="300" w:lineRule="atLeast"/>
              <w:rPr>
                <w:rFonts w:ascii="Times New Roman" w:hAnsi="Times New Roman"/>
                <w:sz w:val="20"/>
              </w:rPr>
            </w:pPr>
            <w:r>
              <w:rPr>
                <w:rFonts w:ascii="Times New Roman" w:hAnsi="Times New Roman"/>
                <w:sz w:val="20"/>
              </w:rPr>
              <w:t>Tanker</w:t>
            </w:r>
          </w:p>
        </w:tc>
        <w:tc>
          <w:tcPr>
            <w:tcW w:w="2160" w:type="dxa"/>
            <w:vAlign w:val="bottom"/>
          </w:tcPr>
          <w:p w14:paraId="19A315BB" w14:textId="77777777" w:rsidR="00B819B9" w:rsidRPr="00772CD9" w:rsidRDefault="00B819B9" w:rsidP="00772CD9">
            <w:pPr>
              <w:spacing w:line="300" w:lineRule="atLeast"/>
              <w:rPr>
                <w:rFonts w:ascii="Times New Roman" w:hAnsi="Times New Roman"/>
                <w:sz w:val="20"/>
              </w:rPr>
            </w:pPr>
            <w:r>
              <w:rPr>
                <w:rFonts w:ascii="Calibri" w:hAnsi="Calibri"/>
                <w:color w:val="000000"/>
                <w:sz w:val="22"/>
                <w:szCs w:val="22"/>
              </w:rPr>
              <w:t xml:space="preserve">         688,765 </w:t>
            </w:r>
          </w:p>
        </w:tc>
      </w:tr>
      <w:tr w:rsidR="00B819B9" w14:paraId="19A315C0" w14:textId="77777777" w:rsidTr="00B819B9">
        <w:tc>
          <w:tcPr>
            <w:tcW w:w="1548" w:type="dxa"/>
            <w:vMerge/>
          </w:tcPr>
          <w:p w14:paraId="19A315BD" w14:textId="77777777" w:rsidR="00B819B9" w:rsidRDefault="00B819B9" w:rsidP="00B64077">
            <w:pPr>
              <w:spacing w:line="300" w:lineRule="atLeast"/>
              <w:rPr>
                <w:rFonts w:ascii="Times New Roman" w:hAnsi="Times New Roman"/>
                <w:sz w:val="20"/>
              </w:rPr>
            </w:pPr>
          </w:p>
        </w:tc>
        <w:tc>
          <w:tcPr>
            <w:tcW w:w="900" w:type="dxa"/>
          </w:tcPr>
          <w:p w14:paraId="19A315BE" w14:textId="77777777" w:rsidR="00B819B9" w:rsidRDefault="00B819B9" w:rsidP="00B64077">
            <w:pPr>
              <w:spacing w:line="300" w:lineRule="atLeast"/>
              <w:rPr>
                <w:rFonts w:ascii="Times New Roman" w:hAnsi="Times New Roman"/>
                <w:sz w:val="20"/>
              </w:rPr>
            </w:pPr>
            <w:r>
              <w:rPr>
                <w:rFonts w:ascii="Times New Roman" w:hAnsi="Times New Roman"/>
                <w:sz w:val="20"/>
              </w:rPr>
              <w:t>Barge</w:t>
            </w:r>
          </w:p>
        </w:tc>
        <w:tc>
          <w:tcPr>
            <w:tcW w:w="2160" w:type="dxa"/>
            <w:vAlign w:val="bottom"/>
          </w:tcPr>
          <w:p w14:paraId="19A315BF" w14:textId="77777777" w:rsidR="00B819B9" w:rsidRDefault="00B819B9" w:rsidP="00B965EA">
            <w:pPr>
              <w:spacing w:line="300" w:lineRule="atLeast"/>
              <w:rPr>
                <w:rFonts w:ascii="Times New Roman" w:hAnsi="Times New Roman"/>
                <w:sz w:val="20"/>
              </w:rPr>
            </w:pPr>
            <w:r>
              <w:rPr>
                <w:rFonts w:ascii="Calibri" w:hAnsi="Calibri"/>
                <w:color w:val="000000"/>
                <w:sz w:val="22"/>
                <w:szCs w:val="22"/>
              </w:rPr>
              <w:t xml:space="preserve">         263,236 </w:t>
            </w:r>
          </w:p>
        </w:tc>
      </w:tr>
    </w:tbl>
    <w:p w14:paraId="19A315C1" w14:textId="77777777" w:rsidR="00306BDA" w:rsidRDefault="00306BDA" w:rsidP="00A1183A">
      <w:pPr>
        <w:spacing w:line="300" w:lineRule="atLeast"/>
        <w:rPr>
          <w:rFonts w:ascii="Times New Roman" w:hAnsi="Times New Roman"/>
          <w:sz w:val="20"/>
        </w:rPr>
      </w:pPr>
    </w:p>
    <w:p w14:paraId="19A315C2" w14:textId="77777777" w:rsidR="003442B5" w:rsidRDefault="004B6D52" w:rsidP="00F510FB">
      <w:pPr>
        <w:spacing w:line="240" w:lineRule="atLeast"/>
        <w:rPr>
          <w:rFonts w:ascii="Times New Roman" w:hAnsi="Times New Roman"/>
          <w:sz w:val="20"/>
        </w:rPr>
      </w:pPr>
      <w:r>
        <w:rPr>
          <w:rFonts w:ascii="Times New Roman" w:hAnsi="Times New Roman"/>
          <w:sz w:val="20"/>
        </w:rPr>
        <w:t>T</w:t>
      </w:r>
      <w:r w:rsidR="002510F1">
        <w:rPr>
          <w:rFonts w:ascii="Times New Roman" w:hAnsi="Times New Roman"/>
          <w:sz w:val="20"/>
        </w:rPr>
        <w:t xml:space="preserve">here will be variation in overall loading throughputs and emission rates based on the relative amounts of each material loaded in a year, </w:t>
      </w:r>
      <w:r w:rsidR="009325B9">
        <w:rPr>
          <w:rFonts w:ascii="Times New Roman" w:hAnsi="Times New Roman"/>
          <w:sz w:val="20"/>
        </w:rPr>
        <w:t xml:space="preserve">and may not be exactly the same as during the 3-year baseline period. </w:t>
      </w:r>
      <w:r w:rsidR="002510F1">
        <w:rPr>
          <w:rFonts w:ascii="Times New Roman" w:hAnsi="Times New Roman"/>
          <w:sz w:val="20"/>
        </w:rPr>
        <w:t xml:space="preserve"> In order to operate S-1560 with the flexibility required, Tesoro has requested that </w:t>
      </w:r>
      <w:r w:rsidR="00F501AE">
        <w:rPr>
          <w:rFonts w:ascii="Times New Roman" w:hAnsi="Times New Roman"/>
          <w:sz w:val="20"/>
        </w:rPr>
        <w:t xml:space="preserve">POC </w:t>
      </w:r>
      <w:r w:rsidR="002510F1">
        <w:rPr>
          <w:rFonts w:ascii="Times New Roman" w:hAnsi="Times New Roman"/>
          <w:sz w:val="20"/>
        </w:rPr>
        <w:t xml:space="preserve">emissions from S-1560 Loading Operations be permitted at </w:t>
      </w:r>
      <w:r w:rsidR="00D07552">
        <w:rPr>
          <w:rFonts w:ascii="Times New Roman" w:hAnsi="Times New Roman"/>
          <w:sz w:val="20"/>
        </w:rPr>
        <w:t>20</w:t>
      </w:r>
      <w:r w:rsidR="002510F1">
        <w:rPr>
          <w:rFonts w:ascii="Times New Roman" w:hAnsi="Times New Roman"/>
          <w:sz w:val="20"/>
        </w:rPr>
        <w:t xml:space="preserve"> tons/year.  </w:t>
      </w:r>
      <w:r w:rsidR="00D07552">
        <w:rPr>
          <w:rFonts w:ascii="Times New Roman" w:hAnsi="Times New Roman"/>
          <w:sz w:val="20"/>
        </w:rPr>
        <w:t xml:space="preserve">This will be a federally enforceable fully offset limit.  </w:t>
      </w:r>
      <w:r w:rsidR="002510F1">
        <w:rPr>
          <w:rFonts w:ascii="Times New Roman" w:hAnsi="Times New Roman"/>
          <w:sz w:val="20"/>
        </w:rPr>
        <w:t xml:space="preserve">Tesoro </w:t>
      </w:r>
      <w:r w:rsidR="00D07552">
        <w:rPr>
          <w:rFonts w:ascii="Times New Roman" w:hAnsi="Times New Roman"/>
          <w:sz w:val="20"/>
        </w:rPr>
        <w:t>will</w:t>
      </w:r>
      <w:r w:rsidR="002510F1">
        <w:rPr>
          <w:rFonts w:ascii="Times New Roman" w:hAnsi="Times New Roman"/>
          <w:sz w:val="20"/>
        </w:rPr>
        <w:t xml:space="preserve"> keep the records needed to perform the calculations necessary to demonstrate compliance with this annual loading emission limit. </w:t>
      </w:r>
    </w:p>
    <w:p w14:paraId="19A315C3" w14:textId="77777777" w:rsidR="00A81116" w:rsidRDefault="00A81116" w:rsidP="00F510FB">
      <w:pPr>
        <w:spacing w:line="240" w:lineRule="atLeast"/>
        <w:rPr>
          <w:rFonts w:ascii="Times New Roman" w:hAnsi="Times New Roman"/>
          <w:sz w:val="20"/>
        </w:rPr>
      </w:pPr>
    </w:p>
    <w:p w14:paraId="19A315C4" w14:textId="77777777" w:rsidR="00A81116" w:rsidRDefault="00A81116" w:rsidP="00F510FB">
      <w:pPr>
        <w:spacing w:line="240" w:lineRule="atLeast"/>
        <w:rPr>
          <w:rFonts w:ascii="Times New Roman" w:hAnsi="Times New Roman"/>
          <w:sz w:val="20"/>
        </w:rPr>
      </w:pPr>
      <w:r>
        <w:rPr>
          <w:rFonts w:ascii="Times New Roman" w:hAnsi="Times New Roman"/>
          <w:sz w:val="20"/>
        </w:rPr>
        <w:t xml:space="preserve">The 20 ton/year POC limit for loading operations will allow greater quantities of material loading compared to the materials loaded during the 3-year baseline.  This allowance deviates from the primary assumption in the determination of future ship emissions – there will not be any significant changes to the Berth 1A calls, compared to the Berth 1 calls.  In particular, the 20 ton/year limit </w:t>
      </w:r>
      <w:r w:rsidR="009249D4">
        <w:rPr>
          <w:rFonts w:ascii="Times New Roman" w:hAnsi="Times New Roman"/>
          <w:sz w:val="20"/>
        </w:rPr>
        <w:t xml:space="preserve">potentially </w:t>
      </w:r>
      <w:r>
        <w:rPr>
          <w:rFonts w:ascii="Times New Roman" w:hAnsi="Times New Roman"/>
          <w:sz w:val="20"/>
        </w:rPr>
        <w:t xml:space="preserve">changes the ratio of material loaded to material unloaded.  In order to determine if this change will impact ship emissions, a review of the 3-year baseline ship calls was performed.  Ship calls that only involved loading operations were reviewed.  The results of this review found was that the average emission factor for loading-operations-only ship calls was lower than the average emission factor for all ship calls.  The conclusion is that allowing an increase in loading operations throughput potentially reduces </w:t>
      </w:r>
      <w:r w:rsidR="009249D4">
        <w:rPr>
          <w:rFonts w:ascii="Times New Roman" w:hAnsi="Times New Roman"/>
          <w:sz w:val="20"/>
        </w:rPr>
        <w:t xml:space="preserve">ship </w:t>
      </w:r>
      <w:r>
        <w:rPr>
          <w:rFonts w:ascii="Times New Roman" w:hAnsi="Times New Roman"/>
          <w:sz w:val="20"/>
        </w:rPr>
        <w:t xml:space="preserve">emissions.  </w:t>
      </w:r>
      <w:r w:rsidR="009249D4">
        <w:rPr>
          <w:rFonts w:ascii="Times New Roman" w:hAnsi="Times New Roman"/>
          <w:sz w:val="20"/>
        </w:rPr>
        <w:t>Therefore, there is no concern that allowing 20 tons/year POC emissions for loading operations will adversely affect ship emissions.</w:t>
      </w:r>
    </w:p>
    <w:p w14:paraId="19A315C5" w14:textId="77777777" w:rsidR="00C2340D" w:rsidRDefault="00C2340D" w:rsidP="00F510FB">
      <w:pPr>
        <w:spacing w:line="240" w:lineRule="atLeast"/>
        <w:rPr>
          <w:rFonts w:ascii="Times New Roman" w:hAnsi="Times New Roman"/>
          <w:sz w:val="20"/>
        </w:rPr>
      </w:pPr>
    </w:p>
    <w:p w14:paraId="19A315C6" w14:textId="77777777" w:rsidR="00C2340D" w:rsidRDefault="00C2340D" w:rsidP="00F510FB">
      <w:pPr>
        <w:spacing w:line="240" w:lineRule="atLeast"/>
        <w:rPr>
          <w:rFonts w:ascii="Times New Roman" w:hAnsi="Times New Roman"/>
          <w:sz w:val="20"/>
        </w:rPr>
      </w:pPr>
      <w:r>
        <w:rPr>
          <w:rFonts w:ascii="Times New Roman" w:hAnsi="Times New Roman"/>
          <w:sz w:val="20"/>
        </w:rPr>
        <w:t xml:space="preserve">Peak daily emissions for the loading operations are determined by a review of each </w:t>
      </w:r>
      <w:r w:rsidR="00CF30EB">
        <w:rPr>
          <w:rFonts w:ascii="Times New Roman" w:hAnsi="Times New Roman"/>
          <w:sz w:val="20"/>
        </w:rPr>
        <w:t>cargo carrier call during the 3-year b</w:t>
      </w:r>
      <w:r w:rsidR="00751CC5">
        <w:rPr>
          <w:rFonts w:ascii="Times New Roman" w:hAnsi="Times New Roman"/>
          <w:sz w:val="20"/>
        </w:rPr>
        <w:t>aseline.  The</w:t>
      </w:r>
      <w:r w:rsidR="00A065B5">
        <w:rPr>
          <w:rFonts w:ascii="Times New Roman" w:hAnsi="Times New Roman"/>
          <w:sz w:val="20"/>
        </w:rPr>
        <w:t xml:space="preserve"> results indicate th</w:t>
      </w:r>
      <w:r w:rsidR="003B2E5F">
        <w:rPr>
          <w:rFonts w:ascii="Times New Roman" w:hAnsi="Times New Roman"/>
          <w:sz w:val="20"/>
        </w:rPr>
        <w:t>ere are</w:t>
      </w:r>
      <w:r w:rsidR="00A065B5">
        <w:rPr>
          <w:rFonts w:ascii="Times New Roman" w:hAnsi="Times New Roman"/>
          <w:sz w:val="20"/>
        </w:rPr>
        <w:t xml:space="preserve"> days</w:t>
      </w:r>
      <w:r w:rsidR="00CF30EB">
        <w:rPr>
          <w:rFonts w:ascii="Times New Roman" w:hAnsi="Times New Roman"/>
          <w:sz w:val="20"/>
        </w:rPr>
        <w:t xml:space="preserve"> where </w:t>
      </w:r>
      <w:r w:rsidR="00F501AE">
        <w:rPr>
          <w:rFonts w:ascii="Times New Roman" w:hAnsi="Times New Roman"/>
          <w:sz w:val="20"/>
        </w:rPr>
        <w:t xml:space="preserve">POC </w:t>
      </w:r>
      <w:r w:rsidR="00CF30EB">
        <w:rPr>
          <w:rFonts w:ascii="Times New Roman" w:hAnsi="Times New Roman"/>
          <w:sz w:val="20"/>
        </w:rPr>
        <w:t>emissions from gasoline loading exceed 10 lbs/highest day</w:t>
      </w:r>
      <w:r w:rsidR="00AB6A47">
        <w:rPr>
          <w:rFonts w:ascii="Times New Roman" w:hAnsi="Times New Roman"/>
          <w:sz w:val="20"/>
        </w:rPr>
        <w:t>.</w:t>
      </w:r>
    </w:p>
    <w:p w14:paraId="19A315C7" w14:textId="77777777" w:rsidR="00CF30EB" w:rsidRDefault="00CF30EB" w:rsidP="00F510FB">
      <w:pPr>
        <w:spacing w:line="240" w:lineRule="atLeast"/>
        <w:rPr>
          <w:rFonts w:ascii="Times New Roman" w:hAnsi="Times New Roman"/>
          <w:sz w:val="20"/>
        </w:rPr>
      </w:pPr>
    </w:p>
    <w:p w14:paraId="19A315C8" w14:textId="77777777" w:rsidR="0044485F" w:rsidRDefault="0044485F" w:rsidP="00F510FB">
      <w:pPr>
        <w:spacing w:line="240" w:lineRule="atLeast"/>
        <w:rPr>
          <w:rFonts w:ascii="Times New Roman" w:hAnsi="Times New Roman"/>
          <w:sz w:val="20"/>
        </w:rPr>
      </w:pPr>
      <w:r>
        <w:rPr>
          <w:rFonts w:ascii="Times New Roman" w:hAnsi="Times New Roman"/>
          <w:sz w:val="20"/>
        </w:rPr>
        <w:t>The total S-1560 emissions are summarized in the following table.</w:t>
      </w:r>
    </w:p>
    <w:p w14:paraId="19A315C9" w14:textId="77777777" w:rsidR="001B3A18" w:rsidRDefault="001B3A18" w:rsidP="00A1183A">
      <w:pPr>
        <w:spacing w:line="300" w:lineRule="atLeast"/>
        <w:rPr>
          <w:rFonts w:ascii="Times New Roman" w:hAnsi="Times New Roman"/>
          <w:sz w:val="20"/>
        </w:rPr>
      </w:pPr>
    </w:p>
    <w:tbl>
      <w:tblPr>
        <w:tblW w:w="7395" w:type="dxa"/>
        <w:tblInd w:w="93" w:type="dxa"/>
        <w:tblLook w:val="04A0" w:firstRow="1" w:lastRow="0" w:firstColumn="1" w:lastColumn="0" w:noHBand="0" w:noVBand="1"/>
      </w:tblPr>
      <w:tblGrid>
        <w:gridCol w:w="2190"/>
        <w:gridCol w:w="1144"/>
        <w:gridCol w:w="1006"/>
        <w:gridCol w:w="1006"/>
        <w:gridCol w:w="916"/>
        <w:gridCol w:w="1133"/>
      </w:tblGrid>
      <w:tr w:rsidR="0044485F" w:rsidRPr="00CE57DE" w14:paraId="19A315CB" w14:textId="77777777" w:rsidTr="00100881">
        <w:trPr>
          <w:trHeight w:val="360"/>
          <w:tblHeader/>
        </w:trPr>
        <w:tc>
          <w:tcPr>
            <w:tcW w:w="7395"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9A315CA" w14:textId="77777777" w:rsidR="0044485F" w:rsidRPr="00CE57DE" w:rsidRDefault="0044485F" w:rsidP="0044485F">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Berth 1A Total Annual Emissions</w:t>
            </w:r>
            <w:r w:rsidR="00075D06">
              <w:rPr>
                <w:rFonts w:ascii="Times New Roman" w:hAnsi="Times New Roman"/>
                <w:b/>
                <w:bCs/>
                <w:color w:val="000000"/>
                <w:sz w:val="18"/>
                <w:szCs w:val="18"/>
              </w:rPr>
              <w:t>, Tons</w:t>
            </w:r>
            <w:r>
              <w:rPr>
                <w:rFonts w:ascii="Times New Roman" w:hAnsi="Times New Roman"/>
                <w:b/>
                <w:bCs/>
                <w:color w:val="000000"/>
                <w:sz w:val="18"/>
                <w:szCs w:val="18"/>
              </w:rPr>
              <w:t xml:space="preserve"> -- 30,000,000 Barrels/year</w:t>
            </w:r>
          </w:p>
        </w:tc>
      </w:tr>
      <w:tr w:rsidR="0044485F" w:rsidRPr="00CE57DE" w14:paraId="19A315D2" w14:textId="77777777" w:rsidTr="00100881">
        <w:trPr>
          <w:trHeight w:val="360"/>
          <w:tblHeader/>
        </w:trPr>
        <w:tc>
          <w:tcPr>
            <w:tcW w:w="219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19A315CC" w14:textId="77777777" w:rsidR="0044485F" w:rsidRPr="00CE57DE" w:rsidRDefault="0044485F" w:rsidP="00B64077">
            <w:pPr>
              <w:spacing w:line="240" w:lineRule="auto"/>
              <w:rPr>
                <w:rFonts w:ascii="Times New Roman" w:hAnsi="Times New Roman"/>
                <w:b/>
                <w:bCs/>
                <w:color w:val="000000"/>
                <w:sz w:val="18"/>
                <w:szCs w:val="18"/>
              </w:rPr>
            </w:pPr>
            <w:r>
              <w:rPr>
                <w:rFonts w:ascii="Times New Roman" w:hAnsi="Times New Roman"/>
                <w:b/>
                <w:bCs/>
                <w:color w:val="000000"/>
                <w:sz w:val="18"/>
                <w:szCs w:val="18"/>
              </w:rPr>
              <w:t>Pollutant</w:t>
            </w:r>
          </w:p>
        </w:tc>
        <w:tc>
          <w:tcPr>
            <w:tcW w:w="1144"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5CD" w14:textId="77777777" w:rsidR="0044485F" w:rsidRPr="00CE57DE" w:rsidRDefault="0044485F" w:rsidP="00B6407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NO</w:t>
            </w:r>
            <w:r w:rsidRPr="00CE57DE">
              <w:rPr>
                <w:rFonts w:ascii="Times New Roman" w:hAnsi="Times New Roman"/>
                <w:b/>
                <w:bCs/>
                <w:color w:val="000000"/>
                <w:sz w:val="18"/>
                <w:szCs w:val="18"/>
                <w:vertAlign w:val="subscript"/>
              </w:rPr>
              <w:t>X</w:t>
            </w:r>
          </w:p>
        </w:tc>
        <w:tc>
          <w:tcPr>
            <w:tcW w:w="1006"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5CE" w14:textId="77777777" w:rsidR="0044485F" w:rsidRPr="00CE57DE" w:rsidRDefault="0044485F" w:rsidP="00B6407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CO</w:t>
            </w:r>
          </w:p>
        </w:tc>
        <w:tc>
          <w:tcPr>
            <w:tcW w:w="1006"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5CF" w14:textId="77777777" w:rsidR="0044485F" w:rsidRPr="00CE57DE" w:rsidRDefault="007D128A" w:rsidP="00B64077">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w:t>
            </w:r>
          </w:p>
        </w:tc>
        <w:tc>
          <w:tcPr>
            <w:tcW w:w="916"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5D0" w14:textId="77777777" w:rsidR="0044485F" w:rsidRPr="00CE57DE" w:rsidRDefault="0044485F" w:rsidP="00B6407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PM</w:t>
            </w:r>
            <w:r w:rsidRPr="00CE57DE">
              <w:rPr>
                <w:rFonts w:ascii="Times New Roman" w:hAnsi="Times New Roman"/>
                <w:b/>
                <w:bCs/>
                <w:color w:val="000000"/>
                <w:sz w:val="18"/>
                <w:szCs w:val="18"/>
                <w:vertAlign w:val="subscript"/>
              </w:rPr>
              <w:t>10</w:t>
            </w:r>
          </w:p>
        </w:tc>
        <w:tc>
          <w:tcPr>
            <w:tcW w:w="1133"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5D1" w14:textId="77777777" w:rsidR="0044485F" w:rsidRPr="00CE57DE" w:rsidRDefault="0044485F" w:rsidP="00B6407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SO</w:t>
            </w:r>
            <w:r w:rsidRPr="00CE57DE">
              <w:rPr>
                <w:rFonts w:ascii="Times New Roman" w:hAnsi="Times New Roman"/>
                <w:b/>
                <w:bCs/>
                <w:color w:val="000000"/>
                <w:sz w:val="18"/>
                <w:szCs w:val="18"/>
                <w:vertAlign w:val="subscript"/>
              </w:rPr>
              <w:t>2</w:t>
            </w:r>
          </w:p>
        </w:tc>
      </w:tr>
      <w:tr w:rsidR="009C63CE" w14:paraId="19A315D9" w14:textId="77777777" w:rsidTr="009C57FC">
        <w:trPr>
          <w:cantSplit/>
          <w:trHeight w:val="300"/>
        </w:trPr>
        <w:tc>
          <w:tcPr>
            <w:tcW w:w="2190" w:type="dxa"/>
            <w:tcBorders>
              <w:top w:val="single" w:sz="4" w:space="0" w:color="auto"/>
              <w:left w:val="single" w:sz="4" w:space="0" w:color="auto"/>
              <w:bottom w:val="single" w:sz="4" w:space="0" w:color="auto"/>
              <w:right w:val="single" w:sz="4" w:space="0" w:color="auto"/>
            </w:tcBorders>
            <w:noWrap/>
            <w:vAlign w:val="center"/>
          </w:tcPr>
          <w:p w14:paraId="19A315D3" w14:textId="77777777" w:rsidR="009C63CE" w:rsidRPr="00CE57DE" w:rsidRDefault="009C63CE" w:rsidP="003037FA">
            <w:pPr>
              <w:spacing w:line="240" w:lineRule="auto"/>
              <w:rPr>
                <w:rFonts w:ascii="Times New Roman" w:hAnsi="Times New Roman"/>
                <w:b/>
                <w:bCs/>
                <w:color w:val="000000"/>
                <w:sz w:val="18"/>
                <w:szCs w:val="18"/>
              </w:rPr>
            </w:pPr>
            <w:r>
              <w:rPr>
                <w:rFonts w:ascii="Times New Roman" w:hAnsi="Times New Roman"/>
                <w:b/>
                <w:bCs/>
                <w:color w:val="000000"/>
                <w:sz w:val="18"/>
                <w:szCs w:val="18"/>
              </w:rPr>
              <w:t>Marine Cargo Carrier</w:t>
            </w:r>
          </w:p>
        </w:tc>
        <w:tc>
          <w:tcPr>
            <w:tcW w:w="1144" w:type="dxa"/>
            <w:tcBorders>
              <w:top w:val="single" w:sz="4" w:space="0" w:color="auto"/>
              <w:left w:val="nil"/>
              <w:bottom w:val="single" w:sz="4" w:space="0" w:color="auto"/>
              <w:right w:val="single" w:sz="4" w:space="0" w:color="auto"/>
            </w:tcBorders>
            <w:noWrap/>
          </w:tcPr>
          <w:p w14:paraId="19A315D4" w14:textId="77777777" w:rsidR="009C63CE" w:rsidRPr="002510F1" w:rsidRDefault="009C63CE" w:rsidP="003037FA">
            <w:pPr>
              <w:spacing w:line="300" w:lineRule="atLeast"/>
              <w:jc w:val="center"/>
              <w:rPr>
                <w:rFonts w:ascii="Times New Roman" w:hAnsi="Times New Roman"/>
                <w:sz w:val="20"/>
              </w:rPr>
            </w:pPr>
            <w:r w:rsidRPr="001F4FCD">
              <w:rPr>
                <w:rFonts w:ascii="Times New Roman" w:hAnsi="Times New Roman"/>
                <w:sz w:val="20"/>
              </w:rPr>
              <w:t>188.82</w:t>
            </w:r>
            <w:r w:rsidR="00A065B5">
              <w:rPr>
                <w:rFonts w:ascii="Times New Roman" w:hAnsi="Times New Roman"/>
                <w:sz w:val="20"/>
              </w:rPr>
              <w:t>5</w:t>
            </w:r>
          </w:p>
        </w:tc>
        <w:tc>
          <w:tcPr>
            <w:tcW w:w="1006" w:type="dxa"/>
            <w:tcBorders>
              <w:top w:val="single" w:sz="4" w:space="0" w:color="auto"/>
              <w:left w:val="nil"/>
              <w:bottom w:val="single" w:sz="4" w:space="0" w:color="auto"/>
              <w:right w:val="single" w:sz="4" w:space="0" w:color="auto"/>
            </w:tcBorders>
            <w:noWrap/>
          </w:tcPr>
          <w:p w14:paraId="19A315D5" w14:textId="77777777" w:rsidR="009C63CE" w:rsidRPr="002510F1" w:rsidRDefault="009C63CE" w:rsidP="003037FA">
            <w:pPr>
              <w:spacing w:line="300" w:lineRule="atLeast"/>
              <w:jc w:val="right"/>
              <w:rPr>
                <w:rFonts w:ascii="Times New Roman" w:hAnsi="Times New Roman"/>
                <w:sz w:val="20"/>
              </w:rPr>
            </w:pPr>
            <w:r w:rsidRPr="001F4FCD">
              <w:rPr>
                <w:rFonts w:ascii="Times New Roman" w:hAnsi="Times New Roman"/>
                <w:sz w:val="20"/>
              </w:rPr>
              <w:t>34.425</w:t>
            </w:r>
          </w:p>
        </w:tc>
        <w:tc>
          <w:tcPr>
            <w:tcW w:w="1006" w:type="dxa"/>
            <w:tcBorders>
              <w:top w:val="single" w:sz="4" w:space="0" w:color="auto"/>
              <w:left w:val="nil"/>
              <w:bottom w:val="single" w:sz="4" w:space="0" w:color="auto"/>
              <w:right w:val="single" w:sz="4" w:space="0" w:color="auto"/>
            </w:tcBorders>
            <w:noWrap/>
          </w:tcPr>
          <w:p w14:paraId="19A315D6" w14:textId="77777777" w:rsidR="009C63CE" w:rsidRPr="002510F1" w:rsidRDefault="009C63CE" w:rsidP="003037FA">
            <w:pPr>
              <w:spacing w:line="300" w:lineRule="atLeast"/>
              <w:jc w:val="right"/>
              <w:rPr>
                <w:rFonts w:ascii="Times New Roman" w:hAnsi="Times New Roman"/>
                <w:sz w:val="20"/>
              </w:rPr>
            </w:pPr>
            <w:r w:rsidRPr="001F4FCD">
              <w:rPr>
                <w:rFonts w:ascii="Times New Roman" w:hAnsi="Times New Roman"/>
                <w:sz w:val="20"/>
              </w:rPr>
              <w:t>10.743</w:t>
            </w:r>
          </w:p>
        </w:tc>
        <w:tc>
          <w:tcPr>
            <w:tcW w:w="916" w:type="dxa"/>
            <w:tcBorders>
              <w:top w:val="single" w:sz="4" w:space="0" w:color="auto"/>
              <w:left w:val="nil"/>
              <w:bottom w:val="single" w:sz="4" w:space="0" w:color="auto"/>
              <w:right w:val="single" w:sz="4" w:space="0" w:color="auto"/>
            </w:tcBorders>
            <w:noWrap/>
          </w:tcPr>
          <w:p w14:paraId="19A315D7" w14:textId="77777777" w:rsidR="009C63CE" w:rsidRPr="002510F1" w:rsidRDefault="009C63CE" w:rsidP="003037FA">
            <w:pPr>
              <w:spacing w:line="300" w:lineRule="atLeast"/>
              <w:jc w:val="right"/>
              <w:rPr>
                <w:rFonts w:ascii="Times New Roman" w:hAnsi="Times New Roman"/>
                <w:sz w:val="20"/>
              </w:rPr>
            </w:pPr>
            <w:r w:rsidRPr="001F4FCD">
              <w:rPr>
                <w:rFonts w:ascii="Times New Roman" w:hAnsi="Times New Roman"/>
                <w:sz w:val="20"/>
              </w:rPr>
              <w:t>4.15</w:t>
            </w:r>
            <w:r w:rsidR="00A065B5">
              <w:rPr>
                <w:rFonts w:ascii="Times New Roman" w:hAnsi="Times New Roman"/>
                <w:sz w:val="20"/>
              </w:rPr>
              <w:t>7</w:t>
            </w:r>
          </w:p>
        </w:tc>
        <w:tc>
          <w:tcPr>
            <w:tcW w:w="1133" w:type="dxa"/>
            <w:tcBorders>
              <w:top w:val="single" w:sz="4" w:space="0" w:color="auto"/>
              <w:left w:val="nil"/>
              <w:bottom w:val="single" w:sz="4" w:space="0" w:color="auto"/>
              <w:right w:val="single" w:sz="4" w:space="0" w:color="auto"/>
            </w:tcBorders>
            <w:noWrap/>
          </w:tcPr>
          <w:p w14:paraId="19A315D8" w14:textId="77777777" w:rsidR="009C63CE" w:rsidRDefault="009C63CE">
            <w:pPr>
              <w:spacing w:line="300" w:lineRule="atLeast"/>
              <w:jc w:val="center"/>
              <w:rPr>
                <w:rFonts w:ascii="Times New Roman" w:hAnsi="Times New Roman"/>
                <w:sz w:val="20"/>
              </w:rPr>
            </w:pPr>
            <w:r w:rsidRPr="001F4FCD">
              <w:rPr>
                <w:rFonts w:ascii="Times New Roman" w:hAnsi="Times New Roman"/>
                <w:sz w:val="20"/>
              </w:rPr>
              <w:t>9.372</w:t>
            </w:r>
          </w:p>
        </w:tc>
      </w:tr>
      <w:tr w:rsidR="0044485F" w14:paraId="19A315E0" w14:textId="77777777" w:rsidTr="00B64077">
        <w:trPr>
          <w:cantSplit/>
          <w:trHeight w:val="300"/>
        </w:trPr>
        <w:tc>
          <w:tcPr>
            <w:tcW w:w="2190" w:type="dxa"/>
            <w:tcBorders>
              <w:top w:val="single" w:sz="4" w:space="0" w:color="auto"/>
              <w:left w:val="single" w:sz="4" w:space="0" w:color="auto"/>
              <w:bottom w:val="single" w:sz="4" w:space="0" w:color="auto"/>
              <w:right w:val="single" w:sz="4" w:space="0" w:color="auto"/>
            </w:tcBorders>
            <w:noWrap/>
            <w:vAlign w:val="center"/>
          </w:tcPr>
          <w:p w14:paraId="19A315DA" w14:textId="77777777" w:rsidR="0044485F" w:rsidRPr="00DE0367" w:rsidRDefault="0044485F" w:rsidP="0044485F">
            <w:pPr>
              <w:spacing w:line="240" w:lineRule="auto"/>
              <w:rPr>
                <w:rFonts w:ascii="Times New Roman" w:hAnsi="Times New Roman"/>
                <w:b/>
                <w:bCs/>
                <w:color w:val="000000"/>
                <w:sz w:val="18"/>
                <w:szCs w:val="18"/>
              </w:rPr>
            </w:pPr>
            <w:r>
              <w:rPr>
                <w:rFonts w:ascii="Times New Roman" w:hAnsi="Times New Roman"/>
                <w:b/>
                <w:bCs/>
                <w:color w:val="000000"/>
                <w:sz w:val="18"/>
                <w:szCs w:val="18"/>
              </w:rPr>
              <w:t xml:space="preserve">Material Loading </w:t>
            </w:r>
          </w:p>
        </w:tc>
        <w:tc>
          <w:tcPr>
            <w:tcW w:w="1144" w:type="dxa"/>
            <w:tcBorders>
              <w:top w:val="single" w:sz="4" w:space="0" w:color="auto"/>
              <w:left w:val="nil"/>
              <w:bottom w:val="single" w:sz="4" w:space="0" w:color="auto"/>
              <w:right w:val="single" w:sz="4" w:space="0" w:color="auto"/>
            </w:tcBorders>
            <w:noWrap/>
          </w:tcPr>
          <w:p w14:paraId="19A315DB" w14:textId="77777777" w:rsidR="0044485F" w:rsidRPr="003037FA" w:rsidRDefault="0044485F" w:rsidP="003037FA">
            <w:pPr>
              <w:spacing w:line="300" w:lineRule="atLeast"/>
              <w:jc w:val="center"/>
              <w:rPr>
                <w:rFonts w:ascii="Times New Roman" w:hAnsi="Times New Roman"/>
                <w:sz w:val="20"/>
              </w:rPr>
            </w:pPr>
          </w:p>
        </w:tc>
        <w:tc>
          <w:tcPr>
            <w:tcW w:w="1006" w:type="dxa"/>
            <w:tcBorders>
              <w:top w:val="single" w:sz="4" w:space="0" w:color="auto"/>
              <w:left w:val="nil"/>
              <w:bottom w:val="single" w:sz="4" w:space="0" w:color="auto"/>
              <w:right w:val="single" w:sz="4" w:space="0" w:color="auto"/>
            </w:tcBorders>
            <w:noWrap/>
          </w:tcPr>
          <w:p w14:paraId="19A315DC" w14:textId="77777777" w:rsidR="0044485F" w:rsidRPr="003037FA" w:rsidRDefault="0044485F" w:rsidP="003037FA">
            <w:pPr>
              <w:spacing w:line="300" w:lineRule="atLeast"/>
              <w:jc w:val="center"/>
              <w:rPr>
                <w:rFonts w:ascii="Times New Roman" w:hAnsi="Times New Roman"/>
                <w:sz w:val="20"/>
              </w:rPr>
            </w:pPr>
          </w:p>
        </w:tc>
        <w:tc>
          <w:tcPr>
            <w:tcW w:w="1006" w:type="dxa"/>
            <w:tcBorders>
              <w:top w:val="single" w:sz="4" w:space="0" w:color="auto"/>
              <w:left w:val="nil"/>
              <w:bottom w:val="single" w:sz="4" w:space="0" w:color="auto"/>
              <w:right w:val="single" w:sz="4" w:space="0" w:color="auto"/>
            </w:tcBorders>
            <w:noWrap/>
          </w:tcPr>
          <w:p w14:paraId="19A315DD" w14:textId="77777777" w:rsidR="0044485F" w:rsidRPr="003037FA" w:rsidRDefault="00D07552" w:rsidP="003037FA">
            <w:pPr>
              <w:spacing w:line="300" w:lineRule="atLeast"/>
              <w:jc w:val="center"/>
              <w:rPr>
                <w:rFonts w:ascii="Times New Roman" w:hAnsi="Times New Roman"/>
                <w:sz w:val="20"/>
              </w:rPr>
            </w:pPr>
            <w:r>
              <w:rPr>
                <w:rFonts w:ascii="Times New Roman" w:hAnsi="Times New Roman"/>
                <w:sz w:val="20"/>
              </w:rPr>
              <w:t>20</w:t>
            </w:r>
            <w:r w:rsidR="002510F1">
              <w:rPr>
                <w:rFonts w:ascii="Times New Roman" w:hAnsi="Times New Roman"/>
                <w:sz w:val="20"/>
              </w:rPr>
              <w:t>.000</w:t>
            </w:r>
          </w:p>
        </w:tc>
        <w:tc>
          <w:tcPr>
            <w:tcW w:w="916" w:type="dxa"/>
            <w:tcBorders>
              <w:top w:val="single" w:sz="4" w:space="0" w:color="auto"/>
              <w:left w:val="nil"/>
              <w:bottom w:val="single" w:sz="4" w:space="0" w:color="auto"/>
              <w:right w:val="single" w:sz="4" w:space="0" w:color="auto"/>
            </w:tcBorders>
            <w:noWrap/>
          </w:tcPr>
          <w:p w14:paraId="19A315DE" w14:textId="77777777" w:rsidR="0044485F" w:rsidRPr="003037FA" w:rsidRDefault="0044485F" w:rsidP="003037FA">
            <w:pPr>
              <w:spacing w:line="300" w:lineRule="atLeast"/>
              <w:jc w:val="center"/>
              <w:rPr>
                <w:rFonts w:ascii="Times New Roman" w:hAnsi="Times New Roman"/>
                <w:sz w:val="20"/>
              </w:rPr>
            </w:pPr>
          </w:p>
        </w:tc>
        <w:tc>
          <w:tcPr>
            <w:tcW w:w="1133" w:type="dxa"/>
            <w:tcBorders>
              <w:top w:val="single" w:sz="4" w:space="0" w:color="auto"/>
              <w:left w:val="nil"/>
              <w:bottom w:val="single" w:sz="4" w:space="0" w:color="auto"/>
              <w:right w:val="single" w:sz="4" w:space="0" w:color="auto"/>
            </w:tcBorders>
            <w:noWrap/>
          </w:tcPr>
          <w:p w14:paraId="19A315DF" w14:textId="77777777" w:rsidR="0044485F" w:rsidRPr="003037FA" w:rsidRDefault="0044485F" w:rsidP="003037FA">
            <w:pPr>
              <w:spacing w:line="300" w:lineRule="atLeast"/>
              <w:jc w:val="center"/>
              <w:rPr>
                <w:rFonts w:ascii="Times New Roman" w:hAnsi="Times New Roman"/>
                <w:sz w:val="20"/>
              </w:rPr>
            </w:pPr>
          </w:p>
        </w:tc>
      </w:tr>
      <w:tr w:rsidR="0044485F" w14:paraId="19A315E7" w14:textId="77777777" w:rsidTr="00B64077">
        <w:trPr>
          <w:cantSplit/>
          <w:trHeight w:val="300"/>
        </w:trPr>
        <w:tc>
          <w:tcPr>
            <w:tcW w:w="2190" w:type="dxa"/>
            <w:tcBorders>
              <w:top w:val="single" w:sz="4" w:space="0" w:color="auto"/>
              <w:left w:val="single" w:sz="4" w:space="0" w:color="auto"/>
              <w:bottom w:val="single" w:sz="4" w:space="0" w:color="auto"/>
              <w:right w:val="single" w:sz="4" w:space="0" w:color="auto"/>
            </w:tcBorders>
            <w:noWrap/>
            <w:vAlign w:val="center"/>
          </w:tcPr>
          <w:p w14:paraId="19A315E1" w14:textId="77777777" w:rsidR="0044485F" w:rsidRDefault="0044485F" w:rsidP="00B64077">
            <w:pPr>
              <w:spacing w:line="240" w:lineRule="auto"/>
              <w:rPr>
                <w:rFonts w:ascii="Times New Roman" w:hAnsi="Times New Roman"/>
                <w:b/>
                <w:bCs/>
                <w:color w:val="000000"/>
                <w:sz w:val="18"/>
                <w:szCs w:val="18"/>
              </w:rPr>
            </w:pPr>
            <w:r>
              <w:rPr>
                <w:rFonts w:ascii="Times New Roman" w:hAnsi="Times New Roman"/>
                <w:b/>
                <w:bCs/>
                <w:color w:val="000000"/>
                <w:sz w:val="18"/>
                <w:szCs w:val="18"/>
              </w:rPr>
              <w:t>Total Emissions, Tons</w:t>
            </w:r>
          </w:p>
        </w:tc>
        <w:tc>
          <w:tcPr>
            <w:tcW w:w="1144" w:type="dxa"/>
            <w:tcBorders>
              <w:top w:val="single" w:sz="4" w:space="0" w:color="auto"/>
              <w:left w:val="nil"/>
              <w:bottom w:val="single" w:sz="4" w:space="0" w:color="auto"/>
              <w:right w:val="single" w:sz="4" w:space="0" w:color="auto"/>
            </w:tcBorders>
            <w:noWrap/>
          </w:tcPr>
          <w:p w14:paraId="19A315E2" w14:textId="77777777" w:rsidR="0044485F" w:rsidRPr="003037FA" w:rsidRDefault="00881D99" w:rsidP="003037FA">
            <w:pPr>
              <w:spacing w:line="300" w:lineRule="atLeast"/>
              <w:jc w:val="center"/>
              <w:rPr>
                <w:rFonts w:ascii="Times New Roman" w:hAnsi="Times New Roman"/>
                <w:sz w:val="20"/>
              </w:rPr>
            </w:pPr>
            <w:r w:rsidRPr="003037FA">
              <w:rPr>
                <w:rFonts w:ascii="Times New Roman" w:hAnsi="Times New Roman"/>
                <w:sz w:val="20"/>
              </w:rPr>
              <w:fldChar w:fldCharType="begin"/>
            </w:r>
            <w:r w:rsidR="0044485F" w:rsidRPr="003037FA">
              <w:rPr>
                <w:rFonts w:ascii="Times New Roman" w:hAnsi="Times New Roman"/>
                <w:sz w:val="20"/>
              </w:rPr>
              <w:instrText xml:space="preserve"> =SUM(ABOVE) \# "#,##0.000" </w:instrText>
            </w:r>
            <w:r w:rsidRPr="003037FA">
              <w:rPr>
                <w:rFonts w:ascii="Times New Roman" w:hAnsi="Times New Roman"/>
                <w:sz w:val="20"/>
              </w:rPr>
              <w:fldChar w:fldCharType="separate"/>
            </w:r>
            <w:r w:rsidR="009C63CE">
              <w:rPr>
                <w:rFonts w:ascii="Times New Roman" w:hAnsi="Times New Roman"/>
                <w:noProof/>
                <w:sz w:val="20"/>
              </w:rPr>
              <w:t xml:space="preserve"> 188.825</w:t>
            </w:r>
            <w:r w:rsidRPr="003037FA">
              <w:rPr>
                <w:rFonts w:ascii="Times New Roman" w:hAnsi="Times New Roman"/>
                <w:sz w:val="20"/>
              </w:rPr>
              <w:fldChar w:fldCharType="end"/>
            </w:r>
            <w:r w:rsidR="0044485F" w:rsidRPr="003037FA">
              <w:rPr>
                <w:rFonts w:ascii="Times New Roman" w:hAnsi="Times New Roman"/>
                <w:sz w:val="20"/>
              </w:rPr>
              <w:t xml:space="preserve"> </w:t>
            </w:r>
          </w:p>
        </w:tc>
        <w:tc>
          <w:tcPr>
            <w:tcW w:w="1006" w:type="dxa"/>
            <w:tcBorders>
              <w:top w:val="single" w:sz="4" w:space="0" w:color="auto"/>
              <w:left w:val="nil"/>
              <w:bottom w:val="single" w:sz="4" w:space="0" w:color="auto"/>
              <w:right w:val="single" w:sz="4" w:space="0" w:color="auto"/>
            </w:tcBorders>
            <w:noWrap/>
          </w:tcPr>
          <w:p w14:paraId="19A315E3" w14:textId="77777777" w:rsidR="0044485F" w:rsidRPr="003037FA" w:rsidRDefault="00881D99" w:rsidP="003037FA">
            <w:pPr>
              <w:spacing w:line="300" w:lineRule="atLeast"/>
              <w:jc w:val="center"/>
              <w:rPr>
                <w:rFonts w:ascii="Times New Roman" w:hAnsi="Times New Roman"/>
                <w:sz w:val="20"/>
              </w:rPr>
            </w:pPr>
            <w:r w:rsidRPr="003037FA">
              <w:rPr>
                <w:rFonts w:ascii="Times New Roman" w:hAnsi="Times New Roman"/>
                <w:sz w:val="20"/>
              </w:rPr>
              <w:fldChar w:fldCharType="begin"/>
            </w:r>
            <w:r w:rsidR="0044485F" w:rsidRPr="003037FA">
              <w:rPr>
                <w:rFonts w:ascii="Times New Roman" w:hAnsi="Times New Roman"/>
                <w:sz w:val="20"/>
              </w:rPr>
              <w:instrText xml:space="preserve"> =SUM(ABOVE) \# "#,##0.000" </w:instrText>
            </w:r>
            <w:r w:rsidRPr="003037FA">
              <w:rPr>
                <w:rFonts w:ascii="Times New Roman" w:hAnsi="Times New Roman"/>
                <w:sz w:val="20"/>
              </w:rPr>
              <w:fldChar w:fldCharType="separate"/>
            </w:r>
            <w:r w:rsidR="009C63CE">
              <w:rPr>
                <w:rFonts w:ascii="Times New Roman" w:hAnsi="Times New Roman"/>
                <w:noProof/>
                <w:sz w:val="20"/>
              </w:rPr>
              <w:t xml:space="preserve">  34.425</w:t>
            </w:r>
            <w:r w:rsidRPr="003037FA">
              <w:rPr>
                <w:rFonts w:ascii="Times New Roman" w:hAnsi="Times New Roman"/>
                <w:sz w:val="20"/>
              </w:rPr>
              <w:fldChar w:fldCharType="end"/>
            </w:r>
            <w:r w:rsidR="0044485F" w:rsidRPr="003037FA">
              <w:rPr>
                <w:rFonts w:ascii="Times New Roman" w:hAnsi="Times New Roman"/>
                <w:sz w:val="20"/>
              </w:rPr>
              <w:t xml:space="preserve"> </w:t>
            </w:r>
          </w:p>
        </w:tc>
        <w:tc>
          <w:tcPr>
            <w:tcW w:w="1006" w:type="dxa"/>
            <w:tcBorders>
              <w:top w:val="single" w:sz="4" w:space="0" w:color="auto"/>
              <w:left w:val="nil"/>
              <w:bottom w:val="single" w:sz="4" w:space="0" w:color="auto"/>
              <w:right w:val="single" w:sz="4" w:space="0" w:color="auto"/>
            </w:tcBorders>
            <w:noWrap/>
          </w:tcPr>
          <w:p w14:paraId="19A315E4" w14:textId="77777777" w:rsidR="0044485F" w:rsidRPr="003037FA" w:rsidRDefault="00881D99" w:rsidP="003037FA">
            <w:pPr>
              <w:spacing w:line="300" w:lineRule="atLeast"/>
              <w:jc w:val="center"/>
              <w:rPr>
                <w:rFonts w:ascii="Times New Roman" w:hAnsi="Times New Roman"/>
                <w:sz w:val="20"/>
              </w:rPr>
            </w:pPr>
            <w:r w:rsidRPr="003037FA">
              <w:rPr>
                <w:rFonts w:ascii="Times New Roman" w:hAnsi="Times New Roman"/>
                <w:sz w:val="20"/>
              </w:rPr>
              <w:fldChar w:fldCharType="begin"/>
            </w:r>
            <w:r w:rsidR="0044485F" w:rsidRPr="003037FA">
              <w:rPr>
                <w:rFonts w:ascii="Times New Roman" w:hAnsi="Times New Roman"/>
                <w:sz w:val="20"/>
              </w:rPr>
              <w:instrText xml:space="preserve"> =SUM(ABOVE) \# "#,##0.000" </w:instrText>
            </w:r>
            <w:r w:rsidRPr="003037FA">
              <w:rPr>
                <w:rFonts w:ascii="Times New Roman" w:hAnsi="Times New Roman"/>
                <w:sz w:val="20"/>
              </w:rPr>
              <w:fldChar w:fldCharType="separate"/>
            </w:r>
            <w:r w:rsidR="00D07552">
              <w:rPr>
                <w:rFonts w:ascii="Times New Roman" w:hAnsi="Times New Roman"/>
                <w:noProof/>
                <w:sz w:val="20"/>
              </w:rPr>
              <w:t xml:space="preserve">  30.743</w:t>
            </w:r>
            <w:r w:rsidRPr="003037FA">
              <w:rPr>
                <w:rFonts w:ascii="Times New Roman" w:hAnsi="Times New Roman"/>
                <w:sz w:val="20"/>
              </w:rPr>
              <w:fldChar w:fldCharType="end"/>
            </w:r>
            <w:r w:rsidR="0044485F" w:rsidRPr="003037FA">
              <w:rPr>
                <w:rFonts w:ascii="Times New Roman" w:hAnsi="Times New Roman"/>
                <w:sz w:val="20"/>
              </w:rPr>
              <w:t xml:space="preserve"> </w:t>
            </w:r>
          </w:p>
        </w:tc>
        <w:tc>
          <w:tcPr>
            <w:tcW w:w="916" w:type="dxa"/>
            <w:tcBorders>
              <w:top w:val="single" w:sz="4" w:space="0" w:color="auto"/>
              <w:left w:val="nil"/>
              <w:bottom w:val="single" w:sz="4" w:space="0" w:color="auto"/>
              <w:right w:val="single" w:sz="4" w:space="0" w:color="auto"/>
            </w:tcBorders>
            <w:noWrap/>
          </w:tcPr>
          <w:p w14:paraId="19A315E5" w14:textId="77777777" w:rsidR="0044485F" w:rsidRPr="003037FA" w:rsidRDefault="00881D99" w:rsidP="003037FA">
            <w:pPr>
              <w:spacing w:line="300" w:lineRule="atLeast"/>
              <w:jc w:val="center"/>
              <w:rPr>
                <w:rFonts w:ascii="Times New Roman" w:hAnsi="Times New Roman"/>
                <w:sz w:val="20"/>
              </w:rPr>
            </w:pPr>
            <w:r w:rsidRPr="003037FA">
              <w:rPr>
                <w:rFonts w:ascii="Times New Roman" w:hAnsi="Times New Roman"/>
                <w:sz w:val="20"/>
              </w:rPr>
              <w:fldChar w:fldCharType="begin"/>
            </w:r>
            <w:r w:rsidR="0044485F" w:rsidRPr="003037FA">
              <w:rPr>
                <w:rFonts w:ascii="Times New Roman" w:hAnsi="Times New Roman"/>
                <w:sz w:val="20"/>
              </w:rPr>
              <w:instrText xml:space="preserve"> =SUM(ABOVE) \# "#,##0.000" </w:instrText>
            </w:r>
            <w:r w:rsidRPr="003037FA">
              <w:rPr>
                <w:rFonts w:ascii="Times New Roman" w:hAnsi="Times New Roman"/>
                <w:sz w:val="20"/>
              </w:rPr>
              <w:fldChar w:fldCharType="separate"/>
            </w:r>
            <w:r w:rsidR="009C63CE">
              <w:rPr>
                <w:rFonts w:ascii="Times New Roman" w:hAnsi="Times New Roman"/>
                <w:noProof/>
                <w:sz w:val="20"/>
              </w:rPr>
              <w:t xml:space="preserve">   4.157</w:t>
            </w:r>
            <w:r w:rsidRPr="003037FA">
              <w:rPr>
                <w:rFonts w:ascii="Times New Roman" w:hAnsi="Times New Roman"/>
                <w:sz w:val="20"/>
              </w:rPr>
              <w:fldChar w:fldCharType="end"/>
            </w:r>
            <w:r w:rsidR="0044485F" w:rsidRPr="003037FA">
              <w:rPr>
                <w:rFonts w:ascii="Times New Roman" w:hAnsi="Times New Roman"/>
                <w:sz w:val="20"/>
              </w:rPr>
              <w:t xml:space="preserve"> </w:t>
            </w:r>
          </w:p>
        </w:tc>
        <w:tc>
          <w:tcPr>
            <w:tcW w:w="1133" w:type="dxa"/>
            <w:tcBorders>
              <w:top w:val="single" w:sz="4" w:space="0" w:color="auto"/>
              <w:left w:val="nil"/>
              <w:bottom w:val="single" w:sz="4" w:space="0" w:color="auto"/>
              <w:right w:val="single" w:sz="4" w:space="0" w:color="auto"/>
            </w:tcBorders>
            <w:noWrap/>
          </w:tcPr>
          <w:p w14:paraId="19A315E6" w14:textId="77777777" w:rsidR="0044485F" w:rsidRPr="003037FA" w:rsidRDefault="00881D99" w:rsidP="003037FA">
            <w:pPr>
              <w:spacing w:line="300" w:lineRule="atLeast"/>
              <w:jc w:val="center"/>
              <w:rPr>
                <w:rFonts w:ascii="Times New Roman" w:hAnsi="Times New Roman"/>
                <w:sz w:val="20"/>
              </w:rPr>
            </w:pPr>
            <w:r w:rsidRPr="003037FA">
              <w:rPr>
                <w:rFonts w:ascii="Times New Roman" w:hAnsi="Times New Roman"/>
                <w:sz w:val="20"/>
              </w:rPr>
              <w:fldChar w:fldCharType="begin"/>
            </w:r>
            <w:r w:rsidR="0044485F" w:rsidRPr="003037FA">
              <w:rPr>
                <w:rFonts w:ascii="Times New Roman" w:hAnsi="Times New Roman"/>
                <w:sz w:val="20"/>
              </w:rPr>
              <w:instrText xml:space="preserve"> =SUM(ABOVE) \# "#,##0.000" </w:instrText>
            </w:r>
            <w:r w:rsidRPr="003037FA">
              <w:rPr>
                <w:rFonts w:ascii="Times New Roman" w:hAnsi="Times New Roman"/>
                <w:sz w:val="20"/>
              </w:rPr>
              <w:fldChar w:fldCharType="separate"/>
            </w:r>
            <w:r w:rsidR="009C63CE">
              <w:rPr>
                <w:rFonts w:ascii="Times New Roman" w:hAnsi="Times New Roman"/>
                <w:noProof/>
                <w:sz w:val="20"/>
              </w:rPr>
              <w:t xml:space="preserve">   9.372</w:t>
            </w:r>
            <w:r w:rsidRPr="003037FA">
              <w:rPr>
                <w:rFonts w:ascii="Times New Roman" w:hAnsi="Times New Roman"/>
                <w:sz w:val="20"/>
              </w:rPr>
              <w:fldChar w:fldCharType="end"/>
            </w:r>
            <w:r w:rsidR="0044485F" w:rsidRPr="003037FA">
              <w:rPr>
                <w:rFonts w:ascii="Times New Roman" w:hAnsi="Times New Roman"/>
                <w:sz w:val="20"/>
              </w:rPr>
              <w:t xml:space="preserve"> </w:t>
            </w:r>
          </w:p>
        </w:tc>
      </w:tr>
    </w:tbl>
    <w:p w14:paraId="19A315E8" w14:textId="77777777" w:rsidR="00C2340D" w:rsidRDefault="00C2340D" w:rsidP="00A1183A">
      <w:pPr>
        <w:spacing w:line="300" w:lineRule="atLeast"/>
        <w:rPr>
          <w:rFonts w:ascii="Times New Roman" w:hAnsi="Times New Roman"/>
          <w:sz w:val="20"/>
        </w:rPr>
      </w:pPr>
    </w:p>
    <w:p w14:paraId="19A315E9" w14:textId="77777777" w:rsidR="00C2340D" w:rsidRDefault="00C2340D" w:rsidP="00A1183A">
      <w:pPr>
        <w:spacing w:line="300" w:lineRule="atLeast"/>
        <w:rPr>
          <w:rFonts w:ascii="Times New Roman" w:hAnsi="Times New Roman"/>
          <w:sz w:val="20"/>
        </w:rPr>
      </w:pPr>
    </w:p>
    <w:p w14:paraId="19A315EA" w14:textId="77777777" w:rsidR="0044485F" w:rsidRDefault="0044485F" w:rsidP="0044485F">
      <w:pPr>
        <w:keepNext/>
        <w:spacing w:line="300" w:lineRule="atLeast"/>
        <w:rPr>
          <w:rFonts w:ascii="Times New Roman" w:hAnsi="Times New Roman"/>
          <w:b/>
          <w:sz w:val="20"/>
          <w:u w:val="single"/>
        </w:rPr>
      </w:pPr>
      <w:r>
        <w:rPr>
          <w:rFonts w:ascii="Times New Roman" w:hAnsi="Times New Roman"/>
          <w:b/>
          <w:sz w:val="20"/>
          <w:u w:val="single"/>
        </w:rPr>
        <w:t>B.</w:t>
      </w:r>
      <w:r>
        <w:rPr>
          <w:rFonts w:ascii="Times New Roman" w:hAnsi="Times New Roman"/>
          <w:b/>
          <w:sz w:val="20"/>
          <w:u w:val="single"/>
        </w:rPr>
        <w:tab/>
        <w:t xml:space="preserve">S-1561 </w:t>
      </w:r>
      <w:r w:rsidRPr="0044485F">
        <w:rPr>
          <w:rFonts w:ascii="Times New Roman" w:hAnsi="Times New Roman"/>
          <w:b/>
          <w:sz w:val="20"/>
          <w:u w:val="single"/>
        </w:rPr>
        <w:t>Emergency Diesel Generator</w:t>
      </w:r>
    </w:p>
    <w:p w14:paraId="19A315EB" w14:textId="77777777" w:rsidR="0044485F" w:rsidRDefault="0044485F" w:rsidP="00A1183A">
      <w:pPr>
        <w:spacing w:line="300" w:lineRule="atLeast"/>
        <w:rPr>
          <w:rFonts w:ascii="Times New Roman" w:hAnsi="Times New Roman"/>
          <w:sz w:val="20"/>
        </w:rPr>
      </w:pPr>
    </w:p>
    <w:p w14:paraId="19A315EC" w14:textId="77777777" w:rsidR="0044485F" w:rsidRDefault="00F635F7" w:rsidP="00F510FB">
      <w:pPr>
        <w:spacing w:line="240" w:lineRule="atLeast"/>
        <w:rPr>
          <w:rFonts w:ascii="Times New Roman" w:hAnsi="Times New Roman"/>
          <w:sz w:val="20"/>
        </w:rPr>
      </w:pPr>
      <w:r w:rsidRPr="0022445D">
        <w:rPr>
          <w:rFonts w:ascii="Times New Roman" w:hAnsi="Times New Roman"/>
          <w:sz w:val="20"/>
        </w:rPr>
        <w:t xml:space="preserve">Emergency standby diesel </w:t>
      </w:r>
      <w:r w:rsidR="003B7E6A">
        <w:rPr>
          <w:rFonts w:ascii="Times New Roman" w:hAnsi="Times New Roman"/>
          <w:sz w:val="20"/>
        </w:rPr>
        <w:t>internal combustion (</w:t>
      </w:r>
      <w:r w:rsidRPr="0022445D">
        <w:rPr>
          <w:rFonts w:ascii="Times New Roman" w:hAnsi="Times New Roman"/>
          <w:sz w:val="20"/>
        </w:rPr>
        <w:t>IC</w:t>
      </w:r>
      <w:r w:rsidR="003B7E6A">
        <w:rPr>
          <w:rFonts w:ascii="Times New Roman" w:hAnsi="Times New Roman"/>
          <w:sz w:val="20"/>
        </w:rPr>
        <w:t>)</w:t>
      </w:r>
      <w:r w:rsidRPr="0022445D">
        <w:rPr>
          <w:rFonts w:ascii="Times New Roman" w:hAnsi="Times New Roman"/>
          <w:sz w:val="20"/>
        </w:rPr>
        <w:t xml:space="preserve"> engine criteria pollutant emissions from the combustion of diesel fuel include nitrogen oxides (NOx), sulfur dioxide (SO</w:t>
      </w:r>
      <w:r w:rsidRPr="00F510FB">
        <w:rPr>
          <w:rFonts w:ascii="Times New Roman" w:hAnsi="Times New Roman"/>
          <w:sz w:val="20"/>
        </w:rPr>
        <w:t>2</w:t>
      </w:r>
      <w:r w:rsidRPr="0022445D">
        <w:rPr>
          <w:rFonts w:ascii="Times New Roman" w:hAnsi="Times New Roman"/>
          <w:sz w:val="20"/>
        </w:rPr>
        <w:t>), carbon monoxide (CO), precursor organic compounds (POC), and particulate matter less than 10 m</w:t>
      </w:r>
      <w:r>
        <w:rPr>
          <w:rFonts w:ascii="Times New Roman" w:hAnsi="Times New Roman"/>
          <w:sz w:val="20"/>
        </w:rPr>
        <w:t>icron</w:t>
      </w:r>
      <w:r w:rsidRPr="0022445D">
        <w:rPr>
          <w:rFonts w:ascii="Times New Roman" w:hAnsi="Times New Roman"/>
          <w:sz w:val="20"/>
        </w:rPr>
        <w:t xml:space="preserve">s in diameter (PM10).  Emissions are estimated based the EPA </w:t>
      </w:r>
      <w:r>
        <w:rPr>
          <w:rFonts w:ascii="Times New Roman" w:hAnsi="Times New Roman"/>
          <w:sz w:val="20"/>
        </w:rPr>
        <w:t>“</w:t>
      </w:r>
      <w:r w:rsidRPr="0022445D">
        <w:rPr>
          <w:rFonts w:ascii="Times New Roman" w:hAnsi="Times New Roman"/>
          <w:sz w:val="20"/>
        </w:rPr>
        <w:t xml:space="preserve">D2 Cycle </w:t>
      </w:r>
      <w:r>
        <w:rPr>
          <w:rFonts w:ascii="Times New Roman" w:hAnsi="Times New Roman"/>
          <w:sz w:val="20"/>
        </w:rPr>
        <w:t xml:space="preserve">Averages” </w:t>
      </w:r>
      <w:r w:rsidRPr="0022445D">
        <w:rPr>
          <w:rFonts w:ascii="Times New Roman" w:hAnsi="Times New Roman"/>
          <w:sz w:val="20"/>
        </w:rPr>
        <w:t>Certification level for Engine Family FCPXL08.8NZS</w:t>
      </w:r>
      <w:r>
        <w:rPr>
          <w:rFonts w:ascii="Times New Roman" w:hAnsi="Times New Roman"/>
          <w:sz w:val="20"/>
        </w:rPr>
        <w:t>.</w:t>
      </w:r>
    </w:p>
    <w:p w14:paraId="19A315ED" w14:textId="77777777" w:rsidR="00F635F7" w:rsidRDefault="00F635F7" w:rsidP="00F510FB">
      <w:pPr>
        <w:spacing w:line="240" w:lineRule="atLeast"/>
        <w:rPr>
          <w:rFonts w:ascii="Times New Roman" w:hAnsi="Times New Roman"/>
          <w:sz w:val="20"/>
        </w:rPr>
      </w:pPr>
    </w:p>
    <w:p w14:paraId="19A315EE" w14:textId="77777777" w:rsidR="00F635F7" w:rsidRDefault="00F635F7" w:rsidP="00F510FB">
      <w:pPr>
        <w:spacing w:line="240" w:lineRule="atLeast"/>
        <w:rPr>
          <w:rFonts w:ascii="Times New Roman" w:hAnsi="Times New Roman"/>
          <w:sz w:val="20"/>
        </w:rPr>
      </w:pPr>
      <w:r w:rsidRPr="0022445D">
        <w:rPr>
          <w:rFonts w:ascii="Times New Roman" w:hAnsi="Times New Roman"/>
          <w:sz w:val="20"/>
        </w:rPr>
        <w:t>Sulfur dioxide is calculated based on 15 ppm sulfur content in diesel fuel.  This ultra-low diesel fuel is required to be used in California.  SO</w:t>
      </w:r>
      <w:r w:rsidRPr="00F510FB">
        <w:rPr>
          <w:rFonts w:ascii="Times New Roman" w:hAnsi="Times New Roman"/>
          <w:sz w:val="20"/>
        </w:rPr>
        <w:t>2</w:t>
      </w:r>
      <w:r w:rsidRPr="0022445D">
        <w:rPr>
          <w:rFonts w:ascii="Times New Roman" w:hAnsi="Times New Roman"/>
          <w:sz w:val="20"/>
        </w:rPr>
        <w:t xml:space="preserve"> emissions are calculated by mass balance with 0.0015% sulfur in fuel by weight, using </w:t>
      </w:r>
      <w:r>
        <w:rPr>
          <w:rFonts w:ascii="Times New Roman" w:hAnsi="Times New Roman"/>
          <w:sz w:val="20"/>
        </w:rPr>
        <w:t>the engine peak fuel rate specification.</w:t>
      </w:r>
      <w:r w:rsidRPr="0022445D">
        <w:rPr>
          <w:rFonts w:ascii="Times New Roman" w:hAnsi="Times New Roman"/>
          <w:sz w:val="20"/>
        </w:rPr>
        <w:t xml:space="preserve">  Emissions are estimated for a 398 brake horsepower (bhp) IC engine.  Annual emissions are limited to 50 hours of operation (testing and maintenance) to comply wi</w:t>
      </w:r>
      <w:r>
        <w:rPr>
          <w:rFonts w:ascii="Times New Roman" w:hAnsi="Times New Roman"/>
          <w:sz w:val="20"/>
        </w:rPr>
        <w:t>th the CARB ATCM PM10 standard</w:t>
      </w:r>
      <w:r w:rsidR="00526363">
        <w:rPr>
          <w:rFonts w:ascii="Times New Roman" w:hAnsi="Times New Roman"/>
          <w:sz w:val="20"/>
        </w:rPr>
        <w:t xml:space="preserve">.  S-1561 will </w:t>
      </w:r>
      <w:r w:rsidR="00526363" w:rsidRPr="00B0627B">
        <w:rPr>
          <w:rFonts w:ascii="Times New Roman" w:hAnsi="Times New Roman"/>
          <w:bCs/>
          <w:iCs/>
          <w:sz w:val="20"/>
        </w:rPr>
        <w:t>have a fully offset federally enforceabl</w:t>
      </w:r>
      <w:r w:rsidR="00526363">
        <w:rPr>
          <w:rFonts w:ascii="Times New Roman" w:hAnsi="Times New Roman"/>
          <w:bCs/>
          <w:iCs/>
          <w:sz w:val="20"/>
        </w:rPr>
        <w:t>e limit of 50 hour/year allowed for testing and maintenance operation.</w:t>
      </w:r>
    </w:p>
    <w:p w14:paraId="19A315EF" w14:textId="77777777" w:rsidR="00F635F7" w:rsidRDefault="00F635F7" w:rsidP="00F510FB">
      <w:pPr>
        <w:spacing w:line="240" w:lineRule="atLeast"/>
        <w:rPr>
          <w:rFonts w:ascii="Times New Roman" w:hAnsi="Times New Roman"/>
          <w:sz w:val="20"/>
        </w:rPr>
      </w:pPr>
    </w:p>
    <w:p w14:paraId="19A315F0" w14:textId="77777777" w:rsidR="00F635F7" w:rsidRDefault="00F635F7" w:rsidP="00F510FB">
      <w:pPr>
        <w:spacing w:line="240" w:lineRule="atLeast"/>
        <w:rPr>
          <w:rFonts w:ascii="Times New Roman" w:hAnsi="Times New Roman"/>
          <w:sz w:val="20"/>
        </w:rPr>
      </w:pPr>
      <w:r>
        <w:rPr>
          <w:rFonts w:ascii="Times New Roman" w:hAnsi="Times New Roman"/>
          <w:sz w:val="20"/>
        </w:rPr>
        <w:t>S-1561 emissions are summarized in the following table.</w:t>
      </w:r>
    </w:p>
    <w:p w14:paraId="19A315F1" w14:textId="77777777" w:rsidR="00F635F7" w:rsidRDefault="00F635F7" w:rsidP="00A1183A">
      <w:pPr>
        <w:spacing w:line="300" w:lineRule="atLeast"/>
        <w:rPr>
          <w:rFonts w:ascii="Times New Roman" w:hAnsi="Times New Roman"/>
          <w:sz w:val="20"/>
        </w:rPr>
      </w:pPr>
    </w:p>
    <w:tbl>
      <w:tblPr>
        <w:tblW w:w="7932" w:type="dxa"/>
        <w:tblInd w:w="96" w:type="dxa"/>
        <w:tblLook w:val="0000" w:firstRow="0" w:lastRow="0" w:firstColumn="0" w:lastColumn="0" w:noHBand="0" w:noVBand="0"/>
      </w:tblPr>
      <w:tblGrid>
        <w:gridCol w:w="1002"/>
        <w:gridCol w:w="1260"/>
        <w:gridCol w:w="1080"/>
        <w:gridCol w:w="1260"/>
        <w:gridCol w:w="1080"/>
        <w:gridCol w:w="1097"/>
        <w:gridCol w:w="1153"/>
      </w:tblGrid>
      <w:tr w:rsidR="00F635F7" w:rsidRPr="0022445D" w14:paraId="19A315F9" w14:textId="77777777" w:rsidTr="00F16F77">
        <w:trPr>
          <w:trHeight w:val="276"/>
        </w:trPr>
        <w:tc>
          <w:tcPr>
            <w:tcW w:w="1002" w:type="dxa"/>
            <w:tcBorders>
              <w:top w:val="double" w:sz="6" w:space="0" w:color="auto"/>
              <w:left w:val="double" w:sz="6" w:space="0" w:color="auto"/>
              <w:bottom w:val="nil"/>
              <w:right w:val="single" w:sz="4" w:space="0" w:color="auto"/>
            </w:tcBorders>
            <w:shd w:val="clear" w:color="auto" w:fill="B8CCE4" w:themeFill="accent1" w:themeFillTint="66"/>
            <w:noWrap/>
            <w:vAlign w:val="bottom"/>
          </w:tcPr>
          <w:p w14:paraId="19A315F2" w14:textId="77777777" w:rsidR="00F635F7" w:rsidRPr="00BE63DD" w:rsidRDefault="00F635F7" w:rsidP="00B64077">
            <w:pPr>
              <w:keepNext/>
              <w:jc w:val="both"/>
              <w:rPr>
                <w:rFonts w:ascii="Times New Roman" w:hAnsi="Times New Roman"/>
                <w:sz w:val="18"/>
                <w:szCs w:val="18"/>
              </w:rPr>
            </w:pPr>
            <w:r w:rsidRPr="00BE63DD">
              <w:rPr>
                <w:rFonts w:ascii="Times New Roman" w:hAnsi="Times New Roman"/>
                <w:sz w:val="18"/>
                <w:szCs w:val="18"/>
              </w:rPr>
              <w:t> </w:t>
            </w:r>
          </w:p>
        </w:tc>
        <w:tc>
          <w:tcPr>
            <w:tcW w:w="1260" w:type="dxa"/>
            <w:tcBorders>
              <w:top w:val="double" w:sz="6" w:space="0" w:color="auto"/>
              <w:left w:val="nil"/>
              <w:bottom w:val="nil"/>
              <w:right w:val="single" w:sz="4" w:space="0" w:color="auto"/>
            </w:tcBorders>
            <w:shd w:val="clear" w:color="auto" w:fill="B8CCE4" w:themeFill="accent1" w:themeFillTint="66"/>
            <w:noWrap/>
            <w:vAlign w:val="bottom"/>
          </w:tcPr>
          <w:p w14:paraId="19A315F3"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Emission</w:t>
            </w:r>
          </w:p>
        </w:tc>
        <w:tc>
          <w:tcPr>
            <w:tcW w:w="1080" w:type="dxa"/>
            <w:tcBorders>
              <w:top w:val="double" w:sz="6" w:space="0" w:color="auto"/>
              <w:left w:val="nil"/>
              <w:bottom w:val="nil"/>
              <w:right w:val="single" w:sz="4" w:space="0" w:color="auto"/>
            </w:tcBorders>
            <w:shd w:val="clear" w:color="auto" w:fill="B8CCE4" w:themeFill="accent1" w:themeFillTint="66"/>
            <w:noWrap/>
            <w:vAlign w:val="bottom"/>
          </w:tcPr>
          <w:p w14:paraId="19A315F4"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Emission</w:t>
            </w:r>
          </w:p>
        </w:tc>
        <w:tc>
          <w:tcPr>
            <w:tcW w:w="1260" w:type="dxa"/>
            <w:tcBorders>
              <w:top w:val="double" w:sz="6" w:space="0" w:color="auto"/>
              <w:left w:val="nil"/>
              <w:bottom w:val="nil"/>
              <w:right w:val="nil"/>
            </w:tcBorders>
            <w:shd w:val="clear" w:color="auto" w:fill="B8CCE4" w:themeFill="accent1" w:themeFillTint="66"/>
            <w:noWrap/>
            <w:vAlign w:val="bottom"/>
          </w:tcPr>
          <w:p w14:paraId="19A315F5"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Hourly</w:t>
            </w:r>
          </w:p>
        </w:tc>
        <w:tc>
          <w:tcPr>
            <w:tcW w:w="1080" w:type="dxa"/>
            <w:tcBorders>
              <w:top w:val="double" w:sz="6" w:space="0" w:color="auto"/>
              <w:left w:val="single" w:sz="4" w:space="0" w:color="auto"/>
              <w:bottom w:val="nil"/>
              <w:right w:val="nil"/>
            </w:tcBorders>
            <w:shd w:val="clear" w:color="auto" w:fill="B8CCE4" w:themeFill="accent1" w:themeFillTint="66"/>
            <w:noWrap/>
            <w:vAlign w:val="bottom"/>
          </w:tcPr>
          <w:p w14:paraId="19A315F6" w14:textId="77777777" w:rsidR="00F635F7" w:rsidRPr="00BE63DD" w:rsidRDefault="00F635F7" w:rsidP="00B64077">
            <w:pPr>
              <w:keepNext/>
              <w:jc w:val="center"/>
              <w:rPr>
                <w:rFonts w:ascii="Times New Roman" w:hAnsi="Times New Roman"/>
                <w:sz w:val="18"/>
                <w:szCs w:val="18"/>
              </w:rPr>
            </w:pPr>
            <w:r>
              <w:rPr>
                <w:rFonts w:ascii="Times New Roman" w:hAnsi="Times New Roman"/>
                <w:sz w:val="18"/>
                <w:szCs w:val="18"/>
              </w:rPr>
              <w:t xml:space="preserve">24-hr </w:t>
            </w:r>
            <w:r w:rsidRPr="00BE63DD">
              <w:rPr>
                <w:rFonts w:ascii="Times New Roman" w:hAnsi="Times New Roman"/>
                <w:sz w:val="18"/>
                <w:szCs w:val="18"/>
              </w:rPr>
              <w:t>Daily</w:t>
            </w:r>
          </w:p>
        </w:tc>
        <w:tc>
          <w:tcPr>
            <w:tcW w:w="1097" w:type="dxa"/>
            <w:tcBorders>
              <w:top w:val="double" w:sz="6" w:space="0" w:color="auto"/>
              <w:left w:val="single" w:sz="4" w:space="0" w:color="auto"/>
              <w:bottom w:val="nil"/>
              <w:right w:val="nil"/>
            </w:tcBorders>
            <w:shd w:val="clear" w:color="auto" w:fill="B8CCE4" w:themeFill="accent1" w:themeFillTint="66"/>
            <w:noWrap/>
            <w:vAlign w:val="bottom"/>
          </w:tcPr>
          <w:p w14:paraId="19A315F7"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Annual</w:t>
            </w:r>
          </w:p>
        </w:tc>
        <w:tc>
          <w:tcPr>
            <w:tcW w:w="1153" w:type="dxa"/>
            <w:tcBorders>
              <w:top w:val="double" w:sz="6" w:space="0" w:color="auto"/>
              <w:left w:val="single" w:sz="4" w:space="0" w:color="auto"/>
              <w:bottom w:val="nil"/>
              <w:right w:val="double" w:sz="6" w:space="0" w:color="auto"/>
            </w:tcBorders>
            <w:shd w:val="clear" w:color="auto" w:fill="B8CCE4" w:themeFill="accent1" w:themeFillTint="66"/>
            <w:noWrap/>
            <w:vAlign w:val="bottom"/>
          </w:tcPr>
          <w:p w14:paraId="19A315F8"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Annual</w:t>
            </w:r>
          </w:p>
        </w:tc>
      </w:tr>
      <w:tr w:rsidR="00F635F7" w:rsidRPr="0022445D" w14:paraId="19A31601" w14:textId="77777777" w:rsidTr="00F16F77">
        <w:trPr>
          <w:trHeight w:val="312"/>
        </w:trPr>
        <w:tc>
          <w:tcPr>
            <w:tcW w:w="1002" w:type="dxa"/>
            <w:tcBorders>
              <w:top w:val="nil"/>
              <w:left w:val="double" w:sz="6" w:space="0" w:color="auto"/>
              <w:bottom w:val="nil"/>
              <w:right w:val="single" w:sz="4" w:space="0" w:color="auto"/>
            </w:tcBorders>
            <w:shd w:val="clear" w:color="auto" w:fill="B8CCE4" w:themeFill="accent1" w:themeFillTint="66"/>
            <w:noWrap/>
            <w:vAlign w:val="bottom"/>
          </w:tcPr>
          <w:p w14:paraId="19A315FA" w14:textId="77777777" w:rsidR="00F635F7" w:rsidRPr="00BE63DD" w:rsidRDefault="00F635F7" w:rsidP="00B64077">
            <w:pPr>
              <w:keepNext/>
              <w:jc w:val="both"/>
              <w:rPr>
                <w:rFonts w:ascii="Times New Roman" w:hAnsi="Times New Roman"/>
                <w:sz w:val="18"/>
                <w:szCs w:val="18"/>
              </w:rPr>
            </w:pPr>
            <w:r w:rsidRPr="00BE63DD">
              <w:rPr>
                <w:rFonts w:ascii="Times New Roman" w:hAnsi="Times New Roman"/>
                <w:sz w:val="18"/>
                <w:szCs w:val="18"/>
              </w:rPr>
              <w:t> </w:t>
            </w:r>
          </w:p>
        </w:tc>
        <w:tc>
          <w:tcPr>
            <w:tcW w:w="1260" w:type="dxa"/>
            <w:tcBorders>
              <w:top w:val="nil"/>
              <w:left w:val="nil"/>
              <w:bottom w:val="nil"/>
              <w:right w:val="single" w:sz="4" w:space="0" w:color="auto"/>
            </w:tcBorders>
            <w:shd w:val="clear" w:color="auto" w:fill="B8CCE4" w:themeFill="accent1" w:themeFillTint="66"/>
            <w:noWrap/>
            <w:vAlign w:val="bottom"/>
          </w:tcPr>
          <w:p w14:paraId="19A315FB"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Factor</w:t>
            </w:r>
          </w:p>
        </w:tc>
        <w:tc>
          <w:tcPr>
            <w:tcW w:w="1080" w:type="dxa"/>
            <w:tcBorders>
              <w:top w:val="nil"/>
              <w:left w:val="nil"/>
              <w:bottom w:val="nil"/>
              <w:right w:val="single" w:sz="4" w:space="0" w:color="auto"/>
            </w:tcBorders>
            <w:shd w:val="clear" w:color="auto" w:fill="B8CCE4" w:themeFill="accent1" w:themeFillTint="66"/>
            <w:noWrap/>
            <w:vAlign w:val="bottom"/>
          </w:tcPr>
          <w:p w14:paraId="19A315FC"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Factor</w:t>
            </w:r>
          </w:p>
        </w:tc>
        <w:tc>
          <w:tcPr>
            <w:tcW w:w="1260" w:type="dxa"/>
            <w:tcBorders>
              <w:top w:val="nil"/>
              <w:left w:val="nil"/>
              <w:bottom w:val="nil"/>
              <w:right w:val="nil"/>
            </w:tcBorders>
            <w:shd w:val="clear" w:color="auto" w:fill="B8CCE4" w:themeFill="accent1" w:themeFillTint="66"/>
            <w:noWrap/>
            <w:vAlign w:val="bottom"/>
          </w:tcPr>
          <w:p w14:paraId="19A315FD"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Emissions</w:t>
            </w:r>
          </w:p>
        </w:tc>
        <w:tc>
          <w:tcPr>
            <w:tcW w:w="1080" w:type="dxa"/>
            <w:tcBorders>
              <w:top w:val="nil"/>
              <w:left w:val="single" w:sz="4" w:space="0" w:color="auto"/>
              <w:bottom w:val="nil"/>
              <w:right w:val="nil"/>
            </w:tcBorders>
            <w:shd w:val="clear" w:color="auto" w:fill="B8CCE4" w:themeFill="accent1" w:themeFillTint="66"/>
            <w:noWrap/>
            <w:vAlign w:val="bottom"/>
          </w:tcPr>
          <w:p w14:paraId="19A315FE"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Emissions</w:t>
            </w:r>
          </w:p>
        </w:tc>
        <w:tc>
          <w:tcPr>
            <w:tcW w:w="1097" w:type="dxa"/>
            <w:tcBorders>
              <w:top w:val="nil"/>
              <w:left w:val="single" w:sz="4" w:space="0" w:color="auto"/>
              <w:bottom w:val="nil"/>
              <w:right w:val="nil"/>
            </w:tcBorders>
            <w:shd w:val="clear" w:color="auto" w:fill="B8CCE4" w:themeFill="accent1" w:themeFillTint="66"/>
            <w:noWrap/>
            <w:vAlign w:val="bottom"/>
          </w:tcPr>
          <w:p w14:paraId="19A315FF" w14:textId="77777777" w:rsidR="00F635F7" w:rsidRPr="00BE63DD" w:rsidRDefault="00F635F7" w:rsidP="00F635F7">
            <w:pPr>
              <w:keepNext/>
              <w:jc w:val="center"/>
              <w:rPr>
                <w:rFonts w:ascii="Times New Roman" w:hAnsi="Times New Roman"/>
                <w:sz w:val="18"/>
                <w:szCs w:val="18"/>
              </w:rPr>
            </w:pPr>
            <w:r w:rsidRPr="00BE63DD">
              <w:rPr>
                <w:rFonts w:ascii="Times New Roman" w:hAnsi="Times New Roman"/>
                <w:sz w:val="18"/>
                <w:szCs w:val="18"/>
              </w:rPr>
              <w:t>Emissions</w:t>
            </w:r>
          </w:p>
        </w:tc>
        <w:tc>
          <w:tcPr>
            <w:tcW w:w="1153" w:type="dxa"/>
            <w:tcBorders>
              <w:top w:val="nil"/>
              <w:left w:val="single" w:sz="4" w:space="0" w:color="auto"/>
              <w:bottom w:val="nil"/>
              <w:right w:val="double" w:sz="6" w:space="0" w:color="auto"/>
            </w:tcBorders>
            <w:shd w:val="clear" w:color="auto" w:fill="B8CCE4" w:themeFill="accent1" w:themeFillTint="66"/>
            <w:noWrap/>
            <w:vAlign w:val="bottom"/>
          </w:tcPr>
          <w:p w14:paraId="19A31600" w14:textId="77777777" w:rsidR="00F635F7" w:rsidRPr="00BE63DD" w:rsidRDefault="00F635F7" w:rsidP="00F635F7">
            <w:pPr>
              <w:keepNext/>
              <w:jc w:val="center"/>
              <w:rPr>
                <w:rFonts w:ascii="Times New Roman" w:hAnsi="Times New Roman"/>
                <w:sz w:val="18"/>
                <w:szCs w:val="18"/>
              </w:rPr>
            </w:pPr>
            <w:r w:rsidRPr="00BE63DD">
              <w:rPr>
                <w:rFonts w:ascii="Times New Roman" w:hAnsi="Times New Roman"/>
                <w:sz w:val="18"/>
                <w:szCs w:val="18"/>
              </w:rPr>
              <w:t>Emissions</w:t>
            </w:r>
          </w:p>
        </w:tc>
      </w:tr>
      <w:tr w:rsidR="00F635F7" w:rsidRPr="0022445D" w14:paraId="19A31609" w14:textId="77777777" w:rsidTr="00F16F77">
        <w:trPr>
          <w:trHeight w:val="264"/>
        </w:trPr>
        <w:tc>
          <w:tcPr>
            <w:tcW w:w="1002" w:type="dxa"/>
            <w:tcBorders>
              <w:top w:val="nil"/>
              <w:left w:val="double" w:sz="6" w:space="0" w:color="auto"/>
              <w:bottom w:val="single" w:sz="4" w:space="0" w:color="auto"/>
              <w:right w:val="single" w:sz="4" w:space="0" w:color="auto"/>
            </w:tcBorders>
            <w:shd w:val="clear" w:color="auto" w:fill="B8CCE4" w:themeFill="accent1" w:themeFillTint="66"/>
            <w:noWrap/>
            <w:vAlign w:val="bottom"/>
          </w:tcPr>
          <w:p w14:paraId="19A31602" w14:textId="77777777" w:rsidR="00F635F7" w:rsidRPr="00BE63DD" w:rsidRDefault="00F635F7" w:rsidP="00B64077">
            <w:pPr>
              <w:keepNext/>
              <w:jc w:val="both"/>
              <w:rPr>
                <w:rFonts w:ascii="Times New Roman" w:hAnsi="Times New Roman"/>
                <w:sz w:val="18"/>
                <w:szCs w:val="18"/>
              </w:rPr>
            </w:pPr>
            <w:r w:rsidRPr="00BE63DD">
              <w:rPr>
                <w:rFonts w:ascii="Times New Roman" w:hAnsi="Times New Roman"/>
                <w:sz w:val="18"/>
                <w:szCs w:val="18"/>
              </w:rPr>
              <w:t>Pollutant</w:t>
            </w:r>
          </w:p>
        </w:tc>
        <w:tc>
          <w:tcPr>
            <w:tcW w:w="1260" w:type="dxa"/>
            <w:tcBorders>
              <w:top w:val="nil"/>
              <w:left w:val="nil"/>
              <w:bottom w:val="single" w:sz="4" w:space="0" w:color="auto"/>
              <w:right w:val="single" w:sz="4" w:space="0" w:color="auto"/>
            </w:tcBorders>
            <w:shd w:val="clear" w:color="auto" w:fill="B8CCE4" w:themeFill="accent1" w:themeFillTint="66"/>
            <w:noWrap/>
            <w:vAlign w:val="bottom"/>
          </w:tcPr>
          <w:p w14:paraId="19A31603"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(g/hp-hr)</w:t>
            </w:r>
          </w:p>
        </w:tc>
        <w:tc>
          <w:tcPr>
            <w:tcW w:w="1080" w:type="dxa"/>
            <w:tcBorders>
              <w:top w:val="nil"/>
              <w:left w:val="nil"/>
              <w:bottom w:val="single" w:sz="4" w:space="0" w:color="auto"/>
              <w:right w:val="single" w:sz="4" w:space="0" w:color="auto"/>
            </w:tcBorders>
            <w:shd w:val="clear" w:color="auto" w:fill="B8CCE4" w:themeFill="accent1" w:themeFillTint="66"/>
            <w:noWrap/>
            <w:vAlign w:val="bottom"/>
          </w:tcPr>
          <w:p w14:paraId="19A31604"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(lb/hp-hr)</w:t>
            </w:r>
          </w:p>
        </w:tc>
        <w:tc>
          <w:tcPr>
            <w:tcW w:w="1260" w:type="dxa"/>
            <w:tcBorders>
              <w:top w:val="nil"/>
              <w:left w:val="nil"/>
              <w:bottom w:val="single" w:sz="4" w:space="0" w:color="auto"/>
              <w:right w:val="nil"/>
            </w:tcBorders>
            <w:shd w:val="clear" w:color="auto" w:fill="B8CCE4" w:themeFill="accent1" w:themeFillTint="66"/>
            <w:noWrap/>
            <w:vAlign w:val="bottom"/>
          </w:tcPr>
          <w:p w14:paraId="19A31605"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(lbs/hour)</w:t>
            </w:r>
          </w:p>
        </w:tc>
        <w:tc>
          <w:tcPr>
            <w:tcW w:w="1080" w:type="dxa"/>
            <w:tcBorders>
              <w:top w:val="nil"/>
              <w:left w:val="single" w:sz="4" w:space="0" w:color="auto"/>
              <w:bottom w:val="single" w:sz="4" w:space="0" w:color="auto"/>
              <w:right w:val="nil"/>
            </w:tcBorders>
            <w:shd w:val="clear" w:color="auto" w:fill="B8CCE4" w:themeFill="accent1" w:themeFillTint="66"/>
            <w:noWrap/>
            <w:vAlign w:val="bottom"/>
          </w:tcPr>
          <w:p w14:paraId="19A31606"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(lbs/day)</w:t>
            </w:r>
          </w:p>
        </w:tc>
        <w:tc>
          <w:tcPr>
            <w:tcW w:w="1097" w:type="dxa"/>
            <w:tcBorders>
              <w:top w:val="nil"/>
              <w:left w:val="single" w:sz="4" w:space="0" w:color="auto"/>
              <w:bottom w:val="single" w:sz="4" w:space="0" w:color="auto"/>
              <w:right w:val="nil"/>
            </w:tcBorders>
            <w:shd w:val="clear" w:color="auto" w:fill="B8CCE4" w:themeFill="accent1" w:themeFillTint="66"/>
            <w:noWrap/>
            <w:vAlign w:val="bottom"/>
          </w:tcPr>
          <w:p w14:paraId="19A31607"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(lbs/yr)</w:t>
            </w:r>
          </w:p>
        </w:tc>
        <w:tc>
          <w:tcPr>
            <w:tcW w:w="1153" w:type="dxa"/>
            <w:tcBorders>
              <w:top w:val="nil"/>
              <w:left w:val="single" w:sz="4" w:space="0" w:color="auto"/>
              <w:bottom w:val="single" w:sz="4" w:space="0" w:color="auto"/>
              <w:right w:val="double" w:sz="6" w:space="0" w:color="auto"/>
            </w:tcBorders>
            <w:shd w:val="clear" w:color="auto" w:fill="B8CCE4" w:themeFill="accent1" w:themeFillTint="66"/>
            <w:noWrap/>
            <w:vAlign w:val="bottom"/>
          </w:tcPr>
          <w:p w14:paraId="19A31608" w14:textId="77777777" w:rsidR="00F635F7" w:rsidRPr="00BE63DD" w:rsidRDefault="00F635F7" w:rsidP="00B64077">
            <w:pPr>
              <w:keepNext/>
              <w:jc w:val="center"/>
              <w:rPr>
                <w:rFonts w:ascii="Times New Roman" w:hAnsi="Times New Roman"/>
                <w:sz w:val="18"/>
                <w:szCs w:val="18"/>
              </w:rPr>
            </w:pPr>
            <w:r w:rsidRPr="00BE63DD">
              <w:rPr>
                <w:rFonts w:ascii="Times New Roman" w:hAnsi="Times New Roman"/>
                <w:sz w:val="18"/>
                <w:szCs w:val="18"/>
              </w:rPr>
              <w:t>(tons/year)</w:t>
            </w:r>
          </w:p>
        </w:tc>
      </w:tr>
      <w:tr w:rsidR="00F635F7" w:rsidRPr="0022445D" w14:paraId="19A31611" w14:textId="77777777" w:rsidTr="00B64077">
        <w:trPr>
          <w:trHeight w:val="312"/>
        </w:trPr>
        <w:tc>
          <w:tcPr>
            <w:tcW w:w="1002" w:type="dxa"/>
            <w:tcBorders>
              <w:top w:val="nil"/>
              <w:left w:val="double" w:sz="6" w:space="0" w:color="auto"/>
              <w:bottom w:val="nil"/>
              <w:right w:val="single" w:sz="4" w:space="0" w:color="auto"/>
            </w:tcBorders>
            <w:noWrap/>
            <w:vAlign w:val="bottom"/>
          </w:tcPr>
          <w:p w14:paraId="19A3160A" w14:textId="77777777" w:rsidR="00F635F7" w:rsidRPr="00BE63DD" w:rsidRDefault="00F635F7" w:rsidP="00B64077">
            <w:pPr>
              <w:jc w:val="both"/>
              <w:rPr>
                <w:rFonts w:ascii="Times New Roman" w:hAnsi="Times New Roman"/>
                <w:sz w:val="18"/>
                <w:szCs w:val="18"/>
              </w:rPr>
            </w:pPr>
            <w:r w:rsidRPr="00BE63DD">
              <w:rPr>
                <w:rFonts w:ascii="Times New Roman" w:hAnsi="Times New Roman"/>
                <w:sz w:val="18"/>
                <w:szCs w:val="18"/>
              </w:rPr>
              <w:t>NOx</w:t>
            </w:r>
          </w:p>
        </w:tc>
        <w:tc>
          <w:tcPr>
            <w:tcW w:w="1260" w:type="dxa"/>
            <w:tcBorders>
              <w:top w:val="nil"/>
              <w:left w:val="nil"/>
              <w:bottom w:val="nil"/>
              <w:right w:val="nil"/>
            </w:tcBorders>
            <w:noWrap/>
            <w:vAlign w:val="bottom"/>
          </w:tcPr>
          <w:p w14:paraId="19A3160B"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2.55</w:t>
            </w:r>
          </w:p>
        </w:tc>
        <w:tc>
          <w:tcPr>
            <w:tcW w:w="1080" w:type="dxa"/>
            <w:tcBorders>
              <w:top w:val="nil"/>
              <w:left w:val="single" w:sz="4" w:space="0" w:color="auto"/>
              <w:bottom w:val="nil"/>
              <w:right w:val="nil"/>
            </w:tcBorders>
            <w:noWrap/>
            <w:vAlign w:val="bottom"/>
          </w:tcPr>
          <w:p w14:paraId="19A3160C"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0.00562</w:t>
            </w:r>
          </w:p>
        </w:tc>
        <w:tc>
          <w:tcPr>
            <w:tcW w:w="1260" w:type="dxa"/>
            <w:tcBorders>
              <w:top w:val="nil"/>
              <w:left w:val="single" w:sz="4" w:space="0" w:color="auto"/>
              <w:bottom w:val="nil"/>
              <w:right w:val="nil"/>
            </w:tcBorders>
            <w:noWrap/>
            <w:vAlign w:val="bottom"/>
          </w:tcPr>
          <w:p w14:paraId="19A3160D"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2.24</w:t>
            </w:r>
          </w:p>
        </w:tc>
        <w:tc>
          <w:tcPr>
            <w:tcW w:w="1080" w:type="dxa"/>
            <w:tcBorders>
              <w:top w:val="nil"/>
              <w:left w:val="single" w:sz="4" w:space="0" w:color="auto"/>
              <w:bottom w:val="nil"/>
              <w:right w:val="nil"/>
            </w:tcBorders>
            <w:noWrap/>
            <w:vAlign w:val="bottom"/>
          </w:tcPr>
          <w:p w14:paraId="19A3160E"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53.7</w:t>
            </w:r>
          </w:p>
        </w:tc>
        <w:tc>
          <w:tcPr>
            <w:tcW w:w="1097" w:type="dxa"/>
            <w:tcBorders>
              <w:top w:val="nil"/>
              <w:left w:val="single" w:sz="4" w:space="0" w:color="auto"/>
              <w:bottom w:val="nil"/>
              <w:right w:val="nil"/>
            </w:tcBorders>
            <w:noWrap/>
            <w:vAlign w:val="bottom"/>
          </w:tcPr>
          <w:p w14:paraId="19A3160F"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112</w:t>
            </w:r>
          </w:p>
        </w:tc>
        <w:tc>
          <w:tcPr>
            <w:tcW w:w="1153" w:type="dxa"/>
            <w:tcBorders>
              <w:top w:val="nil"/>
              <w:left w:val="single" w:sz="4" w:space="0" w:color="auto"/>
              <w:bottom w:val="nil"/>
              <w:right w:val="double" w:sz="6" w:space="0" w:color="auto"/>
            </w:tcBorders>
            <w:noWrap/>
            <w:vAlign w:val="bottom"/>
          </w:tcPr>
          <w:p w14:paraId="19A31610"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0.0559</w:t>
            </w:r>
          </w:p>
        </w:tc>
      </w:tr>
      <w:tr w:rsidR="00F635F7" w:rsidRPr="0022445D" w14:paraId="19A31619" w14:textId="77777777" w:rsidTr="00B64077">
        <w:trPr>
          <w:trHeight w:val="312"/>
        </w:trPr>
        <w:tc>
          <w:tcPr>
            <w:tcW w:w="1002" w:type="dxa"/>
            <w:tcBorders>
              <w:top w:val="nil"/>
              <w:left w:val="double" w:sz="6" w:space="0" w:color="auto"/>
              <w:bottom w:val="nil"/>
              <w:right w:val="single" w:sz="4" w:space="0" w:color="auto"/>
            </w:tcBorders>
            <w:noWrap/>
            <w:vAlign w:val="bottom"/>
          </w:tcPr>
          <w:p w14:paraId="19A31612" w14:textId="77777777" w:rsidR="00F635F7" w:rsidRPr="00BE63DD" w:rsidRDefault="00F635F7" w:rsidP="00B64077">
            <w:pPr>
              <w:jc w:val="both"/>
              <w:rPr>
                <w:rFonts w:ascii="Times New Roman" w:hAnsi="Times New Roman"/>
                <w:sz w:val="18"/>
                <w:szCs w:val="18"/>
              </w:rPr>
            </w:pPr>
            <w:r w:rsidRPr="00BE63DD">
              <w:rPr>
                <w:rFonts w:ascii="Times New Roman" w:hAnsi="Times New Roman"/>
                <w:sz w:val="18"/>
                <w:szCs w:val="18"/>
              </w:rPr>
              <w:t>CO</w:t>
            </w:r>
          </w:p>
        </w:tc>
        <w:tc>
          <w:tcPr>
            <w:tcW w:w="1260" w:type="dxa"/>
            <w:tcBorders>
              <w:top w:val="nil"/>
              <w:left w:val="nil"/>
              <w:bottom w:val="nil"/>
              <w:right w:val="nil"/>
            </w:tcBorders>
            <w:noWrap/>
            <w:vAlign w:val="bottom"/>
          </w:tcPr>
          <w:p w14:paraId="19A31613"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1.00</w:t>
            </w:r>
          </w:p>
        </w:tc>
        <w:tc>
          <w:tcPr>
            <w:tcW w:w="1080" w:type="dxa"/>
            <w:tcBorders>
              <w:top w:val="nil"/>
              <w:left w:val="single" w:sz="4" w:space="0" w:color="auto"/>
              <w:bottom w:val="nil"/>
              <w:right w:val="nil"/>
            </w:tcBorders>
            <w:noWrap/>
            <w:vAlign w:val="bottom"/>
          </w:tcPr>
          <w:p w14:paraId="19A31614"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0.00221</w:t>
            </w:r>
          </w:p>
        </w:tc>
        <w:tc>
          <w:tcPr>
            <w:tcW w:w="1260" w:type="dxa"/>
            <w:tcBorders>
              <w:top w:val="nil"/>
              <w:left w:val="single" w:sz="4" w:space="0" w:color="auto"/>
              <w:bottom w:val="nil"/>
              <w:right w:val="nil"/>
            </w:tcBorders>
            <w:noWrap/>
            <w:vAlign w:val="bottom"/>
          </w:tcPr>
          <w:p w14:paraId="19A31615"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0.88</w:t>
            </w:r>
          </w:p>
        </w:tc>
        <w:tc>
          <w:tcPr>
            <w:tcW w:w="1080" w:type="dxa"/>
            <w:tcBorders>
              <w:top w:val="nil"/>
              <w:left w:val="single" w:sz="4" w:space="0" w:color="auto"/>
              <w:bottom w:val="nil"/>
              <w:right w:val="nil"/>
            </w:tcBorders>
            <w:noWrap/>
            <w:vAlign w:val="bottom"/>
          </w:tcPr>
          <w:p w14:paraId="19A31616"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21.1</w:t>
            </w:r>
          </w:p>
        </w:tc>
        <w:tc>
          <w:tcPr>
            <w:tcW w:w="1097" w:type="dxa"/>
            <w:tcBorders>
              <w:top w:val="nil"/>
              <w:left w:val="single" w:sz="4" w:space="0" w:color="auto"/>
              <w:bottom w:val="nil"/>
              <w:right w:val="nil"/>
            </w:tcBorders>
            <w:noWrap/>
            <w:vAlign w:val="bottom"/>
          </w:tcPr>
          <w:p w14:paraId="19A31617"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43.9</w:t>
            </w:r>
          </w:p>
        </w:tc>
        <w:tc>
          <w:tcPr>
            <w:tcW w:w="1153" w:type="dxa"/>
            <w:tcBorders>
              <w:top w:val="nil"/>
              <w:left w:val="single" w:sz="4" w:space="0" w:color="auto"/>
              <w:bottom w:val="nil"/>
              <w:right w:val="double" w:sz="6" w:space="0" w:color="auto"/>
            </w:tcBorders>
            <w:noWrap/>
            <w:vAlign w:val="bottom"/>
          </w:tcPr>
          <w:p w14:paraId="19A31618"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0.0219</w:t>
            </w:r>
          </w:p>
        </w:tc>
      </w:tr>
      <w:tr w:rsidR="00F635F7" w:rsidRPr="0022445D" w14:paraId="19A31621" w14:textId="77777777" w:rsidTr="00B64077">
        <w:trPr>
          <w:trHeight w:val="312"/>
        </w:trPr>
        <w:tc>
          <w:tcPr>
            <w:tcW w:w="1002" w:type="dxa"/>
            <w:tcBorders>
              <w:top w:val="nil"/>
              <w:left w:val="double" w:sz="6" w:space="0" w:color="auto"/>
              <w:bottom w:val="nil"/>
              <w:right w:val="single" w:sz="4" w:space="0" w:color="auto"/>
            </w:tcBorders>
            <w:noWrap/>
            <w:vAlign w:val="bottom"/>
          </w:tcPr>
          <w:p w14:paraId="19A3161A" w14:textId="77777777" w:rsidR="00F635F7" w:rsidRPr="00BE63DD" w:rsidRDefault="00F635F7" w:rsidP="00B64077">
            <w:pPr>
              <w:jc w:val="both"/>
              <w:rPr>
                <w:rFonts w:ascii="Times New Roman" w:hAnsi="Times New Roman"/>
                <w:sz w:val="18"/>
                <w:szCs w:val="18"/>
              </w:rPr>
            </w:pPr>
            <w:r w:rsidRPr="00BE63DD">
              <w:rPr>
                <w:rFonts w:ascii="Times New Roman" w:hAnsi="Times New Roman"/>
                <w:sz w:val="18"/>
                <w:szCs w:val="18"/>
              </w:rPr>
              <w:t>POC</w:t>
            </w:r>
          </w:p>
        </w:tc>
        <w:tc>
          <w:tcPr>
            <w:tcW w:w="1260" w:type="dxa"/>
            <w:tcBorders>
              <w:top w:val="nil"/>
              <w:left w:val="nil"/>
              <w:bottom w:val="nil"/>
              <w:right w:val="nil"/>
            </w:tcBorders>
            <w:noWrap/>
            <w:vAlign w:val="bottom"/>
          </w:tcPr>
          <w:p w14:paraId="19A3161B"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0.18</w:t>
            </w:r>
          </w:p>
        </w:tc>
        <w:tc>
          <w:tcPr>
            <w:tcW w:w="1080" w:type="dxa"/>
            <w:tcBorders>
              <w:top w:val="nil"/>
              <w:left w:val="single" w:sz="4" w:space="0" w:color="auto"/>
              <w:bottom w:val="nil"/>
              <w:right w:val="nil"/>
            </w:tcBorders>
            <w:noWrap/>
            <w:vAlign w:val="bottom"/>
          </w:tcPr>
          <w:p w14:paraId="19A3161C"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0.00040</w:t>
            </w:r>
          </w:p>
        </w:tc>
        <w:tc>
          <w:tcPr>
            <w:tcW w:w="1260" w:type="dxa"/>
            <w:tcBorders>
              <w:top w:val="nil"/>
              <w:left w:val="single" w:sz="4" w:space="0" w:color="auto"/>
              <w:bottom w:val="nil"/>
              <w:right w:val="nil"/>
            </w:tcBorders>
            <w:noWrap/>
            <w:vAlign w:val="bottom"/>
          </w:tcPr>
          <w:p w14:paraId="19A3161D"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0.158</w:t>
            </w:r>
          </w:p>
        </w:tc>
        <w:tc>
          <w:tcPr>
            <w:tcW w:w="1080" w:type="dxa"/>
            <w:tcBorders>
              <w:top w:val="nil"/>
              <w:left w:val="single" w:sz="4" w:space="0" w:color="auto"/>
              <w:bottom w:val="nil"/>
              <w:right w:val="nil"/>
            </w:tcBorders>
            <w:noWrap/>
            <w:vAlign w:val="bottom"/>
          </w:tcPr>
          <w:p w14:paraId="19A3161E"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3.79</w:t>
            </w:r>
          </w:p>
        </w:tc>
        <w:tc>
          <w:tcPr>
            <w:tcW w:w="1097" w:type="dxa"/>
            <w:tcBorders>
              <w:top w:val="nil"/>
              <w:left w:val="single" w:sz="4" w:space="0" w:color="auto"/>
              <w:bottom w:val="nil"/>
              <w:right w:val="nil"/>
            </w:tcBorders>
            <w:noWrap/>
            <w:vAlign w:val="bottom"/>
          </w:tcPr>
          <w:p w14:paraId="19A3161F"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7.90</w:t>
            </w:r>
          </w:p>
        </w:tc>
        <w:tc>
          <w:tcPr>
            <w:tcW w:w="1153" w:type="dxa"/>
            <w:tcBorders>
              <w:top w:val="nil"/>
              <w:left w:val="single" w:sz="4" w:space="0" w:color="auto"/>
              <w:bottom w:val="nil"/>
              <w:right w:val="double" w:sz="6" w:space="0" w:color="auto"/>
            </w:tcBorders>
            <w:noWrap/>
            <w:vAlign w:val="bottom"/>
          </w:tcPr>
          <w:p w14:paraId="19A31620"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0.00395</w:t>
            </w:r>
          </w:p>
        </w:tc>
      </w:tr>
      <w:tr w:rsidR="00F635F7" w:rsidRPr="0022445D" w14:paraId="19A31629" w14:textId="77777777" w:rsidTr="00B64077">
        <w:trPr>
          <w:trHeight w:val="336"/>
        </w:trPr>
        <w:tc>
          <w:tcPr>
            <w:tcW w:w="1002" w:type="dxa"/>
            <w:tcBorders>
              <w:top w:val="nil"/>
              <w:left w:val="double" w:sz="6" w:space="0" w:color="auto"/>
              <w:bottom w:val="nil"/>
              <w:right w:val="single" w:sz="4" w:space="0" w:color="auto"/>
            </w:tcBorders>
            <w:noWrap/>
            <w:vAlign w:val="bottom"/>
          </w:tcPr>
          <w:p w14:paraId="19A31622" w14:textId="77777777" w:rsidR="00F635F7" w:rsidRPr="00BE63DD" w:rsidRDefault="00F635F7" w:rsidP="00B64077">
            <w:pPr>
              <w:jc w:val="both"/>
              <w:rPr>
                <w:rFonts w:ascii="Times New Roman" w:hAnsi="Times New Roman"/>
                <w:sz w:val="18"/>
                <w:szCs w:val="18"/>
              </w:rPr>
            </w:pPr>
            <w:r w:rsidRPr="00BE63DD">
              <w:rPr>
                <w:rFonts w:ascii="Times New Roman" w:hAnsi="Times New Roman"/>
                <w:sz w:val="18"/>
                <w:szCs w:val="18"/>
              </w:rPr>
              <w:t>SO</w:t>
            </w:r>
            <w:r w:rsidRPr="00BE63DD">
              <w:rPr>
                <w:rFonts w:ascii="Times New Roman" w:hAnsi="Times New Roman"/>
                <w:sz w:val="18"/>
                <w:szCs w:val="18"/>
                <w:vertAlign w:val="subscript"/>
              </w:rPr>
              <w:t>2</w:t>
            </w:r>
          </w:p>
        </w:tc>
        <w:tc>
          <w:tcPr>
            <w:tcW w:w="1260" w:type="dxa"/>
            <w:tcBorders>
              <w:top w:val="nil"/>
              <w:left w:val="nil"/>
              <w:bottom w:val="nil"/>
              <w:right w:val="nil"/>
            </w:tcBorders>
            <w:noWrap/>
            <w:vAlign w:val="bottom"/>
          </w:tcPr>
          <w:p w14:paraId="19A31623"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w:t>
            </w:r>
            <w:r>
              <w:rPr>
                <w:rFonts w:ascii="Times New Roman" w:hAnsi="Times New Roman"/>
                <w:sz w:val="18"/>
                <w:szCs w:val="18"/>
              </w:rPr>
              <w:t>177</w:t>
            </w:r>
          </w:p>
        </w:tc>
        <w:tc>
          <w:tcPr>
            <w:tcW w:w="1080" w:type="dxa"/>
            <w:tcBorders>
              <w:top w:val="nil"/>
              <w:left w:val="single" w:sz="4" w:space="0" w:color="auto"/>
              <w:bottom w:val="nil"/>
              <w:right w:val="nil"/>
            </w:tcBorders>
            <w:noWrap/>
            <w:vAlign w:val="bottom"/>
          </w:tcPr>
          <w:p w14:paraId="19A31624"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0.0000</w:t>
            </w:r>
            <w:r>
              <w:rPr>
                <w:rFonts w:ascii="Times New Roman" w:hAnsi="Times New Roman"/>
                <w:sz w:val="18"/>
                <w:szCs w:val="18"/>
              </w:rPr>
              <w:t>039</w:t>
            </w:r>
          </w:p>
        </w:tc>
        <w:tc>
          <w:tcPr>
            <w:tcW w:w="1260" w:type="dxa"/>
            <w:tcBorders>
              <w:top w:val="nil"/>
              <w:left w:val="single" w:sz="4" w:space="0" w:color="auto"/>
              <w:bottom w:val="nil"/>
              <w:right w:val="nil"/>
            </w:tcBorders>
            <w:noWrap/>
            <w:vAlign w:val="bottom"/>
          </w:tcPr>
          <w:p w14:paraId="19A31625"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w:t>
            </w:r>
            <w:r>
              <w:rPr>
                <w:rFonts w:ascii="Times New Roman" w:hAnsi="Times New Roman"/>
                <w:sz w:val="18"/>
                <w:szCs w:val="18"/>
              </w:rPr>
              <w:t>16</w:t>
            </w:r>
          </w:p>
        </w:tc>
        <w:tc>
          <w:tcPr>
            <w:tcW w:w="1080" w:type="dxa"/>
            <w:tcBorders>
              <w:top w:val="nil"/>
              <w:left w:val="single" w:sz="4" w:space="0" w:color="auto"/>
              <w:bottom w:val="nil"/>
              <w:right w:val="nil"/>
            </w:tcBorders>
            <w:noWrap/>
            <w:vAlign w:val="bottom"/>
          </w:tcPr>
          <w:p w14:paraId="19A31626"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w:t>
            </w:r>
            <w:r>
              <w:rPr>
                <w:rFonts w:ascii="Times New Roman" w:hAnsi="Times New Roman"/>
                <w:sz w:val="18"/>
                <w:szCs w:val="18"/>
              </w:rPr>
              <w:t>04</w:t>
            </w:r>
          </w:p>
        </w:tc>
        <w:tc>
          <w:tcPr>
            <w:tcW w:w="1097" w:type="dxa"/>
            <w:tcBorders>
              <w:top w:val="nil"/>
              <w:left w:val="single" w:sz="4" w:space="0" w:color="auto"/>
              <w:bottom w:val="nil"/>
              <w:right w:val="nil"/>
            </w:tcBorders>
            <w:noWrap/>
            <w:vAlign w:val="bottom"/>
          </w:tcPr>
          <w:p w14:paraId="19A31627"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w:t>
            </w:r>
            <w:r>
              <w:rPr>
                <w:rFonts w:ascii="Times New Roman" w:hAnsi="Times New Roman"/>
                <w:sz w:val="18"/>
                <w:szCs w:val="18"/>
              </w:rPr>
              <w:t>078</w:t>
            </w:r>
          </w:p>
        </w:tc>
        <w:tc>
          <w:tcPr>
            <w:tcW w:w="1153" w:type="dxa"/>
            <w:tcBorders>
              <w:top w:val="nil"/>
              <w:left w:val="single" w:sz="4" w:space="0" w:color="auto"/>
              <w:bottom w:val="nil"/>
              <w:right w:val="double" w:sz="6" w:space="0" w:color="auto"/>
            </w:tcBorders>
            <w:noWrap/>
            <w:vAlign w:val="bottom"/>
          </w:tcPr>
          <w:p w14:paraId="19A31628"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0.000</w:t>
            </w:r>
            <w:r>
              <w:rPr>
                <w:rFonts w:ascii="Times New Roman" w:hAnsi="Times New Roman"/>
                <w:sz w:val="18"/>
                <w:szCs w:val="18"/>
              </w:rPr>
              <w:t>04</w:t>
            </w:r>
          </w:p>
        </w:tc>
      </w:tr>
      <w:tr w:rsidR="00F635F7" w:rsidRPr="0022445D" w14:paraId="19A31631" w14:textId="77777777" w:rsidTr="00B64077">
        <w:trPr>
          <w:trHeight w:val="312"/>
        </w:trPr>
        <w:tc>
          <w:tcPr>
            <w:tcW w:w="1002" w:type="dxa"/>
            <w:tcBorders>
              <w:top w:val="nil"/>
              <w:left w:val="double" w:sz="6" w:space="0" w:color="auto"/>
              <w:bottom w:val="double" w:sz="6" w:space="0" w:color="auto"/>
              <w:right w:val="single" w:sz="4" w:space="0" w:color="auto"/>
            </w:tcBorders>
            <w:noWrap/>
            <w:vAlign w:val="bottom"/>
          </w:tcPr>
          <w:p w14:paraId="19A3162A" w14:textId="77777777" w:rsidR="00F635F7" w:rsidRPr="00BE63DD" w:rsidRDefault="00F635F7" w:rsidP="00F635F7">
            <w:pPr>
              <w:jc w:val="both"/>
              <w:rPr>
                <w:rFonts w:ascii="Times New Roman" w:hAnsi="Times New Roman"/>
                <w:sz w:val="18"/>
                <w:szCs w:val="18"/>
              </w:rPr>
            </w:pPr>
            <w:r w:rsidRPr="00BE63DD">
              <w:rPr>
                <w:rFonts w:ascii="Times New Roman" w:hAnsi="Times New Roman"/>
                <w:sz w:val="18"/>
                <w:szCs w:val="18"/>
              </w:rPr>
              <w:t>PM10</w:t>
            </w:r>
          </w:p>
        </w:tc>
        <w:tc>
          <w:tcPr>
            <w:tcW w:w="1260" w:type="dxa"/>
            <w:tcBorders>
              <w:top w:val="nil"/>
              <w:left w:val="nil"/>
              <w:bottom w:val="double" w:sz="6" w:space="0" w:color="auto"/>
              <w:right w:val="nil"/>
            </w:tcBorders>
            <w:noWrap/>
            <w:vAlign w:val="bottom"/>
          </w:tcPr>
          <w:p w14:paraId="19A3162B"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0.10</w:t>
            </w:r>
          </w:p>
        </w:tc>
        <w:tc>
          <w:tcPr>
            <w:tcW w:w="1080" w:type="dxa"/>
            <w:tcBorders>
              <w:top w:val="nil"/>
              <w:left w:val="single" w:sz="4" w:space="0" w:color="auto"/>
              <w:bottom w:val="double" w:sz="6" w:space="0" w:color="auto"/>
              <w:right w:val="nil"/>
            </w:tcBorders>
            <w:noWrap/>
            <w:vAlign w:val="bottom"/>
          </w:tcPr>
          <w:p w14:paraId="19A3162C"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0.00022</w:t>
            </w:r>
          </w:p>
        </w:tc>
        <w:tc>
          <w:tcPr>
            <w:tcW w:w="1260" w:type="dxa"/>
            <w:tcBorders>
              <w:top w:val="nil"/>
              <w:left w:val="single" w:sz="4" w:space="0" w:color="auto"/>
              <w:bottom w:val="double" w:sz="6" w:space="0" w:color="auto"/>
              <w:right w:val="nil"/>
            </w:tcBorders>
            <w:noWrap/>
            <w:vAlign w:val="bottom"/>
          </w:tcPr>
          <w:p w14:paraId="19A3162D"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0.088</w:t>
            </w:r>
          </w:p>
        </w:tc>
        <w:tc>
          <w:tcPr>
            <w:tcW w:w="1080" w:type="dxa"/>
            <w:tcBorders>
              <w:top w:val="nil"/>
              <w:left w:val="single" w:sz="4" w:space="0" w:color="auto"/>
              <w:bottom w:val="double" w:sz="6" w:space="0" w:color="auto"/>
              <w:right w:val="nil"/>
            </w:tcBorders>
            <w:noWrap/>
            <w:vAlign w:val="bottom"/>
          </w:tcPr>
          <w:p w14:paraId="19A3162E"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2.106</w:t>
            </w:r>
          </w:p>
        </w:tc>
        <w:tc>
          <w:tcPr>
            <w:tcW w:w="1097" w:type="dxa"/>
            <w:tcBorders>
              <w:top w:val="nil"/>
              <w:left w:val="single" w:sz="4" w:space="0" w:color="auto"/>
              <w:bottom w:val="double" w:sz="6" w:space="0" w:color="auto"/>
              <w:right w:val="single" w:sz="4" w:space="0" w:color="auto"/>
            </w:tcBorders>
            <w:noWrap/>
            <w:vAlign w:val="bottom"/>
          </w:tcPr>
          <w:p w14:paraId="19A3162F"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4.388</w:t>
            </w:r>
          </w:p>
        </w:tc>
        <w:tc>
          <w:tcPr>
            <w:tcW w:w="1153" w:type="dxa"/>
            <w:tcBorders>
              <w:top w:val="nil"/>
              <w:left w:val="nil"/>
              <w:bottom w:val="double" w:sz="6" w:space="0" w:color="auto"/>
              <w:right w:val="double" w:sz="6" w:space="0" w:color="auto"/>
            </w:tcBorders>
            <w:noWrap/>
            <w:vAlign w:val="bottom"/>
          </w:tcPr>
          <w:p w14:paraId="19A31630" w14:textId="77777777" w:rsidR="00F635F7" w:rsidRPr="00BE63DD" w:rsidRDefault="00F635F7" w:rsidP="00B64077">
            <w:pPr>
              <w:jc w:val="center"/>
              <w:rPr>
                <w:rFonts w:ascii="Times New Roman" w:hAnsi="Times New Roman"/>
                <w:sz w:val="18"/>
                <w:szCs w:val="18"/>
              </w:rPr>
            </w:pPr>
            <w:r w:rsidRPr="00BE63DD">
              <w:rPr>
                <w:rFonts w:ascii="Times New Roman" w:hAnsi="Times New Roman"/>
                <w:sz w:val="18"/>
                <w:szCs w:val="18"/>
              </w:rPr>
              <w:t>0.00219</w:t>
            </w:r>
          </w:p>
        </w:tc>
      </w:tr>
    </w:tbl>
    <w:p w14:paraId="19A31632" w14:textId="77777777" w:rsidR="00F635F7" w:rsidRPr="001E5C5B" w:rsidRDefault="00F635F7" w:rsidP="00F635F7">
      <w:pPr>
        <w:pStyle w:val="BodyText2"/>
        <w:ind w:left="720" w:hanging="720"/>
        <w:rPr>
          <w:bCs/>
          <w:iCs/>
          <w:sz w:val="18"/>
          <w:szCs w:val="18"/>
        </w:rPr>
      </w:pPr>
      <w:r>
        <w:rPr>
          <w:bCs/>
          <w:iCs/>
          <w:sz w:val="18"/>
          <w:szCs w:val="18"/>
        </w:rPr>
        <w:t xml:space="preserve">Notes: </w:t>
      </w:r>
      <w:r>
        <w:rPr>
          <w:bCs/>
          <w:iCs/>
          <w:sz w:val="18"/>
          <w:szCs w:val="18"/>
        </w:rPr>
        <w:tab/>
        <w:t>M</w:t>
      </w:r>
      <w:r w:rsidRPr="001E5C5B">
        <w:rPr>
          <w:bCs/>
          <w:iCs/>
          <w:sz w:val="18"/>
          <w:szCs w:val="18"/>
        </w:rPr>
        <w:t>aximum Annual Emissions are calculated using 50 hours</w:t>
      </w:r>
      <w:r>
        <w:rPr>
          <w:bCs/>
          <w:iCs/>
          <w:sz w:val="18"/>
          <w:szCs w:val="18"/>
        </w:rPr>
        <w:t>/year allowed for testing and maintenance operation</w:t>
      </w:r>
      <w:r w:rsidRPr="001E5C5B">
        <w:rPr>
          <w:bCs/>
          <w:iCs/>
          <w:sz w:val="18"/>
          <w:szCs w:val="18"/>
        </w:rPr>
        <w:t>.</w:t>
      </w:r>
    </w:p>
    <w:p w14:paraId="19A31633" w14:textId="77777777" w:rsidR="00F635F7" w:rsidRPr="001E5C5B" w:rsidRDefault="00F635F7" w:rsidP="00F635F7">
      <w:pPr>
        <w:pStyle w:val="BodyText2"/>
        <w:rPr>
          <w:bCs/>
          <w:iCs/>
          <w:sz w:val="18"/>
          <w:szCs w:val="18"/>
        </w:rPr>
      </w:pPr>
      <w:r>
        <w:rPr>
          <w:bCs/>
          <w:iCs/>
          <w:sz w:val="18"/>
          <w:szCs w:val="18"/>
          <w:vertAlign w:val="superscript"/>
        </w:rPr>
        <w:tab/>
      </w:r>
      <w:r w:rsidRPr="001E5C5B">
        <w:rPr>
          <w:bCs/>
          <w:iCs/>
          <w:sz w:val="18"/>
          <w:szCs w:val="18"/>
        </w:rPr>
        <w:t xml:space="preserve">NOx, CO, POC and PM10 emissions factors are based on EPA </w:t>
      </w:r>
      <w:r>
        <w:rPr>
          <w:bCs/>
          <w:iCs/>
          <w:sz w:val="18"/>
          <w:szCs w:val="18"/>
        </w:rPr>
        <w:t xml:space="preserve">"D2 Cycle Averages" </w:t>
      </w:r>
      <w:r w:rsidRPr="001E5C5B">
        <w:rPr>
          <w:bCs/>
          <w:iCs/>
          <w:sz w:val="18"/>
          <w:szCs w:val="18"/>
        </w:rPr>
        <w:t xml:space="preserve">certification.  </w:t>
      </w:r>
    </w:p>
    <w:p w14:paraId="19A31634" w14:textId="77777777" w:rsidR="00F635F7" w:rsidRPr="001E5C5B" w:rsidRDefault="00F635F7" w:rsidP="00F635F7">
      <w:pPr>
        <w:pStyle w:val="BodyText2"/>
        <w:ind w:left="720" w:hanging="720"/>
        <w:rPr>
          <w:bCs/>
          <w:iCs/>
          <w:sz w:val="18"/>
          <w:szCs w:val="18"/>
        </w:rPr>
      </w:pPr>
      <w:r>
        <w:rPr>
          <w:bCs/>
          <w:iCs/>
          <w:sz w:val="18"/>
          <w:szCs w:val="18"/>
          <w:vertAlign w:val="superscript"/>
        </w:rPr>
        <w:tab/>
      </w:r>
      <w:r w:rsidRPr="001E5C5B">
        <w:rPr>
          <w:bCs/>
          <w:iCs/>
          <w:sz w:val="18"/>
          <w:szCs w:val="18"/>
        </w:rPr>
        <w:t>SO</w:t>
      </w:r>
      <w:r w:rsidRPr="001E5C5B">
        <w:rPr>
          <w:bCs/>
          <w:iCs/>
          <w:sz w:val="18"/>
          <w:szCs w:val="18"/>
          <w:vertAlign w:val="subscript"/>
        </w:rPr>
        <w:t>2</w:t>
      </w:r>
      <w:r w:rsidRPr="001E5C5B">
        <w:rPr>
          <w:bCs/>
          <w:iCs/>
          <w:sz w:val="18"/>
          <w:szCs w:val="18"/>
        </w:rPr>
        <w:t xml:space="preserve"> emission factor is based on mass balance and 0.0015% sulfur in fuel by weight, </w:t>
      </w:r>
      <w:r>
        <w:rPr>
          <w:bCs/>
          <w:iCs/>
          <w:sz w:val="18"/>
          <w:szCs w:val="18"/>
        </w:rPr>
        <w:t>and a maximum fuel rate of 19.4 gallons per hour</w:t>
      </w:r>
      <w:r w:rsidRPr="001E5C5B">
        <w:rPr>
          <w:bCs/>
          <w:iCs/>
          <w:sz w:val="18"/>
          <w:szCs w:val="18"/>
        </w:rPr>
        <w:t>.</w:t>
      </w:r>
    </w:p>
    <w:p w14:paraId="19A31635" w14:textId="77777777" w:rsidR="00F635F7" w:rsidRDefault="00F635F7" w:rsidP="00A1183A">
      <w:pPr>
        <w:spacing w:line="300" w:lineRule="atLeast"/>
        <w:rPr>
          <w:rFonts w:ascii="Times New Roman" w:hAnsi="Times New Roman"/>
          <w:sz w:val="20"/>
        </w:rPr>
      </w:pPr>
    </w:p>
    <w:p w14:paraId="19A31636" w14:textId="77777777" w:rsidR="00F82F1D" w:rsidRDefault="00F82F1D" w:rsidP="00A1183A">
      <w:pPr>
        <w:spacing w:line="300" w:lineRule="atLeast"/>
        <w:rPr>
          <w:rFonts w:ascii="Times New Roman" w:hAnsi="Times New Roman"/>
          <w:sz w:val="20"/>
        </w:rPr>
      </w:pPr>
    </w:p>
    <w:p w14:paraId="19A31637" w14:textId="77777777" w:rsidR="00B64077" w:rsidRDefault="00B64077" w:rsidP="00B64077">
      <w:pPr>
        <w:keepNext/>
        <w:spacing w:line="300" w:lineRule="atLeast"/>
        <w:rPr>
          <w:rFonts w:ascii="Times New Roman" w:hAnsi="Times New Roman"/>
          <w:b/>
          <w:sz w:val="20"/>
          <w:u w:val="single"/>
        </w:rPr>
      </w:pPr>
      <w:r>
        <w:rPr>
          <w:rFonts w:ascii="Times New Roman" w:hAnsi="Times New Roman"/>
          <w:b/>
          <w:sz w:val="20"/>
          <w:u w:val="single"/>
        </w:rPr>
        <w:t>C.</w:t>
      </w:r>
      <w:r>
        <w:rPr>
          <w:rFonts w:ascii="Times New Roman" w:hAnsi="Times New Roman"/>
          <w:b/>
          <w:sz w:val="20"/>
          <w:u w:val="single"/>
        </w:rPr>
        <w:tab/>
      </w:r>
      <w:r w:rsidRPr="00B64077">
        <w:rPr>
          <w:rFonts w:ascii="Times New Roman" w:hAnsi="Times New Roman"/>
          <w:b/>
          <w:sz w:val="20"/>
          <w:u w:val="single"/>
        </w:rPr>
        <w:t>S-1562</w:t>
      </w:r>
      <w:r w:rsidR="00AB6A47">
        <w:rPr>
          <w:rFonts w:ascii="Times New Roman" w:hAnsi="Times New Roman"/>
          <w:b/>
          <w:sz w:val="20"/>
          <w:u w:val="single"/>
        </w:rPr>
        <w:t xml:space="preserve"> and S-1563</w:t>
      </w:r>
      <w:r w:rsidRPr="00B64077">
        <w:rPr>
          <w:rFonts w:ascii="Times New Roman" w:hAnsi="Times New Roman"/>
          <w:b/>
          <w:sz w:val="20"/>
          <w:u w:val="single"/>
        </w:rPr>
        <w:tab/>
        <w:t xml:space="preserve">East </w:t>
      </w:r>
      <w:r w:rsidR="00AB6A47">
        <w:rPr>
          <w:rFonts w:ascii="Times New Roman" w:hAnsi="Times New Roman"/>
          <w:b/>
          <w:sz w:val="20"/>
          <w:u w:val="single"/>
        </w:rPr>
        <w:t xml:space="preserve">and West </w:t>
      </w:r>
      <w:r w:rsidRPr="00B64077">
        <w:rPr>
          <w:rFonts w:ascii="Times New Roman" w:hAnsi="Times New Roman"/>
          <w:b/>
          <w:sz w:val="20"/>
          <w:u w:val="single"/>
        </w:rPr>
        <w:t>Avon Wharf Emergency Diesel Firewater Pump</w:t>
      </w:r>
    </w:p>
    <w:p w14:paraId="19A31638" w14:textId="77777777" w:rsidR="00F635F7" w:rsidRDefault="00F635F7" w:rsidP="00A1183A">
      <w:pPr>
        <w:spacing w:line="300" w:lineRule="atLeast"/>
        <w:rPr>
          <w:rFonts w:ascii="Times New Roman" w:hAnsi="Times New Roman"/>
          <w:sz w:val="20"/>
        </w:rPr>
      </w:pPr>
    </w:p>
    <w:p w14:paraId="19A31639" w14:textId="77777777" w:rsidR="00B64077" w:rsidRPr="0022445D" w:rsidRDefault="00B64077" w:rsidP="00F510FB">
      <w:pPr>
        <w:spacing w:line="240" w:lineRule="atLeast"/>
        <w:rPr>
          <w:rFonts w:ascii="Times New Roman" w:hAnsi="Times New Roman"/>
          <w:sz w:val="20"/>
        </w:rPr>
      </w:pPr>
      <w:r w:rsidRPr="0022445D">
        <w:rPr>
          <w:rFonts w:ascii="Times New Roman" w:hAnsi="Times New Roman"/>
          <w:sz w:val="20"/>
        </w:rPr>
        <w:t>East and West Fire Water Pump IC engines have criteria pollutant emissions from the combustion of diesel fuel include nitrogen oxides (NOx), sulfur dioxide (SO</w:t>
      </w:r>
      <w:r w:rsidRPr="00F510FB">
        <w:rPr>
          <w:rFonts w:ascii="Times New Roman" w:hAnsi="Times New Roman"/>
          <w:sz w:val="20"/>
        </w:rPr>
        <w:t>2</w:t>
      </w:r>
      <w:r w:rsidRPr="0022445D">
        <w:rPr>
          <w:rFonts w:ascii="Times New Roman" w:hAnsi="Times New Roman"/>
          <w:sz w:val="20"/>
        </w:rPr>
        <w:t xml:space="preserve">), carbon monoxide (CO), precursor organic </w:t>
      </w:r>
      <w:r w:rsidRPr="0022445D">
        <w:rPr>
          <w:rFonts w:ascii="Times New Roman" w:hAnsi="Times New Roman"/>
          <w:sz w:val="20"/>
        </w:rPr>
        <w:lastRenderedPageBreak/>
        <w:t>compounds (POC), and particulate matter less than 10 m</w:t>
      </w:r>
      <w:r>
        <w:rPr>
          <w:rFonts w:ascii="Times New Roman" w:hAnsi="Times New Roman"/>
          <w:sz w:val="20"/>
        </w:rPr>
        <w:t>icron</w:t>
      </w:r>
      <w:r w:rsidRPr="0022445D">
        <w:rPr>
          <w:rFonts w:ascii="Times New Roman" w:hAnsi="Times New Roman"/>
          <w:sz w:val="20"/>
        </w:rPr>
        <w:t xml:space="preserve">s in diameter (PM10).  Emissions are estimated based the EPA </w:t>
      </w:r>
      <w:r>
        <w:rPr>
          <w:rFonts w:ascii="Times New Roman" w:hAnsi="Times New Roman"/>
          <w:sz w:val="20"/>
        </w:rPr>
        <w:t>“C1</w:t>
      </w:r>
      <w:r w:rsidRPr="0022445D">
        <w:rPr>
          <w:rFonts w:ascii="Times New Roman" w:hAnsi="Times New Roman"/>
          <w:sz w:val="20"/>
        </w:rPr>
        <w:t xml:space="preserve"> Cycle </w:t>
      </w:r>
      <w:r>
        <w:rPr>
          <w:rFonts w:ascii="Times New Roman" w:hAnsi="Times New Roman"/>
          <w:sz w:val="20"/>
        </w:rPr>
        <w:t xml:space="preserve">Averages” </w:t>
      </w:r>
      <w:r w:rsidRPr="0022445D">
        <w:rPr>
          <w:rFonts w:ascii="Times New Roman" w:hAnsi="Times New Roman"/>
          <w:sz w:val="20"/>
        </w:rPr>
        <w:t>Certification level for Engine Family CCPXL18.1NZS</w:t>
      </w:r>
      <w:r>
        <w:rPr>
          <w:rFonts w:ascii="Times New Roman" w:hAnsi="Times New Roman"/>
          <w:sz w:val="20"/>
        </w:rPr>
        <w:t>.</w:t>
      </w:r>
    </w:p>
    <w:p w14:paraId="19A3163A" w14:textId="77777777" w:rsidR="00B64077" w:rsidRPr="0022445D" w:rsidRDefault="00B64077" w:rsidP="00F510FB">
      <w:pPr>
        <w:spacing w:line="240" w:lineRule="atLeast"/>
        <w:rPr>
          <w:rFonts w:ascii="Times New Roman" w:hAnsi="Times New Roman"/>
          <w:sz w:val="20"/>
        </w:rPr>
      </w:pPr>
    </w:p>
    <w:p w14:paraId="19A3163B" w14:textId="77777777" w:rsidR="00F635F7" w:rsidRDefault="00B64077" w:rsidP="00F510FB">
      <w:pPr>
        <w:spacing w:line="240" w:lineRule="atLeast"/>
        <w:rPr>
          <w:rFonts w:ascii="Times New Roman" w:hAnsi="Times New Roman"/>
          <w:sz w:val="20"/>
        </w:rPr>
      </w:pPr>
      <w:r w:rsidRPr="0022445D">
        <w:rPr>
          <w:rFonts w:ascii="Times New Roman" w:hAnsi="Times New Roman"/>
          <w:sz w:val="20"/>
        </w:rPr>
        <w:t>Sulfur dioxide is calculated based on 15 ppm sulfur content in diesel fuel.  This ultra-low diesel fuel is required to be used in California.  SO</w:t>
      </w:r>
      <w:r w:rsidRPr="00F510FB">
        <w:rPr>
          <w:rFonts w:ascii="Times New Roman" w:hAnsi="Times New Roman"/>
          <w:sz w:val="20"/>
        </w:rPr>
        <w:t>2</w:t>
      </w:r>
      <w:r w:rsidRPr="0022445D">
        <w:rPr>
          <w:rFonts w:ascii="Times New Roman" w:hAnsi="Times New Roman"/>
          <w:sz w:val="20"/>
        </w:rPr>
        <w:t xml:space="preserve"> emissions are calculated by mass balance with 0.0015% sulfur in fuel by weight, using </w:t>
      </w:r>
      <w:r>
        <w:rPr>
          <w:rFonts w:ascii="Times New Roman" w:hAnsi="Times New Roman"/>
          <w:sz w:val="20"/>
        </w:rPr>
        <w:t>the engine peak fuel rate specification</w:t>
      </w:r>
      <w:r w:rsidRPr="0022445D">
        <w:rPr>
          <w:rFonts w:ascii="Times New Roman" w:hAnsi="Times New Roman"/>
          <w:sz w:val="20"/>
        </w:rPr>
        <w:t>.  Emissions are estimated for a 700 brake horsepower (bhp) IC engine.  Annual e</w:t>
      </w:r>
      <w:r>
        <w:rPr>
          <w:rFonts w:ascii="Times New Roman" w:hAnsi="Times New Roman"/>
          <w:sz w:val="20"/>
        </w:rPr>
        <w:t>missions are limited to 7</w:t>
      </w:r>
      <w:r w:rsidRPr="0022445D">
        <w:rPr>
          <w:rFonts w:ascii="Times New Roman" w:hAnsi="Times New Roman"/>
          <w:sz w:val="20"/>
        </w:rPr>
        <w:t>0 hours of operation (testing and maintenance) each, to comply with the CARB ATCM PM10 standard.</w:t>
      </w:r>
    </w:p>
    <w:p w14:paraId="19A3163C" w14:textId="77777777" w:rsidR="00B64077" w:rsidRDefault="00B64077" w:rsidP="00F510FB">
      <w:pPr>
        <w:spacing w:line="240" w:lineRule="atLeast"/>
        <w:rPr>
          <w:rFonts w:ascii="Times New Roman" w:hAnsi="Times New Roman"/>
          <w:sz w:val="20"/>
        </w:rPr>
      </w:pPr>
    </w:p>
    <w:p w14:paraId="19A3163D" w14:textId="77777777" w:rsidR="003B40DA" w:rsidRPr="00F510FB" w:rsidRDefault="00B64077" w:rsidP="00F510FB">
      <w:pPr>
        <w:spacing w:line="240" w:lineRule="atLeast"/>
        <w:rPr>
          <w:rFonts w:ascii="Times New Roman" w:hAnsi="Times New Roman"/>
          <w:sz w:val="20"/>
        </w:rPr>
      </w:pPr>
      <w:r w:rsidRPr="00F510FB">
        <w:rPr>
          <w:rFonts w:ascii="Times New Roman" w:hAnsi="Times New Roman"/>
          <w:sz w:val="20"/>
        </w:rPr>
        <w:t xml:space="preserve">The District normally does not permit an emergency standby firewater pump for more than 50 hours of testing and maintenance operation.  However, emergency firewater pumps are </w:t>
      </w:r>
      <w:r w:rsidR="003B40DA" w:rsidRPr="00F510FB">
        <w:rPr>
          <w:rFonts w:ascii="Times New Roman" w:hAnsi="Times New Roman"/>
          <w:sz w:val="20"/>
        </w:rPr>
        <w:t>addressed separately in the ATCM.  93115.6(a)(4)(A)(1)(c) allows for the following:</w:t>
      </w:r>
    </w:p>
    <w:p w14:paraId="19A3163E" w14:textId="77777777" w:rsidR="003B40DA" w:rsidRPr="00F510FB" w:rsidRDefault="003B40DA" w:rsidP="00F510FB">
      <w:pPr>
        <w:spacing w:line="240" w:lineRule="atLeast"/>
        <w:rPr>
          <w:rFonts w:ascii="Times New Roman" w:hAnsi="Times New Roman"/>
          <w:sz w:val="20"/>
        </w:rPr>
      </w:pPr>
    </w:p>
    <w:p w14:paraId="19A3163F" w14:textId="77777777" w:rsidR="003B40DA" w:rsidRPr="009B75D4" w:rsidRDefault="003B40DA" w:rsidP="003B40DA">
      <w:pPr>
        <w:pStyle w:val="BodyText2"/>
        <w:ind w:left="720"/>
        <w:rPr>
          <w:bCs/>
          <w:iCs/>
        </w:rPr>
      </w:pPr>
      <w:r w:rsidRPr="009B75D4">
        <w:rPr>
          <w:bCs/>
          <w:iCs/>
        </w:rPr>
        <w:t>Hours of operation limited to ‘hours necessary to comply with testing requirements of the National Fire Protection Association (NFPA) 25 – Standard for the Inspection Testing and Maintenance of Water</w:t>
      </w:r>
      <w:r>
        <w:rPr>
          <w:bCs/>
          <w:iCs/>
        </w:rPr>
        <w:t>-</w:t>
      </w:r>
      <w:r w:rsidRPr="009B75D4">
        <w:rPr>
          <w:bCs/>
          <w:iCs/>
        </w:rPr>
        <w:t xml:space="preserve">Based Fire Protection Systems,” 2002 edition, which is incorporated here by reference.’ No limit for emergency and emission testing for compliance with this regulation.  </w:t>
      </w:r>
    </w:p>
    <w:p w14:paraId="19A31640" w14:textId="77777777" w:rsidR="003B40DA" w:rsidRPr="009B75D4" w:rsidRDefault="003B40DA" w:rsidP="003B40DA">
      <w:pPr>
        <w:pStyle w:val="BodyText2"/>
        <w:rPr>
          <w:bCs/>
          <w:iCs/>
        </w:rPr>
      </w:pPr>
    </w:p>
    <w:p w14:paraId="19A31641" w14:textId="77777777" w:rsidR="003B40DA" w:rsidRPr="009B75D4" w:rsidRDefault="003B40DA" w:rsidP="003B40DA">
      <w:pPr>
        <w:pStyle w:val="BodyText2"/>
        <w:rPr>
          <w:bCs/>
          <w:iCs/>
        </w:rPr>
      </w:pPr>
      <w:r w:rsidRPr="009B75D4">
        <w:rPr>
          <w:bCs/>
          <w:iCs/>
        </w:rPr>
        <w:t>The NFPA 25, Chapter 8 Fire Pumps, Section 8.3 Testing</w:t>
      </w:r>
      <w:r>
        <w:rPr>
          <w:bCs/>
          <w:iCs/>
        </w:rPr>
        <w:t>,</w:t>
      </w:r>
      <w:r w:rsidRPr="009B75D4">
        <w:rPr>
          <w:bCs/>
          <w:iCs/>
        </w:rPr>
        <w:t xml:space="preserve"> states that tests must be conducted weekly for a minimum of 30 minutes.  The Tesoro Fire Marshall has determined that allowing the IC </w:t>
      </w:r>
      <w:r>
        <w:rPr>
          <w:bCs/>
          <w:iCs/>
        </w:rPr>
        <w:t xml:space="preserve">firewater </w:t>
      </w:r>
      <w:r w:rsidR="008E6D17">
        <w:rPr>
          <w:bCs/>
          <w:iCs/>
        </w:rPr>
        <w:t>p</w:t>
      </w:r>
      <w:r>
        <w:rPr>
          <w:bCs/>
          <w:iCs/>
        </w:rPr>
        <w:t xml:space="preserve">ump </w:t>
      </w:r>
      <w:r w:rsidRPr="009B75D4">
        <w:rPr>
          <w:bCs/>
          <w:iCs/>
        </w:rPr>
        <w:t>engines to run for one hour</w:t>
      </w:r>
      <w:r>
        <w:rPr>
          <w:bCs/>
          <w:iCs/>
        </w:rPr>
        <w:t xml:space="preserve"> during each weekly testing operation </w:t>
      </w:r>
      <w:r w:rsidRPr="009B75D4">
        <w:rPr>
          <w:bCs/>
          <w:iCs/>
        </w:rPr>
        <w:t xml:space="preserve"> is better for the maintenance of the IC engines.  In addition to the weekly testing, annual hydraulic testing is required for several hours.  To allow for the required testing and to accommodate any additional testing associated with repairs, </w:t>
      </w:r>
      <w:r w:rsidR="009017A3">
        <w:rPr>
          <w:bCs/>
          <w:iCs/>
        </w:rPr>
        <w:t xml:space="preserve">each </w:t>
      </w:r>
      <w:r>
        <w:rPr>
          <w:bCs/>
          <w:iCs/>
        </w:rPr>
        <w:t>engine will be permitted for 7</w:t>
      </w:r>
      <w:r w:rsidRPr="009B75D4">
        <w:rPr>
          <w:bCs/>
          <w:iCs/>
        </w:rPr>
        <w:t>0 hours per year for testing and maintenance to ensure compliance with the N</w:t>
      </w:r>
      <w:r>
        <w:rPr>
          <w:bCs/>
          <w:iCs/>
        </w:rPr>
        <w:t>FPA 25 Standard.</w:t>
      </w:r>
      <w:r w:rsidR="00B11467" w:rsidRPr="00526363">
        <w:t xml:space="preserve"> </w:t>
      </w:r>
      <w:r w:rsidR="00B11467">
        <w:t xml:space="preserve"> </w:t>
      </w:r>
      <w:r w:rsidR="00B11467" w:rsidRPr="00526363">
        <w:t>S-1562 and S-1563 will each have a fully offset federally enforceable limit of 70 hour/year allowed for testing and maintenance</w:t>
      </w:r>
      <w:r w:rsidR="00B11467">
        <w:t xml:space="preserve"> operation.</w:t>
      </w:r>
    </w:p>
    <w:p w14:paraId="19A31642" w14:textId="77777777" w:rsidR="00B64077" w:rsidRDefault="00B64077" w:rsidP="00A1183A">
      <w:pPr>
        <w:spacing w:line="300" w:lineRule="atLeast"/>
        <w:rPr>
          <w:rFonts w:ascii="Times New Roman" w:hAnsi="Times New Roman"/>
          <w:sz w:val="20"/>
        </w:rPr>
      </w:pPr>
    </w:p>
    <w:p w14:paraId="19A31643" w14:textId="77777777" w:rsidR="003B40DA" w:rsidRDefault="003B40DA" w:rsidP="003B40DA">
      <w:pPr>
        <w:spacing w:line="300" w:lineRule="atLeast"/>
        <w:rPr>
          <w:rFonts w:ascii="Times New Roman" w:hAnsi="Times New Roman"/>
          <w:sz w:val="20"/>
        </w:rPr>
      </w:pPr>
      <w:r>
        <w:rPr>
          <w:rFonts w:ascii="Times New Roman" w:hAnsi="Times New Roman"/>
          <w:sz w:val="20"/>
        </w:rPr>
        <w:t xml:space="preserve">S-1562 </w:t>
      </w:r>
      <w:r w:rsidR="00AB6A47">
        <w:rPr>
          <w:rFonts w:ascii="Times New Roman" w:hAnsi="Times New Roman"/>
          <w:sz w:val="20"/>
        </w:rPr>
        <w:t xml:space="preserve">and S-1563 </w:t>
      </w:r>
      <w:r>
        <w:rPr>
          <w:rFonts w:ascii="Times New Roman" w:hAnsi="Times New Roman"/>
          <w:sz w:val="20"/>
        </w:rPr>
        <w:t xml:space="preserve">emissions </w:t>
      </w:r>
      <w:r w:rsidR="00AB6A47">
        <w:rPr>
          <w:rFonts w:ascii="Times New Roman" w:hAnsi="Times New Roman"/>
          <w:sz w:val="20"/>
        </w:rPr>
        <w:t xml:space="preserve">for each engine </w:t>
      </w:r>
      <w:r>
        <w:rPr>
          <w:rFonts w:ascii="Times New Roman" w:hAnsi="Times New Roman"/>
          <w:sz w:val="20"/>
        </w:rPr>
        <w:t>are summarized in the following table.</w:t>
      </w:r>
    </w:p>
    <w:p w14:paraId="19A31644" w14:textId="77777777" w:rsidR="00B64077" w:rsidRDefault="00B64077" w:rsidP="00A1183A">
      <w:pPr>
        <w:spacing w:line="300" w:lineRule="atLeast"/>
        <w:rPr>
          <w:rFonts w:ascii="Times New Roman" w:hAnsi="Times New Roman"/>
          <w:sz w:val="20"/>
        </w:rPr>
      </w:pPr>
    </w:p>
    <w:tbl>
      <w:tblPr>
        <w:tblW w:w="7572" w:type="dxa"/>
        <w:tblInd w:w="96" w:type="dxa"/>
        <w:tblLook w:val="0000" w:firstRow="0" w:lastRow="0" w:firstColumn="0" w:lastColumn="0" w:noHBand="0" w:noVBand="0"/>
      </w:tblPr>
      <w:tblGrid>
        <w:gridCol w:w="1002"/>
        <w:gridCol w:w="1080"/>
        <w:gridCol w:w="1080"/>
        <w:gridCol w:w="1170"/>
        <w:gridCol w:w="1080"/>
        <w:gridCol w:w="1097"/>
        <w:gridCol w:w="1063"/>
      </w:tblGrid>
      <w:tr w:rsidR="00375462" w:rsidRPr="0022445D" w14:paraId="19A3164C" w14:textId="77777777" w:rsidTr="00F16F77">
        <w:trPr>
          <w:trHeight w:val="276"/>
        </w:trPr>
        <w:tc>
          <w:tcPr>
            <w:tcW w:w="1002" w:type="dxa"/>
            <w:tcBorders>
              <w:top w:val="double" w:sz="6" w:space="0" w:color="auto"/>
              <w:left w:val="double" w:sz="6" w:space="0" w:color="auto"/>
              <w:bottom w:val="nil"/>
              <w:right w:val="single" w:sz="4" w:space="0" w:color="auto"/>
            </w:tcBorders>
            <w:shd w:val="clear" w:color="auto" w:fill="B8CCE4" w:themeFill="accent1" w:themeFillTint="66"/>
            <w:noWrap/>
            <w:vAlign w:val="bottom"/>
          </w:tcPr>
          <w:p w14:paraId="19A31645" w14:textId="77777777" w:rsidR="00375462" w:rsidRPr="00BE63DD" w:rsidRDefault="00375462" w:rsidP="00CC7B45">
            <w:pPr>
              <w:keepNext/>
              <w:jc w:val="both"/>
              <w:rPr>
                <w:rFonts w:ascii="Times New Roman" w:hAnsi="Times New Roman"/>
                <w:sz w:val="18"/>
                <w:szCs w:val="18"/>
              </w:rPr>
            </w:pPr>
            <w:r w:rsidRPr="00BE63DD">
              <w:rPr>
                <w:rFonts w:ascii="Times New Roman" w:hAnsi="Times New Roman"/>
                <w:sz w:val="18"/>
                <w:szCs w:val="18"/>
              </w:rPr>
              <w:t> </w:t>
            </w:r>
          </w:p>
        </w:tc>
        <w:tc>
          <w:tcPr>
            <w:tcW w:w="1080" w:type="dxa"/>
            <w:tcBorders>
              <w:top w:val="double" w:sz="6" w:space="0" w:color="auto"/>
              <w:left w:val="nil"/>
              <w:bottom w:val="nil"/>
              <w:right w:val="single" w:sz="4" w:space="0" w:color="auto"/>
            </w:tcBorders>
            <w:shd w:val="clear" w:color="auto" w:fill="B8CCE4" w:themeFill="accent1" w:themeFillTint="66"/>
            <w:noWrap/>
            <w:vAlign w:val="bottom"/>
          </w:tcPr>
          <w:p w14:paraId="19A31646"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Emission</w:t>
            </w:r>
          </w:p>
        </w:tc>
        <w:tc>
          <w:tcPr>
            <w:tcW w:w="1080" w:type="dxa"/>
            <w:tcBorders>
              <w:top w:val="double" w:sz="6" w:space="0" w:color="auto"/>
              <w:left w:val="nil"/>
              <w:bottom w:val="nil"/>
              <w:right w:val="single" w:sz="4" w:space="0" w:color="auto"/>
            </w:tcBorders>
            <w:shd w:val="clear" w:color="auto" w:fill="B8CCE4" w:themeFill="accent1" w:themeFillTint="66"/>
            <w:noWrap/>
            <w:vAlign w:val="bottom"/>
          </w:tcPr>
          <w:p w14:paraId="19A31647"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Emission</w:t>
            </w:r>
          </w:p>
        </w:tc>
        <w:tc>
          <w:tcPr>
            <w:tcW w:w="1170" w:type="dxa"/>
            <w:tcBorders>
              <w:top w:val="double" w:sz="6" w:space="0" w:color="auto"/>
              <w:left w:val="nil"/>
              <w:bottom w:val="nil"/>
              <w:right w:val="nil"/>
            </w:tcBorders>
            <w:shd w:val="clear" w:color="auto" w:fill="B8CCE4" w:themeFill="accent1" w:themeFillTint="66"/>
            <w:noWrap/>
            <w:vAlign w:val="bottom"/>
          </w:tcPr>
          <w:p w14:paraId="19A31648"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Hourly</w:t>
            </w:r>
          </w:p>
        </w:tc>
        <w:tc>
          <w:tcPr>
            <w:tcW w:w="1080" w:type="dxa"/>
            <w:tcBorders>
              <w:top w:val="double" w:sz="6" w:space="0" w:color="auto"/>
              <w:left w:val="single" w:sz="4" w:space="0" w:color="auto"/>
              <w:bottom w:val="nil"/>
              <w:right w:val="nil"/>
            </w:tcBorders>
            <w:shd w:val="clear" w:color="auto" w:fill="B8CCE4" w:themeFill="accent1" w:themeFillTint="66"/>
            <w:noWrap/>
            <w:vAlign w:val="bottom"/>
          </w:tcPr>
          <w:p w14:paraId="19A31649" w14:textId="77777777" w:rsidR="00375462" w:rsidRPr="00BE63DD" w:rsidRDefault="00375462" w:rsidP="00CC7B45">
            <w:pPr>
              <w:keepNext/>
              <w:jc w:val="center"/>
              <w:rPr>
                <w:rFonts w:ascii="Times New Roman" w:hAnsi="Times New Roman"/>
                <w:sz w:val="18"/>
                <w:szCs w:val="18"/>
              </w:rPr>
            </w:pPr>
            <w:r>
              <w:rPr>
                <w:rFonts w:ascii="Times New Roman" w:hAnsi="Times New Roman"/>
                <w:sz w:val="18"/>
                <w:szCs w:val="18"/>
              </w:rPr>
              <w:t xml:space="preserve">24-hr </w:t>
            </w:r>
            <w:r w:rsidRPr="00BE63DD">
              <w:rPr>
                <w:rFonts w:ascii="Times New Roman" w:hAnsi="Times New Roman"/>
                <w:sz w:val="18"/>
                <w:szCs w:val="18"/>
              </w:rPr>
              <w:t>Daily</w:t>
            </w:r>
          </w:p>
        </w:tc>
        <w:tc>
          <w:tcPr>
            <w:tcW w:w="1097" w:type="dxa"/>
            <w:tcBorders>
              <w:top w:val="double" w:sz="6" w:space="0" w:color="auto"/>
              <w:left w:val="single" w:sz="4" w:space="0" w:color="auto"/>
              <w:bottom w:val="nil"/>
              <w:right w:val="nil"/>
            </w:tcBorders>
            <w:shd w:val="clear" w:color="auto" w:fill="B8CCE4" w:themeFill="accent1" w:themeFillTint="66"/>
            <w:noWrap/>
            <w:vAlign w:val="bottom"/>
          </w:tcPr>
          <w:p w14:paraId="19A3164A"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Annual</w:t>
            </w:r>
          </w:p>
        </w:tc>
        <w:tc>
          <w:tcPr>
            <w:tcW w:w="1063" w:type="dxa"/>
            <w:tcBorders>
              <w:top w:val="double" w:sz="6" w:space="0" w:color="auto"/>
              <w:left w:val="single" w:sz="4" w:space="0" w:color="auto"/>
              <w:bottom w:val="nil"/>
              <w:right w:val="double" w:sz="6" w:space="0" w:color="auto"/>
            </w:tcBorders>
            <w:shd w:val="clear" w:color="auto" w:fill="B8CCE4" w:themeFill="accent1" w:themeFillTint="66"/>
            <w:noWrap/>
            <w:vAlign w:val="bottom"/>
          </w:tcPr>
          <w:p w14:paraId="19A3164B"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Annual</w:t>
            </w:r>
          </w:p>
        </w:tc>
      </w:tr>
      <w:tr w:rsidR="00375462" w:rsidRPr="0022445D" w14:paraId="19A31654" w14:textId="77777777" w:rsidTr="00F16F77">
        <w:trPr>
          <w:trHeight w:val="312"/>
        </w:trPr>
        <w:tc>
          <w:tcPr>
            <w:tcW w:w="1002" w:type="dxa"/>
            <w:tcBorders>
              <w:top w:val="nil"/>
              <w:left w:val="double" w:sz="6" w:space="0" w:color="auto"/>
              <w:bottom w:val="nil"/>
              <w:right w:val="single" w:sz="4" w:space="0" w:color="auto"/>
            </w:tcBorders>
            <w:shd w:val="clear" w:color="auto" w:fill="B8CCE4" w:themeFill="accent1" w:themeFillTint="66"/>
            <w:noWrap/>
            <w:vAlign w:val="bottom"/>
          </w:tcPr>
          <w:p w14:paraId="19A3164D" w14:textId="77777777" w:rsidR="00375462" w:rsidRPr="00BE63DD" w:rsidRDefault="00375462" w:rsidP="00CC7B45">
            <w:pPr>
              <w:keepNext/>
              <w:jc w:val="both"/>
              <w:rPr>
                <w:rFonts w:ascii="Times New Roman" w:hAnsi="Times New Roman"/>
                <w:sz w:val="18"/>
                <w:szCs w:val="18"/>
              </w:rPr>
            </w:pPr>
            <w:r w:rsidRPr="00BE63DD">
              <w:rPr>
                <w:rFonts w:ascii="Times New Roman" w:hAnsi="Times New Roman"/>
                <w:sz w:val="18"/>
                <w:szCs w:val="18"/>
              </w:rPr>
              <w:t> </w:t>
            </w:r>
          </w:p>
        </w:tc>
        <w:tc>
          <w:tcPr>
            <w:tcW w:w="1080" w:type="dxa"/>
            <w:tcBorders>
              <w:top w:val="nil"/>
              <w:left w:val="nil"/>
              <w:bottom w:val="nil"/>
              <w:right w:val="single" w:sz="4" w:space="0" w:color="auto"/>
            </w:tcBorders>
            <w:shd w:val="clear" w:color="auto" w:fill="B8CCE4" w:themeFill="accent1" w:themeFillTint="66"/>
            <w:noWrap/>
            <w:vAlign w:val="bottom"/>
          </w:tcPr>
          <w:p w14:paraId="19A3164E"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Factor</w:t>
            </w:r>
          </w:p>
        </w:tc>
        <w:tc>
          <w:tcPr>
            <w:tcW w:w="1080" w:type="dxa"/>
            <w:tcBorders>
              <w:top w:val="nil"/>
              <w:left w:val="nil"/>
              <w:bottom w:val="nil"/>
              <w:right w:val="single" w:sz="4" w:space="0" w:color="auto"/>
            </w:tcBorders>
            <w:shd w:val="clear" w:color="auto" w:fill="B8CCE4" w:themeFill="accent1" w:themeFillTint="66"/>
            <w:noWrap/>
            <w:vAlign w:val="bottom"/>
          </w:tcPr>
          <w:p w14:paraId="19A3164F"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Factor</w:t>
            </w:r>
          </w:p>
        </w:tc>
        <w:tc>
          <w:tcPr>
            <w:tcW w:w="1170" w:type="dxa"/>
            <w:tcBorders>
              <w:top w:val="nil"/>
              <w:left w:val="nil"/>
              <w:bottom w:val="nil"/>
              <w:right w:val="nil"/>
            </w:tcBorders>
            <w:shd w:val="clear" w:color="auto" w:fill="B8CCE4" w:themeFill="accent1" w:themeFillTint="66"/>
            <w:noWrap/>
            <w:vAlign w:val="bottom"/>
          </w:tcPr>
          <w:p w14:paraId="19A31650"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Emissions</w:t>
            </w:r>
          </w:p>
        </w:tc>
        <w:tc>
          <w:tcPr>
            <w:tcW w:w="1080" w:type="dxa"/>
            <w:tcBorders>
              <w:top w:val="nil"/>
              <w:left w:val="single" w:sz="4" w:space="0" w:color="auto"/>
              <w:bottom w:val="nil"/>
              <w:right w:val="nil"/>
            </w:tcBorders>
            <w:shd w:val="clear" w:color="auto" w:fill="B8CCE4" w:themeFill="accent1" w:themeFillTint="66"/>
            <w:noWrap/>
            <w:vAlign w:val="bottom"/>
          </w:tcPr>
          <w:p w14:paraId="19A31651"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Emissions</w:t>
            </w:r>
          </w:p>
        </w:tc>
        <w:tc>
          <w:tcPr>
            <w:tcW w:w="1097" w:type="dxa"/>
            <w:tcBorders>
              <w:top w:val="nil"/>
              <w:left w:val="single" w:sz="4" w:space="0" w:color="auto"/>
              <w:bottom w:val="nil"/>
              <w:right w:val="nil"/>
            </w:tcBorders>
            <w:shd w:val="clear" w:color="auto" w:fill="B8CCE4" w:themeFill="accent1" w:themeFillTint="66"/>
            <w:noWrap/>
            <w:vAlign w:val="bottom"/>
          </w:tcPr>
          <w:p w14:paraId="19A31652"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Emissions</w:t>
            </w:r>
          </w:p>
        </w:tc>
        <w:tc>
          <w:tcPr>
            <w:tcW w:w="1063" w:type="dxa"/>
            <w:tcBorders>
              <w:top w:val="nil"/>
              <w:left w:val="single" w:sz="4" w:space="0" w:color="auto"/>
              <w:bottom w:val="nil"/>
              <w:right w:val="double" w:sz="6" w:space="0" w:color="auto"/>
            </w:tcBorders>
            <w:shd w:val="clear" w:color="auto" w:fill="B8CCE4" w:themeFill="accent1" w:themeFillTint="66"/>
            <w:noWrap/>
            <w:vAlign w:val="bottom"/>
          </w:tcPr>
          <w:p w14:paraId="19A31653"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Emissions</w:t>
            </w:r>
          </w:p>
        </w:tc>
      </w:tr>
      <w:tr w:rsidR="00375462" w:rsidRPr="0022445D" w14:paraId="19A3165C" w14:textId="77777777" w:rsidTr="00F16F77">
        <w:trPr>
          <w:trHeight w:val="264"/>
        </w:trPr>
        <w:tc>
          <w:tcPr>
            <w:tcW w:w="1002" w:type="dxa"/>
            <w:tcBorders>
              <w:top w:val="nil"/>
              <w:left w:val="double" w:sz="6" w:space="0" w:color="auto"/>
              <w:bottom w:val="single" w:sz="4" w:space="0" w:color="auto"/>
              <w:right w:val="single" w:sz="4" w:space="0" w:color="auto"/>
            </w:tcBorders>
            <w:shd w:val="clear" w:color="auto" w:fill="B8CCE4" w:themeFill="accent1" w:themeFillTint="66"/>
            <w:noWrap/>
            <w:vAlign w:val="bottom"/>
          </w:tcPr>
          <w:p w14:paraId="19A31655" w14:textId="77777777" w:rsidR="00375462" w:rsidRPr="00BE63DD" w:rsidRDefault="00375462" w:rsidP="00CC7B45">
            <w:pPr>
              <w:keepNext/>
              <w:jc w:val="both"/>
              <w:rPr>
                <w:rFonts w:ascii="Times New Roman" w:hAnsi="Times New Roman"/>
                <w:sz w:val="18"/>
                <w:szCs w:val="18"/>
              </w:rPr>
            </w:pPr>
            <w:r w:rsidRPr="00BE63DD">
              <w:rPr>
                <w:rFonts w:ascii="Times New Roman" w:hAnsi="Times New Roman"/>
                <w:sz w:val="18"/>
                <w:szCs w:val="18"/>
              </w:rPr>
              <w:t>Pollutant</w:t>
            </w:r>
          </w:p>
        </w:tc>
        <w:tc>
          <w:tcPr>
            <w:tcW w:w="1080" w:type="dxa"/>
            <w:tcBorders>
              <w:top w:val="nil"/>
              <w:left w:val="nil"/>
              <w:bottom w:val="single" w:sz="4" w:space="0" w:color="auto"/>
              <w:right w:val="single" w:sz="4" w:space="0" w:color="auto"/>
            </w:tcBorders>
            <w:shd w:val="clear" w:color="auto" w:fill="B8CCE4" w:themeFill="accent1" w:themeFillTint="66"/>
            <w:noWrap/>
            <w:vAlign w:val="bottom"/>
          </w:tcPr>
          <w:p w14:paraId="19A31656"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(g/hp-hr)</w:t>
            </w:r>
          </w:p>
        </w:tc>
        <w:tc>
          <w:tcPr>
            <w:tcW w:w="1080" w:type="dxa"/>
            <w:tcBorders>
              <w:top w:val="nil"/>
              <w:left w:val="nil"/>
              <w:bottom w:val="single" w:sz="4" w:space="0" w:color="auto"/>
              <w:right w:val="single" w:sz="4" w:space="0" w:color="auto"/>
            </w:tcBorders>
            <w:shd w:val="clear" w:color="auto" w:fill="B8CCE4" w:themeFill="accent1" w:themeFillTint="66"/>
            <w:noWrap/>
            <w:vAlign w:val="bottom"/>
          </w:tcPr>
          <w:p w14:paraId="19A31657"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(lb/hp-hr)</w:t>
            </w:r>
          </w:p>
        </w:tc>
        <w:tc>
          <w:tcPr>
            <w:tcW w:w="1170" w:type="dxa"/>
            <w:tcBorders>
              <w:top w:val="nil"/>
              <w:left w:val="nil"/>
              <w:bottom w:val="single" w:sz="4" w:space="0" w:color="auto"/>
              <w:right w:val="nil"/>
            </w:tcBorders>
            <w:shd w:val="clear" w:color="auto" w:fill="B8CCE4" w:themeFill="accent1" w:themeFillTint="66"/>
            <w:noWrap/>
            <w:vAlign w:val="bottom"/>
          </w:tcPr>
          <w:p w14:paraId="19A31658"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(lbs/hour)</w:t>
            </w:r>
          </w:p>
        </w:tc>
        <w:tc>
          <w:tcPr>
            <w:tcW w:w="1080" w:type="dxa"/>
            <w:tcBorders>
              <w:top w:val="nil"/>
              <w:left w:val="single" w:sz="4" w:space="0" w:color="auto"/>
              <w:bottom w:val="single" w:sz="4" w:space="0" w:color="auto"/>
              <w:right w:val="nil"/>
            </w:tcBorders>
            <w:shd w:val="clear" w:color="auto" w:fill="B8CCE4" w:themeFill="accent1" w:themeFillTint="66"/>
            <w:noWrap/>
            <w:vAlign w:val="bottom"/>
          </w:tcPr>
          <w:p w14:paraId="19A31659"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(lbs/day)</w:t>
            </w:r>
          </w:p>
        </w:tc>
        <w:tc>
          <w:tcPr>
            <w:tcW w:w="1097" w:type="dxa"/>
            <w:tcBorders>
              <w:top w:val="nil"/>
              <w:left w:val="single" w:sz="4" w:space="0" w:color="auto"/>
              <w:bottom w:val="single" w:sz="4" w:space="0" w:color="auto"/>
              <w:right w:val="nil"/>
            </w:tcBorders>
            <w:shd w:val="clear" w:color="auto" w:fill="B8CCE4" w:themeFill="accent1" w:themeFillTint="66"/>
            <w:noWrap/>
            <w:vAlign w:val="bottom"/>
          </w:tcPr>
          <w:p w14:paraId="19A3165A"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(lbs/yr)</w:t>
            </w:r>
          </w:p>
        </w:tc>
        <w:tc>
          <w:tcPr>
            <w:tcW w:w="1063" w:type="dxa"/>
            <w:tcBorders>
              <w:top w:val="nil"/>
              <w:left w:val="single" w:sz="4" w:space="0" w:color="auto"/>
              <w:bottom w:val="single" w:sz="4" w:space="0" w:color="auto"/>
              <w:right w:val="double" w:sz="6" w:space="0" w:color="auto"/>
            </w:tcBorders>
            <w:shd w:val="clear" w:color="auto" w:fill="B8CCE4" w:themeFill="accent1" w:themeFillTint="66"/>
            <w:noWrap/>
            <w:vAlign w:val="bottom"/>
          </w:tcPr>
          <w:p w14:paraId="19A3165B" w14:textId="77777777" w:rsidR="00375462" w:rsidRPr="00BE63DD" w:rsidRDefault="00375462" w:rsidP="00CC7B45">
            <w:pPr>
              <w:keepNext/>
              <w:jc w:val="center"/>
              <w:rPr>
                <w:rFonts w:ascii="Times New Roman" w:hAnsi="Times New Roman"/>
                <w:sz w:val="18"/>
                <w:szCs w:val="18"/>
              </w:rPr>
            </w:pPr>
            <w:r w:rsidRPr="00BE63DD">
              <w:rPr>
                <w:rFonts w:ascii="Times New Roman" w:hAnsi="Times New Roman"/>
                <w:sz w:val="18"/>
                <w:szCs w:val="18"/>
              </w:rPr>
              <w:t>(tons/year)</w:t>
            </w:r>
          </w:p>
        </w:tc>
      </w:tr>
      <w:tr w:rsidR="00375462" w:rsidRPr="0022445D" w14:paraId="19A31664" w14:textId="77777777" w:rsidTr="00CC7B45">
        <w:trPr>
          <w:trHeight w:val="312"/>
        </w:trPr>
        <w:tc>
          <w:tcPr>
            <w:tcW w:w="1002" w:type="dxa"/>
            <w:tcBorders>
              <w:top w:val="nil"/>
              <w:left w:val="double" w:sz="6" w:space="0" w:color="auto"/>
              <w:bottom w:val="nil"/>
              <w:right w:val="single" w:sz="4" w:space="0" w:color="auto"/>
            </w:tcBorders>
            <w:noWrap/>
            <w:vAlign w:val="bottom"/>
          </w:tcPr>
          <w:p w14:paraId="19A3165D" w14:textId="77777777" w:rsidR="00375462" w:rsidRPr="00BE63DD" w:rsidRDefault="00375462" w:rsidP="00CC7B45">
            <w:pPr>
              <w:jc w:val="both"/>
              <w:rPr>
                <w:rFonts w:ascii="Times New Roman" w:hAnsi="Times New Roman"/>
                <w:sz w:val="18"/>
                <w:szCs w:val="18"/>
              </w:rPr>
            </w:pPr>
            <w:r w:rsidRPr="00BE63DD">
              <w:rPr>
                <w:rFonts w:ascii="Times New Roman" w:hAnsi="Times New Roman"/>
                <w:sz w:val="18"/>
                <w:szCs w:val="18"/>
              </w:rPr>
              <w:t>NOx</w:t>
            </w:r>
          </w:p>
        </w:tc>
        <w:tc>
          <w:tcPr>
            <w:tcW w:w="1080" w:type="dxa"/>
            <w:tcBorders>
              <w:top w:val="nil"/>
              <w:left w:val="nil"/>
              <w:bottom w:val="nil"/>
              <w:right w:val="nil"/>
            </w:tcBorders>
            <w:noWrap/>
            <w:vAlign w:val="bottom"/>
          </w:tcPr>
          <w:p w14:paraId="19A3165E"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2.87</w:t>
            </w:r>
          </w:p>
        </w:tc>
        <w:tc>
          <w:tcPr>
            <w:tcW w:w="1080" w:type="dxa"/>
            <w:tcBorders>
              <w:top w:val="nil"/>
              <w:left w:val="single" w:sz="4" w:space="0" w:color="auto"/>
              <w:bottom w:val="nil"/>
              <w:right w:val="nil"/>
            </w:tcBorders>
            <w:noWrap/>
            <w:vAlign w:val="bottom"/>
          </w:tcPr>
          <w:p w14:paraId="19A3165F"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0.00633</w:t>
            </w:r>
          </w:p>
        </w:tc>
        <w:tc>
          <w:tcPr>
            <w:tcW w:w="1170" w:type="dxa"/>
            <w:tcBorders>
              <w:top w:val="nil"/>
              <w:left w:val="single" w:sz="4" w:space="0" w:color="auto"/>
              <w:bottom w:val="nil"/>
              <w:right w:val="nil"/>
            </w:tcBorders>
            <w:noWrap/>
            <w:vAlign w:val="bottom"/>
          </w:tcPr>
          <w:p w14:paraId="19A31660"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4.43</w:t>
            </w:r>
          </w:p>
        </w:tc>
        <w:tc>
          <w:tcPr>
            <w:tcW w:w="1080" w:type="dxa"/>
            <w:tcBorders>
              <w:top w:val="nil"/>
              <w:left w:val="single" w:sz="4" w:space="0" w:color="auto"/>
              <w:bottom w:val="nil"/>
              <w:right w:val="nil"/>
            </w:tcBorders>
            <w:noWrap/>
            <w:vAlign w:val="bottom"/>
          </w:tcPr>
          <w:p w14:paraId="19A31661"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106</w:t>
            </w:r>
          </w:p>
        </w:tc>
        <w:tc>
          <w:tcPr>
            <w:tcW w:w="1097" w:type="dxa"/>
            <w:tcBorders>
              <w:top w:val="nil"/>
              <w:left w:val="single" w:sz="4" w:space="0" w:color="auto"/>
              <w:bottom w:val="nil"/>
              <w:right w:val="nil"/>
            </w:tcBorders>
            <w:noWrap/>
            <w:vAlign w:val="bottom"/>
          </w:tcPr>
          <w:p w14:paraId="19A31662" w14:textId="77777777" w:rsidR="00375462" w:rsidRPr="00BE63DD" w:rsidRDefault="00703E7E" w:rsidP="00CC7B45">
            <w:pPr>
              <w:jc w:val="center"/>
              <w:rPr>
                <w:rFonts w:ascii="Times New Roman" w:hAnsi="Times New Roman"/>
                <w:sz w:val="18"/>
                <w:szCs w:val="18"/>
              </w:rPr>
            </w:pPr>
            <w:r>
              <w:rPr>
                <w:rFonts w:ascii="Times New Roman" w:hAnsi="Times New Roman"/>
                <w:sz w:val="18"/>
                <w:szCs w:val="18"/>
              </w:rPr>
              <w:t>310</w:t>
            </w:r>
          </w:p>
        </w:tc>
        <w:tc>
          <w:tcPr>
            <w:tcW w:w="1063" w:type="dxa"/>
            <w:tcBorders>
              <w:top w:val="nil"/>
              <w:left w:val="single" w:sz="4" w:space="0" w:color="auto"/>
              <w:bottom w:val="nil"/>
              <w:right w:val="double" w:sz="6" w:space="0" w:color="auto"/>
            </w:tcBorders>
            <w:noWrap/>
            <w:vAlign w:val="bottom"/>
          </w:tcPr>
          <w:p w14:paraId="19A31663"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0.</w:t>
            </w:r>
            <w:r w:rsidR="00703E7E">
              <w:rPr>
                <w:rFonts w:ascii="Times New Roman" w:hAnsi="Times New Roman"/>
                <w:sz w:val="18"/>
                <w:szCs w:val="18"/>
              </w:rPr>
              <w:t>155</w:t>
            </w:r>
          </w:p>
        </w:tc>
      </w:tr>
      <w:tr w:rsidR="00375462" w:rsidRPr="0022445D" w14:paraId="19A3166C" w14:textId="77777777" w:rsidTr="00CC7B45">
        <w:trPr>
          <w:trHeight w:val="312"/>
        </w:trPr>
        <w:tc>
          <w:tcPr>
            <w:tcW w:w="1002" w:type="dxa"/>
            <w:tcBorders>
              <w:top w:val="nil"/>
              <w:left w:val="double" w:sz="6" w:space="0" w:color="auto"/>
              <w:bottom w:val="nil"/>
              <w:right w:val="single" w:sz="4" w:space="0" w:color="auto"/>
            </w:tcBorders>
            <w:noWrap/>
            <w:vAlign w:val="bottom"/>
          </w:tcPr>
          <w:p w14:paraId="19A31665" w14:textId="77777777" w:rsidR="00375462" w:rsidRPr="00BE63DD" w:rsidRDefault="00375462" w:rsidP="00CC7B45">
            <w:pPr>
              <w:jc w:val="both"/>
              <w:rPr>
                <w:rFonts w:ascii="Times New Roman" w:hAnsi="Times New Roman"/>
                <w:sz w:val="18"/>
                <w:szCs w:val="18"/>
              </w:rPr>
            </w:pPr>
            <w:r w:rsidRPr="00BE63DD">
              <w:rPr>
                <w:rFonts w:ascii="Times New Roman" w:hAnsi="Times New Roman"/>
                <w:sz w:val="18"/>
                <w:szCs w:val="18"/>
              </w:rPr>
              <w:t>CO</w:t>
            </w:r>
          </w:p>
        </w:tc>
        <w:tc>
          <w:tcPr>
            <w:tcW w:w="1080" w:type="dxa"/>
            <w:tcBorders>
              <w:top w:val="nil"/>
              <w:left w:val="nil"/>
              <w:bottom w:val="nil"/>
              <w:right w:val="nil"/>
            </w:tcBorders>
            <w:noWrap/>
            <w:vAlign w:val="bottom"/>
          </w:tcPr>
          <w:p w14:paraId="19A31666"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1.72</w:t>
            </w:r>
          </w:p>
        </w:tc>
        <w:tc>
          <w:tcPr>
            <w:tcW w:w="1080" w:type="dxa"/>
            <w:tcBorders>
              <w:top w:val="nil"/>
              <w:left w:val="single" w:sz="4" w:space="0" w:color="auto"/>
              <w:bottom w:val="nil"/>
              <w:right w:val="nil"/>
            </w:tcBorders>
            <w:noWrap/>
            <w:vAlign w:val="bottom"/>
          </w:tcPr>
          <w:p w14:paraId="19A31667"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0.00379</w:t>
            </w:r>
          </w:p>
        </w:tc>
        <w:tc>
          <w:tcPr>
            <w:tcW w:w="1170" w:type="dxa"/>
            <w:tcBorders>
              <w:top w:val="nil"/>
              <w:left w:val="single" w:sz="4" w:space="0" w:color="auto"/>
              <w:bottom w:val="nil"/>
              <w:right w:val="nil"/>
            </w:tcBorders>
            <w:noWrap/>
            <w:vAlign w:val="bottom"/>
          </w:tcPr>
          <w:p w14:paraId="19A31668"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2.65</w:t>
            </w:r>
          </w:p>
        </w:tc>
        <w:tc>
          <w:tcPr>
            <w:tcW w:w="1080" w:type="dxa"/>
            <w:tcBorders>
              <w:top w:val="nil"/>
              <w:left w:val="single" w:sz="4" w:space="0" w:color="auto"/>
              <w:bottom w:val="nil"/>
              <w:right w:val="nil"/>
            </w:tcBorders>
            <w:noWrap/>
            <w:vAlign w:val="bottom"/>
          </w:tcPr>
          <w:p w14:paraId="19A31669"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63.7</w:t>
            </w:r>
          </w:p>
        </w:tc>
        <w:tc>
          <w:tcPr>
            <w:tcW w:w="1097" w:type="dxa"/>
            <w:tcBorders>
              <w:top w:val="nil"/>
              <w:left w:val="single" w:sz="4" w:space="0" w:color="auto"/>
              <w:bottom w:val="nil"/>
              <w:right w:val="nil"/>
            </w:tcBorders>
            <w:noWrap/>
            <w:vAlign w:val="bottom"/>
          </w:tcPr>
          <w:p w14:paraId="19A3166A" w14:textId="77777777" w:rsidR="00375462" w:rsidRPr="00BE63DD" w:rsidRDefault="00703E7E" w:rsidP="00CC7B45">
            <w:pPr>
              <w:jc w:val="center"/>
              <w:rPr>
                <w:rFonts w:ascii="Times New Roman" w:hAnsi="Times New Roman"/>
                <w:sz w:val="18"/>
                <w:szCs w:val="18"/>
              </w:rPr>
            </w:pPr>
            <w:r>
              <w:rPr>
                <w:rFonts w:ascii="Times New Roman" w:hAnsi="Times New Roman"/>
                <w:sz w:val="18"/>
                <w:szCs w:val="18"/>
              </w:rPr>
              <w:t>186</w:t>
            </w:r>
          </w:p>
        </w:tc>
        <w:tc>
          <w:tcPr>
            <w:tcW w:w="1063" w:type="dxa"/>
            <w:tcBorders>
              <w:top w:val="nil"/>
              <w:left w:val="single" w:sz="4" w:space="0" w:color="auto"/>
              <w:bottom w:val="nil"/>
              <w:right w:val="double" w:sz="6" w:space="0" w:color="auto"/>
            </w:tcBorders>
            <w:noWrap/>
            <w:vAlign w:val="bottom"/>
          </w:tcPr>
          <w:p w14:paraId="19A3166B"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0.</w:t>
            </w:r>
            <w:r w:rsidR="00703E7E">
              <w:rPr>
                <w:rFonts w:ascii="Times New Roman" w:hAnsi="Times New Roman"/>
                <w:sz w:val="18"/>
                <w:szCs w:val="18"/>
              </w:rPr>
              <w:t>093</w:t>
            </w:r>
          </w:p>
        </w:tc>
      </w:tr>
      <w:tr w:rsidR="00375462" w:rsidRPr="0022445D" w14:paraId="19A31674" w14:textId="77777777" w:rsidTr="00CC7B45">
        <w:trPr>
          <w:trHeight w:val="312"/>
        </w:trPr>
        <w:tc>
          <w:tcPr>
            <w:tcW w:w="1002" w:type="dxa"/>
            <w:tcBorders>
              <w:top w:val="nil"/>
              <w:left w:val="double" w:sz="6" w:space="0" w:color="auto"/>
              <w:bottom w:val="nil"/>
              <w:right w:val="single" w:sz="4" w:space="0" w:color="auto"/>
            </w:tcBorders>
            <w:noWrap/>
            <w:vAlign w:val="bottom"/>
          </w:tcPr>
          <w:p w14:paraId="19A3166D" w14:textId="77777777" w:rsidR="00375462" w:rsidRPr="00BE63DD" w:rsidRDefault="00375462" w:rsidP="00CC7B45">
            <w:pPr>
              <w:jc w:val="both"/>
              <w:rPr>
                <w:rFonts w:ascii="Times New Roman" w:hAnsi="Times New Roman"/>
                <w:sz w:val="18"/>
                <w:szCs w:val="18"/>
              </w:rPr>
            </w:pPr>
            <w:r w:rsidRPr="00BE63DD">
              <w:rPr>
                <w:rFonts w:ascii="Times New Roman" w:hAnsi="Times New Roman"/>
                <w:sz w:val="18"/>
                <w:szCs w:val="18"/>
              </w:rPr>
              <w:t>POC</w:t>
            </w:r>
          </w:p>
        </w:tc>
        <w:tc>
          <w:tcPr>
            <w:tcW w:w="1080" w:type="dxa"/>
            <w:tcBorders>
              <w:top w:val="nil"/>
              <w:left w:val="nil"/>
              <w:bottom w:val="nil"/>
              <w:right w:val="nil"/>
            </w:tcBorders>
            <w:noWrap/>
            <w:vAlign w:val="bottom"/>
          </w:tcPr>
          <w:p w14:paraId="19A3166E"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0.07</w:t>
            </w:r>
          </w:p>
        </w:tc>
        <w:tc>
          <w:tcPr>
            <w:tcW w:w="1080" w:type="dxa"/>
            <w:tcBorders>
              <w:top w:val="nil"/>
              <w:left w:val="single" w:sz="4" w:space="0" w:color="auto"/>
              <w:bottom w:val="nil"/>
              <w:right w:val="nil"/>
            </w:tcBorders>
            <w:noWrap/>
            <w:vAlign w:val="bottom"/>
          </w:tcPr>
          <w:p w14:paraId="19A3166F"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0.00015</w:t>
            </w:r>
          </w:p>
        </w:tc>
        <w:tc>
          <w:tcPr>
            <w:tcW w:w="1170" w:type="dxa"/>
            <w:tcBorders>
              <w:top w:val="nil"/>
              <w:left w:val="single" w:sz="4" w:space="0" w:color="auto"/>
              <w:bottom w:val="nil"/>
              <w:right w:val="nil"/>
            </w:tcBorders>
            <w:noWrap/>
            <w:vAlign w:val="bottom"/>
          </w:tcPr>
          <w:p w14:paraId="19A31670"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0.108</w:t>
            </w:r>
          </w:p>
        </w:tc>
        <w:tc>
          <w:tcPr>
            <w:tcW w:w="1080" w:type="dxa"/>
            <w:tcBorders>
              <w:top w:val="nil"/>
              <w:left w:val="single" w:sz="4" w:space="0" w:color="auto"/>
              <w:bottom w:val="nil"/>
              <w:right w:val="nil"/>
            </w:tcBorders>
            <w:noWrap/>
            <w:vAlign w:val="bottom"/>
          </w:tcPr>
          <w:p w14:paraId="19A31671"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2.59</w:t>
            </w:r>
          </w:p>
        </w:tc>
        <w:tc>
          <w:tcPr>
            <w:tcW w:w="1097" w:type="dxa"/>
            <w:tcBorders>
              <w:top w:val="nil"/>
              <w:left w:val="single" w:sz="4" w:space="0" w:color="auto"/>
              <w:bottom w:val="nil"/>
              <w:right w:val="nil"/>
            </w:tcBorders>
            <w:noWrap/>
            <w:vAlign w:val="bottom"/>
          </w:tcPr>
          <w:p w14:paraId="19A31672" w14:textId="77777777" w:rsidR="00375462" w:rsidRPr="00BE63DD" w:rsidRDefault="00703E7E" w:rsidP="00CC7B45">
            <w:pPr>
              <w:jc w:val="center"/>
              <w:rPr>
                <w:rFonts w:ascii="Times New Roman" w:hAnsi="Times New Roman"/>
                <w:sz w:val="18"/>
                <w:szCs w:val="18"/>
              </w:rPr>
            </w:pPr>
            <w:r>
              <w:rPr>
                <w:rFonts w:ascii="Times New Roman" w:hAnsi="Times New Roman"/>
                <w:sz w:val="18"/>
                <w:szCs w:val="18"/>
              </w:rPr>
              <w:t>7.6</w:t>
            </w:r>
          </w:p>
        </w:tc>
        <w:tc>
          <w:tcPr>
            <w:tcW w:w="1063" w:type="dxa"/>
            <w:tcBorders>
              <w:top w:val="nil"/>
              <w:left w:val="single" w:sz="4" w:space="0" w:color="auto"/>
              <w:bottom w:val="nil"/>
              <w:right w:val="double" w:sz="6" w:space="0" w:color="auto"/>
            </w:tcBorders>
            <w:noWrap/>
            <w:vAlign w:val="bottom"/>
          </w:tcPr>
          <w:p w14:paraId="19A31673" w14:textId="77777777" w:rsidR="00375462" w:rsidRPr="00BE63DD" w:rsidRDefault="00375462" w:rsidP="00CC7B45">
            <w:pPr>
              <w:jc w:val="center"/>
              <w:rPr>
                <w:rFonts w:ascii="Times New Roman" w:hAnsi="Times New Roman"/>
                <w:sz w:val="18"/>
                <w:szCs w:val="18"/>
              </w:rPr>
            </w:pPr>
            <w:r w:rsidRPr="00BE63DD">
              <w:rPr>
                <w:rFonts w:ascii="Times New Roman" w:hAnsi="Times New Roman"/>
                <w:sz w:val="18"/>
                <w:szCs w:val="18"/>
              </w:rPr>
              <w:t>0.00</w:t>
            </w:r>
            <w:r w:rsidR="00703E7E">
              <w:rPr>
                <w:rFonts w:ascii="Times New Roman" w:hAnsi="Times New Roman"/>
                <w:sz w:val="18"/>
                <w:szCs w:val="18"/>
              </w:rPr>
              <w:t>38</w:t>
            </w:r>
          </w:p>
        </w:tc>
      </w:tr>
      <w:tr w:rsidR="00E64C66" w:rsidRPr="0022445D" w14:paraId="19A3167C" w14:textId="77777777" w:rsidTr="00E64C66">
        <w:trPr>
          <w:trHeight w:val="336"/>
        </w:trPr>
        <w:tc>
          <w:tcPr>
            <w:tcW w:w="1002" w:type="dxa"/>
            <w:tcBorders>
              <w:top w:val="nil"/>
              <w:left w:val="double" w:sz="6" w:space="0" w:color="auto"/>
              <w:bottom w:val="nil"/>
              <w:right w:val="single" w:sz="4" w:space="0" w:color="auto"/>
            </w:tcBorders>
            <w:noWrap/>
            <w:vAlign w:val="bottom"/>
          </w:tcPr>
          <w:p w14:paraId="19A31675" w14:textId="77777777" w:rsidR="00E64C66" w:rsidRPr="00BE63DD" w:rsidRDefault="00E64C66" w:rsidP="00CC7B45">
            <w:pPr>
              <w:jc w:val="both"/>
              <w:rPr>
                <w:rFonts w:ascii="Times New Roman" w:hAnsi="Times New Roman"/>
                <w:sz w:val="18"/>
                <w:szCs w:val="18"/>
              </w:rPr>
            </w:pPr>
            <w:r w:rsidRPr="00BE63DD">
              <w:rPr>
                <w:rFonts w:ascii="Times New Roman" w:hAnsi="Times New Roman"/>
                <w:sz w:val="18"/>
                <w:szCs w:val="18"/>
              </w:rPr>
              <w:t>SO</w:t>
            </w:r>
            <w:r w:rsidRPr="00BE63DD">
              <w:rPr>
                <w:rFonts w:ascii="Times New Roman" w:hAnsi="Times New Roman"/>
                <w:sz w:val="18"/>
                <w:szCs w:val="18"/>
                <w:vertAlign w:val="subscript"/>
              </w:rPr>
              <w:t>2</w:t>
            </w:r>
          </w:p>
        </w:tc>
        <w:tc>
          <w:tcPr>
            <w:tcW w:w="1080" w:type="dxa"/>
            <w:tcBorders>
              <w:top w:val="nil"/>
              <w:left w:val="nil"/>
              <w:bottom w:val="nil"/>
              <w:right w:val="nil"/>
            </w:tcBorders>
            <w:noWrap/>
            <w:vAlign w:val="bottom"/>
          </w:tcPr>
          <w:p w14:paraId="19A31676"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0.00</w:t>
            </w:r>
            <w:r>
              <w:rPr>
                <w:rFonts w:ascii="Times New Roman" w:hAnsi="Times New Roman"/>
                <w:sz w:val="18"/>
                <w:szCs w:val="18"/>
              </w:rPr>
              <w:t>177</w:t>
            </w:r>
          </w:p>
        </w:tc>
        <w:tc>
          <w:tcPr>
            <w:tcW w:w="1080" w:type="dxa"/>
            <w:tcBorders>
              <w:top w:val="nil"/>
              <w:left w:val="single" w:sz="4" w:space="0" w:color="auto"/>
              <w:bottom w:val="nil"/>
              <w:right w:val="nil"/>
            </w:tcBorders>
            <w:noWrap/>
            <w:vAlign w:val="bottom"/>
          </w:tcPr>
          <w:p w14:paraId="19A31677"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0.0000</w:t>
            </w:r>
            <w:r>
              <w:rPr>
                <w:rFonts w:ascii="Times New Roman" w:hAnsi="Times New Roman"/>
                <w:sz w:val="18"/>
                <w:szCs w:val="18"/>
              </w:rPr>
              <w:t>039</w:t>
            </w:r>
          </w:p>
        </w:tc>
        <w:tc>
          <w:tcPr>
            <w:tcW w:w="1170" w:type="dxa"/>
            <w:tcBorders>
              <w:top w:val="nil"/>
              <w:left w:val="single" w:sz="4" w:space="0" w:color="auto"/>
              <w:bottom w:val="nil"/>
              <w:right w:val="nil"/>
            </w:tcBorders>
            <w:noWrap/>
            <w:vAlign w:val="bottom"/>
          </w:tcPr>
          <w:p w14:paraId="19A31678"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0.00</w:t>
            </w:r>
            <w:r>
              <w:rPr>
                <w:rFonts w:ascii="Times New Roman" w:hAnsi="Times New Roman"/>
                <w:sz w:val="18"/>
                <w:szCs w:val="18"/>
              </w:rPr>
              <w:t>3</w:t>
            </w:r>
          </w:p>
        </w:tc>
        <w:tc>
          <w:tcPr>
            <w:tcW w:w="1080" w:type="dxa"/>
            <w:tcBorders>
              <w:top w:val="nil"/>
              <w:left w:val="single" w:sz="4" w:space="0" w:color="auto"/>
              <w:bottom w:val="nil"/>
              <w:right w:val="nil"/>
            </w:tcBorders>
            <w:noWrap/>
            <w:vAlign w:val="bottom"/>
          </w:tcPr>
          <w:p w14:paraId="19A31679" w14:textId="77777777" w:rsidR="00E64C66" w:rsidRPr="00BE63DD" w:rsidRDefault="00E64C66" w:rsidP="00703E7E">
            <w:pPr>
              <w:jc w:val="center"/>
              <w:rPr>
                <w:rFonts w:ascii="Times New Roman" w:hAnsi="Times New Roman"/>
                <w:sz w:val="18"/>
                <w:szCs w:val="18"/>
              </w:rPr>
            </w:pPr>
            <w:r>
              <w:rPr>
                <w:rFonts w:ascii="Times New Roman" w:hAnsi="Times New Roman"/>
                <w:sz w:val="18"/>
                <w:szCs w:val="18"/>
              </w:rPr>
              <w:t>0.07</w:t>
            </w:r>
          </w:p>
        </w:tc>
        <w:tc>
          <w:tcPr>
            <w:tcW w:w="1097" w:type="dxa"/>
            <w:tcBorders>
              <w:top w:val="nil"/>
              <w:left w:val="single" w:sz="4" w:space="0" w:color="auto"/>
              <w:bottom w:val="nil"/>
              <w:right w:val="nil"/>
            </w:tcBorders>
            <w:noWrap/>
            <w:vAlign w:val="bottom"/>
          </w:tcPr>
          <w:p w14:paraId="19A3167A" w14:textId="77777777" w:rsidR="00E64C66" w:rsidRPr="00BE63DD" w:rsidRDefault="00E64C66" w:rsidP="00CC7B45">
            <w:pPr>
              <w:jc w:val="center"/>
              <w:rPr>
                <w:rFonts w:ascii="Times New Roman" w:hAnsi="Times New Roman"/>
                <w:sz w:val="18"/>
                <w:szCs w:val="18"/>
              </w:rPr>
            </w:pPr>
            <w:r>
              <w:rPr>
                <w:rFonts w:ascii="Times New Roman" w:hAnsi="Times New Roman"/>
                <w:sz w:val="18"/>
                <w:szCs w:val="18"/>
              </w:rPr>
              <w:t>0.19</w:t>
            </w:r>
          </w:p>
        </w:tc>
        <w:tc>
          <w:tcPr>
            <w:tcW w:w="1063" w:type="dxa"/>
            <w:tcBorders>
              <w:top w:val="nil"/>
              <w:left w:val="single" w:sz="4" w:space="0" w:color="auto"/>
              <w:bottom w:val="nil"/>
              <w:right w:val="double" w:sz="6" w:space="0" w:color="auto"/>
            </w:tcBorders>
            <w:noWrap/>
            <w:vAlign w:val="bottom"/>
          </w:tcPr>
          <w:p w14:paraId="19A3167B"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0.00</w:t>
            </w:r>
            <w:r>
              <w:rPr>
                <w:rFonts w:ascii="Times New Roman" w:hAnsi="Times New Roman"/>
                <w:sz w:val="18"/>
                <w:szCs w:val="18"/>
              </w:rPr>
              <w:t>01</w:t>
            </w:r>
          </w:p>
        </w:tc>
      </w:tr>
      <w:tr w:rsidR="00E64C66" w:rsidRPr="0022445D" w14:paraId="19A31684" w14:textId="77777777" w:rsidTr="00CC7B45">
        <w:trPr>
          <w:trHeight w:val="312"/>
        </w:trPr>
        <w:tc>
          <w:tcPr>
            <w:tcW w:w="1002" w:type="dxa"/>
            <w:tcBorders>
              <w:top w:val="nil"/>
              <w:left w:val="double" w:sz="6" w:space="0" w:color="auto"/>
              <w:bottom w:val="double" w:sz="6" w:space="0" w:color="auto"/>
              <w:right w:val="single" w:sz="4" w:space="0" w:color="auto"/>
            </w:tcBorders>
            <w:noWrap/>
            <w:vAlign w:val="bottom"/>
          </w:tcPr>
          <w:p w14:paraId="19A3167D" w14:textId="77777777" w:rsidR="00E64C66" w:rsidRPr="00BE63DD" w:rsidRDefault="00E64C66" w:rsidP="00CC7B45">
            <w:pPr>
              <w:jc w:val="both"/>
              <w:rPr>
                <w:rFonts w:ascii="Times New Roman" w:hAnsi="Times New Roman"/>
                <w:sz w:val="18"/>
                <w:szCs w:val="18"/>
              </w:rPr>
            </w:pPr>
            <w:r w:rsidRPr="00BE63DD">
              <w:rPr>
                <w:rFonts w:ascii="Times New Roman" w:hAnsi="Times New Roman"/>
                <w:sz w:val="18"/>
                <w:szCs w:val="18"/>
              </w:rPr>
              <w:t>PM10</w:t>
            </w:r>
          </w:p>
        </w:tc>
        <w:tc>
          <w:tcPr>
            <w:tcW w:w="1080" w:type="dxa"/>
            <w:tcBorders>
              <w:top w:val="nil"/>
              <w:left w:val="nil"/>
              <w:bottom w:val="double" w:sz="6" w:space="0" w:color="auto"/>
              <w:right w:val="nil"/>
            </w:tcBorders>
            <w:noWrap/>
            <w:vAlign w:val="bottom"/>
          </w:tcPr>
          <w:p w14:paraId="19A3167E"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0.07</w:t>
            </w:r>
          </w:p>
        </w:tc>
        <w:tc>
          <w:tcPr>
            <w:tcW w:w="1080" w:type="dxa"/>
            <w:tcBorders>
              <w:top w:val="nil"/>
              <w:left w:val="single" w:sz="4" w:space="0" w:color="auto"/>
              <w:bottom w:val="double" w:sz="6" w:space="0" w:color="auto"/>
              <w:right w:val="nil"/>
            </w:tcBorders>
            <w:noWrap/>
            <w:vAlign w:val="bottom"/>
          </w:tcPr>
          <w:p w14:paraId="19A3167F"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0.00015</w:t>
            </w:r>
          </w:p>
        </w:tc>
        <w:tc>
          <w:tcPr>
            <w:tcW w:w="1170" w:type="dxa"/>
            <w:tcBorders>
              <w:top w:val="nil"/>
              <w:left w:val="single" w:sz="4" w:space="0" w:color="auto"/>
              <w:bottom w:val="double" w:sz="6" w:space="0" w:color="auto"/>
              <w:right w:val="nil"/>
            </w:tcBorders>
            <w:noWrap/>
            <w:vAlign w:val="bottom"/>
          </w:tcPr>
          <w:p w14:paraId="19A31680"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0.108</w:t>
            </w:r>
          </w:p>
        </w:tc>
        <w:tc>
          <w:tcPr>
            <w:tcW w:w="1080" w:type="dxa"/>
            <w:tcBorders>
              <w:top w:val="nil"/>
              <w:left w:val="single" w:sz="4" w:space="0" w:color="auto"/>
              <w:bottom w:val="double" w:sz="6" w:space="0" w:color="auto"/>
              <w:right w:val="nil"/>
            </w:tcBorders>
            <w:noWrap/>
            <w:vAlign w:val="bottom"/>
          </w:tcPr>
          <w:p w14:paraId="19A31681"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2.59</w:t>
            </w:r>
          </w:p>
        </w:tc>
        <w:tc>
          <w:tcPr>
            <w:tcW w:w="1097" w:type="dxa"/>
            <w:tcBorders>
              <w:top w:val="nil"/>
              <w:left w:val="single" w:sz="4" w:space="0" w:color="auto"/>
              <w:bottom w:val="double" w:sz="6" w:space="0" w:color="auto"/>
              <w:right w:val="single" w:sz="4" w:space="0" w:color="auto"/>
            </w:tcBorders>
            <w:noWrap/>
            <w:vAlign w:val="bottom"/>
          </w:tcPr>
          <w:p w14:paraId="19A31682" w14:textId="77777777" w:rsidR="00E64C66" w:rsidRPr="00BE63DD" w:rsidRDefault="00E64C66" w:rsidP="00CC7B45">
            <w:pPr>
              <w:jc w:val="center"/>
              <w:rPr>
                <w:rFonts w:ascii="Times New Roman" w:hAnsi="Times New Roman"/>
                <w:sz w:val="18"/>
                <w:szCs w:val="18"/>
              </w:rPr>
            </w:pPr>
            <w:r>
              <w:rPr>
                <w:rFonts w:ascii="Times New Roman" w:hAnsi="Times New Roman"/>
                <w:sz w:val="18"/>
                <w:szCs w:val="18"/>
              </w:rPr>
              <w:t>7.6</w:t>
            </w:r>
          </w:p>
        </w:tc>
        <w:tc>
          <w:tcPr>
            <w:tcW w:w="1063" w:type="dxa"/>
            <w:tcBorders>
              <w:top w:val="nil"/>
              <w:left w:val="nil"/>
              <w:bottom w:val="double" w:sz="6" w:space="0" w:color="auto"/>
              <w:right w:val="double" w:sz="6" w:space="0" w:color="auto"/>
            </w:tcBorders>
            <w:noWrap/>
            <w:vAlign w:val="bottom"/>
          </w:tcPr>
          <w:p w14:paraId="19A31683"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0.00</w:t>
            </w:r>
            <w:r>
              <w:rPr>
                <w:rFonts w:ascii="Times New Roman" w:hAnsi="Times New Roman"/>
                <w:sz w:val="18"/>
                <w:szCs w:val="18"/>
              </w:rPr>
              <w:t>38</w:t>
            </w:r>
          </w:p>
        </w:tc>
      </w:tr>
    </w:tbl>
    <w:p w14:paraId="19A31685" w14:textId="77777777" w:rsidR="00E64C66" w:rsidRPr="001E5C5B" w:rsidRDefault="00E64C66" w:rsidP="00E64C66">
      <w:pPr>
        <w:pStyle w:val="BodyText2"/>
        <w:ind w:left="720" w:hanging="720"/>
        <w:rPr>
          <w:bCs/>
          <w:iCs/>
          <w:sz w:val="18"/>
          <w:szCs w:val="18"/>
        </w:rPr>
      </w:pPr>
      <w:r>
        <w:rPr>
          <w:bCs/>
          <w:iCs/>
          <w:sz w:val="18"/>
          <w:szCs w:val="18"/>
        </w:rPr>
        <w:t xml:space="preserve">Notes: </w:t>
      </w:r>
      <w:r>
        <w:rPr>
          <w:bCs/>
          <w:iCs/>
          <w:sz w:val="18"/>
          <w:szCs w:val="18"/>
        </w:rPr>
        <w:tab/>
        <w:t>M</w:t>
      </w:r>
      <w:r w:rsidRPr="001E5C5B">
        <w:rPr>
          <w:bCs/>
          <w:iCs/>
          <w:sz w:val="18"/>
          <w:szCs w:val="18"/>
        </w:rPr>
        <w:t>aximum Annual Emissions are calcula</w:t>
      </w:r>
      <w:r>
        <w:rPr>
          <w:bCs/>
          <w:iCs/>
          <w:sz w:val="18"/>
          <w:szCs w:val="18"/>
        </w:rPr>
        <w:t>ted using 7</w:t>
      </w:r>
      <w:r w:rsidRPr="001E5C5B">
        <w:rPr>
          <w:bCs/>
          <w:iCs/>
          <w:sz w:val="18"/>
          <w:szCs w:val="18"/>
        </w:rPr>
        <w:t>0 hours</w:t>
      </w:r>
      <w:r>
        <w:rPr>
          <w:bCs/>
          <w:iCs/>
          <w:sz w:val="18"/>
          <w:szCs w:val="18"/>
        </w:rPr>
        <w:t>/year allowed for testing and maintenance operation</w:t>
      </w:r>
      <w:r w:rsidRPr="001E5C5B">
        <w:rPr>
          <w:bCs/>
          <w:iCs/>
          <w:sz w:val="18"/>
          <w:szCs w:val="18"/>
        </w:rPr>
        <w:t>.</w:t>
      </w:r>
    </w:p>
    <w:p w14:paraId="19A31686" w14:textId="77777777" w:rsidR="00E64C66" w:rsidRPr="001E5C5B" w:rsidRDefault="00E64C66" w:rsidP="00E64C66">
      <w:pPr>
        <w:pStyle w:val="BodyText2"/>
        <w:rPr>
          <w:bCs/>
          <w:iCs/>
          <w:sz w:val="18"/>
          <w:szCs w:val="18"/>
        </w:rPr>
      </w:pPr>
      <w:r>
        <w:rPr>
          <w:bCs/>
          <w:iCs/>
          <w:sz w:val="18"/>
          <w:szCs w:val="18"/>
          <w:vertAlign w:val="superscript"/>
        </w:rPr>
        <w:tab/>
      </w:r>
      <w:r w:rsidRPr="001E5C5B">
        <w:rPr>
          <w:bCs/>
          <w:iCs/>
          <w:sz w:val="18"/>
          <w:szCs w:val="18"/>
        </w:rPr>
        <w:t xml:space="preserve">NOx, CO, POC and PM10 emissions factors are based on EPA </w:t>
      </w:r>
      <w:r>
        <w:rPr>
          <w:bCs/>
          <w:iCs/>
          <w:sz w:val="18"/>
          <w:szCs w:val="18"/>
        </w:rPr>
        <w:t>"</w:t>
      </w:r>
      <w:r w:rsidR="00F501AE">
        <w:rPr>
          <w:bCs/>
          <w:iCs/>
          <w:sz w:val="18"/>
          <w:szCs w:val="18"/>
        </w:rPr>
        <w:t>C1</w:t>
      </w:r>
      <w:r>
        <w:rPr>
          <w:bCs/>
          <w:iCs/>
          <w:sz w:val="18"/>
          <w:szCs w:val="18"/>
        </w:rPr>
        <w:t xml:space="preserve"> Cycle Averages" </w:t>
      </w:r>
      <w:r w:rsidRPr="001E5C5B">
        <w:rPr>
          <w:bCs/>
          <w:iCs/>
          <w:sz w:val="18"/>
          <w:szCs w:val="18"/>
        </w:rPr>
        <w:t xml:space="preserve">certification.  </w:t>
      </w:r>
    </w:p>
    <w:p w14:paraId="19A31687" w14:textId="77777777" w:rsidR="00E64C66" w:rsidRPr="001E5C5B" w:rsidRDefault="00E64C66" w:rsidP="00E64C66">
      <w:pPr>
        <w:pStyle w:val="BodyText2"/>
        <w:ind w:left="720" w:hanging="720"/>
        <w:rPr>
          <w:bCs/>
          <w:iCs/>
          <w:sz w:val="18"/>
          <w:szCs w:val="18"/>
        </w:rPr>
      </w:pPr>
      <w:r>
        <w:rPr>
          <w:bCs/>
          <w:iCs/>
          <w:sz w:val="18"/>
          <w:szCs w:val="18"/>
          <w:vertAlign w:val="superscript"/>
        </w:rPr>
        <w:tab/>
      </w:r>
      <w:r w:rsidRPr="001E5C5B">
        <w:rPr>
          <w:bCs/>
          <w:iCs/>
          <w:sz w:val="18"/>
          <w:szCs w:val="18"/>
        </w:rPr>
        <w:t>SO</w:t>
      </w:r>
      <w:r w:rsidRPr="001E5C5B">
        <w:rPr>
          <w:bCs/>
          <w:iCs/>
          <w:sz w:val="18"/>
          <w:szCs w:val="18"/>
          <w:vertAlign w:val="subscript"/>
        </w:rPr>
        <w:t>2</w:t>
      </w:r>
      <w:r w:rsidRPr="001E5C5B">
        <w:rPr>
          <w:bCs/>
          <w:iCs/>
          <w:sz w:val="18"/>
          <w:szCs w:val="18"/>
        </w:rPr>
        <w:t xml:space="preserve"> emission factor is based on mass balance and 0.0015% sulfur in fuel by weight, </w:t>
      </w:r>
      <w:r>
        <w:rPr>
          <w:bCs/>
          <w:iCs/>
          <w:sz w:val="18"/>
          <w:szCs w:val="18"/>
        </w:rPr>
        <w:t>and a maximum fuel rate of 35.9 gallons per hour</w:t>
      </w:r>
      <w:r w:rsidRPr="001E5C5B">
        <w:rPr>
          <w:bCs/>
          <w:iCs/>
          <w:sz w:val="18"/>
          <w:szCs w:val="18"/>
        </w:rPr>
        <w:t>.</w:t>
      </w:r>
    </w:p>
    <w:p w14:paraId="19A31688" w14:textId="77777777" w:rsidR="00B64077" w:rsidRDefault="00B64077" w:rsidP="00A1183A">
      <w:pPr>
        <w:spacing w:line="300" w:lineRule="atLeast"/>
        <w:rPr>
          <w:rFonts w:ascii="Times New Roman" w:hAnsi="Times New Roman"/>
          <w:sz w:val="20"/>
        </w:rPr>
      </w:pPr>
    </w:p>
    <w:p w14:paraId="19A31689" w14:textId="77777777" w:rsidR="00E64C66" w:rsidRDefault="00E64C66" w:rsidP="00E64C66">
      <w:pPr>
        <w:spacing w:line="300" w:lineRule="atLeast"/>
        <w:rPr>
          <w:rFonts w:ascii="Times New Roman" w:hAnsi="Times New Roman"/>
          <w:sz w:val="20"/>
        </w:rPr>
      </w:pPr>
    </w:p>
    <w:p w14:paraId="19A3168A" w14:textId="77777777" w:rsidR="00B64077" w:rsidRPr="00E64C66" w:rsidRDefault="00ED627C" w:rsidP="00E64C66">
      <w:pPr>
        <w:keepNext/>
        <w:spacing w:line="300" w:lineRule="atLeast"/>
        <w:rPr>
          <w:rFonts w:ascii="Times New Roman" w:hAnsi="Times New Roman"/>
          <w:b/>
          <w:sz w:val="20"/>
          <w:u w:val="single"/>
        </w:rPr>
      </w:pPr>
      <w:r>
        <w:rPr>
          <w:rFonts w:ascii="Times New Roman" w:hAnsi="Times New Roman"/>
          <w:b/>
          <w:sz w:val="20"/>
          <w:u w:val="single"/>
        </w:rPr>
        <w:t>D</w:t>
      </w:r>
      <w:r w:rsidR="00E64C66">
        <w:rPr>
          <w:rFonts w:ascii="Times New Roman" w:hAnsi="Times New Roman"/>
          <w:b/>
          <w:sz w:val="20"/>
          <w:u w:val="single"/>
        </w:rPr>
        <w:t>.</w:t>
      </w:r>
      <w:r w:rsidR="00E64C66">
        <w:rPr>
          <w:rFonts w:ascii="Times New Roman" w:hAnsi="Times New Roman"/>
          <w:b/>
          <w:sz w:val="20"/>
          <w:u w:val="single"/>
        </w:rPr>
        <w:tab/>
      </w:r>
      <w:r w:rsidR="00F058AC">
        <w:rPr>
          <w:rFonts w:ascii="Times New Roman" w:hAnsi="Times New Roman"/>
          <w:b/>
          <w:sz w:val="20"/>
          <w:u w:val="single"/>
        </w:rPr>
        <w:t>S-</w:t>
      </w:r>
      <w:r w:rsidR="00E64C66" w:rsidRPr="00E64C66">
        <w:rPr>
          <w:rFonts w:ascii="Times New Roman" w:hAnsi="Times New Roman"/>
          <w:b/>
          <w:sz w:val="20"/>
          <w:u w:val="single"/>
        </w:rPr>
        <w:t>1564</w:t>
      </w:r>
      <w:r w:rsidR="00E64C66" w:rsidRPr="00E64C66">
        <w:rPr>
          <w:rFonts w:ascii="Times New Roman" w:hAnsi="Times New Roman"/>
          <w:b/>
          <w:sz w:val="20"/>
          <w:u w:val="single"/>
        </w:rPr>
        <w:tab/>
        <w:t>Recovered Oil Fixed Roof Tank A-938</w:t>
      </w:r>
    </w:p>
    <w:p w14:paraId="19A3168B" w14:textId="77777777" w:rsidR="00B64077" w:rsidRDefault="00B64077" w:rsidP="00A1183A">
      <w:pPr>
        <w:spacing w:line="300" w:lineRule="atLeast"/>
        <w:rPr>
          <w:rFonts w:ascii="Times New Roman" w:hAnsi="Times New Roman"/>
          <w:sz w:val="20"/>
        </w:rPr>
      </w:pPr>
    </w:p>
    <w:p w14:paraId="19A3168C" w14:textId="77777777" w:rsidR="00E64C66" w:rsidRDefault="00E64C66" w:rsidP="00E64C66">
      <w:pPr>
        <w:rPr>
          <w:rFonts w:ascii="Times New Roman" w:hAnsi="Times New Roman"/>
          <w:sz w:val="20"/>
        </w:rPr>
      </w:pPr>
      <w:r w:rsidRPr="0022445D">
        <w:rPr>
          <w:rFonts w:ascii="Times New Roman" w:hAnsi="Times New Roman"/>
          <w:sz w:val="20"/>
        </w:rPr>
        <w:t xml:space="preserve">The </w:t>
      </w:r>
      <w:r>
        <w:rPr>
          <w:rFonts w:ascii="Times New Roman" w:hAnsi="Times New Roman"/>
          <w:sz w:val="20"/>
        </w:rPr>
        <w:t xml:space="preserve">annual </w:t>
      </w:r>
      <w:r w:rsidRPr="0022445D">
        <w:rPr>
          <w:rFonts w:ascii="Times New Roman" w:hAnsi="Times New Roman"/>
          <w:sz w:val="20"/>
        </w:rPr>
        <w:t xml:space="preserve">emissions are calculated using </w:t>
      </w:r>
      <w:r>
        <w:rPr>
          <w:rFonts w:ascii="Times New Roman" w:hAnsi="Times New Roman"/>
          <w:sz w:val="20"/>
        </w:rPr>
        <w:t xml:space="preserve">EPA's </w:t>
      </w:r>
      <w:r w:rsidR="003213FE">
        <w:rPr>
          <w:rFonts w:ascii="Times New Roman" w:hAnsi="Times New Roman"/>
          <w:sz w:val="20"/>
        </w:rPr>
        <w:t>TANKS</w:t>
      </w:r>
      <w:r w:rsidR="003213FE" w:rsidRPr="0022445D">
        <w:rPr>
          <w:rFonts w:ascii="Times New Roman" w:hAnsi="Times New Roman"/>
          <w:sz w:val="20"/>
        </w:rPr>
        <w:t xml:space="preserve"> </w:t>
      </w:r>
      <w:r w:rsidRPr="0022445D">
        <w:rPr>
          <w:rFonts w:ascii="Times New Roman" w:hAnsi="Times New Roman"/>
          <w:sz w:val="20"/>
        </w:rPr>
        <w:t>4.0.9d software</w:t>
      </w:r>
      <w:r>
        <w:rPr>
          <w:rFonts w:ascii="Times New Roman" w:hAnsi="Times New Roman"/>
          <w:sz w:val="20"/>
        </w:rPr>
        <w:t>.</w:t>
      </w:r>
      <w:r w:rsidRPr="0022445D">
        <w:rPr>
          <w:rFonts w:ascii="Times New Roman" w:hAnsi="Times New Roman"/>
          <w:sz w:val="20"/>
        </w:rPr>
        <w:t xml:space="preserve">  The actual tank dimensions will be 6 feet in width, 16 feet long and 5.5 feet tall, with a capacity of 3,800 gallons.  </w:t>
      </w:r>
      <w:r w:rsidR="003213FE">
        <w:rPr>
          <w:rFonts w:ascii="Times New Roman" w:hAnsi="Times New Roman"/>
          <w:sz w:val="20"/>
        </w:rPr>
        <w:t>TANKS</w:t>
      </w:r>
      <w:r w:rsidR="003213FE" w:rsidRPr="0022445D">
        <w:rPr>
          <w:rFonts w:ascii="Times New Roman" w:hAnsi="Times New Roman"/>
          <w:sz w:val="20"/>
        </w:rPr>
        <w:t xml:space="preserve"> </w:t>
      </w:r>
      <w:r w:rsidRPr="0022445D">
        <w:rPr>
          <w:rFonts w:ascii="Times New Roman" w:hAnsi="Times New Roman"/>
          <w:sz w:val="20"/>
        </w:rPr>
        <w:t xml:space="preserve">4.0.9d does not have a rectangular tank option, so a horizontal fixed roof tank was modeled with the appropriate height and </w:t>
      </w:r>
      <w:r w:rsidRPr="0022445D">
        <w:rPr>
          <w:rFonts w:ascii="Times New Roman" w:hAnsi="Times New Roman"/>
          <w:sz w:val="20"/>
        </w:rPr>
        <w:lastRenderedPageBreak/>
        <w:t xml:space="preserve">a calculated “effective” diameter to match the total tank volume.  </w:t>
      </w:r>
      <w:r>
        <w:rPr>
          <w:rFonts w:ascii="Times New Roman" w:hAnsi="Times New Roman"/>
          <w:sz w:val="20"/>
        </w:rPr>
        <w:t xml:space="preserve">The </w:t>
      </w:r>
      <w:r w:rsidR="003213FE">
        <w:rPr>
          <w:rFonts w:ascii="Times New Roman" w:hAnsi="Times New Roman"/>
          <w:sz w:val="20"/>
        </w:rPr>
        <w:t xml:space="preserve">TANKS </w:t>
      </w:r>
      <w:r>
        <w:rPr>
          <w:rFonts w:ascii="Times New Roman" w:hAnsi="Times New Roman"/>
          <w:sz w:val="20"/>
        </w:rPr>
        <w:t>software input is summarized in the following table.</w:t>
      </w:r>
    </w:p>
    <w:p w14:paraId="19A3168D" w14:textId="77777777" w:rsidR="00E64C66" w:rsidRDefault="00E64C66" w:rsidP="00E64C66">
      <w:pPr>
        <w:rPr>
          <w:rFonts w:ascii="Times New Roman" w:hAnsi="Times New Roman"/>
          <w:sz w:val="20"/>
        </w:rPr>
      </w:pPr>
    </w:p>
    <w:tbl>
      <w:tblPr>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8"/>
        <w:gridCol w:w="2250"/>
        <w:gridCol w:w="2250"/>
      </w:tblGrid>
      <w:tr w:rsidR="00E64C66" w:rsidRPr="0022445D" w14:paraId="19A31691" w14:textId="77777777" w:rsidTr="00F16F77">
        <w:trPr>
          <w:trHeight w:val="20"/>
          <w:tblHeader/>
        </w:trPr>
        <w:tc>
          <w:tcPr>
            <w:tcW w:w="2718" w:type="dxa"/>
            <w:shd w:val="clear" w:color="auto" w:fill="B8CCE4" w:themeFill="accent1" w:themeFillTint="66"/>
          </w:tcPr>
          <w:p w14:paraId="19A3168E" w14:textId="77777777" w:rsidR="00E64C66" w:rsidRPr="00BE63DD" w:rsidRDefault="00E64C66" w:rsidP="00CC7B45">
            <w:pPr>
              <w:keepNext/>
              <w:jc w:val="center"/>
              <w:rPr>
                <w:rFonts w:ascii="Times New Roman" w:hAnsi="Times New Roman"/>
                <w:b/>
                <w:sz w:val="18"/>
                <w:szCs w:val="18"/>
              </w:rPr>
            </w:pPr>
            <w:r w:rsidRPr="00BE63DD">
              <w:rPr>
                <w:rFonts w:ascii="Times New Roman" w:hAnsi="Times New Roman"/>
                <w:b/>
                <w:sz w:val="18"/>
                <w:szCs w:val="18"/>
              </w:rPr>
              <w:t>Tank Characteristics</w:t>
            </w:r>
          </w:p>
        </w:tc>
        <w:tc>
          <w:tcPr>
            <w:tcW w:w="2250" w:type="dxa"/>
            <w:shd w:val="clear" w:color="auto" w:fill="B8CCE4" w:themeFill="accent1" w:themeFillTint="66"/>
          </w:tcPr>
          <w:p w14:paraId="19A3168F" w14:textId="77777777" w:rsidR="00E64C66" w:rsidRPr="00BE63DD" w:rsidRDefault="00E64C66" w:rsidP="00CC7B45">
            <w:pPr>
              <w:keepNext/>
              <w:jc w:val="center"/>
              <w:rPr>
                <w:rFonts w:ascii="Times New Roman" w:hAnsi="Times New Roman"/>
                <w:b/>
                <w:sz w:val="18"/>
                <w:szCs w:val="18"/>
              </w:rPr>
            </w:pPr>
            <w:r w:rsidRPr="00BE63DD">
              <w:rPr>
                <w:rFonts w:ascii="Times New Roman" w:hAnsi="Times New Roman"/>
                <w:b/>
                <w:sz w:val="18"/>
                <w:szCs w:val="18"/>
              </w:rPr>
              <w:t>Actual</w:t>
            </w:r>
          </w:p>
        </w:tc>
        <w:tc>
          <w:tcPr>
            <w:tcW w:w="2250" w:type="dxa"/>
            <w:shd w:val="clear" w:color="auto" w:fill="B8CCE4" w:themeFill="accent1" w:themeFillTint="66"/>
          </w:tcPr>
          <w:p w14:paraId="19A31690" w14:textId="77777777" w:rsidR="00E64C66" w:rsidRPr="00BE63DD" w:rsidRDefault="00E64C66" w:rsidP="00CC7B45">
            <w:pPr>
              <w:keepNext/>
              <w:jc w:val="center"/>
              <w:rPr>
                <w:rFonts w:ascii="Times New Roman" w:hAnsi="Times New Roman"/>
                <w:b/>
                <w:sz w:val="18"/>
                <w:szCs w:val="18"/>
              </w:rPr>
            </w:pPr>
            <w:r w:rsidRPr="00BE63DD">
              <w:rPr>
                <w:rFonts w:ascii="Times New Roman" w:hAnsi="Times New Roman"/>
                <w:b/>
                <w:sz w:val="18"/>
                <w:szCs w:val="18"/>
              </w:rPr>
              <w:t>Model Input</w:t>
            </w:r>
          </w:p>
        </w:tc>
      </w:tr>
      <w:tr w:rsidR="00E64C66" w:rsidRPr="0022445D" w14:paraId="19A31695" w14:textId="77777777" w:rsidTr="00CC7B45">
        <w:trPr>
          <w:trHeight w:val="20"/>
        </w:trPr>
        <w:tc>
          <w:tcPr>
            <w:tcW w:w="2718" w:type="dxa"/>
          </w:tcPr>
          <w:p w14:paraId="19A31692" w14:textId="77777777" w:rsidR="00E64C66" w:rsidRPr="00BE63DD" w:rsidRDefault="00E64C66" w:rsidP="00CC7B45">
            <w:pPr>
              <w:rPr>
                <w:rFonts w:ascii="Times New Roman" w:hAnsi="Times New Roman"/>
                <w:sz w:val="18"/>
                <w:szCs w:val="18"/>
              </w:rPr>
            </w:pPr>
            <w:r w:rsidRPr="00BE63DD">
              <w:rPr>
                <w:rFonts w:ascii="Times New Roman" w:hAnsi="Times New Roman"/>
                <w:sz w:val="18"/>
                <w:szCs w:val="18"/>
              </w:rPr>
              <w:t>Diameter, feet</w:t>
            </w:r>
          </w:p>
        </w:tc>
        <w:tc>
          <w:tcPr>
            <w:tcW w:w="2250" w:type="dxa"/>
          </w:tcPr>
          <w:p w14:paraId="19A31693"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6 by 16</w:t>
            </w:r>
          </w:p>
        </w:tc>
        <w:tc>
          <w:tcPr>
            <w:tcW w:w="2250" w:type="dxa"/>
          </w:tcPr>
          <w:p w14:paraId="19A31694"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11.06</w:t>
            </w:r>
          </w:p>
        </w:tc>
      </w:tr>
      <w:tr w:rsidR="00E64C66" w:rsidRPr="0022445D" w14:paraId="19A31699" w14:textId="77777777" w:rsidTr="00CC7B45">
        <w:trPr>
          <w:trHeight w:val="20"/>
        </w:trPr>
        <w:tc>
          <w:tcPr>
            <w:tcW w:w="2718" w:type="dxa"/>
          </w:tcPr>
          <w:p w14:paraId="19A31696" w14:textId="77777777" w:rsidR="00E64C66" w:rsidRPr="00BE63DD" w:rsidRDefault="00E64C66" w:rsidP="00CC7B45">
            <w:pPr>
              <w:rPr>
                <w:rFonts w:ascii="Times New Roman" w:hAnsi="Times New Roman"/>
                <w:sz w:val="18"/>
                <w:szCs w:val="18"/>
              </w:rPr>
            </w:pPr>
            <w:r w:rsidRPr="00BE63DD">
              <w:rPr>
                <w:rFonts w:ascii="Times New Roman" w:hAnsi="Times New Roman"/>
                <w:sz w:val="18"/>
                <w:szCs w:val="18"/>
              </w:rPr>
              <w:t>Shell Height, feet</w:t>
            </w:r>
          </w:p>
        </w:tc>
        <w:tc>
          <w:tcPr>
            <w:tcW w:w="2250" w:type="dxa"/>
          </w:tcPr>
          <w:p w14:paraId="19A31697"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5.5</w:t>
            </w:r>
          </w:p>
        </w:tc>
        <w:tc>
          <w:tcPr>
            <w:tcW w:w="2250" w:type="dxa"/>
          </w:tcPr>
          <w:p w14:paraId="19A31698"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5.5</w:t>
            </w:r>
          </w:p>
        </w:tc>
      </w:tr>
      <w:tr w:rsidR="00E64C66" w:rsidRPr="0022445D" w14:paraId="19A3169D" w14:textId="77777777" w:rsidTr="00CC7B45">
        <w:trPr>
          <w:trHeight w:val="20"/>
        </w:trPr>
        <w:tc>
          <w:tcPr>
            <w:tcW w:w="2718" w:type="dxa"/>
          </w:tcPr>
          <w:p w14:paraId="19A3169A" w14:textId="77777777" w:rsidR="00E64C66" w:rsidRPr="00BE63DD" w:rsidRDefault="00E64C66" w:rsidP="00CC7B45">
            <w:pPr>
              <w:rPr>
                <w:rFonts w:ascii="Times New Roman" w:hAnsi="Times New Roman"/>
                <w:sz w:val="18"/>
                <w:szCs w:val="18"/>
              </w:rPr>
            </w:pPr>
            <w:r w:rsidRPr="00BE63DD">
              <w:rPr>
                <w:rFonts w:ascii="Times New Roman" w:hAnsi="Times New Roman"/>
                <w:sz w:val="18"/>
                <w:szCs w:val="18"/>
              </w:rPr>
              <w:t>Maximum Fill Height, feet</w:t>
            </w:r>
          </w:p>
        </w:tc>
        <w:tc>
          <w:tcPr>
            <w:tcW w:w="2250" w:type="dxa"/>
          </w:tcPr>
          <w:p w14:paraId="19A3169B"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4.5</w:t>
            </w:r>
          </w:p>
        </w:tc>
        <w:tc>
          <w:tcPr>
            <w:tcW w:w="2250" w:type="dxa"/>
          </w:tcPr>
          <w:p w14:paraId="19A3169C"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4.5</w:t>
            </w:r>
          </w:p>
        </w:tc>
      </w:tr>
      <w:tr w:rsidR="00E64C66" w:rsidRPr="0022445D" w14:paraId="19A316A1" w14:textId="77777777" w:rsidTr="00CC7B45">
        <w:trPr>
          <w:trHeight w:val="20"/>
        </w:trPr>
        <w:tc>
          <w:tcPr>
            <w:tcW w:w="2718" w:type="dxa"/>
          </w:tcPr>
          <w:p w14:paraId="19A3169E" w14:textId="77777777" w:rsidR="00E64C66" w:rsidRPr="00BE63DD" w:rsidRDefault="00E64C66" w:rsidP="00CC7B45">
            <w:pPr>
              <w:rPr>
                <w:rFonts w:ascii="Times New Roman" w:hAnsi="Times New Roman"/>
                <w:sz w:val="18"/>
                <w:szCs w:val="18"/>
              </w:rPr>
            </w:pPr>
            <w:r w:rsidRPr="00BE63DD">
              <w:rPr>
                <w:rFonts w:ascii="Times New Roman" w:hAnsi="Times New Roman"/>
                <w:sz w:val="18"/>
                <w:szCs w:val="18"/>
              </w:rPr>
              <w:t>Average Fill Height, feet</w:t>
            </w:r>
          </w:p>
        </w:tc>
        <w:tc>
          <w:tcPr>
            <w:tcW w:w="2250" w:type="dxa"/>
          </w:tcPr>
          <w:p w14:paraId="19A3169F"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4.5</w:t>
            </w:r>
          </w:p>
        </w:tc>
        <w:tc>
          <w:tcPr>
            <w:tcW w:w="2250" w:type="dxa"/>
          </w:tcPr>
          <w:p w14:paraId="19A316A0"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4.5</w:t>
            </w:r>
          </w:p>
        </w:tc>
      </w:tr>
      <w:tr w:rsidR="00E64C66" w:rsidRPr="0022445D" w14:paraId="19A316A5" w14:textId="77777777" w:rsidTr="00CC7B45">
        <w:trPr>
          <w:trHeight w:val="20"/>
        </w:trPr>
        <w:tc>
          <w:tcPr>
            <w:tcW w:w="2718" w:type="dxa"/>
          </w:tcPr>
          <w:p w14:paraId="19A316A2" w14:textId="77777777" w:rsidR="00E64C66" w:rsidRPr="00BE63DD" w:rsidRDefault="00E64C66" w:rsidP="00CC7B45">
            <w:pPr>
              <w:rPr>
                <w:rFonts w:ascii="Times New Roman" w:hAnsi="Times New Roman"/>
                <w:sz w:val="18"/>
                <w:szCs w:val="18"/>
              </w:rPr>
            </w:pPr>
            <w:r w:rsidRPr="00BE63DD">
              <w:rPr>
                <w:rFonts w:ascii="Times New Roman" w:hAnsi="Times New Roman"/>
                <w:sz w:val="18"/>
                <w:szCs w:val="18"/>
              </w:rPr>
              <w:t>Working Volume, cubic feet</w:t>
            </w:r>
          </w:p>
        </w:tc>
        <w:tc>
          <w:tcPr>
            <w:tcW w:w="2250" w:type="dxa"/>
          </w:tcPr>
          <w:p w14:paraId="19A316A3"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45.27</w:t>
            </w:r>
          </w:p>
        </w:tc>
        <w:tc>
          <w:tcPr>
            <w:tcW w:w="2250" w:type="dxa"/>
          </w:tcPr>
          <w:p w14:paraId="19A316A4"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45.27</w:t>
            </w:r>
          </w:p>
        </w:tc>
      </w:tr>
      <w:tr w:rsidR="00E64C66" w:rsidRPr="0022445D" w14:paraId="19A316A9" w14:textId="77777777" w:rsidTr="00CC7B45">
        <w:trPr>
          <w:trHeight w:val="20"/>
        </w:trPr>
        <w:tc>
          <w:tcPr>
            <w:tcW w:w="2718" w:type="dxa"/>
          </w:tcPr>
          <w:p w14:paraId="19A316A6" w14:textId="77777777" w:rsidR="00E64C66" w:rsidRPr="00BE63DD" w:rsidRDefault="00E64C66" w:rsidP="00CC7B45">
            <w:pPr>
              <w:rPr>
                <w:rFonts w:ascii="Times New Roman" w:hAnsi="Times New Roman"/>
                <w:sz w:val="18"/>
                <w:szCs w:val="18"/>
              </w:rPr>
            </w:pPr>
            <w:r w:rsidRPr="00BE63DD">
              <w:rPr>
                <w:rFonts w:ascii="Times New Roman" w:hAnsi="Times New Roman"/>
                <w:sz w:val="18"/>
                <w:szCs w:val="18"/>
              </w:rPr>
              <w:t>Working Volume, gallons</w:t>
            </w:r>
          </w:p>
        </w:tc>
        <w:tc>
          <w:tcPr>
            <w:tcW w:w="2250" w:type="dxa"/>
          </w:tcPr>
          <w:p w14:paraId="19A316A7"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3234.04</w:t>
            </w:r>
          </w:p>
        </w:tc>
        <w:tc>
          <w:tcPr>
            <w:tcW w:w="2250" w:type="dxa"/>
          </w:tcPr>
          <w:p w14:paraId="19A316A8"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3234.04</w:t>
            </w:r>
          </w:p>
        </w:tc>
      </w:tr>
      <w:tr w:rsidR="00E64C66" w:rsidRPr="0022445D" w14:paraId="19A316AD" w14:textId="77777777" w:rsidTr="00CC7B45">
        <w:trPr>
          <w:trHeight w:val="20"/>
        </w:trPr>
        <w:tc>
          <w:tcPr>
            <w:tcW w:w="2718" w:type="dxa"/>
          </w:tcPr>
          <w:p w14:paraId="19A316AA" w14:textId="77777777" w:rsidR="00E64C66" w:rsidRPr="00BE63DD" w:rsidRDefault="00E64C66" w:rsidP="00CC7B45">
            <w:pPr>
              <w:rPr>
                <w:rFonts w:ascii="Times New Roman" w:hAnsi="Times New Roman"/>
                <w:sz w:val="18"/>
                <w:szCs w:val="18"/>
              </w:rPr>
            </w:pPr>
            <w:r w:rsidRPr="00BE63DD">
              <w:rPr>
                <w:rFonts w:ascii="Times New Roman" w:hAnsi="Times New Roman"/>
                <w:sz w:val="18"/>
                <w:szCs w:val="18"/>
              </w:rPr>
              <w:t>Shell Color</w:t>
            </w:r>
          </w:p>
        </w:tc>
        <w:tc>
          <w:tcPr>
            <w:tcW w:w="2250" w:type="dxa"/>
          </w:tcPr>
          <w:p w14:paraId="19A316AB"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White</w:t>
            </w:r>
          </w:p>
        </w:tc>
        <w:tc>
          <w:tcPr>
            <w:tcW w:w="2250" w:type="dxa"/>
          </w:tcPr>
          <w:p w14:paraId="19A316AC"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White</w:t>
            </w:r>
          </w:p>
        </w:tc>
      </w:tr>
      <w:tr w:rsidR="00E64C66" w:rsidRPr="0022445D" w14:paraId="19A316B1" w14:textId="77777777" w:rsidTr="00CC7B45">
        <w:trPr>
          <w:trHeight w:val="20"/>
        </w:trPr>
        <w:tc>
          <w:tcPr>
            <w:tcW w:w="2718" w:type="dxa"/>
          </w:tcPr>
          <w:p w14:paraId="19A316AE" w14:textId="77777777" w:rsidR="00E64C66" w:rsidRPr="00BE63DD" w:rsidRDefault="00E64C66" w:rsidP="00CC7B45">
            <w:pPr>
              <w:rPr>
                <w:rFonts w:ascii="Times New Roman" w:hAnsi="Times New Roman"/>
                <w:sz w:val="18"/>
                <w:szCs w:val="18"/>
              </w:rPr>
            </w:pPr>
            <w:r w:rsidRPr="00BE63DD">
              <w:rPr>
                <w:rFonts w:ascii="Times New Roman" w:hAnsi="Times New Roman"/>
                <w:sz w:val="18"/>
                <w:szCs w:val="18"/>
              </w:rPr>
              <w:t>Cone Height</w:t>
            </w:r>
          </w:p>
        </w:tc>
        <w:tc>
          <w:tcPr>
            <w:tcW w:w="2250" w:type="dxa"/>
          </w:tcPr>
          <w:p w14:paraId="19A316AF"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 (flat roof)</w:t>
            </w:r>
          </w:p>
        </w:tc>
        <w:tc>
          <w:tcPr>
            <w:tcW w:w="2250" w:type="dxa"/>
          </w:tcPr>
          <w:p w14:paraId="19A316B0"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w:t>
            </w:r>
          </w:p>
        </w:tc>
      </w:tr>
      <w:tr w:rsidR="00E64C66" w:rsidRPr="0022445D" w14:paraId="19A316B5" w14:textId="77777777" w:rsidTr="00CC7B45">
        <w:trPr>
          <w:trHeight w:val="20"/>
        </w:trPr>
        <w:tc>
          <w:tcPr>
            <w:tcW w:w="2718" w:type="dxa"/>
          </w:tcPr>
          <w:p w14:paraId="19A316B2" w14:textId="77777777" w:rsidR="00E64C66" w:rsidRPr="00BE63DD" w:rsidRDefault="00E64C66" w:rsidP="00CC7B45">
            <w:pPr>
              <w:rPr>
                <w:rFonts w:ascii="Times New Roman" w:hAnsi="Times New Roman"/>
                <w:sz w:val="18"/>
                <w:szCs w:val="18"/>
              </w:rPr>
            </w:pPr>
            <w:r w:rsidRPr="00BE63DD">
              <w:rPr>
                <w:rFonts w:ascii="Times New Roman" w:hAnsi="Times New Roman"/>
                <w:sz w:val="18"/>
                <w:szCs w:val="18"/>
              </w:rPr>
              <w:t>Cone Slope (ft/ft)</w:t>
            </w:r>
          </w:p>
        </w:tc>
        <w:tc>
          <w:tcPr>
            <w:tcW w:w="2250" w:type="dxa"/>
          </w:tcPr>
          <w:p w14:paraId="19A316B3"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w:t>
            </w:r>
          </w:p>
        </w:tc>
        <w:tc>
          <w:tcPr>
            <w:tcW w:w="2250" w:type="dxa"/>
          </w:tcPr>
          <w:p w14:paraId="19A316B4" w14:textId="77777777" w:rsidR="00E64C66" w:rsidRPr="00BE63DD" w:rsidRDefault="00E64C66" w:rsidP="00CC7B45">
            <w:pPr>
              <w:jc w:val="center"/>
              <w:rPr>
                <w:rFonts w:ascii="Times New Roman" w:hAnsi="Times New Roman"/>
                <w:sz w:val="18"/>
                <w:szCs w:val="18"/>
              </w:rPr>
            </w:pPr>
            <w:r w:rsidRPr="00BE63DD">
              <w:rPr>
                <w:rFonts w:ascii="Times New Roman" w:hAnsi="Times New Roman"/>
                <w:sz w:val="18"/>
                <w:szCs w:val="18"/>
              </w:rPr>
              <w:t>0.06 (default)</w:t>
            </w:r>
          </w:p>
        </w:tc>
      </w:tr>
    </w:tbl>
    <w:p w14:paraId="19A316B6" w14:textId="77777777" w:rsidR="00E64C66" w:rsidRDefault="00E64C66" w:rsidP="00E64C66">
      <w:pPr>
        <w:rPr>
          <w:rFonts w:ascii="Times New Roman" w:hAnsi="Times New Roman"/>
          <w:b/>
          <w:sz w:val="20"/>
        </w:rPr>
      </w:pPr>
    </w:p>
    <w:p w14:paraId="19A316B7" w14:textId="77777777" w:rsidR="00A924C8" w:rsidRDefault="005F4150" w:rsidP="00E64C66">
      <w:pPr>
        <w:rPr>
          <w:rFonts w:ascii="Times New Roman" w:hAnsi="Times New Roman"/>
          <w:sz w:val="20"/>
        </w:rPr>
      </w:pPr>
      <w:r>
        <w:rPr>
          <w:rFonts w:ascii="Times New Roman" w:hAnsi="Times New Roman"/>
          <w:sz w:val="20"/>
        </w:rPr>
        <w:t xml:space="preserve">The material in the tank will contain some gasoline, diesel, and other hydrocarbon material that </w:t>
      </w:r>
      <w:r w:rsidR="00EB393F">
        <w:rPr>
          <w:rFonts w:ascii="Times New Roman" w:hAnsi="Times New Roman"/>
          <w:sz w:val="20"/>
        </w:rPr>
        <w:t xml:space="preserve">originates in the Berth 1A drain system (e.g., a few gallons drained from the loading/unloading hoses after material transfer to/from the cargo vessel is completed).  The majority of the liquid will be water from Berth 1A rain runoff.  Even though the tank will likely contain mostly water, organic material will </w:t>
      </w:r>
      <w:r w:rsidR="003213FE">
        <w:rPr>
          <w:rFonts w:ascii="Times New Roman" w:hAnsi="Times New Roman"/>
          <w:sz w:val="20"/>
        </w:rPr>
        <w:t xml:space="preserve">be </w:t>
      </w:r>
      <w:r w:rsidR="00EB393F">
        <w:rPr>
          <w:rFonts w:ascii="Times New Roman" w:hAnsi="Times New Roman"/>
          <w:sz w:val="20"/>
        </w:rPr>
        <w:t xml:space="preserve">less dense and 'float' on the surface of the stored liquid.  </w:t>
      </w:r>
      <w:r>
        <w:rPr>
          <w:rFonts w:ascii="Times New Roman" w:hAnsi="Times New Roman"/>
          <w:sz w:val="20"/>
        </w:rPr>
        <w:t>The emissions estimate is conservative based on 250,000 gallons/year of gasoline with a maximum true vapor pressure of 11</w:t>
      </w:r>
      <w:r w:rsidR="003213FE">
        <w:rPr>
          <w:rFonts w:ascii="Times New Roman" w:hAnsi="Times New Roman"/>
          <w:sz w:val="20"/>
        </w:rPr>
        <w:t xml:space="preserve"> </w:t>
      </w:r>
      <w:r>
        <w:rPr>
          <w:rFonts w:ascii="Times New Roman" w:hAnsi="Times New Roman"/>
          <w:sz w:val="20"/>
        </w:rPr>
        <w:t xml:space="preserve">psia.  </w:t>
      </w:r>
      <w:r w:rsidR="00B11467">
        <w:rPr>
          <w:rFonts w:ascii="Times New Roman" w:hAnsi="Times New Roman"/>
          <w:sz w:val="20"/>
        </w:rPr>
        <w:t>S-1564 will have a fully offset federally enforceable throughput limit of 250,000 gallons per year.</w:t>
      </w:r>
    </w:p>
    <w:p w14:paraId="19A316B8" w14:textId="77777777" w:rsidR="00A924C8" w:rsidRDefault="00A924C8" w:rsidP="00E64C66">
      <w:pPr>
        <w:rPr>
          <w:rFonts w:ascii="Times New Roman" w:hAnsi="Times New Roman"/>
          <w:sz w:val="20"/>
        </w:rPr>
      </w:pPr>
    </w:p>
    <w:p w14:paraId="19A316B9" w14:textId="77777777" w:rsidR="005F4150" w:rsidRPr="005F4150" w:rsidRDefault="005F4150" w:rsidP="00E64C66">
      <w:pPr>
        <w:rPr>
          <w:rFonts w:ascii="Times New Roman" w:hAnsi="Times New Roman"/>
          <w:sz w:val="20"/>
        </w:rPr>
      </w:pPr>
      <w:r w:rsidRPr="005F4150">
        <w:rPr>
          <w:rFonts w:ascii="Times New Roman" w:hAnsi="Times New Roman"/>
          <w:sz w:val="20"/>
        </w:rPr>
        <w:t xml:space="preserve">The results of the </w:t>
      </w:r>
      <w:r w:rsidR="003213FE">
        <w:rPr>
          <w:rFonts w:ascii="Times New Roman" w:hAnsi="Times New Roman"/>
          <w:sz w:val="20"/>
        </w:rPr>
        <w:t>TANKS</w:t>
      </w:r>
      <w:r w:rsidR="003213FE" w:rsidRPr="005F4150">
        <w:rPr>
          <w:rFonts w:ascii="Times New Roman" w:hAnsi="Times New Roman"/>
          <w:sz w:val="20"/>
        </w:rPr>
        <w:t xml:space="preserve"> </w:t>
      </w:r>
      <w:r w:rsidRPr="005F4150">
        <w:rPr>
          <w:rFonts w:ascii="Times New Roman" w:hAnsi="Times New Roman"/>
          <w:sz w:val="20"/>
        </w:rPr>
        <w:t>emissions estimate are summarized in the following table.</w:t>
      </w:r>
    </w:p>
    <w:p w14:paraId="19A316BA" w14:textId="77777777" w:rsidR="005F4150" w:rsidRDefault="005F4150" w:rsidP="00E64C66">
      <w:pPr>
        <w:rPr>
          <w:rFonts w:ascii="Times New Roman" w:hAnsi="Times New Roman"/>
          <w:b/>
          <w:sz w:val="20"/>
        </w:rPr>
      </w:pPr>
    </w:p>
    <w:p w14:paraId="19A316BB" w14:textId="77777777" w:rsidR="00EB393F" w:rsidRDefault="00EB393F" w:rsidP="00E64C66">
      <w:pPr>
        <w:rPr>
          <w:rFonts w:ascii="Times New Roman" w:hAnsi="Times New Roman"/>
          <w:b/>
          <w:sz w:val="20"/>
        </w:rPr>
      </w:pPr>
    </w:p>
    <w:tbl>
      <w:tblPr>
        <w:tblW w:w="5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859"/>
        <w:gridCol w:w="2160"/>
      </w:tblGrid>
      <w:tr w:rsidR="00EB393F" w:rsidRPr="0022445D" w14:paraId="19A316BE" w14:textId="77777777" w:rsidTr="00961A4B">
        <w:trPr>
          <w:cantSplit/>
          <w:tblHeader/>
        </w:trPr>
        <w:tc>
          <w:tcPr>
            <w:tcW w:w="1368" w:type="dxa"/>
            <w:shd w:val="clear" w:color="auto" w:fill="B8CCE4" w:themeFill="accent1" w:themeFillTint="66"/>
          </w:tcPr>
          <w:p w14:paraId="19A316BC" w14:textId="77777777" w:rsidR="00EB393F" w:rsidRPr="00BE63DD" w:rsidRDefault="00EB393F" w:rsidP="00CC7B45">
            <w:pPr>
              <w:pStyle w:val="BodyText2"/>
              <w:jc w:val="center"/>
              <w:rPr>
                <w:b/>
                <w:bCs/>
                <w:iCs/>
                <w:sz w:val="18"/>
                <w:szCs w:val="18"/>
              </w:rPr>
            </w:pPr>
          </w:p>
        </w:tc>
        <w:tc>
          <w:tcPr>
            <w:tcW w:w="4019" w:type="dxa"/>
            <w:gridSpan w:val="2"/>
            <w:shd w:val="clear" w:color="auto" w:fill="B8CCE4" w:themeFill="accent1" w:themeFillTint="66"/>
          </w:tcPr>
          <w:p w14:paraId="19A316BD" w14:textId="77777777" w:rsidR="00EB393F" w:rsidRPr="00BE63DD" w:rsidRDefault="00A924C8" w:rsidP="00CC7B45">
            <w:pPr>
              <w:pStyle w:val="BodyText2"/>
              <w:jc w:val="center"/>
              <w:rPr>
                <w:b/>
                <w:bCs/>
                <w:iCs/>
                <w:sz w:val="18"/>
                <w:szCs w:val="18"/>
              </w:rPr>
            </w:pPr>
            <w:r>
              <w:rPr>
                <w:b/>
                <w:bCs/>
                <w:iCs/>
                <w:sz w:val="18"/>
                <w:szCs w:val="18"/>
              </w:rPr>
              <w:t xml:space="preserve">S-1564 </w:t>
            </w:r>
            <w:r w:rsidR="00EB393F" w:rsidRPr="00BE63DD">
              <w:rPr>
                <w:b/>
                <w:bCs/>
                <w:iCs/>
                <w:sz w:val="18"/>
                <w:szCs w:val="18"/>
              </w:rPr>
              <w:t>Uncontrolled POC Emissions</w:t>
            </w:r>
          </w:p>
        </w:tc>
      </w:tr>
      <w:tr w:rsidR="00EB393F" w:rsidRPr="0022445D" w14:paraId="19A316C2" w14:textId="77777777" w:rsidTr="00961A4B">
        <w:trPr>
          <w:cantSplit/>
          <w:tblHeader/>
        </w:trPr>
        <w:tc>
          <w:tcPr>
            <w:tcW w:w="1368" w:type="dxa"/>
            <w:tcBorders>
              <w:bottom w:val="single" w:sz="4" w:space="0" w:color="auto"/>
            </w:tcBorders>
            <w:shd w:val="clear" w:color="auto" w:fill="B8CCE4" w:themeFill="accent1" w:themeFillTint="66"/>
          </w:tcPr>
          <w:p w14:paraId="19A316BF" w14:textId="77777777" w:rsidR="00EB393F" w:rsidRPr="00BE63DD" w:rsidRDefault="00EB393F" w:rsidP="00CC7B45">
            <w:pPr>
              <w:pStyle w:val="BodyText2"/>
              <w:jc w:val="center"/>
              <w:rPr>
                <w:b/>
                <w:bCs/>
                <w:iCs/>
                <w:sz w:val="18"/>
                <w:szCs w:val="18"/>
              </w:rPr>
            </w:pPr>
            <w:r w:rsidRPr="00BE63DD">
              <w:rPr>
                <w:b/>
                <w:bCs/>
                <w:iCs/>
                <w:sz w:val="18"/>
                <w:szCs w:val="18"/>
              </w:rPr>
              <w:t>Source</w:t>
            </w:r>
          </w:p>
        </w:tc>
        <w:tc>
          <w:tcPr>
            <w:tcW w:w="1859" w:type="dxa"/>
            <w:tcBorders>
              <w:bottom w:val="single" w:sz="4" w:space="0" w:color="auto"/>
            </w:tcBorders>
            <w:shd w:val="clear" w:color="auto" w:fill="B8CCE4" w:themeFill="accent1" w:themeFillTint="66"/>
          </w:tcPr>
          <w:p w14:paraId="19A316C0" w14:textId="77777777" w:rsidR="00EB393F" w:rsidRPr="00BE63DD" w:rsidRDefault="00EB393F" w:rsidP="00CC7B45">
            <w:pPr>
              <w:pStyle w:val="BodyText2"/>
              <w:jc w:val="center"/>
              <w:rPr>
                <w:b/>
                <w:bCs/>
                <w:iCs/>
                <w:sz w:val="18"/>
                <w:szCs w:val="18"/>
              </w:rPr>
            </w:pPr>
            <w:r>
              <w:rPr>
                <w:b/>
                <w:bCs/>
                <w:iCs/>
                <w:sz w:val="18"/>
                <w:szCs w:val="18"/>
              </w:rPr>
              <w:t xml:space="preserve">Average </w:t>
            </w:r>
            <w:r w:rsidRPr="00BE63DD">
              <w:rPr>
                <w:b/>
                <w:bCs/>
                <w:iCs/>
                <w:sz w:val="18"/>
                <w:szCs w:val="18"/>
              </w:rPr>
              <w:t>Daily lbs/day</w:t>
            </w:r>
          </w:p>
        </w:tc>
        <w:tc>
          <w:tcPr>
            <w:tcW w:w="2160" w:type="dxa"/>
            <w:tcBorders>
              <w:bottom w:val="single" w:sz="4" w:space="0" w:color="auto"/>
            </w:tcBorders>
            <w:shd w:val="clear" w:color="auto" w:fill="B8CCE4" w:themeFill="accent1" w:themeFillTint="66"/>
          </w:tcPr>
          <w:p w14:paraId="19A316C1" w14:textId="77777777" w:rsidR="00EB393F" w:rsidRPr="00BE63DD" w:rsidRDefault="00EB393F" w:rsidP="00CC7B45">
            <w:pPr>
              <w:pStyle w:val="BodyText2"/>
              <w:jc w:val="center"/>
              <w:rPr>
                <w:b/>
                <w:bCs/>
                <w:iCs/>
                <w:sz w:val="18"/>
                <w:szCs w:val="18"/>
              </w:rPr>
            </w:pPr>
            <w:r w:rsidRPr="00BE63DD">
              <w:rPr>
                <w:b/>
                <w:bCs/>
                <w:iCs/>
                <w:sz w:val="18"/>
                <w:szCs w:val="18"/>
              </w:rPr>
              <w:t>Annual, lbs/year</w:t>
            </w:r>
          </w:p>
        </w:tc>
      </w:tr>
      <w:tr w:rsidR="00EB393F" w:rsidRPr="0022445D" w14:paraId="19A316C6" w14:textId="77777777" w:rsidTr="00961A4B">
        <w:trPr>
          <w:cantSplit/>
        </w:trPr>
        <w:tc>
          <w:tcPr>
            <w:tcW w:w="1368" w:type="dxa"/>
            <w:tcBorders>
              <w:bottom w:val="single" w:sz="4" w:space="0" w:color="auto"/>
            </w:tcBorders>
          </w:tcPr>
          <w:p w14:paraId="19A316C3" w14:textId="77777777" w:rsidR="00EB393F" w:rsidRPr="00BE63DD" w:rsidRDefault="00EB393F" w:rsidP="00CC7B45">
            <w:pPr>
              <w:pStyle w:val="BodyText2"/>
              <w:jc w:val="center"/>
              <w:rPr>
                <w:bCs/>
                <w:iCs/>
                <w:sz w:val="18"/>
                <w:szCs w:val="18"/>
              </w:rPr>
            </w:pPr>
            <w:r>
              <w:rPr>
                <w:bCs/>
                <w:iCs/>
                <w:sz w:val="18"/>
                <w:szCs w:val="18"/>
              </w:rPr>
              <w:t xml:space="preserve">S-1564, </w:t>
            </w:r>
            <w:r w:rsidRPr="00BE63DD">
              <w:rPr>
                <w:bCs/>
                <w:iCs/>
                <w:sz w:val="18"/>
                <w:szCs w:val="18"/>
              </w:rPr>
              <w:t>Tank A-938</w:t>
            </w:r>
            <w:r>
              <w:rPr>
                <w:bCs/>
                <w:iCs/>
                <w:sz w:val="18"/>
                <w:szCs w:val="18"/>
              </w:rPr>
              <w:t>, Max TVP = 11 psia</w:t>
            </w:r>
          </w:p>
        </w:tc>
        <w:tc>
          <w:tcPr>
            <w:tcW w:w="1859" w:type="dxa"/>
            <w:tcBorders>
              <w:bottom w:val="single" w:sz="4" w:space="0" w:color="auto"/>
            </w:tcBorders>
          </w:tcPr>
          <w:p w14:paraId="19A316C4" w14:textId="77777777" w:rsidR="00EB393F" w:rsidRPr="00BE63DD" w:rsidRDefault="00EB393F" w:rsidP="00CC7B45">
            <w:pPr>
              <w:pStyle w:val="BodyText2"/>
              <w:jc w:val="center"/>
              <w:rPr>
                <w:bCs/>
                <w:iCs/>
                <w:sz w:val="18"/>
                <w:szCs w:val="18"/>
                <w:highlight w:val="yellow"/>
              </w:rPr>
            </w:pPr>
            <w:r>
              <w:rPr>
                <w:bCs/>
                <w:iCs/>
                <w:sz w:val="18"/>
                <w:szCs w:val="18"/>
              </w:rPr>
              <w:t>8.67</w:t>
            </w:r>
          </w:p>
        </w:tc>
        <w:tc>
          <w:tcPr>
            <w:tcW w:w="2160" w:type="dxa"/>
            <w:tcBorders>
              <w:bottom w:val="single" w:sz="4" w:space="0" w:color="auto"/>
            </w:tcBorders>
          </w:tcPr>
          <w:p w14:paraId="19A316C5" w14:textId="77777777" w:rsidR="00EB393F" w:rsidRPr="00BE63DD" w:rsidRDefault="00EB393F" w:rsidP="00CC7B45">
            <w:pPr>
              <w:pStyle w:val="BodyText2"/>
              <w:jc w:val="center"/>
              <w:rPr>
                <w:bCs/>
                <w:iCs/>
                <w:sz w:val="18"/>
                <w:szCs w:val="18"/>
                <w:highlight w:val="yellow"/>
              </w:rPr>
            </w:pPr>
            <w:r>
              <w:rPr>
                <w:bCs/>
                <w:iCs/>
                <w:sz w:val="18"/>
                <w:szCs w:val="18"/>
              </w:rPr>
              <w:t>3166</w:t>
            </w:r>
          </w:p>
        </w:tc>
      </w:tr>
    </w:tbl>
    <w:p w14:paraId="19A316C7" w14:textId="77777777" w:rsidR="005F4150" w:rsidRDefault="005F4150" w:rsidP="00E64C66">
      <w:pPr>
        <w:rPr>
          <w:rFonts w:ascii="Times New Roman" w:hAnsi="Times New Roman"/>
          <w:b/>
          <w:sz w:val="20"/>
        </w:rPr>
      </w:pPr>
    </w:p>
    <w:p w14:paraId="19A316C8" w14:textId="77777777" w:rsidR="00EB393F" w:rsidRPr="00A924C8" w:rsidRDefault="00EB393F" w:rsidP="00E64C66">
      <w:pPr>
        <w:rPr>
          <w:rFonts w:ascii="Times New Roman" w:hAnsi="Times New Roman"/>
          <w:sz w:val="20"/>
        </w:rPr>
      </w:pPr>
      <w:r w:rsidRPr="00A924C8">
        <w:rPr>
          <w:rFonts w:ascii="Times New Roman" w:hAnsi="Times New Roman"/>
          <w:sz w:val="20"/>
        </w:rPr>
        <w:t>The average daily emissions are calculated by dividing the annual emissions by 365 days/year.  However, the EPA Tanks program is not intended to calculate short term emissions</w:t>
      </w:r>
      <w:r w:rsidR="00A924C8">
        <w:rPr>
          <w:rFonts w:ascii="Times New Roman" w:hAnsi="Times New Roman"/>
          <w:sz w:val="20"/>
        </w:rPr>
        <w:t>, so the average daily emission rate needs further analysis.</w:t>
      </w:r>
    </w:p>
    <w:p w14:paraId="19A316C9" w14:textId="77777777" w:rsidR="005F4150" w:rsidRDefault="005F4150" w:rsidP="00E64C66">
      <w:pPr>
        <w:rPr>
          <w:rFonts w:ascii="Times New Roman" w:hAnsi="Times New Roman"/>
          <w:b/>
          <w:sz w:val="20"/>
        </w:rPr>
      </w:pPr>
    </w:p>
    <w:p w14:paraId="19A316CA" w14:textId="77777777" w:rsidR="00E64C66" w:rsidRDefault="00E64C66" w:rsidP="00E64C66">
      <w:pPr>
        <w:autoSpaceDE w:val="0"/>
        <w:autoSpaceDN w:val="0"/>
        <w:adjustRightInd w:val="0"/>
        <w:rPr>
          <w:rFonts w:ascii="Times New Roman" w:hAnsi="Times New Roman"/>
          <w:sz w:val="20"/>
        </w:rPr>
      </w:pPr>
      <w:r w:rsidRPr="0022445D">
        <w:rPr>
          <w:rFonts w:ascii="Times New Roman" w:hAnsi="Times New Roman"/>
          <w:sz w:val="20"/>
        </w:rPr>
        <w:t xml:space="preserve">The highest </w:t>
      </w:r>
      <w:r>
        <w:rPr>
          <w:rFonts w:ascii="Times New Roman" w:hAnsi="Times New Roman"/>
          <w:sz w:val="20"/>
        </w:rPr>
        <w:t xml:space="preserve">day emissions are calculated as follows, using tank volume and assuming on the highest day, the tank </w:t>
      </w:r>
      <w:r w:rsidR="005F4150">
        <w:rPr>
          <w:rFonts w:ascii="Times New Roman" w:hAnsi="Times New Roman"/>
          <w:sz w:val="20"/>
        </w:rPr>
        <w:t>will be near empty, will contain hydrocarbon gas created by the organic material floating on the tank contents, the tank will be completely filled within a 24-hour period, and the liquid filling the tank will displace the gas in the tank.</w:t>
      </w:r>
    </w:p>
    <w:p w14:paraId="19A316CB" w14:textId="77777777" w:rsidR="00E64C66" w:rsidRPr="008B6583" w:rsidRDefault="00E64C66" w:rsidP="00E64C66">
      <w:pPr>
        <w:jc w:val="both"/>
        <w:rPr>
          <w:rFonts w:ascii="Times New Roman" w:hAnsi="Times New Roman"/>
          <w:sz w:val="20"/>
        </w:rPr>
      </w:pPr>
    </w:p>
    <w:p w14:paraId="19A316CC" w14:textId="77777777" w:rsidR="00961A4B" w:rsidRDefault="005F4150" w:rsidP="00E64C66">
      <w:pPr>
        <w:autoSpaceDE w:val="0"/>
        <w:autoSpaceDN w:val="0"/>
        <w:adjustRightInd w:val="0"/>
        <w:ind w:left="720"/>
        <w:rPr>
          <w:rFonts w:ascii="Times New Roman" w:hAnsi="Times New Roman"/>
          <w:sz w:val="20"/>
        </w:rPr>
      </w:pPr>
      <w:r>
        <w:rPr>
          <w:rFonts w:ascii="Times New Roman" w:hAnsi="Times New Roman"/>
          <w:sz w:val="20"/>
        </w:rPr>
        <w:t xml:space="preserve">Maximum Daily Emissions = </w:t>
      </w:r>
    </w:p>
    <w:p w14:paraId="19A316CD" w14:textId="77777777" w:rsidR="00E64C66" w:rsidRPr="001E5C5B" w:rsidRDefault="00E64C66" w:rsidP="00E64C66">
      <w:pPr>
        <w:autoSpaceDE w:val="0"/>
        <w:autoSpaceDN w:val="0"/>
        <w:adjustRightInd w:val="0"/>
        <w:ind w:left="720"/>
        <w:rPr>
          <w:rFonts w:ascii="Times New Roman" w:hAnsi="Times New Roman"/>
          <w:sz w:val="20"/>
        </w:rPr>
      </w:pPr>
      <w:r w:rsidRPr="001E5C5B">
        <w:rPr>
          <w:rFonts w:ascii="Times New Roman" w:hAnsi="Times New Roman"/>
          <w:sz w:val="20"/>
        </w:rPr>
        <w:t>3800 gal/day</w:t>
      </w:r>
      <w:r w:rsidR="00961A4B">
        <w:rPr>
          <w:rFonts w:ascii="Times New Roman" w:hAnsi="Times New Roman"/>
          <w:sz w:val="20"/>
        </w:rPr>
        <w:t xml:space="preserve"> </w:t>
      </w:r>
      <w:r w:rsidRPr="001E5C5B">
        <w:rPr>
          <w:rFonts w:ascii="Times New Roman" w:hAnsi="Times New Roman"/>
          <w:sz w:val="20"/>
        </w:rPr>
        <w:t>/ 7.48 gal/cf *16</w:t>
      </w:r>
      <w:r w:rsidR="00961A4B">
        <w:rPr>
          <w:rFonts w:ascii="Times New Roman" w:hAnsi="Times New Roman"/>
          <w:sz w:val="20"/>
        </w:rPr>
        <w:t xml:space="preserve"> lb/lb-mole </w:t>
      </w:r>
      <w:r w:rsidRPr="001E5C5B">
        <w:rPr>
          <w:rFonts w:ascii="Times New Roman" w:hAnsi="Times New Roman"/>
          <w:sz w:val="20"/>
        </w:rPr>
        <w:t>/</w:t>
      </w:r>
      <w:r w:rsidR="00961A4B">
        <w:rPr>
          <w:rFonts w:ascii="Times New Roman" w:hAnsi="Times New Roman"/>
          <w:sz w:val="20"/>
        </w:rPr>
        <w:t xml:space="preserve"> </w:t>
      </w:r>
      <w:r w:rsidRPr="001E5C5B">
        <w:rPr>
          <w:rFonts w:ascii="Times New Roman" w:hAnsi="Times New Roman"/>
          <w:sz w:val="20"/>
        </w:rPr>
        <w:t>379</w:t>
      </w:r>
      <w:r w:rsidR="00961A4B">
        <w:rPr>
          <w:rFonts w:ascii="Times New Roman" w:hAnsi="Times New Roman"/>
          <w:sz w:val="20"/>
        </w:rPr>
        <w:t xml:space="preserve"> cf/lb-mole</w:t>
      </w:r>
      <w:r w:rsidRPr="001E5C5B">
        <w:rPr>
          <w:rFonts w:ascii="Times New Roman" w:hAnsi="Times New Roman"/>
          <w:sz w:val="20"/>
        </w:rPr>
        <w:t xml:space="preserve"> = 21.4 lb/day</w:t>
      </w:r>
    </w:p>
    <w:p w14:paraId="19A316CE" w14:textId="77777777" w:rsidR="00E64C66" w:rsidRPr="008B6583" w:rsidRDefault="00E64C66" w:rsidP="00E64C66">
      <w:pPr>
        <w:autoSpaceDE w:val="0"/>
        <w:autoSpaceDN w:val="0"/>
        <w:adjustRightInd w:val="0"/>
        <w:ind w:left="720"/>
        <w:rPr>
          <w:rFonts w:ascii="Times New Roman" w:hAnsi="Times New Roman"/>
          <w:sz w:val="20"/>
        </w:rPr>
      </w:pPr>
    </w:p>
    <w:p w14:paraId="19A316CF" w14:textId="77777777" w:rsidR="00E64C66" w:rsidRDefault="00A924C8" w:rsidP="00A1183A">
      <w:pPr>
        <w:spacing w:line="300" w:lineRule="atLeast"/>
        <w:rPr>
          <w:rFonts w:ascii="Times New Roman" w:hAnsi="Times New Roman"/>
          <w:sz w:val="20"/>
        </w:rPr>
      </w:pPr>
      <w:r>
        <w:rPr>
          <w:rFonts w:ascii="Times New Roman" w:hAnsi="Times New Roman"/>
          <w:sz w:val="20"/>
        </w:rPr>
        <w:t>Therefore, the S-1564 emissions are summarized in the following table.</w:t>
      </w:r>
    </w:p>
    <w:p w14:paraId="19A316D0" w14:textId="77777777" w:rsidR="00E64C66" w:rsidRDefault="00E64C66" w:rsidP="00A1183A">
      <w:pPr>
        <w:spacing w:line="300" w:lineRule="atLeast"/>
        <w:rPr>
          <w:rFonts w:ascii="Times New Roman" w:hAnsi="Times New Roman"/>
          <w:sz w:val="20"/>
        </w:rPr>
      </w:pPr>
    </w:p>
    <w:tbl>
      <w:tblPr>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6"/>
        <w:gridCol w:w="1789"/>
        <w:gridCol w:w="2049"/>
        <w:gridCol w:w="1614"/>
      </w:tblGrid>
      <w:tr w:rsidR="007D6F67" w:rsidRPr="0022445D" w14:paraId="19A316D3" w14:textId="77777777" w:rsidTr="00F16F77">
        <w:tc>
          <w:tcPr>
            <w:tcW w:w="1316" w:type="dxa"/>
            <w:shd w:val="clear" w:color="auto" w:fill="B8CCE4" w:themeFill="accent1" w:themeFillTint="66"/>
          </w:tcPr>
          <w:p w14:paraId="19A316D1" w14:textId="77777777" w:rsidR="007D6F67" w:rsidRPr="00BE63DD" w:rsidRDefault="007D6F67" w:rsidP="00CC7B45">
            <w:pPr>
              <w:pStyle w:val="BodyText2"/>
              <w:jc w:val="center"/>
              <w:rPr>
                <w:b/>
                <w:bCs/>
                <w:iCs/>
                <w:sz w:val="18"/>
                <w:szCs w:val="18"/>
              </w:rPr>
            </w:pPr>
          </w:p>
        </w:tc>
        <w:tc>
          <w:tcPr>
            <w:tcW w:w="5452" w:type="dxa"/>
            <w:gridSpan w:val="3"/>
            <w:shd w:val="clear" w:color="auto" w:fill="B8CCE4" w:themeFill="accent1" w:themeFillTint="66"/>
          </w:tcPr>
          <w:p w14:paraId="19A316D2" w14:textId="77777777" w:rsidR="007D6F67" w:rsidRDefault="007D6F67" w:rsidP="00CC7B45">
            <w:pPr>
              <w:pStyle w:val="BodyText2"/>
              <w:jc w:val="center"/>
              <w:rPr>
                <w:b/>
                <w:bCs/>
                <w:iCs/>
                <w:sz w:val="18"/>
                <w:szCs w:val="18"/>
              </w:rPr>
            </w:pPr>
            <w:r>
              <w:rPr>
                <w:b/>
                <w:bCs/>
                <w:iCs/>
                <w:sz w:val="18"/>
                <w:szCs w:val="18"/>
              </w:rPr>
              <w:t xml:space="preserve">S-1564 </w:t>
            </w:r>
            <w:r w:rsidRPr="00BE63DD">
              <w:rPr>
                <w:b/>
                <w:bCs/>
                <w:iCs/>
                <w:sz w:val="18"/>
                <w:szCs w:val="18"/>
              </w:rPr>
              <w:t>Uncontrolled POC Emissions</w:t>
            </w:r>
          </w:p>
        </w:tc>
      </w:tr>
      <w:tr w:rsidR="007D6F67" w:rsidRPr="0022445D" w14:paraId="19A316D8" w14:textId="77777777" w:rsidTr="00F16F77">
        <w:tc>
          <w:tcPr>
            <w:tcW w:w="1316" w:type="dxa"/>
            <w:tcBorders>
              <w:bottom w:val="single" w:sz="4" w:space="0" w:color="auto"/>
            </w:tcBorders>
            <w:shd w:val="clear" w:color="auto" w:fill="B8CCE4" w:themeFill="accent1" w:themeFillTint="66"/>
          </w:tcPr>
          <w:p w14:paraId="19A316D4" w14:textId="77777777" w:rsidR="007D6F67" w:rsidRPr="00BE63DD" w:rsidRDefault="007D6F67" w:rsidP="007D6F67">
            <w:pPr>
              <w:pStyle w:val="BodyText2"/>
              <w:jc w:val="center"/>
              <w:rPr>
                <w:b/>
                <w:bCs/>
                <w:iCs/>
                <w:sz w:val="18"/>
                <w:szCs w:val="18"/>
              </w:rPr>
            </w:pPr>
            <w:r w:rsidRPr="00BE63DD">
              <w:rPr>
                <w:b/>
                <w:bCs/>
                <w:iCs/>
                <w:sz w:val="18"/>
                <w:szCs w:val="18"/>
              </w:rPr>
              <w:t>Source</w:t>
            </w:r>
          </w:p>
        </w:tc>
        <w:tc>
          <w:tcPr>
            <w:tcW w:w="1789" w:type="dxa"/>
            <w:tcBorders>
              <w:bottom w:val="single" w:sz="4" w:space="0" w:color="auto"/>
            </w:tcBorders>
            <w:shd w:val="clear" w:color="auto" w:fill="B8CCE4" w:themeFill="accent1" w:themeFillTint="66"/>
          </w:tcPr>
          <w:p w14:paraId="19A316D5" w14:textId="77777777" w:rsidR="007D6F67" w:rsidRPr="00BE63DD" w:rsidRDefault="007D6F67" w:rsidP="007D6F67">
            <w:pPr>
              <w:pStyle w:val="BodyText2"/>
              <w:jc w:val="center"/>
              <w:rPr>
                <w:b/>
                <w:bCs/>
                <w:iCs/>
                <w:sz w:val="18"/>
                <w:szCs w:val="18"/>
              </w:rPr>
            </w:pPr>
            <w:r>
              <w:rPr>
                <w:b/>
                <w:bCs/>
                <w:iCs/>
                <w:sz w:val="18"/>
                <w:szCs w:val="18"/>
              </w:rPr>
              <w:t xml:space="preserve">Maximum </w:t>
            </w:r>
            <w:r w:rsidRPr="00BE63DD">
              <w:rPr>
                <w:b/>
                <w:bCs/>
                <w:iCs/>
                <w:sz w:val="18"/>
                <w:szCs w:val="18"/>
              </w:rPr>
              <w:t>Daily lbs/day</w:t>
            </w:r>
          </w:p>
        </w:tc>
        <w:tc>
          <w:tcPr>
            <w:tcW w:w="2049" w:type="dxa"/>
            <w:tcBorders>
              <w:bottom w:val="single" w:sz="4" w:space="0" w:color="auto"/>
            </w:tcBorders>
            <w:shd w:val="clear" w:color="auto" w:fill="B8CCE4" w:themeFill="accent1" w:themeFillTint="66"/>
          </w:tcPr>
          <w:p w14:paraId="19A316D6" w14:textId="77777777" w:rsidR="007D6F67" w:rsidRPr="00BE63DD" w:rsidRDefault="007D6F67" w:rsidP="007D6F67">
            <w:pPr>
              <w:pStyle w:val="BodyText2"/>
              <w:jc w:val="center"/>
              <w:rPr>
                <w:b/>
                <w:bCs/>
                <w:iCs/>
                <w:sz w:val="18"/>
                <w:szCs w:val="18"/>
              </w:rPr>
            </w:pPr>
            <w:r w:rsidRPr="00BE63DD">
              <w:rPr>
                <w:b/>
                <w:bCs/>
                <w:iCs/>
                <w:sz w:val="18"/>
                <w:szCs w:val="18"/>
              </w:rPr>
              <w:t>Annual, lbs/year</w:t>
            </w:r>
          </w:p>
        </w:tc>
        <w:tc>
          <w:tcPr>
            <w:tcW w:w="1614" w:type="dxa"/>
            <w:tcBorders>
              <w:bottom w:val="single" w:sz="4" w:space="0" w:color="auto"/>
            </w:tcBorders>
            <w:shd w:val="clear" w:color="auto" w:fill="B8CCE4" w:themeFill="accent1" w:themeFillTint="66"/>
          </w:tcPr>
          <w:p w14:paraId="19A316D7" w14:textId="77777777" w:rsidR="007D6F67" w:rsidRPr="00BE63DD" w:rsidRDefault="007D6F67" w:rsidP="007D6F67">
            <w:pPr>
              <w:pStyle w:val="BodyText2"/>
              <w:jc w:val="center"/>
              <w:rPr>
                <w:b/>
                <w:bCs/>
                <w:iCs/>
                <w:sz w:val="18"/>
                <w:szCs w:val="18"/>
              </w:rPr>
            </w:pPr>
            <w:r>
              <w:rPr>
                <w:b/>
                <w:bCs/>
                <w:iCs/>
                <w:sz w:val="18"/>
                <w:szCs w:val="18"/>
              </w:rPr>
              <w:t>Annual, tons</w:t>
            </w:r>
            <w:r w:rsidRPr="00BE63DD">
              <w:rPr>
                <w:b/>
                <w:bCs/>
                <w:iCs/>
                <w:sz w:val="18"/>
                <w:szCs w:val="18"/>
              </w:rPr>
              <w:t>/year</w:t>
            </w:r>
          </w:p>
        </w:tc>
      </w:tr>
      <w:tr w:rsidR="007D6F67" w:rsidRPr="0022445D" w14:paraId="19A316DD" w14:textId="77777777" w:rsidTr="007D6F67">
        <w:tc>
          <w:tcPr>
            <w:tcW w:w="1316" w:type="dxa"/>
            <w:tcBorders>
              <w:bottom w:val="single" w:sz="4" w:space="0" w:color="auto"/>
            </w:tcBorders>
          </w:tcPr>
          <w:p w14:paraId="19A316D9" w14:textId="77777777" w:rsidR="007D6F67" w:rsidRPr="00BE63DD" w:rsidRDefault="007D6F67" w:rsidP="007D6F67">
            <w:pPr>
              <w:pStyle w:val="BodyText2"/>
              <w:jc w:val="center"/>
              <w:rPr>
                <w:bCs/>
                <w:iCs/>
                <w:sz w:val="18"/>
                <w:szCs w:val="18"/>
              </w:rPr>
            </w:pPr>
            <w:r>
              <w:rPr>
                <w:bCs/>
                <w:iCs/>
                <w:sz w:val="18"/>
                <w:szCs w:val="18"/>
              </w:rPr>
              <w:t xml:space="preserve">S-1564, </w:t>
            </w:r>
            <w:r w:rsidRPr="00BE63DD">
              <w:rPr>
                <w:bCs/>
                <w:iCs/>
                <w:sz w:val="18"/>
                <w:szCs w:val="18"/>
              </w:rPr>
              <w:t>Tank A-938</w:t>
            </w:r>
            <w:r>
              <w:rPr>
                <w:bCs/>
                <w:iCs/>
                <w:sz w:val="18"/>
                <w:szCs w:val="18"/>
              </w:rPr>
              <w:t>, Max TVP = 11 psia</w:t>
            </w:r>
          </w:p>
        </w:tc>
        <w:tc>
          <w:tcPr>
            <w:tcW w:w="1789" w:type="dxa"/>
            <w:tcBorders>
              <w:bottom w:val="single" w:sz="4" w:space="0" w:color="auto"/>
            </w:tcBorders>
          </w:tcPr>
          <w:p w14:paraId="19A316DA" w14:textId="77777777" w:rsidR="007D6F67" w:rsidRPr="00BE63DD" w:rsidRDefault="007D6F67" w:rsidP="007D6F67">
            <w:pPr>
              <w:pStyle w:val="BodyText2"/>
              <w:jc w:val="center"/>
              <w:rPr>
                <w:bCs/>
                <w:iCs/>
                <w:sz w:val="18"/>
                <w:szCs w:val="18"/>
                <w:highlight w:val="yellow"/>
              </w:rPr>
            </w:pPr>
            <w:r>
              <w:rPr>
                <w:bCs/>
                <w:iCs/>
                <w:sz w:val="18"/>
                <w:szCs w:val="18"/>
              </w:rPr>
              <w:t>21.4</w:t>
            </w:r>
          </w:p>
        </w:tc>
        <w:tc>
          <w:tcPr>
            <w:tcW w:w="2049" w:type="dxa"/>
            <w:tcBorders>
              <w:bottom w:val="single" w:sz="4" w:space="0" w:color="auto"/>
            </w:tcBorders>
          </w:tcPr>
          <w:p w14:paraId="19A316DB" w14:textId="77777777" w:rsidR="007D6F67" w:rsidRPr="00BE63DD" w:rsidRDefault="007D6F67" w:rsidP="007D6F67">
            <w:pPr>
              <w:pStyle w:val="BodyText2"/>
              <w:jc w:val="center"/>
              <w:rPr>
                <w:bCs/>
                <w:iCs/>
                <w:sz w:val="18"/>
                <w:szCs w:val="18"/>
                <w:highlight w:val="yellow"/>
              </w:rPr>
            </w:pPr>
            <w:r>
              <w:rPr>
                <w:bCs/>
                <w:iCs/>
                <w:sz w:val="18"/>
                <w:szCs w:val="18"/>
              </w:rPr>
              <w:t>3166</w:t>
            </w:r>
          </w:p>
        </w:tc>
        <w:tc>
          <w:tcPr>
            <w:tcW w:w="1614" w:type="dxa"/>
            <w:tcBorders>
              <w:bottom w:val="single" w:sz="4" w:space="0" w:color="auto"/>
            </w:tcBorders>
          </w:tcPr>
          <w:p w14:paraId="19A316DC" w14:textId="77777777" w:rsidR="007D6F67" w:rsidRDefault="007D6F67" w:rsidP="007D6F67">
            <w:pPr>
              <w:pStyle w:val="BodyText2"/>
              <w:jc w:val="center"/>
              <w:rPr>
                <w:bCs/>
                <w:iCs/>
                <w:sz w:val="18"/>
                <w:szCs w:val="18"/>
              </w:rPr>
            </w:pPr>
            <w:r>
              <w:rPr>
                <w:bCs/>
                <w:iCs/>
                <w:sz w:val="18"/>
                <w:szCs w:val="18"/>
              </w:rPr>
              <w:t>1.583</w:t>
            </w:r>
          </w:p>
        </w:tc>
      </w:tr>
    </w:tbl>
    <w:p w14:paraId="19A316DE" w14:textId="77777777" w:rsidR="00E64C66" w:rsidRDefault="00E64C66" w:rsidP="00A1183A">
      <w:pPr>
        <w:spacing w:line="300" w:lineRule="atLeast"/>
        <w:rPr>
          <w:rFonts w:ascii="Times New Roman" w:hAnsi="Times New Roman"/>
          <w:sz w:val="20"/>
        </w:rPr>
      </w:pPr>
    </w:p>
    <w:p w14:paraId="19A316DF" w14:textId="77777777" w:rsidR="00A924C8" w:rsidRPr="00A924C8" w:rsidRDefault="00ED627C" w:rsidP="00A924C8">
      <w:pPr>
        <w:keepNext/>
        <w:spacing w:line="300" w:lineRule="atLeast"/>
        <w:rPr>
          <w:rFonts w:ascii="Times New Roman" w:hAnsi="Times New Roman"/>
          <w:b/>
          <w:sz w:val="20"/>
          <w:u w:val="single"/>
        </w:rPr>
      </w:pPr>
      <w:r>
        <w:rPr>
          <w:rFonts w:ascii="Times New Roman" w:hAnsi="Times New Roman"/>
          <w:b/>
          <w:sz w:val="20"/>
          <w:u w:val="single"/>
        </w:rPr>
        <w:t>E</w:t>
      </w:r>
      <w:r w:rsidR="00A924C8" w:rsidRPr="00A924C8">
        <w:rPr>
          <w:rFonts w:ascii="Times New Roman" w:hAnsi="Times New Roman"/>
          <w:b/>
          <w:sz w:val="20"/>
          <w:u w:val="single"/>
        </w:rPr>
        <w:t xml:space="preserve">. </w:t>
      </w:r>
      <w:r w:rsidR="00A924C8" w:rsidRPr="00A924C8">
        <w:rPr>
          <w:rFonts w:ascii="Times New Roman" w:hAnsi="Times New Roman"/>
          <w:b/>
          <w:sz w:val="20"/>
          <w:u w:val="single"/>
        </w:rPr>
        <w:tab/>
        <w:t>Project Fugitive Emissions</w:t>
      </w:r>
    </w:p>
    <w:p w14:paraId="19A316E0" w14:textId="77777777" w:rsidR="00E64C66" w:rsidRDefault="00E64C66" w:rsidP="00A1183A">
      <w:pPr>
        <w:spacing w:line="300" w:lineRule="atLeast"/>
        <w:rPr>
          <w:rFonts w:ascii="Times New Roman" w:hAnsi="Times New Roman"/>
          <w:sz w:val="20"/>
        </w:rPr>
      </w:pPr>
    </w:p>
    <w:p w14:paraId="19A316E1" w14:textId="77777777" w:rsidR="00A924C8" w:rsidRDefault="00A924C8" w:rsidP="00BA5BAF">
      <w:pPr>
        <w:autoSpaceDE w:val="0"/>
        <w:autoSpaceDN w:val="0"/>
        <w:adjustRightInd w:val="0"/>
        <w:rPr>
          <w:rFonts w:ascii="Times New Roman" w:hAnsi="Times New Roman"/>
          <w:sz w:val="20"/>
        </w:rPr>
      </w:pPr>
      <w:r>
        <w:rPr>
          <w:rFonts w:ascii="Times New Roman" w:hAnsi="Times New Roman"/>
          <w:sz w:val="20"/>
        </w:rPr>
        <w:t xml:space="preserve">Fugitive emission calculations are based on the projected count of fugitive components, subdivided into process service, and applying the unit component emission factor that represents each components potential to emit.  These potential to emit emission factors are derived from Method 3 </w:t>
      </w:r>
      <w:r w:rsidR="00A43670">
        <w:rPr>
          <w:rFonts w:ascii="Times New Roman" w:hAnsi="Times New Roman"/>
          <w:sz w:val="20"/>
        </w:rPr>
        <w:t xml:space="preserve">Correlation Equation </w:t>
      </w:r>
      <w:r>
        <w:rPr>
          <w:rFonts w:ascii="Times New Roman" w:hAnsi="Times New Roman"/>
          <w:sz w:val="20"/>
        </w:rPr>
        <w:t xml:space="preserve">of the </w:t>
      </w:r>
      <w:r w:rsidR="00A43670">
        <w:rPr>
          <w:rFonts w:ascii="Times New Roman" w:hAnsi="Times New Roman"/>
          <w:sz w:val="20"/>
        </w:rPr>
        <w:t xml:space="preserve">1999 </w:t>
      </w:r>
      <w:r>
        <w:rPr>
          <w:rFonts w:ascii="Times New Roman" w:hAnsi="Times New Roman"/>
          <w:sz w:val="20"/>
        </w:rPr>
        <w:t xml:space="preserve">CAPCOA guideline </w:t>
      </w:r>
      <w:r w:rsidR="00A43670">
        <w:rPr>
          <w:rFonts w:ascii="Times New Roman" w:hAnsi="Times New Roman"/>
          <w:sz w:val="20"/>
        </w:rPr>
        <w:t xml:space="preserve">(Reference Table IV-3a) using the Regulation 8, Rule </w:t>
      </w:r>
      <w:r w:rsidR="00ED627C">
        <w:rPr>
          <w:rFonts w:ascii="Times New Roman" w:hAnsi="Times New Roman"/>
          <w:sz w:val="20"/>
        </w:rPr>
        <w:t>18</w:t>
      </w:r>
      <w:r w:rsidR="00A43670">
        <w:rPr>
          <w:rFonts w:ascii="Times New Roman" w:hAnsi="Times New Roman"/>
          <w:sz w:val="20"/>
        </w:rPr>
        <w:t xml:space="preserve"> Equipment Leak Standards.</w:t>
      </w:r>
    </w:p>
    <w:p w14:paraId="19A316E2" w14:textId="77777777" w:rsidR="00A43670" w:rsidRDefault="00A43670" w:rsidP="00BA5BAF">
      <w:pPr>
        <w:autoSpaceDE w:val="0"/>
        <w:autoSpaceDN w:val="0"/>
        <w:adjustRightInd w:val="0"/>
        <w:rPr>
          <w:rFonts w:ascii="Times New Roman" w:hAnsi="Times New Roman"/>
          <w:sz w:val="20"/>
        </w:rPr>
      </w:pPr>
    </w:p>
    <w:p w14:paraId="19A316E3" w14:textId="77777777" w:rsidR="00A43670" w:rsidRDefault="00D1732A" w:rsidP="00BA5BAF">
      <w:pPr>
        <w:autoSpaceDE w:val="0"/>
        <w:autoSpaceDN w:val="0"/>
        <w:adjustRightInd w:val="0"/>
        <w:rPr>
          <w:rFonts w:ascii="Times New Roman" w:hAnsi="Times New Roman"/>
          <w:sz w:val="20"/>
        </w:rPr>
      </w:pPr>
      <w:r>
        <w:rPr>
          <w:rFonts w:ascii="Times New Roman" w:hAnsi="Times New Roman"/>
          <w:sz w:val="20"/>
        </w:rPr>
        <w:t xml:space="preserve">While Regulation 8, Rule 44, Section 305 Equipment Leaks is the regulatory requirement for Berth 1A, Tesoro has agreed to meet the requirements of Regulation 8, Rule 18, Equipment Leaks, which are more stringent.  </w:t>
      </w:r>
      <w:r w:rsidR="00A43670">
        <w:rPr>
          <w:rFonts w:ascii="Times New Roman" w:hAnsi="Times New Roman"/>
          <w:sz w:val="20"/>
        </w:rPr>
        <w:t>The following table summarizes the emission factors used to estimate fugitive emissions.</w:t>
      </w:r>
    </w:p>
    <w:p w14:paraId="19A316E4" w14:textId="77777777" w:rsidR="00A43670" w:rsidRDefault="00A43670" w:rsidP="00A1183A">
      <w:pPr>
        <w:spacing w:line="300" w:lineRule="atLeast"/>
        <w:rPr>
          <w:rFonts w:ascii="Times New Roman" w:hAnsi="Times New Roman"/>
          <w:sz w:val="20"/>
        </w:rPr>
      </w:pPr>
    </w:p>
    <w:p w14:paraId="19A316E5" w14:textId="77777777" w:rsidR="00F82F1D" w:rsidRDefault="00F82F1D" w:rsidP="00A1183A">
      <w:pPr>
        <w:spacing w:line="300" w:lineRule="atLeast"/>
        <w:rPr>
          <w:rFonts w:ascii="Times New Roman" w:hAnsi="Times New Roman"/>
          <w:sz w:val="20"/>
        </w:rPr>
      </w:pPr>
    </w:p>
    <w:tbl>
      <w:tblPr>
        <w:tblStyle w:val="TableGrid"/>
        <w:tblW w:w="9092" w:type="dxa"/>
        <w:tblLook w:val="04A0" w:firstRow="1" w:lastRow="0" w:firstColumn="1" w:lastColumn="0" w:noHBand="0" w:noVBand="1"/>
      </w:tblPr>
      <w:tblGrid>
        <w:gridCol w:w="1476"/>
        <w:gridCol w:w="816"/>
        <w:gridCol w:w="2552"/>
        <w:gridCol w:w="1474"/>
        <w:gridCol w:w="1298"/>
        <w:gridCol w:w="1476"/>
      </w:tblGrid>
      <w:tr w:rsidR="00B06479" w:rsidRPr="001D5CF8" w14:paraId="19A316EC" w14:textId="77777777" w:rsidTr="00F16F77">
        <w:tc>
          <w:tcPr>
            <w:tcW w:w="1476" w:type="dxa"/>
            <w:shd w:val="clear" w:color="auto" w:fill="B8CCE4" w:themeFill="accent1" w:themeFillTint="66"/>
          </w:tcPr>
          <w:p w14:paraId="19A316E6" w14:textId="77777777" w:rsidR="00B06479" w:rsidRPr="001D5CF8" w:rsidRDefault="00B06479" w:rsidP="001D5CF8">
            <w:pPr>
              <w:pStyle w:val="BodyText2"/>
              <w:jc w:val="center"/>
              <w:rPr>
                <w:b/>
                <w:bCs/>
                <w:iCs/>
                <w:sz w:val="18"/>
                <w:szCs w:val="18"/>
              </w:rPr>
            </w:pPr>
            <w:r w:rsidRPr="001D5CF8">
              <w:rPr>
                <w:b/>
                <w:bCs/>
                <w:iCs/>
                <w:sz w:val="18"/>
                <w:szCs w:val="18"/>
              </w:rPr>
              <w:t>Component</w:t>
            </w:r>
          </w:p>
        </w:tc>
        <w:tc>
          <w:tcPr>
            <w:tcW w:w="816" w:type="dxa"/>
            <w:shd w:val="clear" w:color="auto" w:fill="B8CCE4" w:themeFill="accent1" w:themeFillTint="66"/>
          </w:tcPr>
          <w:p w14:paraId="19A316E7" w14:textId="77777777" w:rsidR="00B06479" w:rsidRPr="001D5CF8" w:rsidRDefault="00B06479" w:rsidP="001D5CF8">
            <w:pPr>
              <w:pStyle w:val="BodyText2"/>
              <w:jc w:val="center"/>
              <w:rPr>
                <w:b/>
                <w:bCs/>
                <w:iCs/>
                <w:sz w:val="18"/>
                <w:szCs w:val="18"/>
              </w:rPr>
            </w:pPr>
            <w:r w:rsidRPr="001D5CF8">
              <w:rPr>
                <w:b/>
                <w:bCs/>
                <w:iCs/>
                <w:sz w:val="18"/>
                <w:szCs w:val="18"/>
              </w:rPr>
              <w:t>Service</w:t>
            </w:r>
          </w:p>
        </w:tc>
        <w:tc>
          <w:tcPr>
            <w:tcW w:w="2552" w:type="dxa"/>
            <w:shd w:val="clear" w:color="auto" w:fill="B8CCE4" w:themeFill="accent1" w:themeFillTint="66"/>
          </w:tcPr>
          <w:p w14:paraId="19A316E8" w14:textId="77777777" w:rsidR="00B06479" w:rsidRPr="001D5CF8" w:rsidRDefault="00B06479" w:rsidP="001D5CF8">
            <w:pPr>
              <w:pStyle w:val="BodyText2"/>
              <w:jc w:val="center"/>
              <w:rPr>
                <w:b/>
                <w:bCs/>
                <w:iCs/>
                <w:sz w:val="18"/>
                <w:szCs w:val="18"/>
              </w:rPr>
            </w:pPr>
            <w:r w:rsidRPr="001D5CF8">
              <w:rPr>
                <w:b/>
                <w:bCs/>
                <w:iCs/>
                <w:sz w:val="18"/>
                <w:szCs w:val="18"/>
              </w:rPr>
              <w:t>Correlation Equation (kg/hr)</w:t>
            </w:r>
          </w:p>
        </w:tc>
        <w:tc>
          <w:tcPr>
            <w:tcW w:w="1474" w:type="dxa"/>
            <w:shd w:val="clear" w:color="auto" w:fill="B8CCE4" w:themeFill="accent1" w:themeFillTint="66"/>
          </w:tcPr>
          <w:p w14:paraId="19A316E9" w14:textId="77777777" w:rsidR="00B06479" w:rsidRPr="001D5CF8" w:rsidRDefault="00307009" w:rsidP="00307009">
            <w:pPr>
              <w:pStyle w:val="BodyText2"/>
              <w:jc w:val="center"/>
              <w:rPr>
                <w:b/>
                <w:bCs/>
                <w:iCs/>
                <w:sz w:val="18"/>
                <w:szCs w:val="18"/>
              </w:rPr>
            </w:pPr>
            <w:r>
              <w:rPr>
                <w:b/>
                <w:bCs/>
                <w:iCs/>
                <w:sz w:val="18"/>
                <w:szCs w:val="18"/>
              </w:rPr>
              <w:t>8-18</w:t>
            </w:r>
            <w:r w:rsidR="00B06479" w:rsidRPr="001D5CF8">
              <w:rPr>
                <w:b/>
                <w:bCs/>
                <w:iCs/>
                <w:sz w:val="18"/>
                <w:szCs w:val="18"/>
              </w:rPr>
              <w:t xml:space="preserve"> </w:t>
            </w:r>
            <w:r w:rsidR="00DA766C">
              <w:rPr>
                <w:b/>
                <w:bCs/>
                <w:iCs/>
                <w:sz w:val="18"/>
                <w:szCs w:val="18"/>
              </w:rPr>
              <w:t xml:space="preserve">Leak </w:t>
            </w:r>
            <w:r w:rsidR="00B06479" w:rsidRPr="001D5CF8">
              <w:rPr>
                <w:b/>
                <w:bCs/>
                <w:iCs/>
                <w:sz w:val="18"/>
                <w:szCs w:val="18"/>
              </w:rPr>
              <w:t>Standard (ppm)</w:t>
            </w:r>
          </w:p>
        </w:tc>
        <w:tc>
          <w:tcPr>
            <w:tcW w:w="1298" w:type="dxa"/>
            <w:shd w:val="clear" w:color="auto" w:fill="B8CCE4" w:themeFill="accent1" w:themeFillTint="66"/>
          </w:tcPr>
          <w:p w14:paraId="19A316EA" w14:textId="77777777" w:rsidR="00B06479" w:rsidRPr="001D5CF8" w:rsidRDefault="00B06479" w:rsidP="001D5CF8">
            <w:pPr>
              <w:pStyle w:val="BodyText2"/>
              <w:jc w:val="center"/>
              <w:rPr>
                <w:b/>
                <w:bCs/>
                <w:iCs/>
                <w:sz w:val="18"/>
                <w:szCs w:val="18"/>
              </w:rPr>
            </w:pPr>
            <w:r w:rsidRPr="001D5CF8">
              <w:rPr>
                <w:b/>
                <w:bCs/>
                <w:iCs/>
                <w:sz w:val="18"/>
                <w:szCs w:val="18"/>
              </w:rPr>
              <w:t>Emission Factor kg/hr</w:t>
            </w:r>
          </w:p>
        </w:tc>
        <w:tc>
          <w:tcPr>
            <w:tcW w:w="1476" w:type="dxa"/>
            <w:shd w:val="clear" w:color="auto" w:fill="B8CCE4" w:themeFill="accent1" w:themeFillTint="66"/>
          </w:tcPr>
          <w:p w14:paraId="19A316EB" w14:textId="77777777" w:rsidR="00B06479" w:rsidRPr="001D5CF8" w:rsidRDefault="00B06479" w:rsidP="001D5CF8">
            <w:pPr>
              <w:pStyle w:val="BodyText2"/>
              <w:jc w:val="center"/>
              <w:rPr>
                <w:b/>
                <w:bCs/>
                <w:iCs/>
                <w:sz w:val="18"/>
                <w:szCs w:val="18"/>
              </w:rPr>
            </w:pPr>
            <w:r w:rsidRPr="001D5CF8">
              <w:rPr>
                <w:b/>
                <w:bCs/>
                <w:iCs/>
                <w:sz w:val="18"/>
                <w:szCs w:val="18"/>
              </w:rPr>
              <w:t>Emission Factor lb/hr</w:t>
            </w:r>
          </w:p>
        </w:tc>
      </w:tr>
      <w:tr w:rsidR="00DA766C" w14:paraId="19A316F3" w14:textId="77777777" w:rsidTr="00715EC7">
        <w:tc>
          <w:tcPr>
            <w:tcW w:w="1476" w:type="dxa"/>
          </w:tcPr>
          <w:p w14:paraId="19A316ED" w14:textId="77777777" w:rsidR="00DA766C" w:rsidRDefault="00DA766C" w:rsidP="00DA766C">
            <w:pPr>
              <w:spacing w:line="300" w:lineRule="atLeast"/>
              <w:rPr>
                <w:rFonts w:ascii="Times New Roman" w:hAnsi="Times New Roman"/>
                <w:sz w:val="20"/>
              </w:rPr>
            </w:pPr>
            <w:r>
              <w:rPr>
                <w:rFonts w:ascii="Times New Roman" w:hAnsi="Times New Roman"/>
                <w:sz w:val="20"/>
              </w:rPr>
              <w:t>Valves</w:t>
            </w:r>
          </w:p>
        </w:tc>
        <w:tc>
          <w:tcPr>
            <w:tcW w:w="816" w:type="dxa"/>
          </w:tcPr>
          <w:p w14:paraId="19A316EE" w14:textId="77777777" w:rsidR="00DA766C" w:rsidRDefault="00DA766C" w:rsidP="00DA766C">
            <w:pPr>
              <w:spacing w:line="300" w:lineRule="atLeast"/>
              <w:rPr>
                <w:rFonts w:ascii="Times New Roman" w:hAnsi="Times New Roman"/>
                <w:sz w:val="20"/>
              </w:rPr>
            </w:pPr>
            <w:r>
              <w:rPr>
                <w:rFonts w:ascii="Times New Roman" w:hAnsi="Times New Roman"/>
                <w:sz w:val="20"/>
              </w:rPr>
              <w:t>All</w:t>
            </w:r>
          </w:p>
        </w:tc>
        <w:tc>
          <w:tcPr>
            <w:tcW w:w="2552" w:type="dxa"/>
          </w:tcPr>
          <w:p w14:paraId="19A316EF"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2.27E-06(ppm)</w:t>
            </w:r>
            <w:r w:rsidRPr="00081E04">
              <w:rPr>
                <w:rFonts w:ascii="Times New Roman" w:hAnsi="Times New Roman"/>
                <w:sz w:val="20"/>
                <w:vertAlign w:val="superscript"/>
              </w:rPr>
              <w:t>0.747</w:t>
            </w:r>
          </w:p>
        </w:tc>
        <w:tc>
          <w:tcPr>
            <w:tcW w:w="1474" w:type="dxa"/>
            <w:vAlign w:val="center"/>
          </w:tcPr>
          <w:p w14:paraId="19A316F0"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100</w:t>
            </w:r>
          </w:p>
        </w:tc>
        <w:tc>
          <w:tcPr>
            <w:tcW w:w="1298" w:type="dxa"/>
            <w:vAlign w:val="center"/>
          </w:tcPr>
          <w:p w14:paraId="19A316F1" w14:textId="77777777" w:rsidR="00DA766C" w:rsidRPr="00B11467" w:rsidRDefault="00DA766C" w:rsidP="00B11467">
            <w:pPr>
              <w:spacing w:line="300" w:lineRule="atLeast"/>
              <w:jc w:val="center"/>
              <w:rPr>
                <w:rFonts w:ascii="Times New Roman" w:hAnsi="Times New Roman"/>
                <w:sz w:val="20"/>
              </w:rPr>
            </w:pPr>
            <w:r w:rsidRPr="00B11467">
              <w:rPr>
                <w:rFonts w:ascii="Times New Roman" w:hAnsi="Times New Roman"/>
                <w:sz w:val="20"/>
              </w:rPr>
              <w:t>7.08E-05</w:t>
            </w:r>
          </w:p>
        </w:tc>
        <w:tc>
          <w:tcPr>
            <w:tcW w:w="1476" w:type="dxa"/>
            <w:vAlign w:val="center"/>
          </w:tcPr>
          <w:p w14:paraId="19A316F2" w14:textId="77777777" w:rsidR="00DA766C" w:rsidRPr="00B11467" w:rsidRDefault="00DA766C" w:rsidP="00B11467">
            <w:pPr>
              <w:spacing w:line="300" w:lineRule="atLeast"/>
              <w:jc w:val="center"/>
              <w:rPr>
                <w:rFonts w:ascii="Times New Roman" w:hAnsi="Times New Roman"/>
                <w:sz w:val="20"/>
              </w:rPr>
            </w:pPr>
            <w:r w:rsidRPr="00B11467">
              <w:rPr>
                <w:rFonts w:ascii="Times New Roman" w:hAnsi="Times New Roman"/>
                <w:sz w:val="20"/>
              </w:rPr>
              <w:t>1.56E-04</w:t>
            </w:r>
          </w:p>
        </w:tc>
      </w:tr>
      <w:tr w:rsidR="00DA766C" w14:paraId="19A316FA" w14:textId="77777777" w:rsidTr="00715EC7">
        <w:tc>
          <w:tcPr>
            <w:tcW w:w="1476" w:type="dxa"/>
          </w:tcPr>
          <w:p w14:paraId="19A316F4" w14:textId="77777777" w:rsidR="00DA766C" w:rsidRDefault="00DA766C" w:rsidP="00DA766C">
            <w:pPr>
              <w:spacing w:line="300" w:lineRule="atLeast"/>
              <w:rPr>
                <w:rFonts w:ascii="Times New Roman" w:hAnsi="Times New Roman"/>
                <w:sz w:val="20"/>
              </w:rPr>
            </w:pPr>
            <w:r>
              <w:rPr>
                <w:rFonts w:ascii="Times New Roman" w:hAnsi="Times New Roman"/>
                <w:sz w:val="20"/>
              </w:rPr>
              <w:t>Pump seals</w:t>
            </w:r>
          </w:p>
        </w:tc>
        <w:tc>
          <w:tcPr>
            <w:tcW w:w="816" w:type="dxa"/>
          </w:tcPr>
          <w:p w14:paraId="19A316F5" w14:textId="77777777" w:rsidR="00DA766C" w:rsidRDefault="00DA766C" w:rsidP="00DA766C">
            <w:pPr>
              <w:spacing w:line="300" w:lineRule="atLeast"/>
              <w:rPr>
                <w:rFonts w:ascii="Times New Roman" w:hAnsi="Times New Roman"/>
                <w:sz w:val="20"/>
              </w:rPr>
            </w:pPr>
            <w:r>
              <w:rPr>
                <w:rFonts w:ascii="Times New Roman" w:hAnsi="Times New Roman"/>
                <w:sz w:val="20"/>
              </w:rPr>
              <w:t>All</w:t>
            </w:r>
          </w:p>
        </w:tc>
        <w:tc>
          <w:tcPr>
            <w:tcW w:w="2552" w:type="dxa"/>
          </w:tcPr>
          <w:p w14:paraId="19A316F6"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5.07E-05(ppm)</w:t>
            </w:r>
            <w:r w:rsidRPr="00081E04">
              <w:rPr>
                <w:rFonts w:ascii="Times New Roman" w:hAnsi="Times New Roman"/>
                <w:sz w:val="20"/>
                <w:vertAlign w:val="superscript"/>
              </w:rPr>
              <w:t>0.</w:t>
            </w:r>
            <w:r>
              <w:rPr>
                <w:rFonts w:ascii="Times New Roman" w:hAnsi="Times New Roman"/>
                <w:sz w:val="20"/>
                <w:vertAlign w:val="superscript"/>
              </w:rPr>
              <w:t>6</w:t>
            </w:r>
            <w:r w:rsidR="00437F3E">
              <w:rPr>
                <w:rFonts w:ascii="Times New Roman" w:hAnsi="Times New Roman"/>
                <w:sz w:val="20"/>
                <w:vertAlign w:val="superscript"/>
              </w:rPr>
              <w:t>2</w:t>
            </w:r>
            <w:r>
              <w:rPr>
                <w:rFonts w:ascii="Times New Roman" w:hAnsi="Times New Roman"/>
                <w:sz w:val="20"/>
                <w:vertAlign w:val="superscript"/>
              </w:rPr>
              <w:t>2</w:t>
            </w:r>
          </w:p>
        </w:tc>
        <w:tc>
          <w:tcPr>
            <w:tcW w:w="1474" w:type="dxa"/>
            <w:vAlign w:val="center"/>
          </w:tcPr>
          <w:p w14:paraId="19A316F7"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500</w:t>
            </w:r>
          </w:p>
        </w:tc>
        <w:tc>
          <w:tcPr>
            <w:tcW w:w="1298" w:type="dxa"/>
            <w:vAlign w:val="center"/>
          </w:tcPr>
          <w:p w14:paraId="19A316F8" w14:textId="77777777" w:rsidR="00DA766C" w:rsidRPr="00B11467" w:rsidRDefault="00437F3E" w:rsidP="00B11467">
            <w:pPr>
              <w:spacing w:line="300" w:lineRule="atLeast"/>
              <w:jc w:val="center"/>
              <w:rPr>
                <w:rFonts w:ascii="Times New Roman" w:hAnsi="Times New Roman"/>
                <w:sz w:val="20"/>
              </w:rPr>
            </w:pPr>
            <w:r w:rsidRPr="00B11467">
              <w:rPr>
                <w:rFonts w:ascii="Times New Roman" w:hAnsi="Times New Roman"/>
                <w:sz w:val="20"/>
              </w:rPr>
              <w:t>2.42</w:t>
            </w:r>
            <w:r w:rsidR="00DA766C" w:rsidRPr="00B11467">
              <w:rPr>
                <w:rFonts w:ascii="Times New Roman" w:hAnsi="Times New Roman"/>
                <w:sz w:val="20"/>
              </w:rPr>
              <w:t>E-03</w:t>
            </w:r>
          </w:p>
        </w:tc>
        <w:tc>
          <w:tcPr>
            <w:tcW w:w="1476" w:type="dxa"/>
            <w:vAlign w:val="center"/>
          </w:tcPr>
          <w:p w14:paraId="19A316F9" w14:textId="77777777" w:rsidR="00DA766C" w:rsidRPr="00B11467" w:rsidRDefault="00437F3E" w:rsidP="00B11467">
            <w:pPr>
              <w:spacing w:line="300" w:lineRule="atLeast"/>
              <w:jc w:val="center"/>
              <w:rPr>
                <w:rFonts w:ascii="Times New Roman" w:hAnsi="Times New Roman"/>
                <w:sz w:val="20"/>
              </w:rPr>
            </w:pPr>
            <w:r w:rsidRPr="00B11467">
              <w:rPr>
                <w:rFonts w:ascii="Times New Roman" w:hAnsi="Times New Roman"/>
                <w:sz w:val="20"/>
              </w:rPr>
              <w:t>5.33</w:t>
            </w:r>
            <w:r w:rsidR="00DA766C" w:rsidRPr="00B11467">
              <w:rPr>
                <w:rFonts w:ascii="Times New Roman" w:hAnsi="Times New Roman"/>
                <w:sz w:val="20"/>
              </w:rPr>
              <w:t>E-03</w:t>
            </w:r>
          </w:p>
        </w:tc>
      </w:tr>
      <w:tr w:rsidR="00DA766C" w14:paraId="19A31701" w14:textId="77777777" w:rsidTr="00715EC7">
        <w:tc>
          <w:tcPr>
            <w:tcW w:w="1476" w:type="dxa"/>
          </w:tcPr>
          <w:p w14:paraId="19A316FB" w14:textId="77777777" w:rsidR="00DA766C" w:rsidRDefault="00DA766C" w:rsidP="00DA766C">
            <w:pPr>
              <w:spacing w:line="300" w:lineRule="atLeast"/>
              <w:rPr>
                <w:rFonts w:ascii="Times New Roman" w:hAnsi="Times New Roman"/>
                <w:sz w:val="20"/>
              </w:rPr>
            </w:pPr>
            <w:r>
              <w:rPr>
                <w:rFonts w:ascii="Times New Roman" w:hAnsi="Times New Roman"/>
                <w:sz w:val="20"/>
              </w:rPr>
              <w:t xml:space="preserve">Connectors </w:t>
            </w:r>
          </w:p>
        </w:tc>
        <w:tc>
          <w:tcPr>
            <w:tcW w:w="816" w:type="dxa"/>
          </w:tcPr>
          <w:p w14:paraId="19A316FC" w14:textId="77777777" w:rsidR="00DA766C" w:rsidRDefault="00DA766C" w:rsidP="00DA766C">
            <w:pPr>
              <w:spacing w:line="300" w:lineRule="atLeast"/>
              <w:rPr>
                <w:rFonts w:ascii="Times New Roman" w:hAnsi="Times New Roman"/>
                <w:sz w:val="20"/>
              </w:rPr>
            </w:pPr>
            <w:r>
              <w:rPr>
                <w:rFonts w:ascii="Times New Roman" w:hAnsi="Times New Roman"/>
                <w:sz w:val="20"/>
              </w:rPr>
              <w:t>All</w:t>
            </w:r>
          </w:p>
        </w:tc>
        <w:tc>
          <w:tcPr>
            <w:tcW w:w="2552" w:type="dxa"/>
          </w:tcPr>
          <w:p w14:paraId="19A316FD"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1.53E-06(ppm)</w:t>
            </w:r>
            <w:r w:rsidRPr="00081E04">
              <w:rPr>
                <w:rFonts w:ascii="Times New Roman" w:hAnsi="Times New Roman"/>
                <w:sz w:val="20"/>
                <w:vertAlign w:val="superscript"/>
              </w:rPr>
              <w:t>0.</w:t>
            </w:r>
            <w:r>
              <w:rPr>
                <w:rFonts w:ascii="Times New Roman" w:hAnsi="Times New Roman"/>
                <w:sz w:val="20"/>
                <w:vertAlign w:val="superscript"/>
              </w:rPr>
              <w:t>736</w:t>
            </w:r>
          </w:p>
        </w:tc>
        <w:tc>
          <w:tcPr>
            <w:tcW w:w="1474" w:type="dxa"/>
            <w:vAlign w:val="center"/>
          </w:tcPr>
          <w:p w14:paraId="19A316FE"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100</w:t>
            </w:r>
          </w:p>
        </w:tc>
        <w:tc>
          <w:tcPr>
            <w:tcW w:w="1298" w:type="dxa"/>
            <w:vAlign w:val="center"/>
          </w:tcPr>
          <w:p w14:paraId="19A316FF" w14:textId="77777777" w:rsidR="00DA766C" w:rsidRPr="00B11467" w:rsidRDefault="00DA766C" w:rsidP="00B11467">
            <w:pPr>
              <w:spacing w:line="300" w:lineRule="atLeast"/>
              <w:jc w:val="center"/>
              <w:rPr>
                <w:rFonts w:ascii="Times New Roman" w:hAnsi="Times New Roman"/>
                <w:sz w:val="20"/>
              </w:rPr>
            </w:pPr>
            <w:r w:rsidRPr="00B11467">
              <w:rPr>
                <w:rFonts w:ascii="Times New Roman" w:hAnsi="Times New Roman"/>
                <w:sz w:val="20"/>
              </w:rPr>
              <w:t>4.54E-05</w:t>
            </w:r>
          </w:p>
        </w:tc>
        <w:tc>
          <w:tcPr>
            <w:tcW w:w="1476" w:type="dxa"/>
            <w:vAlign w:val="center"/>
          </w:tcPr>
          <w:p w14:paraId="19A31700" w14:textId="77777777" w:rsidR="00DA766C" w:rsidRPr="00B11467" w:rsidRDefault="00DA766C" w:rsidP="00B11467">
            <w:pPr>
              <w:spacing w:line="300" w:lineRule="atLeast"/>
              <w:jc w:val="center"/>
              <w:rPr>
                <w:rFonts w:ascii="Times New Roman" w:hAnsi="Times New Roman"/>
                <w:sz w:val="20"/>
              </w:rPr>
            </w:pPr>
            <w:r w:rsidRPr="00B11467">
              <w:rPr>
                <w:rFonts w:ascii="Times New Roman" w:hAnsi="Times New Roman"/>
                <w:sz w:val="20"/>
              </w:rPr>
              <w:t>1.00E-04</w:t>
            </w:r>
          </w:p>
        </w:tc>
      </w:tr>
      <w:tr w:rsidR="00DA766C" w14:paraId="19A31708" w14:textId="77777777" w:rsidTr="00715EC7">
        <w:tc>
          <w:tcPr>
            <w:tcW w:w="1476" w:type="dxa"/>
          </w:tcPr>
          <w:p w14:paraId="19A31702" w14:textId="77777777" w:rsidR="00DA766C" w:rsidRDefault="00DA766C" w:rsidP="00DA766C">
            <w:pPr>
              <w:spacing w:line="300" w:lineRule="atLeast"/>
              <w:rPr>
                <w:rFonts w:ascii="Times New Roman" w:hAnsi="Times New Roman"/>
                <w:sz w:val="20"/>
              </w:rPr>
            </w:pPr>
            <w:r>
              <w:rPr>
                <w:rFonts w:ascii="Times New Roman" w:hAnsi="Times New Roman"/>
                <w:sz w:val="20"/>
              </w:rPr>
              <w:t>Flanges</w:t>
            </w:r>
          </w:p>
        </w:tc>
        <w:tc>
          <w:tcPr>
            <w:tcW w:w="816" w:type="dxa"/>
          </w:tcPr>
          <w:p w14:paraId="19A31703" w14:textId="77777777" w:rsidR="00DA766C" w:rsidRDefault="00DA766C" w:rsidP="00DA766C">
            <w:pPr>
              <w:spacing w:line="300" w:lineRule="atLeast"/>
              <w:rPr>
                <w:rFonts w:ascii="Times New Roman" w:hAnsi="Times New Roman"/>
                <w:sz w:val="20"/>
              </w:rPr>
            </w:pPr>
            <w:r>
              <w:rPr>
                <w:rFonts w:ascii="Times New Roman" w:hAnsi="Times New Roman"/>
                <w:sz w:val="20"/>
              </w:rPr>
              <w:t>All</w:t>
            </w:r>
          </w:p>
        </w:tc>
        <w:tc>
          <w:tcPr>
            <w:tcW w:w="2552" w:type="dxa"/>
          </w:tcPr>
          <w:p w14:paraId="19A31704"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4.53E-06(ppm)</w:t>
            </w:r>
            <w:r w:rsidRPr="00081E04">
              <w:rPr>
                <w:rFonts w:ascii="Times New Roman" w:hAnsi="Times New Roman"/>
                <w:sz w:val="20"/>
                <w:vertAlign w:val="superscript"/>
              </w:rPr>
              <w:t>0.7</w:t>
            </w:r>
            <w:r>
              <w:rPr>
                <w:rFonts w:ascii="Times New Roman" w:hAnsi="Times New Roman"/>
                <w:sz w:val="20"/>
                <w:vertAlign w:val="superscript"/>
              </w:rPr>
              <w:t>06</w:t>
            </w:r>
          </w:p>
        </w:tc>
        <w:tc>
          <w:tcPr>
            <w:tcW w:w="1474" w:type="dxa"/>
            <w:vAlign w:val="center"/>
          </w:tcPr>
          <w:p w14:paraId="19A31705"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100</w:t>
            </w:r>
          </w:p>
        </w:tc>
        <w:tc>
          <w:tcPr>
            <w:tcW w:w="1298" w:type="dxa"/>
            <w:vAlign w:val="center"/>
          </w:tcPr>
          <w:p w14:paraId="19A31706" w14:textId="77777777" w:rsidR="00DA766C" w:rsidRPr="00B11467" w:rsidRDefault="00DA766C" w:rsidP="00B11467">
            <w:pPr>
              <w:spacing w:line="300" w:lineRule="atLeast"/>
              <w:jc w:val="center"/>
              <w:rPr>
                <w:rFonts w:ascii="Times New Roman" w:hAnsi="Times New Roman"/>
                <w:sz w:val="20"/>
              </w:rPr>
            </w:pPr>
            <w:r w:rsidRPr="00B11467">
              <w:rPr>
                <w:rFonts w:ascii="Times New Roman" w:hAnsi="Times New Roman"/>
                <w:sz w:val="20"/>
              </w:rPr>
              <w:t>1.17E-04</w:t>
            </w:r>
          </w:p>
        </w:tc>
        <w:tc>
          <w:tcPr>
            <w:tcW w:w="1476" w:type="dxa"/>
            <w:vAlign w:val="center"/>
          </w:tcPr>
          <w:p w14:paraId="19A31707" w14:textId="77777777" w:rsidR="00DA766C" w:rsidRPr="00B11467" w:rsidRDefault="00DA766C" w:rsidP="00B11467">
            <w:pPr>
              <w:spacing w:line="300" w:lineRule="atLeast"/>
              <w:jc w:val="center"/>
              <w:rPr>
                <w:rFonts w:ascii="Times New Roman" w:hAnsi="Times New Roman"/>
                <w:sz w:val="20"/>
              </w:rPr>
            </w:pPr>
            <w:r w:rsidRPr="00B11467">
              <w:rPr>
                <w:rFonts w:ascii="Times New Roman" w:hAnsi="Times New Roman"/>
                <w:sz w:val="20"/>
              </w:rPr>
              <w:t>2.58E-04</w:t>
            </w:r>
          </w:p>
        </w:tc>
      </w:tr>
      <w:tr w:rsidR="00DA766C" w14:paraId="19A3170F" w14:textId="77777777" w:rsidTr="00715EC7">
        <w:tc>
          <w:tcPr>
            <w:tcW w:w="1476" w:type="dxa"/>
          </w:tcPr>
          <w:p w14:paraId="19A31709" w14:textId="77777777" w:rsidR="00DA766C" w:rsidRDefault="00DA766C" w:rsidP="00DA766C">
            <w:pPr>
              <w:spacing w:line="300" w:lineRule="atLeast"/>
              <w:rPr>
                <w:rFonts w:ascii="Times New Roman" w:hAnsi="Times New Roman"/>
                <w:sz w:val="20"/>
              </w:rPr>
            </w:pPr>
            <w:r>
              <w:rPr>
                <w:rFonts w:ascii="Times New Roman" w:hAnsi="Times New Roman"/>
                <w:sz w:val="20"/>
              </w:rPr>
              <w:t>Other (PRV)</w:t>
            </w:r>
          </w:p>
        </w:tc>
        <w:tc>
          <w:tcPr>
            <w:tcW w:w="816" w:type="dxa"/>
          </w:tcPr>
          <w:p w14:paraId="19A3170A" w14:textId="77777777" w:rsidR="00DA766C" w:rsidRDefault="00DA766C" w:rsidP="00DA766C">
            <w:pPr>
              <w:spacing w:line="300" w:lineRule="atLeast"/>
              <w:rPr>
                <w:rFonts w:ascii="Times New Roman" w:hAnsi="Times New Roman"/>
                <w:sz w:val="20"/>
              </w:rPr>
            </w:pPr>
            <w:r>
              <w:rPr>
                <w:rFonts w:ascii="Times New Roman" w:hAnsi="Times New Roman"/>
                <w:sz w:val="20"/>
              </w:rPr>
              <w:t>All</w:t>
            </w:r>
          </w:p>
        </w:tc>
        <w:tc>
          <w:tcPr>
            <w:tcW w:w="2552" w:type="dxa"/>
          </w:tcPr>
          <w:p w14:paraId="19A3170B"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8.69E-06(ppm)</w:t>
            </w:r>
            <w:r w:rsidRPr="00081E04">
              <w:rPr>
                <w:rFonts w:ascii="Times New Roman" w:hAnsi="Times New Roman"/>
                <w:sz w:val="20"/>
                <w:vertAlign w:val="superscript"/>
              </w:rPr>
              <w:t>0.</w:t>
            </w:r>
            <w:r>
              <w:rPr>
                <w:rFonts w:ascii="Times New Roman" w:hAnsi="Times New Roman"/>
                <w:sz w:val="20"/>
                <w:vertAlign w:val="superscript"/>
              </w:rPr>
              <w:t>642</w:t>
            </w:r>
          </w:p>
        </w:tc>
        <w:tc>
          <w:tcPr>
            <w:tcW w:w="1474" w:type="dxa"/>
            <w:vAlign w:val="center"/>
          </w:tcPr>
          <w:p w14:paraId="19A3170C"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500</w:t>
            </w:r>
          </w:p>
        </w:tc>
        <w:tc>
          <w:tcPr>
            <w:tcW w:w="1298" w:type="dxa"/>
            <w:vAlign w:val="center"/>
          </w:tcPr>
          <w:p w14:paraId="19A3170D" w14:textId="77777777" w:rsidR="00DA766C" w:rsidRPr="00B11467" w:rsidRDefault="00DA766C" w:rsidP="00B11467">
            <w:pPr>
              <w:spacing w:line="300" w:lineRule="atLeast"/>
              <w:jc w:val="center"/>
              <w:rPr>
                <w:rFonts w:ascii="Times New Roman" w:hAnsi="Times New Roman"/>
                <w:sz w:val="20"/>
              </w:rPr>
            </w:pPr>
            <w:r w:rsidRPr="00B11467">
              <w:rPr>
                <w:rFonts w:ascii="Times New Roman" w:hAnsi="Times New Roman"/>
                <w:sz w:val="20"/>
              </w:rPr>
              <w:t>4.70E-04</w:t>
            </w:r>
          </w:p>
        </w:tc>
        <w:tc>
          <w:tcPr>
            <w:tcW w:w="1476" w:type="dxa"/>
            <w:vAlign w:val="center"/>
          </w:tcPr>
          <w:p w14:paraId="19A3170E" w14:textId="77777777" w:rsidR="00DA766C" w:rsidRPr="00B11467" w:rsidRDefault="00DA766C" w:rsidP="00B11467">
            <w:pPr>
              <w:spacing w:line="300" w:lineRule="atLeast"/>
              <w:jc w:val="center"/>
              <w:rPr>
                <w:rFonts w:ascii="Times New Roman" w:hAnsi="Times New Roman"/>
                <w:sz w:val="20"/>
              </w:rPr>
            </w:pPr>
            <w:r w:rsidRPr="00B11467">
              <w:rPr>
                <w:rFonts w:ascii="Times New Roman" w:hAnsi="Times New Roman"/>
                <w:sz w:val="20"/>
              </w:rPr>
              <w:t>1.04E-03</w:t>
            </w:r>
          </w:p>
        </w:tc>
      </w:tr>
    </w:tbl>
    <w:p w14:paraId="19A31710" w14:textId="77777777" w:rsidR="00BF4D1E" w:rsidRDefault="00BF4D1E" w:rsidP="00BF4D1E">
      <w:pPr>
        <w:spacing w:line="300" w:lineRule="atLeast"/>
        <w:rPr>
          <w:rFonts w:ascii="Times New Roman" w:hAnsi="Times New Roman"/>
          <w:sz w:val="20"/>
        </w:rPr>
      </w:pPr>
    </w:p>
    <w:p w14:paraId="19A31711" w14:textId="77777777" w:rsidR="00F82F1D" w:rsidRDefault="00F82F1D" w:rsidP="00BF4D1E">
      <w:pPr>
        <w:spacing w:line="300" w:lineRule="atLeast"/>
        <w:rPr>
          <w:rFonts w:ascii="Times New Roman" w:hAnsi="Times New Roman"/>
          <w:sz w:val="20"/>
        </w:rPr>
      </w:pPr>
    </w:p>
    <w:p w14:paraId="19A31712" w14:textId="77777777" w:rsidR="00BF4D1E" w:rsidRDefault="00BF4D1E" w:rsidP="00BA5BAF">
      <w:pPr>
        <w:autoSpaceDE w:val="0"/>
        <w:autoSpaceDN w:val="0"/>
        <w:adjustRightInd w:val="0"/>
        <w:rPr>
          <w:rFonts w:ascii="Times New Roman" w:hAnsi="Times New Roman"/>
          <w:sz w:val="20"/>
        </w:rPr>
      </w:pPr>
      <w:r>
        <w:rPr>
          <w:rFonts w:ascii="Times New Roman" w:hAnsi="Times New Roman"/>
          <w:sz w:val="20"/>
        </w:rPr>
        <w:t>Total estimated fugitive components for the project have been provided by Tesoro, and are summarized in the following table.</w:t>
      </w:r>
    </w:p>
    <w:p w14:paraId="19A31713" w14:textId="77777777" w:rsidR="00BF4D1E" w:rsidRDefault="00BF4D1E" w:rsidP="00BF4D1E">
      <w:pPr>
        <w:spacing w:line="300" w:lineRule="atLeast"/>
        <w:rPr>
          <w:rFonts w:ascii="Times New Roman" w:hAnsi="Times New Roman"/>
          <w:sz w:val="20"/>
        </w:rPr>
      </w:pPr>
    </w:p>
    <w:p w14:paraId="19A31714" w14:textId="77777777" w:rsidR="00F82F1D" w:rsidRDefault="00F82F1D" w:rsidP="00BF4D1E">
      <w:pPr>
        <w:spacing w:line="300" w:lineRule="atLeast"/>
        <w:rPr>
          <w:rFonts w:ascii="Times New Roman" w:hAnsi="Times New Roman"/>
          <w:sz w:val="20"/>
        </w:rPr>
      </w:pPr>
    </w:p>
    <w:tbl>
      <w:tblPr>
        <w:tblW w:w="8481" w:type="dxa"/>
        <w:tblInd w:w="113" w:type="dxa"/>
        <w:tblLook w:val="04A0" w:firstRow="1" w:lastRow="0" w:firstColumn="1" w:lastColumn="0" w:noHBand="0" w:noVBand="1"/>
      </w:tblPr>
      <w:tblGrid>
        <w:gridCol w:w="1128"/>
        <w:gridCol w:w="1383"/>
        <w:gridCol w:w="1529"/>
        <w:gridCol w:w="807"/>
        <w:gridCol w:w="936"/>
        <w:gridCol w:w="775"/>
        <w:gridCol w:w="836"/>
        <w:gridCol w:w="1087"/>
      </w:tblGrid>
      <w:tr w:rsidR="009F41B4" w:rsidRPr="001D5CF8" w14:paraId="19A3171D" w14:textId="77777777" w:rsidTr="00F16F77">
        <w:trPr>
          <w:trHeight w:val="863"/>
          <w:tblHeader/>
        </w:trPr>
        <w:tc>
          <w:tcPr>
            <w:tcW w:w="112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19A31715" w14:textId="77777777" w:rsidR="00810057" w:rsidRPr="007A77AE" w:rsidRDefault="00810057" w:rsidP="001D5CF8">
            <w:pPr>
              <w:pStyle w:val="BodyText2"/>
              <w:jc w:val="center"/>
              <w:rPr>
                <w:b/>
                <w:bCs/>
                <w:iCs/>
                <w:sz w:val="18"/>
                <w:szCs w:val="18"/>
              </w:rPr>
            </w:pPr>
            <w:r w:rsidRPr="007A77AE">
              <w:rPr>
                <w:b/>
                <w:bCs/>
                <w:iCs/>
                <w:sz w:val="18"/>
                <w:szCs w:val="18"/>
              </w:rPr>
              <w:t>Component Type</w:t>
            </w:r>
          </w:p>
        </w:tc>
        <w:tc>
          <w:tcPr>
            <w:tcW w:w="1383"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19A31716" w14:textId="77777777" w:rsidR="00810057" w:rsidRPr="007A77AE" w:rsidRDefault="00810057" w:rsidP="001D5CF8">
            <w:pPr>
              <w:pStyle w:val="BodyText2"/>
              <w:jc w:val="center"/>
              <w:rPr>
                <w:b/>
                <w:bCs/>
                <w:iCs/>
                <w:sz w:val="18"/>
                <w:szCs w:val="18"/>
              </w:rPr>
            </w:pPr>
            <w:r w:rsidRPr="007A77AE">
              <w:rPr>
                <w:b/>
                <w:bCs/>
                <w:iCs/>
                <w:sz w:val="18"/>
                <w:szCs w:val="18"/>
              </w:rPr>
              <w:t>Service Type</w:t>
            </w:r>
          </w:p>
        </w:tc>
        <w:tc>
          <w:tcPr>
            <w:tcW w:w="1529"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19A31717" w14:textId="77777777" w:rsidR="00810057" w:rsidRPr="007A77AE" w:rsidRDefault="00810057" w:rsidP="001D5CF8">
            <w:pPr>
              <w:pStyle w:val="BodyText2"/>
              <w:jc w:val="center"/>
              <w:rPr>
                <w:b/>
                <w:bCs/>
                <w:iCs/>
                <w:sz w:val="18"/>
                <w:szCs w:val="18"/>
              </w:rPr>
            </w:pPr>
            <w:r w:rsidRPr="001D5CF8">
              <w:rPr>
                <w:b/>
                <w:bCs/>
                <w:iCs/>
                <w:sz w:val="18"/>
                <w:szCs w:val="18"/>
              </w:rPr>
              <w:t>Potential Emission Factor</w:t>
            </w:r>
            <w:r w:rsidRPr="001D5CF8">
              <w:rPr>
                <w:b/>
                <w:bCs/>
                <w:iCs/>
                <w:sz w:val="18"/>
                <w:szCs w:val="18"/>
              </w:rPr>
              <w:br/>
              <w:t>(lb</w:t>
            </w:r>
            <w:r w:rsidRPr="007A77AE">
              <w:rPr>
                <w:b/>
                <w:bCs/>
                <w:iCs/>
                <w:sz w:val="18"/>
                <w:szCs w:val="18"/>
              </w:rPr>
              <w:t>/hour/source)</w:t>
            </w:r>
          </w:p>
        </w:tc>
        <w:tc>
          <w:tcPr>
            <w:tcW w:w="807" w:type="dxa"/>
            <w:tcBorders>
              <w:top w:val="single" w:sz="4" w:space="0" w:color="auto"/>
              <w:left w:val="nil"/>
              <w:bottom w:val="single" w:sz="4" w:space="0" w:color="auto"/>
              <w:right w:val="single" w:sz="4" w:space="0" w:color="auto"/>
            </w:tcBorders>
            <w:shd w:val="clear" w:color="auto" w:fill="B8CCE4" w:themeFill="accent1" w:themeFillTint="66"/>
          </w:tcPr>
          <w:p w14:paraId="19A31718" w14:textId="77777777" w:rsidR="00810057" w:rsidRPr="001D5CF8" w:rsidRDefault="00810057" w:rsidP="001D5CF8">
            <w:pPr>
              <w:pStyle w:val="BodyText2"/>
              <w:jc w:val="center"/>
              <w:rPr>
                <w:b/>
                <w:bCs/>
                <w:iCs/>
                <w:sz w:val="18"/>
                <w:szCs w:val="18"/>
              </w:rPr>
            </w:pPr>
            <w:r w:rsidRPr="001D5CF8">
              <w:rPr>
                <w:b/>
                <w:bCs/>
                <w:iCs/>
                <w:sz w:val="18"/>
                <w:szCs w:val="18"/>
              </w:rPr>
              <w:t>S-1560</w:t>
            </w:r>
            <w:r>
              <w:rPr>
                <w:b/>
                <w:bCs/>
                <w:iCs/>
                <w:sz w:val="18"/>
                <w:szCs w:val="18"/>
              </w:rPr>
              <w:t xml:space="preserve"> Berth 1A</w:t>
            </w:r>
          </w:p>
        </w:tc>
        <w:tc>
          <w:tcPr>
            <w:tcW w:w="936" w:type="dxa"/>
            <w:tcBorders>
              <w:top w:val="single" w:sz="4" w:space="0" w:color="auto"/>
              <w:left w:val="nil"/>
              <w:bottom w:val="single" w:sz="4" w:space="0" w:color="auto"/>
              <w:right w:val="single" w:sz="4" w:space="0" w:color="auto"/>
            </w:tcBorders>
            <w:shd w:val="clear" w:color="auto" w:fill="B8CCE4" w:themeFill="accent1" w:themeFillTint="66"/>
          </w:tcPr>
          <w:p w14:paraId="19A31719" w14:textId="77777777" w:rsidR="00810057" w:rsidRPr="001D5CF8" w:rsidRDefault="00810057" w:rsidP="001D5CF8">
            <w:pPr>
              <w:pStyle w:val="BodyText2"/>
              <w:jc w:val="center"/>
              <w:rPr>
                <w:b/>
                <w:bCs/>
                <w:iCs/>
                <w:sz w:val="18"/>
                <w:szCs w:val="18"/>
              </w:rPr>
            </w:pPr>
            <w:r w:rsidRPr="001D5CF8">
              <w:rPr>
                <w:b/>
                <w:bCs/>
                <w:iCs/>
                <w:sz w:val="18"/>
                <w:szCs w:val="18"/>
              </w:rPr>
              <w:t>A-1560</w:t>
            </w:r>
            <w:r>
              <w:rPr>
                <w:b/>
                <w:bCs/>
                <w:iCs/>
                <w:sz w:val="18"/>
                <w:szCs w:val="18"/>
              </w:rPr>
              <w:t xml:space="preserve"> Vapor Recovery</w:t>
            </w:r>
          </w:p>
        </w:tc>
        <w:tc>
          <w:tcPr>
            <w:tcW w:w="775" w:type="dxa"/>
            <w:tcBorders>
              <w:top w:val="single" w:sz="4" w:space="0" w:color="auto"/>
              <w:left w:val="nil"/>
              <w:bottom w:val="single" w:sz="4" w:space="0" w:color="auto"/>
              <w:right w:val="single" w:sz="4" w:space="0" w:color="auto"/>
            </w:tcBorders>
            <w:shd w:val="clear" w:color="auto" w:fill="B8CCE4" w:themeFill="accent1" w:themeFillTint="66"/>
          </w:tcPr>
          <w:p w14:paraId="19A3171A" w14:textId="77777777" w:rsidR="00810057" w:rsidRPr="001D5CF8" w:rsidRDefault="00810057" w:rsidP="00810057">
            <w:pPr>
              <w:pStyle w:val="BodyText2"/>
              <w:jc w:val="center"/>
              <w:rPr>
                <w:b/>
                <w:bCs/>
                <w:iCs/>
                <w:sz w:val="18"/>
                <w:szCs w:val="18"/>
              </w:rPr>
            </w:pPr>
            <w:r w:rsidRPr="001D5CF8">
              <w:rPr>
                <w:b/>
                <w:bCs/>
                <w:iCs/>
                <w:sz w:val="18"/>
                <w:szCs w:val="18"/>
              </w:rPr>
              <w:t>S-1564</w:t>
            </w:r>
            <w:r>
              <w:rPr>
                <w:b/>
                <w:bCs/>
                <w:iCs/>
                <w:sz w:val="18"/>
                <w:szCs w:val="18"/>
              </w:rPr>
              <w:t xml:space="preserve"> Slop Tank</w:t>
            </w:r>
          </w:p>
        </w:tc>
        <w:tc>
          <w:tcPr>
            <w:tcW w:w="836" w:type="dxa"/>
            <w:tcBorders>
              <w:top w:val="single" w:sz="4" w:space="0" w:color="auto"/>
              <w:left w:val="nil"/>
              <w:bottom w:val="single" w:sz="4" w:space="0" w:color="auto"/>
              <w:right w:val="single" w:sz="4" w:space="0" w:color="auto"/>
            </w:tcBorders>
            <w:shd w:val="clear" w:color="auto" w:fill="B8CCE4" w:themeFill="accent1" w:themeFillTint="66"/>
          </w:tcPr>
          <w:p w14:paraId="19A3171B" w14:textId="77777777" w:rsidR="00810057" w:rsidRPr="001D5CF8" w:rsidRDefault="00810057" w:rsidP="001D5CF8">
            <w:pPr>
              <w:pStyle w:val="BodyText2"/>
              <w:jc w:val="center"/>
              <w:rPr>
                <w:b/>
                <w:bCs/>
                <w:iCs/>
                <w:sz w:val="18"/>
                <w:szCs w:val="18"/>
              </w:rPr>
            </w:pPr>
            <w:r>
              <w:rPr>
                <w:b/>
                <w:bCs/>
                <w:iCs/>
                <w:sz w:val="18"/>
                <w:szCs w:val="18"/>
              </w:rPr>
              <w:t>Total Compo-nents</w:t>
            </w:r>
          </w:p>
        </w:tc>
        <w:tc>
          <w:tcPr>
            <w:tcW w:w="1087" w:type="dxa"/>
            <w:tcBorders>
              <w:top w:val="single" w:sz="4" w:space="0" w:color="auto"/>
              <w:left w:val="nil"/>
              <w:bottom w:val="single" w:sz="4" w:space="0" w:color="auto"/>
              <w:right w:val="single" w:sz="4" w:space="0" w:color="auto"/>
            </w:tcBorders>
            <w:shd w:val="clear" w:color="auto" w:fill="B8CCE4" w:themeFill="accent1" w:themeFillTint="66"/>
          </w:tcPr>
          <w:p w14:paraId="19A3171C" w14:textId="77777777" w:rsidR="00810057" w:rsidRDefault="00810057" w:rsidP="001D5CF8">
            <w:pPr>
              <w:pStyle w:val="BodyText2"/>
              <w:jc w:val="center"/>
              <w:rPr>
                <w:b/>
                <w:bCs/>
                <w:iCs/>
                <w:sz w:val="18"/>
                <w:szCs w:val="18"/>
              </w:rPr>
            </w:pPr>
            <w:r>
              <w:rPr>
                <w:b/>
                <w:bCs/>
                <w:iCs/>
                <w:sz w:val="18"/>
                <w:szCs w:val="18"/>
              </w:rPr>
              <w:t>Emissions lb/day</w:t>
            </w:r>
          </w:p>
        </w:tc>
      </w:tr>
      <w:tr w:rsidR="00DA766C" w:rsidRPr="007A77AE" w14:paraId="19A31726" w14:textId="77777777" w:rsidTr="00715EC7">
        <w:trPr>
          <w:trHeight w:val="300"/>
        </w:trPr>
        <w:tc>
          <w:tcPr>
            <w:tcW w:w="1128" w:type="dxa"/>
            <w:vMerge w:val="restart"/>
            <w:tcBorders>
              <w:top w:val="nil"/>
              <w:left w:val="single" w:sz="4" w:space="0" w:color="auto"/>
              <w:right w:val="single" w:sz="4" w:space="0" w:color="auto"/>
            </w:tcBorders>
            <w:noWrap/>
            <w:vAlign w:val="center"/>
            <w:hideMark/>
          </w:tcPr>
          <w:p w14:paraId="19A3171E"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Valves</w:t>
            </w:r>
          </w:p>
        </w:tc>
        <w:tc>
          <w:tcPr>
            <w:tcW w:w="1383" w:type="dxa"/>
            <w:tcBorders>
              <w:top w:val="nil"/>
              <w:left w:val="nil"/>
              <w:bottom w:val="single" w:sz="4" w:space="0" w:color="auto"/>
              <w:right w:val="single" w:sz="4" w:space="0" w:color="auto"/>
            </w:tcBorders>
            <w:hideMark/>
          </w:tcPr>
          <w:p w14:paraId="19A3171F"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Gas/Vapor</w:t>
            </w:r>
          </w:p>
        </w:tc>
        <w:tc>
          <w:tcPr>
            <w:tcW w:w="1529" w:type="dxa"/>
            <w:tcBorders>
              <w:top w:val="nil"/>
              <w:left w:val="nil"/>
              <w:bottom w:val="single" w:sz="4" w:space="0" w:color="auto"/>
              <w:right w:val="single" w:sz="4" w:space="0" w:color="auto"/>
            </w:tcBorders>
            <w:vAlign w:val="center"/>
            <w:hideMark/>
          </w:tcPr>
          <w:p w14:paraId="19A31720" w14:textId="77777777" w:rsidR="00DA766C" w:rsidRPr="00ED627C" w:rsidRDefault="00DA766C" w:rsidP="00ED627C">
            <w:pPr>
              <w:spacing w:line="300" w:lineRule="atLeast"/>
              <w:jc w:val="center"/>
              <w:rPr>
                <w:rFonts w:ascii="Times New Roman" w:hAnsi="Times New Roman"/>
                <w:sz w:val="20"/>
              </w:rPr>
            </w:pPr>
            <w:r w:rsidRPr="00ED627C">
              <w:rPr>
                <w:rFonts w:ascii="Times New Roman" w:hAnsi="Times New Roman"/>
                <w:sz w:val="20"/>
              </w:rPr>
              <w:t>1.56E-04</w:t>
            </w:r>
          </w:p>
        </w:tc>
        <w:tc>
          <w:tcPr>
            <w:tcW w:w="807" w:type="dxa"/>
            <w:tcBorders>
              <w:top w:val="nil"/>
              <w:left w:val="nil"/>
              <w:bottom w:val="single" w:sz="4" w:space="0" w:color="auto"/>
              <w:right w:val="single" w:sz="4" w:space="0" w:color="auto"/>
            </w:tcBorders>
          </w:tcPr>
          <w:p w14:paraId="19A31721"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936" w:type="dxa"/>
            <w:tcBorders>
              <w:top w:val="nil"/>
              <w:left w:val="nil"/>
              <w:bottom w:val="single" w:sz="4" w:space="0" w:color="auto"/>
              <w:right w:val="single" w:sz="4" w:space="0" w:color="auto"/>
            </w:tcBorders>
          </w:tcPr>
          <w:p w14:paraId="19A31722"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12</w:t>
            </w:r>
          </w:p>
        </w:tc>
        <w:tc>
          <w:tcPr>
            <w:tcW w:w="775" w:type="dxa"/>
            <w:tcBorders>
              <w:top w:val="nil"/>
              <w:left w:val="nil"/>
              <w:bottom w:val="single" w:sz="4" w:space="0" w:color="auto"/>
              <w:right w:val="single" w:sz="4" w:space="0" w:color="auto"/>
            </w:tcBorders>
          </w:tcPr>
          <w:p w14:paraId="19A31723"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836" w:type="dxa"/>
            <w:tcBorders>
              <w:top w:val="nil"/>
              <w:left w:val="nil"/>
              <w:bottom w:val="single" w:sz="4" w:space="0" w:color="auto"/>
              <w:right w:val="single" w:sz="4" w:space="0" w:color="auto"/>
            </w:tcBorders>
          </w:tcPr>
          <w:p w14:paraId="19A31724"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12</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25"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0.045 </w:t>
            </w:r>
          </w:p>
        </w:tc>
      </w:tr>
      <w:tr w:rsidR="00DA766C" w:rsidRPr="007A77AE" w14:paraId="19A3172F" w14:textId="77777777" w:rsidTr="00715EC7">
        <w:trPr>
          <w:trHeight w:val="289"/>
        </w:trPr>
        <w:tc>
          <w:tcPr>
            <w:tcW w:w="1128" w:type="dxa"/>
            <w:vMerge/>
            <w:tcBorders>
              <w:left w:val="single" w:sz="4" w:space="0" w:color="auto"/>
              <w:right w:val="single" w:sz="4" w:space="0" w:color="auto"/>
            </w:tcBorders>
            <w:noWrap/>
            <w:vAlign w:val="center"/>
            <w:hideMark/>
          </w:tcPr>
          <w:p w14:paraId="19A31727" w14:textId="77777777" w:rsidR="00DA766C" w:rsidRPr="007A77AE" w:rsidRDefault="00DA766C" w:rsidP="00DA766C">
            <w:pPr>
              <w:spacing w:line="300" w:lineRule="atLeast"/>
              <w:jc w:val="center"/>
              <w:rPr>
                <w:rFonts w:ascii="Times New Roman" w:hAnsi="Times New Roman"/>
                <w:sz w:val="20"/>
              </w:rPr>
            </w:pPr>
          </w:p>
        </w:tc>
        <w:tc>
          <w:tcPr>
            <w:tcW w:w="1383" w:type="dxa"/>
            <w:tcBorders>
              <w:top w:val="nil"/>
              <w:left w:val="nil"/>
              <w:bottom w:val="single" w:sz="4" w:space="0" w:color="auto"/>
              <w:right w:val="single" w:sz="4" w:space="0" w:color="auto"/>
            </w:tcBorders>
            <w:hideMark/>
          </w:tcPr>
          <w:p w14:paraId="19A31728"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Light Liquid</w:t>
            </w:r>
          </w:p>
        </w:tc>
        <w:tc>
          <w:tcPr>
            <w:tcW w:w="1529" w:type="dxa"/>
            <w:tcBorders>
              <w:top w:val="nil"/>
              <w:left w:val="nil"/>
              <w:bottom w:val="single" w:sz="4" w:space="0" w:color="auto"/>
              <w:right w:val="single" w:sz="4" w:space="0" w:color="auto"/>
            </w:tcBorders>
            <w:vAlign w:val="center"/>
            <w:hideMark/>
          </w:tcPr>
          <w:p w14:paraId="19A31729" w14:textId="77777777" w:rsidR="00DA766C" w:rsidRPr="00ED627C" w:rsidRDefault="00DA766C" w:rsidP="00ED627C">
            <w:pPr>
              <w:spacing w:line="300" w:lineRule="atLeast"/>
              <w:jc w:val="center"/>
              <w:rPr>
                <w:rFonts w:ascii="Times New Roman" w:hAnsi="Times New Roman"/>
                <w:sz w:val="20"/>
              </w:rPr>
            </w:pPr>
            <w:r w:rsidRPr="00ED627C">
              <w:rPr>
                <w:rFonts w:ascii="Times New Roman" w:hAnsi="Times New Roman"/>
                <w:sz w:val="20"/>
              </w:rPr>
              <w:t>1.56E-04</w:t>
            </w:r>
          </w:p>
        </w:tc>
        <w:tc>
          <w:tcPr>
            <w:tcW w:w="807" w:type="dxa"/>
            <w:tcBorders>
              <w:top w:val="nil"/>
              <w:left w:val="nil"/>
              <w:bottom w:val="single" w:sz="4" w:space="0" w:color="auto"/>
              <w:right w:val="single" w:sz="4" w:space="0" w:color="auto"/>
            </w:tcBorders>
          </w:tcPr>
          <w:p w14:paraId="19A3172A"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25</w:t>
            </w:r>
          </w:p>
        </w:tc>
        <w:tc>
          <w:tcPr>
            <w:tcW w:w="936" w:type="dxa"/>
            <w:tcBorders>
              <w:top w:val="nil"/>
              <w:left w:val="nil"/>
              <w:bottom w:val="single" w:sz="4" w:space="0" w:color="auto"/>
              <w:right w:val="single" w:sz="4" w:space="0" w:color="auto"/>
            </w:tcBorders>
          </w:tcPr>
          <w:p w14:paraId="19A3172B" w14:textId="77777777" w:rsidR="00DA766C" w:rsidRPr="001D5CF8" w:rsidRDefault="00DA766C" w:rsidP="00DA766C">
            <w:pPr>
              <w:spacing w:line="300" w:lineRule="atLeast"/>
              <w:jc w:val="center"/>
              <w:rPr>
                <w:rFonts w:ascii="Times New Roman" w:hAnsi="Times New Roman"/>
                <w:sz w:val="20"/>
              </w:rPr>
            </w:pPr>
            <w:r>
              <w:rPr>
                <w:rFonts w:ascii="Times New Roman" w:hAnsi="Times New Roman"/>
                <w:sz w:val="20"/>
              </w:rPr>
              <w:t>0</w:t>
            </w:r>
          </w:p>
        </w:tc>
        <w:tc>
          <w:tcPr>
            <w:tcW w:w="775" w:type="dxa"/>
            <w:tcBorders>
              <w:top w:val="nil"/>
              <w:left w:val="nil"/>
              <w:bottom w:val="single" w:sz="4" w:space="0" w:color="auto"/>
              <w:right w:val="single" w:sz="4" w:space="0" w:color="auto"/>
            </w:tcBorders>
          </w:tcPr>
          <w:p w14:paraId="19A3172C"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4</w:t>
            </w:r>
          </w:p>
        </w:tc>
        <w:tc>
          <w:tcPr>
            <w:tcW w:w="836" w:type="dxa"/>
            <w:tcBorders>
              <w:top w:val="nil"/>
              <w:left w:val="nil"/>
              <w:bottom w:val="single" w:sz="4" w:space="0" w:color="auto"/>
              <w:right w:val="single" w:sz="4" w:space="0" w:color="auto"/>
            </w:tcBorders>
          </w:tcPr>
          <w:p w14:paraId="19A3172D"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29</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2E"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0.109 </w:t>
            </w:r>
          </w:p>
        </w:tc>
      </w:tr>
      <w:tr w:rsidR="00DA766C" w:rsidRPr="007A77AE" w14:paraId="19A31738" w14:textId="77777777" w:rsidTr="00715EC7">
        <w:trPr>
          <w:trHeight w:val="289"/>
        </w:trPr>
        <w:tc>
          <w:tcPr>
            <w:tcW w:w="1128" w:type="dxa"/>
            <w:vMerge/>
            <w:tcBorders>
              <w:left w:val="single" w:sz="4" w:space="0" w:color="auto"/>
              <w:bottom w:val="single" w:sz="4" w:space="0" w:color="auto"/>
              <w:right w:val="single" w:sz="4" w:space="0" w:color="auto"/>
            </w:tcBorders>
            <w:noWrap/>
            <w:vAlign w:val="center"/>
            <w:hideMark/>
          </w:tcPr>
          <w:p w14:paraId="19A31730" w14:textId="77777777" w:rsidR="00DA766C" w:rsidRPr="007A77AE" w:rsidRDefault="00DA766C" w:rsidP="00DA766C">
            <w:pPr>
              <w:spacing w:line="300" w:lineRule="atLeast"/>
              <w:jc w:val="center"/>
              <w:rPr>
                <w:rFonts w:ascii="Times New Roman" w:hAnsi="Times New Roman"/>
                <w:sz w:val="20"/>
              </w:rPr>
            </w:pPr>
          </w:p>
        </w:tc>
        <w:tc>
          <w:tcPr>
            <w:tcW w:w="1383" w:type="dxa"/>
            <w:tcBorders>
              <w:top w:val="nil"/>
              <w:left w:val="nil"/>
              <w:bottom w:val="single" w:sz="4" w:space="0" w:color="auto"/>
              <w:right w:val="single" w:sz="4" w:space="0" w:color="auto"/>
            </w:tcBorders>
            <w:hideMark/>
          </w:tcPr>
          <w:p w14:paraId="19A31731"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Heavy Liquid</w:t>
            </w:r>
          </w:p>
        </w:tc>
        <w:tc>
          <w:tcPr>
            <w:tcW w:w="1529" w:type="dxa"/>
            <w:tcBorders>
              <w:top w:val="nil"/>
              <w:left w:val="nil"/>
              <w:bottom w:val="single" w:sz="4" w:space="0" w:color="auto"/>
              <w:right w:val="single" w:sz="4" w:space="0" w:color="auto"/>
            </w:tcBorders>
            <w:vAlign w:val="center"/>
            <w:hideMark/>
          </w:tcPr>
          <w:p w14:paraId="19A31732" w14:textId="77777777" w:rsidR="00DA766C" w:rsidRPr="00ED627C" w:rsidRDefault="00DA766C" w:rsidP="00ED627C">
            <w:pPr>
              <w:spacing w:line="300" w:lineRule="atLeast"/>
              <w:jc w:val="center"/>
              <w:rPr>
                <w:rFonts w:ascii="Times New Roman" w:hAnsi="Times New Roman"/>
                <w:sz w:val="20"/>
              </w:rPr>
            </w:pPr>
            <w:r w:rsidRPr="00ED627C">
              <w:rPr>
                <w:rFonts w:ascii="Times New Roman" w:hAnsi="Times New Roman"/>
                <w:sz w:val="20"/>
              </w:rPr>
              <w:t>1.56E-04</w:t>
            </w:r>
          </w:p>
        </w:tc>
        <w:tc>
          <w:tcPr>
            <w:tcW w:w="807" w:type="dxa"/>
            <w:tcBorders>
              <w:top w:val="nil"/>
              <w:left w:val="nil"/>
              <w:bottom w:val="single" w:sz="4" w:space="0" w:color="auto"/>
              <w:right w:val="single" w:sz="4" w:space="0" w:color="auto"/>
            </w:tcBorders>
          </w:tcPr>
          <w:p w14:paraId="19A31733"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17</w:t>
            </w:r>
          </w:p>
        </w:tc>
        <w:tc>
          <w:tcPr>
            <w:tcW w:w="936" w:type="dxa"/>
            <w:tcBorders>
              <w:top w:val="nil"/>
              <w:left w:val="nil"/>
              <w:bottom w:val="single" w:sz="4" w:space="0" w:color="auto"/>
              <w:right w:val="single" w:sz="4" w:space="0" w:color="auto"/>
            </w:tcBorders>
          </w:tcPr>
          <w:p w14:paraId="19A31734"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775" w:type="dxa"/>
            <w:tcBorders>
              <w:top w:val="nil"/>
              <w:left w:val="nil"/>
              <w:bottom w:val="single" w:sz="4" w:space="0" w:color="auto"/>
              <w:right w:val="single" w:sz="4" w:space="0" w:color="auto"/>
            </w:tcBorders>
          </w:tcPr>
          <w:p w14:paraId="19A31735"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836" w:type="dxa"/>
            <w:tcBorders>
              <w:top w:val="nil"/>
              <w:left w:val="nil"/>
              <w:bottom w:val="single" w:sz="4" w:space="0" w:color="auto"/>
              <w:right w:val="single" w:sz="4" w:space="0" w:color="auto"/>
            </w:tcBorders>
          </w:tcPr>
          <w:p w14:paraId="19A31736"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17</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37"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0.064 </w:t>
            </w:r>
          </w:p>
        </w:tc>
      </w:tr>
      <w:tr w:rsidR="00DA766C" w:rsidRPr="007A77AE" w14:paraId="19A31741" w14:textId="77777777" w:rsidTr="00715EC7">
        <w:trPr>
          <w:trHeight w:val="289"/>
        </w:trPr>
        <w:tc>
          <w:tcPr>
            <w:tcW w:w="1128" w:type="dxa"/>
            <w:vMerge w:val="restart"/>
            <w:tcBorders>
              <w:top w:val="nil"/>
              <w:left w:val="single" w:sz="4" w:space="0" w:color="auto"/>
              <w:right w:val="single" w:sz="4" w:space="0" w:color="auto"/>
            </w:tcBorders>
            <w:vAlign w:val="center"/>
            <w:hideMark/>
          </w:tcPr>
          <w:p w14:paraId="19A31739"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Flanges/</w:t>
            </w:r>
            <w:r w:rsidRPr="001D5CF8">
              <w:rPr>
                <w:rFonts w:ascii="Times New Roman" w:hAnsi="Times New Roman"/>
                <w:sz w:val="20"/>
              </w:rPr>
              <w:t xml:space="preserve"> </w:t>
            </w:r>
            <w:r w:rsidRPr="007A77AE">
              <w:rPr>
                <w:rFonts w:ascii="Times New Roman" w:hAnsi="Times New Roman"/>
                <w:sz w:val="20"/>
              </w:rPr>
              <w:t>Connectors</w:t>
            </w:r>
          </w:p>
        </w:tc>
        <w:tc>
          <w:tcPr>
            <w:tcW w:w="1383" w:type="dxa"/>
            <w:tcBorders>
              <w:top w:val="nil"/>
              <w:left w:val="nil"/>
              <w:bottom w:val="single" w:sz="4" w:space="0" w:color="auto"/>
              <w:right w:val="single" w:sz="4" w:space="0" w:color="auto"/>
            </w:tcBorders>
          </w:tcPr>
          <w:p w14:paraId="19A3173A"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Gas/Vapor</w:t>
            </w:r>
          </w:p>
        </w:tc>
        <w:tc>
          <w:tcPr>
            <w:tcW w:w="1529" w:type="dxa"/>
            <w:tcBorders>
              <w:top w:val="nil"/>
              <w:left w:val="nil"/>
              <w:bottom w:val="single" w:sz="4" w:space="0" w:color="auto"/>
              <w:right w:val="single" w:sz="4" w:space="0" w:color="auto"/>
            </w:tcBorders>
            <w:vAlign w:val="center"/>
          </w:tcPr>
          <w:p w14:paraId="19A3173B" w14:textId="77777777" w:rsidR="00DA766C" w:rsidRPr="00ED627C" w:rsidRDefault="00DA766C" w:rsidP="00ED627C">
            <w:pPr>
              <w:spacing w:line="300" w:lineRule="atLeast"/>
              <w:jc w:val="center"/>
              <w:rPr>
                <w:rFonts w:ascii="Times New Roman" w:hAnsi="Times New Roman"/>
                <w:sz w:val="20"/>
              </w:rPr>
            </w:pPr>
            <w:r w:rsidRPr="00ED627C">
              <w:rPr>
                <w:rFonts w:ascii="Times New Roman" w:hAnsi="Times New Roman"/>
                <w:sz w:val="20"/>
              </w:rPr>
              <w:t>2.58E-04</w:t>
            </w:r>
          </w:p>
        </w:tc>
        <w:tc>
          <w:tcPr>
            <w:tcW w:w="807" w:type="dxa"/>
            <w:tcBorders>
              <w:top w:val="nil"/>
              <w:left w:val="nil"/>
              <w:bottom w:val="single" w:sz="4" w:space="0" w:color="auto"/>
              <w:right w:val="single" w:sz="4" w:space="0" w:color="auto"/>
            </w:tcBorders>
          </w:tcPr>
          <w:p w14:paraId="19A3173C"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936" w:type="dxa"/>
            <w:tcBorders>
              <w:top w:val="nil"/>
              <w:left w:val="nil"/>
              <w:bottom w:val="single" w:sz="4" w:space="0" w:color="auto"/>
              <w:right w:val="single" w:sz="4" w:space="0" w:color="auto"/>
            </w:tcBorders>
          </w:tcPr>
          <w:p w14:paraId="19A3173D"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64</w:t>
            </w:r>
          </w:p>
        </w:tc>
        <w:tc>
          <w:tcPr>
            <w:tcW w:w="775" w:type="dxa"/>
            <w:tcBorders>
              <w:top w:val="nil"/>
              <w:left w:val="nil"/>
              <w:bottom w:val="single" w:sz="4" w:space="0" w:color="auto"/>
              <w:right w:val="single" w:sz="4" w:space="0" w:color="auto"/>
            </w:tcBorders>
          </w:tcPr>
          <w:p w14:paraId="19A3173E"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836" w:type="dxa"/>
            <w:tcBorders>
              <w:top w:val="nil"/>
              <w:left w:val="nil"/>
              <w:bottom w:val="single" w:sz="4" w:space="0" w:color="auto"/>
              <w:right w:val="single" w:sz="4" w:space="0" w:color="auto"/>
            </w:tcBorders>
          </w:tcPr>
          <w:p w14:paraId="19A3173F"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64</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40"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0.396 </w:t>
            </w:r>
          </w:p>
        </w:tc>
      </w:tr>
      <w:tr w:rsidR="00DA766C" w:rsidRPr="007A77AE" w14:paraId="19A3174A" w14:textId="77777777" w:rsidTr="00715EC7">
        <w:trPr>
          <w:trHeight w:val="289"/>
        </w:trPr>
        <w:tc>
          <w:tcPr>
            <w:tcW w:w="1128" w:type="dxa"/>
            <w:vMerge/>
            <w:tcBorders>
              <w:top w:val="nil"/>
              <w:left w:val="single" w:sz="4" w:space="0" w:color="auto"/>
              <w:right w:val="single" w:sz="4" w:space="0" w:color="auto"/>
            </w:tcBorders>
            <w:vAlign w:val="center"/>
          </w:tcPr>
          <w:p w14:paraId="19A31742" w14:textId="77777777" w:rsidR="00DA766C" w:rsidRPr="001D5CF8" w:rsidRDefault="00DA766C" w:rsidP="00DA766C">
            <w:pPr>
              <w:spacing w:line="300" w:lineRule="atLeast"/>
              <w:jc w:val="center"/>
              <w:rPr>
                <w:rFonts w:ascii="Times New Roman" w:hAnsi="Times New Roman"/>
                <w:sz w:val="20"/>
              </w:rPr>
            </w:pPr>
          </w:p>
        </w:tc>
        <w:tc>
          <w:tcPr>
            <w:tcW w:w="1383" w:type="dxa"/>
            <w:tcBorders>
              <w:top w:val="nil"/>
              <w:left w:val="nil"/>
              <w:bottom w:val="single" w:sz="4" w:space="0" w:color="auto"/>
              <w:right w:val="single" w:sz="4" w:space="0" w:color="auto"/>
            </w:tcBorders>
          </w:tcPr>
          <w:p w14:paraId="19A31743"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Light Liquid</w:t>
            </w:r>
          </w:p>
        </w:tc>
        <w:tc>
          <w:tcPr>
            <w:tcW w:w="1529" w:type="dxa"/>
            <w:tcBorders>
              <w:top w:val="nil"/>
              <w:left w:val="nil"/>
              <w:bottom w:val="single" w:sz="4" w:space="0" w:color="auto"/>
              <w:right w:val="single" w:sz="4" w:space="0" w:color="auto"/>
            </w:tcBorders>
            <w:vAlign w:val="center"/>
          </w:tcPr>
          <w:p w14:paraId="19A31744" w14:textId="77777777" w:rsidR="00DA766C" w:rsidRPr="00ED627C" w:rsidRDefault="00DA766C" w:rsidP="00ED627C">
            <w:pPr>
              <w:spacing w:line="300" w:lineRule="atLeast"/>
              <w:jc w:val="center"/>
              <w:rPr>
                <w:rFonts w:ascii="Times New Roman" w:hAnsi="Times New Roman"/>
                <w:sz w:val="20"/>
              </w:rPr>
            </w:pPr>
            <w:r w:rsidRPr="00ED627C">
              <w:rPr>
                <w:rFonts w:ascii="Times New Roman" w:hAnsi="Times New Roman"/>
                <w:sz w:val="20"/>
              </w:rPr>
              <w:t>2.58E-04</w:t>
            </w:r>
          </w:p>
        </w:tc>
        <w:tc>
          <w:tcPr>
            <w:tcW w:w="807" w:type="dxa"/>
            <w:tcBorders>
              <w:top w:val="nil"/>
              <w:left w:val="nil"/>
              <w:bottom w:val="single" w:sz="4" w:space="0" w:color="auto"/>
              <w:right w:val="single" w:sz="4" w:space="0" w:color="auto"/>
            </w:tcBorders>
          </w:tcPr>
          <w:p w14:paraId="19A31745"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40</w:t>
            </w:r>
          </w:p>
        </w:tc>
        <w:tc>
          <w:tcPr>
            <w:tcW w:w="936" w:type="dxa"/>
            <w:tcBorders>
              <w:top w:val="nil"/>
              <w:left w:val="nil"/>
              <w:bottom w:val="single" w:sz="4" w:space="0" w:color="auto"/>
              <w:right w:val="single" w:sz="4" w:space="0" w:color="auto"/>
            </w:tcBorders>
          </w:tcPr>
          <w:p w14:paraId="19A31746"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775" w:type="dxa"/>
            <w:tcBorders>
              <w:top w:val="nil"/>
              <w:left w:val="nil"/>
              <w:bottom w:val="single" w:sz="4" w:space="0" w:color="auto"/>
              <w:right w:val="single" w:sz="4" w:space="0" w:color="auto"/>
            </w:tcBorders>
          </w:tcPr>
          <w:p w14:paraId="19A31747"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14</w:t>
            </w:r>
          </w:p>
        </w:tc>
        <w:tc>
          <w:tcPr>
            <w:tcW w:w="836" w:type="dxa"/>
            <w:tcBorders>
              <w:top w:val="nil"/>
              <w:left w:val="nil"/>
              <w:bottom w:val="single" w:sz="4" w:space="0" w:color="auto"/>
              <w:right w:val="single" w:sz="4" w:space="0" w:color="auto"/>
            </w:tcBorders>
          </w:tcPr>
          <w:p w14:paraId="19A31748"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54</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49"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0.334 </w:t>
            </w:r>
          </w:p>
        </w:tc>
      </w:tr>
      <w:tr w:rsidR="00DA766C" w:rsidRPr="007A77AE" w14:paraId="19A31753" w14:textId="77777777" w:rsidTr="00715EC7">
        <w:trPr>
          <w:trHeight w:val="289"/>
        </w:trPr>
        <w:tc>
          <w:tcPr>
            <w:tcW w:w="1128" w:type="dxa"/>
            <w:vMerge/>
            <w:tcBorders>
              <w:left w:val="single" w:sz="4" w:space="0" w:color="auto"/>
              <w:bottom w:val="single" w:sz="4" w:space="0" w:color="auto"/>
              <w:right w:val="single" w:sz="4" w:space="0" w:color="auto"/>
            </w:tcBorders>
            <w:vAlign w:val="center"/>
            <w:hideMark/>
          </w:tcPr>
          <w:p w14:paraId="19A3174B" w14:textId="77777777" w:rsidR="00DA766C" w:rsidRPr="007A77AE" w:rsidRDefault="00DA766C" w:rsidP="00DA766C">
            <w:pPr>
              <w:spacing w:line="300" w:lineRule="atLeast"/>
              <w:jc w:val="center"/>
              <w:rPr>
                <w:rFonts w:ascii="Times New Roman" w:hAnsi="Times New Roman"/>
                <w:sz w:val="20"/>
              </w:rPr>
            </w:pPr>
          </w:p>
        </w:tc>
        <w:tc>
          <w:tcPr>
            <w:tcW w:w="1383" w:type="dxa"/>
            <w:tcBorders>
              <w:top w:val="nil"/>
              <w:left w:val="nil"/>
              <w:bottom w:val="single" w:sz="4" w:space="0" w:color="auto"/>
              <w:right w:val="single" w:sz="4" w:space="0" w:color="auto"/>
            </w:tcBorders>
            <w:hideMark/>
          </w:tcPr>
          <w:p w14:paraId="19A3174C"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Heavy Liquid</w:t>
            </w:r>
          </w:p>
        </w:tc>
        <w:tc>
          <w:tcPr>
            <w:tcW w:w="1529" w:type="dxa"/>
            <w:tcBorders>
              <w:top w:val="nil"/>
              <w:left w:val="nil"/>
              <w:bottom w:val="single" w:sz="4" w:space="0" w:color="auto"/>
              <w:right w:val="single" w:sz="4" w:space="0" w:color="auto"/>
            </w:tcBorders>
            <w:vAlign w:val="center"/>
            <w:hideMark/>
          </w:tcPr>
          <w:p w14:paraId="19A3174D" w14:textId="77777777" w:rsidR="00DA766C" w:rsidRPr="00ED627C" w:rsidRDefault="00DA766C" w:rsidP="00ED627C">
            <w:pPr>
              <w:spacing w:line="300" w:lineRule="atLeast"/>
              <w:jc w:val="center"/>
              <w:rPr>
                <w:rFonts w:ascii="Times New Roman" w:hAnsi="Times New Roman"/>
                <w:sz w:val="20"/>
              </w:rPr>
            </w:pPr>
            <w:r w:rsidRPr="00ED627C">
              <w:rPr>
                <w:rFonts w:ascii="Times New Roman" w:hAnsi="Times New Roman"/>
                <w:sz w:val="20"/>
              </w:rPr>
              <w:t>2.58E-04</w:t>
            </w:r>
          </w:p>
        </w:tc>
        <w:tc>
          <w:tcPr>
            <w:tcW w:w="807" w:type="dxa"/>
            <w:tcBorders>
              <w:top w:val="nil"/>
              <w:left w:val="nil"/>
              <w:bottom w:val="single" w:sz="4" w:space="0" w:color="auto"/>
              <w:right w:val="single" w:sz="4" w:space="0" w:color="auto"/>
            </w:tcBorders>
          </w:tcPr>
          <w:p w14:paraId="19A3174E"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5</w:t>
            </w:r>
          </w:p>
        </w:tc>
        <w:tc>
          <w:tcPr>
            <w:tcW w:w="936" w:type="dxa"/>
            <w:tcBorders>
              <w:top w:val="nil"/>
              <w:left w:val="nil"/>
              <w:bottom w:val="single" w:sz="4" w:space="0" w:color="auto"/>
              <w:right w:val="single" w:sz="4" w:space="0" w:color="auto"/>
            </w:tcBorders>
          </w:tcPr>
          <w:p w14:paraId="19A3174F"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775" w:type="dxa"/>
            <w:tcBorders>
              <w:top w:val="nil"/>
              <w:left w:val="nil"/>
              <w:bottom w:val="single" w:sz="4" w:space="0" w:color="auto"/>
              <w:right w:val="single" w:sz="4" w:space="0" w:color="auto"/>
            </w:tcBorders>
          </w:tcPr>
          <w:p w14:paraId="19A31750"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836" w:type="dxa"/>
            <w:tcBorders>
              <w:top w:val="nil"/>
              <w:left w:val="nil"/>
              <w:bottom w:val="single" w:sz="4" w:space="0" w:color="auto"/>
              <w:right w:val="single" w:sz="4" w:space="0" w:color="auto"/>
            </w:tcBorders>
          </w:tcPr>
          <w:p w14:paraId="19A31751"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5</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52"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0.031 </w:t>
            </w:r>
          </w:p>
        </w:tc>
      </w:tr>
      <w:tr w:rsidR="00DA766C" w:rsidRPr="007A77AE" w14:paraId="19A3175C" w14:textId="77777777" w:rsidTr="00715EC7">
        <w:trPr>
          <w:trHeight w:val="289"/>
        </w:trPr>
        <w:tc>
          <w:tcPr>
            <w:tcW w:w="1128" w:type="dxa"/>
            <w:vMerge w:val="restart"/>
            <w:tcBorders>
              <w:top w:val="nil"/>
              <w:left w:val="single" w:sz="4" w:space="0" w:color="auto"/>
              <w:right w:val="single" w:sz="4" w:space="0" w:color="auto"/>
            </w:tcBorders>
            <w:vAlign w:val="center"/>
            <w:hideMark/>
          </w:tcPr>
          <w:p w14:paraId="19A31754"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PSV's</w:t>
            </w:r>
          </w:p>
        </w:tc>
        <w:tc>
          <w:tcPr>
            <w:tcW w:w="1383" w:type="dxa"/>
            <w:tcBorders>
              <w:top w:val="nil"/>
              <w:left w:val="nil"/>
              <w:bottom w:val="single" w:sz="4" w:space="0" w:color="auto"/>
              <w:right w:val="single" w:sz="4" w:space="0" w:color="auto"/>
            </w:tcBorders>
          </w:tcPr>
          <w:p w14:paraId="19A31755"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Gas/Vapor</w:t>
            </w:r>
          </w:p>
        </w:tc>
        <w:tc>
          <w:tcPr>
            <w:tcW w:w="1529" w:type="dxa"/>
            <w:tcBorders>
              <w:top w:val="nil"/>
              <w:left w:val="nil"/>
              <w:bottom w:val="single" w:sz="4" w:space="0" w:color="auto"/>
              <w:right w:val="single" w:sz="4" w:space="0" w:color="auto"/>
            </w:tcBorders>
            <w:vAlign w:val="center"/>
          </w:tcPr>
          <w:p w14:paraId="19A31756" w14:textId="77777777" w:rsidR="00DA766C" w:rsidRPr="00ED627C" w:rsidRDefault="00DA766C" w:rsidP="00ED627C">
            <w:pPr>
              <w:spacing w:line="300" w:lineRule="atLeast"/>
              <w:jc w:val="center"/>
              <w:rPr>
                <w:rFonts w:ascii="Times New Roman" w:hAnsi="Times New Roman"/>
                <w:sz w:val="20"/>
              </w:rPr>
            </w:pPr>
            <w:r w:rsidRPr="00ED627C">
              <w:rPr>
                <w:rFonts w:ascii="Times New Roman" w:hAnsi="Times New Roman"/>
                <w:sz w:val="20"/>
              </w:rPr>
              <w:t>1.04E-03</w:t>
            </w:r>
          </w:p>
        </w:tc>
        <w:tc>
          <w:tcPr>
            <w:tcW w:w="807" w:type="dxa"/>
            <w:tcBorders>
              <w:top w:val="nil"/>
              <w:left w:val="nil"/>
              <w:bottom w:val="single" w:sz="4" w:space="0" w:color="auto"/>
              <w:right w:val="single" w:sz="4" w:space="0" w:color="auto"/>
            </w:tcBorders>
          </w:tcPr>
          <w:p w14:paraId="19A31757"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936" w:type="dxa"/>
            <w:tcBorders>
              <w:top w:val="nil"/>
              <w:left w:val="nil"/>
              <w:bottom w:val="single" w:sz="4" w:space="0" w:color="auto"/>
              <w:right w:val="single" w:sz="4" w:space="0" w:color="auto"/>
            </w:tcBorders>
          </w:tcPr>
          <w:p w14:paraId="19A31758"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1</w:t>
            </w:r>
          </w:p>
        </w:tc>
        <w:tc>
          <w:tcPr>
            <w:tcW w:w="775" w:type="dxa"/>
            <w:tcBorders>
              <w:top w:val="nil"/>
              <w:left w:val="nil"/>
              <w:bottom w:val="single" w:sz="4" w:space="0" w:color="auto"/>
              <w:right w:val="single" w:sz="4" w:space="0" w:color="auto"/>
            </w:tcBorders>
          </w:tcPr>
          <w:p w14:paraId="19A31759"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836" w:type="dxa"/>
            <w:tcBorders>
              <w:top w:val="nil"/>
              <w:left w:val="nil"/>
              <w:bottom w:val="single" w:sz="4" w:space="0" w:color="auto"/>
              <w:right w:val="single" w:sz="4" w:space="0" w:color="auto"/>
            </w:tcBorders>
          </w:tcPr>
          <w:p w14:paraId="19A3175A"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1</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5B"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0.025 </w:t>
            </w:r>
          </w:p>
        </w:tc>
      </w:tr>
      <w:tr w:rsidR="00DA766C" w:rsidRPr="007A77AE" w14:paraId="19A31765" w14:textId="77777777" w:rsidTr="00715EC7">
        <w:trPr>
          <w:trHeight w:val="289"/>
        </w:trPr>
        <w:tc>
          <w:tcPr>
            <w:tcW w:w="1128" w:type="dxa"/>
            <w:vMerge/>
            <w:tcBorders>
              <w:top w:val="nil"/>
              <w:left w:val="single" w:sz="4" w:space="0" w:color="auto"/>
              <w:right w:val="single" w:sz="4" w:space="0" w:color="auto"/>
            </w:tcBorders>
            <w:vAlign w:val="center"/>
          </w:tcPr>
          <w:p w14:paraId="19A3175D" w14:textId="77777777" w:rsidR="00DA766C" w:rsidRPr="001D5CF8" w:rsidRDefault="00DA766C" w:rsidP="00DA766C">
            <w:pPr>
              <w:spacing w:line="300" w:lineRule="atLeast"/>
              <w:jc w:val="center"/>
              <w:rPr>
                <w:rFonts w:ascii="Times New Roman" w:hAnsi="Times New Roman"/>
                <w:sz w:val="20"/>
              </w:rPr>
            </w:pPr>
          </w:p>
        </w:tc>
        <w:tc>
          <w:tcPr>
            <w:tcW w:w="1383" w:type="dxa"/>
            <w:tcBorders>
              <w:top w:val="nil"/>
              <w:left w:val="nil"/>
              <w:bottom w:val="single" w:sz="4" w:space="0" w:color="auto"/>
              <w:right w:val="single" w:sz="4" w:space="0" w:color="auto"/>
            </w:tcBorders>
          </w:tcPr>
          <w:p w14:paraId="19A3175E"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Light Liquid</w:t>
            </w:r>
          </w:p>
        </w:tc>
        <w:tc>
          <w:tcPr>
            <w:tcW w:w="1529" w:type="dxa"/>
            <w:tcBorders>
              <w:top w:val="nil"/>
              <w:left w:val="nil"/>
              <w:bottom w:val="single" w:sz="4" w:space="0" w:color="auto"/>
              <w:right w:val="single" w:sz="4" w:space="0" w:color="auto"/>
            </w:tcBorders>
            <w:vAlign w:val="center"/>
          </w:tcPr>
          <w:p w14:paraId="19A3175F" w14:textId="77777777" w:rsidR="00DA766C" w:rsidRPr="00ED627C" w:rsidRDefault="00DA766C" w:rsidP="00ED627C">
            <w:pPr>
              <w:spacing w:line="300" w:lineRule="atLeast"/>
              <w:jc w:val="center"/>
              <w:rPr>
                <w:rFonts w:ascii="Times New Roman" w:hAnsi="Times New Roman"/>
                <w:sz w:val="20"/>
              </w:rPr>
            </w:pPr>
            <w:r w:rsidRPr="00ED627C">
              <w:rPr>
                <w:rFonts w:ascii="Times New Roman" w:hAnsi="Times New Roman"/>
                <w:sz w:val="20"/>
              </w:rPr>
              <w:t>1.04E-03</w:t>
            </w:r>
          </w:p>
        </w:tc>
        <w:tc>
          <w:tcPr>
            <w:tcW w:w="807" w:type="dxa"/>
            <w:tcBorders>
              <w:top w:val="nil"/>
              <w:left w:val="nil"/>
              <w:bottom w:val="single" w:sz="4" w:space="0" w:color="auto"/>
              <w:right w:val="single" w:sz="4" w:space="0" w:color="auto"/>
            </w:tcBorders>
          </w:tcPr>
          <w:p w14:paraId="19A31760"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2</w:t>
            </w:r>
          </w:p>
        </w:tc>
        <w:tc>
          <w:tcPr>
            <w:tcW w:w="936" w:type="dxa"/>
            <w:tcBorders>
              <w:top w:val="nil"/>
              <w:left w:val="nil"/>
              <w:bottom w:val="single" w:sz="4" w:space="0" w:color="auto"/>
              <w:right w:val="single" w:sz="4" w:space="0" w:color="auto"/>
            </w:tcBorders>
          </w:tcPr>
          <w:p w14:paraId="19A31761"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775" w:type="dxa"/>
            <w:tcBorders>
              <w:top w:val="nil"/>
              <w:left w:val="nil"/>
              <w:bottom w:val="single" w:sz="4" w:space="0" w:color="auto"/>
              <w:right w:val="single" w:sz="4" w:space="0" w:color="auto"/>
            </w:tcBorders>
          </w:tcPr>
          <w:p w14:paraId="19A31762"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3</w:t>
            </w:r>
          </w:p>
        </w:tc>
        <w:tc>
          <w:tcPr>
            <w:tcW w:w="836" w:type="dxa"/>
            <w:tcBorders>
              <w:top w:val="nil"/>
              <w:left w:val="nil"/>
              <w:bottom w:val="single" w:sz="4" w:space="0" w:color="auto"/>
              <w:right w:val="single" w:sz="4" w:space="0" w:color="auto"/>
            </w:tcBorders>
          </w:tcPr>
          <w:p w14:paraId="19A31763"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5</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64"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0.124 </w:t>
            </w:r>
          </w:p>
        </w:tc>
      </w:tr>
      <w:tr w:rsidR="00DA766C" w:rsidRPr="007A77AE" w14:paraId="19A3176E" w14:textId="77777777" w:rsidTr="00715EC7">
        <w:trPr>
          <w:trHeight w:val="289"/>
        </w:trPr>
        <w:tc>
          <w:tcPr>
            <w:tcW w:w="1128" w:type="dxa"/>
            <w:vMerge/>
            <w:tcBorders>
              <w:left w:val="single" w:sz="4" w:space="0" w:color="auto"/>
              <w:bottom w:val="single" w:sz="4" w:space="0" w:color="auto"/>
              <w:right w:val="single" w:sz="4" w:space="0" w:color="auto"/>
            </w:tcBorders>
            <w:vAlign w:val="center"/>
            <w:hideMark/>
          </w:tcPr>
          <w:p w14:paraId="19A31766" w14:textId="77777777" w:rsidR="00DA766C" w:rsidRPr="007A77AE" w:rsidRDefault="00DA766C" w:rsidP="00DA766C">
            <w:pPr>
              <w:spacing w:line="300" w:lineRule="atLeast"/>
              <w:jc w:val="center"/>
              <w:rPr>
                <w:rFonts w:ascii="Times New Roman" w:hAnsi="Times New Roman"/>
                <w:sz w:val="20"/>
              </w:rPr>
            </w:pPr>
          </w:p>
        </w:tc>
        <w:tc>
          <w:tcPr>
            <w:tcW w:w="1383" w:type="dxa"/>
            <w:tcBorders>
              <w:top w:val="nil"/>
              <w:left w:val="nil"/>
              <w:bottom w:val="single" w:sz="4" w:space="0" w:color="auto"/>
              <w:right w:val="single" w:sz="4" w:space="0" w:color="auto"/>
            </w:tcBorders>
            <w:hideMark/>
          </w:tcPr>
          <w:p w14:paraId="19A31767"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Heavy Liquid</w:t>
            </w:r>
          </w:p>
        </w:tc>
        <w:tc>
          <w:tcPr>
            <w:tcW w:w="1529" w:type="dxa"/>
            <w:tcBorders>
              <w:top w:val="nil"/>
              <w:left w:val="nil"/>
              <w:bottom w:val="single" w:sz="4" w:space="0" w:color="auto"/>
              <w:right w:val="single" w:sz="4" w:space="0" w:color="auto"/>
            </w:tcBorders>
            <w:vAlign w:val="center"/>
            <w:hideMark/>
          </w:tcPr>
          <w:p w14:paraId="19A31768" w14:textId="77777777" w:rsidR="00DA766C" w:rsidRPr="00ED627C" w:rsidRDefault="00DA766C" w:rsidP="00ED627C">
            <w:pPr>
              <w:spacing w:line="300" w:lineRule="atLeast"/>
              <w:jc w:val="center"/>
              <w:rPr>
                <w:rFonts w:ascii="Times New Roman" w:hAnsi="Times New Roman"/>
                <w:sz w:val="20"/>
              </w:rPr>
            </w:pPr>
            <w:r w:rsidRPr="00ED627C">
              <w:rPr>
                <w:rFonts w:ascii="Times New Roman" w:hAnsi="Times New Roman"/>
                <w:sz w:val="20"/>
              </w:rPr>
              <w:t>1.04E-03</w:t>
            </w:r>
          </w:p>
        </w:tc>
        <w:tc>
          <w:tcPr>
            <w:tcW w:w="807" w:type="dxa"/>
            <w:tcBorders>
              <w:top w:val="nil"/>
              <w:left w:val="nil"/>
              <w:bottom w:val="single" w:sz="4" w:space="0" w:color="auto"/>
              <w:right w:val="single" w:sz="4" w:space="0" w:color="auto"/>
            </w:tcBorders>
          </w:tcPr>
          <w:p w14:paraId="19A31769"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3</w:t>
            </w:r>
          </w:p>
        </w:tc>
        <w:tc>
          <w:tcPr>
            <w:tcW w:w="936" w:type="dxa"/>
            <w:tcBorders>
              <w:top w:val="nil"/>
              <w:left w:val="nil"/>
              <w:bottom w:val="single" w:sz="4" w:space="0" w:color="auto"/>
              <w:right w:val="single" w:sz="4" w:space="0" w:color="auto"/>
            </w:tcBorders>
          </w:tcPr>
          <w:p w14:paraId="19A3176A"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775" w:type="dxa"/>
            <w:tcBorders>
              <w:top w:val="nil"/>
              <w:left w:val="nil"/>
              <w:bottom w:val="single" w:sz="4" w:space="0" w:color="auto"/>
              <w:right w:val="single" w:sz="4" w:space="0" w:color="auto"/>
            </w:tcBorders>
          </w:tcPr>
          <w:p w14:paraId="19A3176B"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836" w:type="dxa"/>
            <w:tcBorders>
              <w:top w:val="nil"/>
              <w:left w:val="nil"/>
              <w:bottom w:val="single" w:sz="4" w:space="0" w:color="auto"/>
              <w:right w:val="single" w:sz="4" w:space="0" w:color="auto"/>
            </w:tcBorders>
          </w:tcPr>
          <w:p w14:paraId="19A3176C"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3</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6D"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0.075 </w:t>
            </w:r>
          </w:p>
        </w:tc>
      </w:tr>
      <w:tr w:rsidR="00DA766C" w:rsidRPr="007A77AE" w14:paraId="19A31777" w14:textId="77777777" w:rsidTr="00715EC7">
        <w:trPr>
          <w:trHeight w:val="377"/>
        </w:trPr>
        <w:tc>
          <w:tcPr>
            <w:tcW w:w="1128" w:type="dxa"/>
            <w:vMerge w:val="restart"/>
            <w:tcBorders>
              <w:top w:val="nil"/>
              <w:left w:val="single" w:sz="4" w:space="0" w:color="auto"/>
              <w:right w:val="single" w:sz="4" w:space="0" w:color="auto"/>
            </w:tcBorders>
            <w:vAlign w:val="center"/>
            <w:hideMark/>
          </w:tcPr>
          <w:p w14:paraId="19A3176F"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Pumps</w:t>
            </w:r>
          </w:p>
        </w:tc>
        <w:tc>
          <w:tcPr>
            <w:tcW w:w="1383" w:type="dxa"/>
            <w:tcBorders>
              <w:top w:val="nil"/>
              <w:left w:val="nil"/>
              <w:bottom w:val="single" w:sz="4" w:space="0" w:color="auto"/>
              <w:right w:val="single" w:sz="4" w:space="0" w:color="auto"/>
            </w:tcBorders>
            <w:hideMark/>
          </w:tcPr>
          <w:p w14:paraId="19A31770"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Light Liquid</w:t>
            </w:r>
          </w:p>
        </w:tc>
        <w:tc>
          <w:tcPr>
            <w:tcW w:w="1529" w:type="dxa"/>
            <w:tcBorders>
              <w:top w:val="nil"/>
              <w:left w:val="nil"/>
              <w:bottom w:val="single" w:sz="4" w:space="0" w:color="auto"/>
              <w:right w:val="single" w:sz="4" w:space="0" w:color="auto"/>
            </w:tcBorders>
            <w:vAlign w:val="center"/>
            <w:hideMark/>
          </w:tcPr>
          <w:p w14:paraId="19A31771" w14:textId="77777777" w:rsidR="00DA766C" w:rsidRPr="00ED627C" w:rsidRDefault="00437F3E" w:rsidP="00ED627C">
            <w:pPr>
              <w:spacing w:line="300" w:lineRule="atLeast"/>
              <w:jc w:val="center"/>
              <w:rPr>
                <w:rFonts w:ascii="Times New Roman" w:hAnsi="Times New Roman"/>
                <w:sz w:val="20"/>
              </w:rPr>
            </w:pPr>
            <w:r>
              <w:rPr>
                <w:rFonts w:ascii="Times New Roman" w:hAnsi="Times New Roman"/>
                <w:sz w:val="20"/>
              </w:rPr>
              <w:t>5.33</w:t>
            </w:r>
            <w:r w:rsidR="00DA766C" w:rsidRPr="00ED627C">
              <w:rPr>
                <w:rFonts w:ascii="Times New Roman" w:hAnsi="Times New Roman"/>
                <w:sz w:val="20"/>
              </w:rPr>
              <w:t>E-03</w:t>
            </w:r>
          </w:p>
        </w:tc>
        <w:tc>
          <w:tcPr>
            <w:tcW w:w="807" w:type="dxa"/>
            <w:tcBorders>
              <w:top w:val="nil"/>
              <w:left w:val="nil"/>
              <w:bottom w:val="single" w:sz="4" w:space="0" w:color="auto"/>
              <w:right w:val="single" w:sz="4" w:space="0" w:color="auto"/>
            </w:tcBorders>
          </w:tcPr>
          <w:p w14:paraId="19A31772"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6</w:t>
            </w:r>
          </w:p>
        </w:tc>
        <w:tc>
          <w:tcPr>
            <w:tcW w:w="936" w:type="dxa"/>
            <w:tcBorders>
              <w:top w:val="nil"/>
              <w:left w:val="nil"/>
              <w:bottom w:val="single" w:sz="4" w:space="0" w:color="auto"/>
              <w:right w:val="single" w:sz="4" w:space="0" w:color="auto"/>
            </w:tcBorders>
          </w:tcPr>
          <w:p w14:paraId="19A31773"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775" w:type="dxa"/>
            <w:tcBorders>
              <w:top w:val="nil"/>
              <w:left w:val="nil"/>
              <w:bottom w:val="single" w:sz="4" w:space="0" w:color="auto"/>
              <w:right w:val="single" w:sz="4" w:space="0" w:color="auto"/>
            </w:tcBorders>
          </w:tcPr>
          <w:p w14:paraId="19A31774"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2</w:t>
            </w:r>
          </w:p>
        </w:tc>
        <w:tc>
          <w:tcPr>
            <w:tcW w:w="836" w:type="dxa"/>
            <w:tcBorders>
              <w:top w:val="nil"/>
              <w:left w:val="nil"/>
              <w:bottom w:val="single" w:sz="4" w:space="0" w:color="auto"/>
              <w:right w:val="single" w:sz="4" w:space="0" w:color="auto"/>
            </w:tcBorders>
          </w:tcPr>
          <w:p w14:paraId="19A31775"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8</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76" w14:textId="77777777" w:rsidR="00DA766C" w:rsidRPr="00DA766C" w:rsidRDefault="00DA766C" w:rsidP="00DA766C">
            <w:pPr>
              <w:spacing w:line="300" w:lineRule="atLeast"/>
              <w:jc w:val="center"/>
              <w:rPr>
                <w:rFonts w:ascii="Times New Roman" w:hAnsi="Times New Roman"/>
                <w:sz w:val="20"/>
              </w:rPr>
            </w:pPr>
            <w:r w:rsidRPr="00DA766C">
              <w:rPr>
                <w:rFonts w:ascii="Times New Roman" w:hAnsi="Times New Roman"/>
                <w:sz w:val="20"/>
              </w:rPr>
              <w:t xml:space="preserve"> 1.</w:t>
            </w:r>
            <w:r w:rsidR="00437F3E">
              <w:rPr>
                <w:rFonts w:ascii="Times New Roman" w:hAnsi="Times New Roman"/>
                <w:sz w:val="20"/>
              </w:rPr>
              <w:t>024</w:t>
            </w:r>
            <w:r w:rsidRPr="00DA766C">
              <w:rPr>
                <w:rFonts w:ascii="Times New Roman" w:hAnsi="Times New Roman"/>
                <w:sz w:val="20"/>
              </w:rPr>
              <w:t xml:space="preserve"> </w:t>
            </w:r>
          </w:p>
        </w:tc>
      </w:tr>
      <w:tr w:rsidR="00DA766C" w:rsidRPr="007A77AE" w14:paraId="19A31780" w14:textId="77777777" w:rsidTr="00715EC7">
        <w:trPr>
          <w:trHeight w:val="350"/>
        </w:trPr>
        <w:tc>
          <w:tcPr>
            <w:tcW w:w="1128" w:type="dxa"/>
            <w:vMerge/>
            <w:tcBorders>
              <w:left w:val="single" w:sz="4" w:space="0" w:color="auto"/>
              <w:bottom w:val="single" w:sz="4" w:space="0" w:color="auto"/>
              <w:right w:val="single" w:sz="4" w:space="0" w:color="auto"/>
            </w:tcBorders>
            <w:hideMark/>
          </w:tcPr>
          <w:p w14:paraId="19A31778" w14:textId="77777777" w:rsidR="00DA766C" w:rsidRPr="007A77AE" w:rsidRDefault="00DA766C" w:rsidP="00DA766C">
            <w:pPr>
              <w:spacing w:line="300" w:lineRule="atLeast"/>
              <w:jc w:val="center"/>
              <w:rPr>
                <w:rFonts w:ascii="Times New Roman" w:hAnsi="Times New Roman"/>
                <w:sz w:val="20"/>
              </w:rPr>
            </w:pPr>
          </w:p>
        </w:tc>
        <w:tc>
          <w:tcPr>
            <w:tcW w:w="1383" w:type="dxa"/>
            <w:tcBorders>
              <w:top w:val="nil"/>
              <w:left w:val="nil"/>
              <w:bottom w:val="single" w:sz="4" w:space="0" w:color="auto"/>
              <w:right w:val="single" w:sz="4" w:space="0" w:color="auto"/>
            </w:tcBorders>
            <w:hideMark/>
          </w:tcPr>
          <w:p w14:paraId="19A31779" w14:textId="77777777" w:rsidR="00DA766C" w:rsidRPr="007A77AE" w:rsidRDefault="00DA766C" w:rsidP="00DA766C">
            <w:pPr>
              <w:spacing w:line="300" w:lineRule="atLeast"/>
              <w:jc w:val="center"/>
              <w:rPr>
                <w:rFonts w:ascii="Times New Roman" w:hAnsi="Times New Roman"/>
                <w:sz w:val="20"/>
              </w:rPr>
            </w:pPr>
            <w:r w:rsidRPr="007A77AE">
              <w:rPr>
                <w:rFonts w:ascii="Times New Roman" w:hAnsi="Times New Roman"/>
                <w:sz w:val="20"/>
              </w:rPr>
              <w:t>Heavy Liquid</w:t>
            </w:r>
          </w:p>
        </w:tc>
        <w:tc>
          <w:tcPr>
            <w:tcW w:w="1529" w:type="dxa"/>
            <w:tcBorders>
              <w:top w:val="nil"/>
              <w:left w:val="nil"/>
              <w:bottom w:val="single" w:sz="4" w:space="0" w:color="auto"/>
              <w:right w:val="single" w:sz="4" w:space="0" w:color="auto"/>
            </w:tcBorders>
            <w:vAlign w:val="center"/>
            <w:hideMark/>
          </w:tcPr>
          <w:p w14:paraId="19A3177A" w14:textId="77777777" w:rsidR="00DA766C" w:rsidRPr="00ED627C" w:rsidRDefault="00437F3E" w:rsidP="00ED627C">
            <w:pPr>
              <w:spacing w:line="300" w:lineRule="atLeast"/>
              <w:jc w:val="center"/>
              <w:rPr>
                <w:rFonts w:ascii="Times New Roman" w:hAnsi="Times New Roman"/>
                <w:sz w:val="20"/>
              </w:rPr>
            </w:pPr>
            <w:r>
              <w:rPr>
                <w:rFonts w:ascii="Times New Roman" w:hAnsi="Times New Roman"/>
                <w:sz w:val="20"/>
              </w:rPr>
              <w:t>5.33</w:t>
            </w:r>
            <w:r w:rsidR="00DA766C" w:rsidRPr="00ED627C">
              <w:rPr>
                <w:rFonts w:ascii="Times New Roman" w:hAnsi="Times New Roman"/>
                <w:sz w:val="20"/>
              </w:rPr>
              <w:t>E-03</w:t>
            </w:r>
          </w:p>
        </w:tc>
        <w:tc>
          <w:tcPr>
            <w:tcW w:w="807" w:type="dxa"/>
            <w:tcBorders>
              <w:top w:val="nil"/>
              <w:left w:val="nil"/>
              <w:bottom w:val="single" w:sz="4" w:space="0" w:color="auto"/>
              <w:right w:val="single" w:sz="4" w:space="0" w:color="auto"/>
            </w:tcBorders>
          </w:tcPr>
          <w:p w14:paraId="19A3177B"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936" w:type="dxa"/>
            <w:tcBorders>
              <w:top w:val="nil"/>
              <w:left w:val="nil"/>
              <w:bottom w:val="single" w:sz="4" w:space="0" w:color="auto"/>
              <w:right w:val="single" w:sz="4" w:space="0" w:color="auto"/>
            </w:tcBorders>
          </w:tcPr>
          <w:p w14:paraId="19A3177C"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775" w:type="dxa"/>
            <w:tcBorders>
              <w:top w:val="nil"/>
              <w:left w:val="nil"/>
              <w:bottom w:val="single" w:sz="4" w:space="0" w:color="auto"/>
              <w:right w:val="single" w:sz="4" w:space="0" w:color="auto"/>
            </w:tcBorders>
          </w:tcPr>
          <w:p w14:paraId="19A3177D" w14:textId="77777777" w:rsidR="00DA766C" w:rsidRPr="001D5CF8" w:rsidRDefault="00DA766C" w:rsidP="00DA766C">
            <w:pPr>
              <w:spacing w:line="300" w:lineRule="atLeast"/>
              <w:jc w:val="center"/>
              <w:rPr>
                <w:rFonts w:ascii="Times New Roman" w:hAnsi="Times New Roman"/>
                <w:sz w:val="20"/>
              </w:rPr>
            </w:pPr>
            <w:r w:rsidRPr="001D5CF8">
              <w:rPr>
                <w:rFonts w:ascii="Times New Roman" w:hAnsi="Times New Roman"/>
                <w:sz w:val="20"/>
              </w:rPr>
              <w:t>0</w:t>
            </w:r>
          </w:p>
        </w:tc>
        <w:tc>
          <w:tcPr>
            <w:tcW w:w="836" w:type="dxa"/>
            <w:tcBorders>
              <w:top w:val="nil"/>
              <w:left w:val="nil"/>
              <w:bottom w:val="single" w:sz="4" w:space="0" w:color="auto"/>
              <w:right w:val="single" w:sz="4" w:space="0" w:color="auto"/>
            </w:tcBorders>
          </w:tcPr>
          <w:p w14:paraId="19A3177E" w14:textId="77777777" w:rsidR="00DA766C" w:rsidRPr="001D5CF8" w:rsidRDefault="00881D99" w:rsidP="00DA766C">
            <w:pPr>
              <w:spacing w:line="300" w:lineRule="atLeast"/>
              <w:jc w:val="center"/>
              <w:rPr>
                <w:rFonts w:ascii="Times New Roman" w:hAnsi="Times New Roman"/>
                <w:sz w:val="20"/>
              </w:rPr>
            </w:pPr>
            <w:r>
              <w:rPr>
                <w:rFonts w:ascii="Times New Roman" w:hAnsi="Times New Roman"/>
                <w:sz w:val="20"/>
              </w:rPr>
              <w:fldChar w:fldCharType="begin"/>
            </w:r>
            <w:r w:rsidR="00DA766C">
              <w:rPr>
                <w:rFonts w:ascii="Times New Roman" w:hAnsi="Times New Roman"/>
                <w:sz w:val="20"/>
              </w:rPr>
              <w:instrText xml:space="preserve"> =SUM(LEFT) \# "#,##0" </w:instrText>
            </w:r>
            <w:r>
              <w:rPr>
                <w:rFonts w:ascii="Times New Roman" w:hAnsi="Times New Roman"/>
                <w:sz w:val="20"/>
              </w:rPr>
              <w:fldChar w:fldCharType="separate"/>
            </w:r>
            <w:r w:rsidR="00DA766C">
              <w:rPr>
                <w:rFonts w:ascii="Times New Roman" w:hAnsi="Times New Roman"/>
                <w:noProof/>
                <w:sz w:val="20"/>
              </w:rPr>
              <w:t xml:space="preserve">   0</w:t>
            </w:r>
            <w:r>
              <w:rPr>
                <w:rFonts w:ascii="Times New Roman" w:hAnsi="Times New Roman"/>
                <w:sz w:val="20"/>
              </w:rPr>
              <w:fldChar w:fldCharType="end"/>
            </w:r>
          </w:p>
        </w:tc>
        <w:tc>
          <w:tcPr>
            <w:tcW w:w="1087" w:type="dxa"/>
            <w:tcBorders>
              <w:top w:val="nil"/>
              <w:left w:val="nil"/>
              <w:bottom w:val="single" w:sz="4" w:space="0" w:color="auto"/>
              <w:right w:val="single" w:sz="4" w:space="0" w:color="auto"/>
            </w:tcBorders>
          </w:tcPr>
          <w:p w14:paraId="19A3177F" w14:textId="77777777" w:rsidR="00DA766C" w:rsidRDefault="00DA766C" w:rsidP="00DA766C">
            <w:pPr>
              <w:spacing w:line="300" w:lineRule="atLeast"/>
              <w:jc w:val="center"/>
              <w:rPr>
                <w:rFonts w:ascii="Times New Roman" w:hAnsi="Times New Roman"/>
                <w:sz w:val="20"/>
              </w:rPr>
            </w:pPr>
            <w:r>
              <w:rPr>
                <w:rFonts w:ascii="Times New Roman" w:hAnsi="Times New Roman"/>
                <w:sz w:val="20"/>
              </w:rPr>
              <w:t>0</w:t>
            </w:r>
          </w:p>
        </w:tc>
      </w:tr>
      <w:tr w:rsidR="009F41B4" w:rsidRPr="007A77AE" w14:paraId="19A31784" w14:textId="77777777" w:rsidTr="009F41B4">
        <w:trPr>
          <w:trHeight w:val="350"/>
        </w:trPr>
        <w:tc>
          <w:tcPr>
            <w:tcW w:w="5783" w:type="dxa"/>
            <w:gridSpan w:val="5"/>
            <w:vMerge w:val="restart"/>
            <w:tcBorders>
              <w:top w:val="single" w:sz="4" w:space="0" w:color="auto"/>
              <w:left w:val="single" w:sz="4" w:space="0" w:color="auto"/>
              <w:right w:val="single" w:sz="4" w:space="0" w:color="auto"/>
            </w:tcBorders>
            <w:vAlign w:val="center"/>
          </w:tcPr>
          <w:p w14:paraId="19A31781" w14:textId="77777777" w:rsidR="009F41B4" w:rsidRPr="001D5CF8" w:rsidRDefault="009F41B4" w:rsidP="00810057">
            <w:pPr>
              <w:spacing w:line="300" w:lineRule="atLeast"/>
              <w:jc w:val="center"/>
              <w:rPr>
                <w:rFonts w:ascii="Times New Roman" w:hAnsi="Times New Roman"/>
                <w:sz w:val="20"/>
              </w:rPr>
            </w:pPr>
            <w:r>
              <w:rPr>
                <w:rFonts w:ascii="Times New Roman" w:hAnsi="Times New Roman"/>
                <w:sz w:val="20"/>
              </w:rPr>
              <w:t>Total Fugitive Emissions</w:t>
            </w:r>
          </w:p>
        </w:tc>
        <w:tc>
          <w:tcPr>
            <w:tcW w:w="1611" w:type="dxa"/>
            <w:gridSpan w:val="2"/>
            <w:tcBorders>
              <w:top w:val="single" w:sz="4" w:space="0" w:color="auto"/>
              <w:left w:val="nil"/>
              <w:bottom w:val="single" w:sz="4" w:space="0" w:color="auto"/>
              <w:right w:val="single" w:sz="4" w:space="0" w:color="auto"/>
            </w:tcBorders>
          </w:tcPr>
          <w:p w14:paraId="19A31782" w14:textId="77777777" w:rsidR="009F41B4" w:rsidRDefault="009F41B4" w:rsidP="00810057">
            <w:pPr>
              <w:spacing w:line="300" w:lineRule="atLeast"/>
              <w:jc w:val="center"/>
              <w:rPr>
                <w:rFonts w:ascii="Times New Roman" w:hAnsi="Times New Roman"/>
                <w:sz w:val="20"/>
              </w:rPr>
            </w:pPr>
            <w:r>
              <w:rPr>
                <w:rFonts w:ascii="Times New Roman" w:hAnsi="Times New Roman"/>
                <w:sz w:val="20"/>
              </w:rPr>
              <w:t>Lbs/Day</w:t>
            </w:r>
          </w:p>
        </w:tc>
        <w:tc>
          <w:tcPr>
            <w:tcW w:w="1087" w:type="dxa"/>
            <w:tcBorders>
              <w:top w:val="single" w:sz="4" w:space="0" w:color="auto"/>
              <w:left w:val="nil"/>
              <w:bottom w:val="single" w:sz="4" w:space="0" w:color="auto"/>
              <w:right w:val="single" w:sz="4" w:space="0" w:color="auto"/>
            </w:tcBorders>
          </w:tcPr>
          <w:p w14:paraId="19A31783" w14:textId="77777777" w:rsidR="009F41B4" w:rsidRDefault="00881D99" w:rsidP="00810057">
            <w:pPr>
              <w:spacing w:line="300" w:lineRule="atLeast"/>
              <w:jc w:val="center"/>
              <w:rPr>
                <w:rFonts w:ascii="Times New Roman" w:hAnsi="Times New Roman"/>
                <w:sz w:val="20"/>
              </w:rPr>
            </w:pPr>
            <w:r>
              <w:rPr>
                <w:rFonts w:ascii="Times New Roman" w:hAnsi="Times New Roman"/>
                <w:sz w:val="20"/>
              </w:rPr>
              <w:fldChar w:fldCharType="begin"/>
            </w:r>
            <w:r w:rsidR="009F41B4">
              <w:rPr>
                <w:rFonts w:ascii="Times New Roman" w:hAnsi="Times New Roman"/>
                <w:sz w:val="20"/>
              </w:rPr>
              <w:instrText xml:space="preserve"> =SUM(ABOVE) \# "#,##0.000" </w:instrText>
            </w:r>
            <w:r>
              <w:rPr>
                <w:rFonts w:ascii="Times New Roman" w:hAnsi="Times New Roman"/>
                <w:sz w:val="20"/>
              </w:rPr>
              <w:fldChar w:fldCharType="separate"/>
            </w:r>
            <w:r w:rsidR="00437F3E">
              <w:rPr>
                <w:rFonts w:ascii="Times New Roman" w:hAnsi="Times New Roman"/>
                <w:noProof/>
                <w:sz w:val="20"/>
              </w:rPr>
              <w:t xml:space="preserve">   2.227</w:t>
            </w:r>
            <w:r>
              <w:rPr>
                <w:rFonts w:ascii="Times New Roman" w:hAnsi="Times New Roman"/>
                <w:sz w:val="20"/>
              </w:rPr>
              <w:fldChar w:fldCharType="end"/>
            </w:r>
          </w:p>
        </w:tc>
      </w:tr>
      <w:tr w:rsidR="009F41B4" w:rsidRPr="007A77AE" w14:paraId="19A31788" w14:textId="77777777" w:rsidTr="00BE0457">
        <w:trPr>
          <w:trHeight w:val="350"/>
        </w:trPr>
        <w:tc>
          <w:tcPr>
            <w:tcW w:w="5783" w:type="dxa"/>
            <w:gridSpan w:val="5"/>
            <w:vMerge/>
            <w:tcBorders>
              <w:left w:val="single" w:sz="4" w:space="0" w:color="auto"/>
              <w:right w:val="single" w:sz="4" w:space="0" w:color="auto"/>
            </w:tcBorders>
          </w:tcPr>
          <w:p w14:paraId="19A31785" w14:textId="77777777" w:rsidR="009F41B4" w:rsidRPr="001D5CF8" w:rsidRDefault="009F41B4" w:rsidP="00810057">
            <w:pPr>
              <w:spacing w:line="300" w:lineRule="atLeast"/>
              <w:jc w:val="center"/>
              <w:rPr>
                <w:rFonts w:ascii="Times New Roman" w:hAnsi="Times New Roman"/>
                <w:sz w:val="20"/>
              </w:rPr>
            </w:pPr>
          </w:p>
        </w:tc>
        <w:tc>
          <w:tcPr>
            <w:tcW w:w="1611" w:type="dxa"/>
            <w:gridSpan w:val="2"/>
            <w:tcBorders>
              <w:top w:val="single" w:sz="4" w:space="0" w:color="auto"/>
              <w:left w:val="nil"/>
              <w:bottom w:val="single" w:sz="4" w:space="0" w:color="auto"/>
              <w:right w:val="single" w:sz="4" w:space="0" w:color="auto"/>
            </w:tcBorders>
          </w:tcPr>
          <w:p w14:paraId="19A31786" w14:textId="77777777" w:rsidR="009F41B4" w:rsidRDefault="009F41B4" w:rsidP="008474DA">
            <w:pPr>
              <w:spacing w:line="300" w:lineRule="atLeast"/>
              <w:jc w:val="center"/>
              <w:rPr>
                <w:rFonts w:ascii="Times New Roman" w:hAnsi="Times New Roman"/>
                <w:sz w:val="20"/>
              </w:rPr>
            </w:pPr>
            <w:r>
              <w:rPr>
                <w:rFonts w:ascii="Times New Roman" w:hAnsi="Times New Roman"/>
                <w:sz w:val="20"/>
              </w:rPr>
              <w:t>Lbs/</w:t>
            </w:r>
            <w:r w:rsidR="008474DA">
              <w:rPr>
                <w:rFonts w:ascii="Times New Roman" w:hAnsi="Times New Roman"/>
                <w:sz w:val="20"/>
              </w:rPr>
              <w:t>Y</w:t>
            </w:r>
            <w:r>
              <w:rPr>
                <w:rFonts w:ascii="Times New Roman" w:hAnsi="Times New Roman"/>
                <w:sz w:val="20"/>
              </w:rPr>
              <w:t>ear</w:t>
            </w:r>
          </w:p>
        </w:tc>
        <w:tc>
          <w:tcPr>
            <w:tcW w:w="1087" w:type="dxa"/>
            <w:tcBorders>
              <w:top w:val="single" w:sz="4" w:space="0" w:color="auto"/>
              <w:left w:val="nil"/>
              <w:bottom w:val="single" w:sz="4" w:space="0" w:color="auto"/>
              <w:right w:val="single" w:sz="4" w:space="0" w:color="auto"/>
            </w:tcBorders>
          </w:tcPr>
          <w:p w14:paraId="19A31787" w14:textId="77777777" w:rsidR="009F41B4" w:rsidRDefault="00437F3E" w:rsidP="00810057">
            <w:pPr>
              <w:spacing w:line="300" w:lineRule="atLeast"/>
              <w:jc w:val="center"/>
              <w:rPr>
                <w:rFonts w:ascii="Times New Roman" w:hAnsi="Times New Roman"/>
                <w:sz w:val="20"/>
              </w:rPr>
            </w:pPr>
            <w:r>
              <w:rPr>
                <w:rFonts w:ascii="Times New Roman" w:hAnsi="Times New Roman"/>
                <w:sz w:val="20"/>
              </w:rPr>
              <w:t>813</w:t>
            </w:r>
          </w:p>
        </w:tc>
      </w:tr>
      <w:tr w:rsidR="009F41B4" w:rsidRPr="007A77AE" w14:paraId="19A3178C" w14:textId="77777777" w:rsidTr="00BE0457">
        <w:trPr>
          <w:trHeight w:val="350"/>
        </w:trPr>
        <w:tc>
          <w:tcPr>
            <w:tcW w:w="5783" w:type="dxa"/>
            <w:gridSpan w:val="5"/>
            <w:vMerge/>
            <w:tcBorders>
              <w:left w:val="single" w:sz="4" w:space="0" w:color="auto"/>
              <w:bottom w:val="single" w:sz="4" w:space="0" w:color="auto"/>
              <w:right w:val="single" w:sz="4" w:space="0" w:color="auto"/>
            </w:tcBorders>
          </w:tcPr>
          <w:p w14:paraId="19A31789" w14:textId="77777777" w:rsidR="009F41B4" w:rsidRPr="001D5CF8" w:rsidRDefault="009F41B4" w:rsidP="00810057">
            <w:pPr>
              <w:spacing w:line="300" w:lineRule="atLeast"/>
              <w:jc w:val="center"/>
              <w:rPr>
                <w:rFonts w:ascii="Times New Roman" w:hAnsi="Times New Roman"/>
                <w:sz w:val="20"/>
              </w:rPr>
            </w:pPr>
          </w:p>
        </w:tc>
        <w:tc>
          <w:tcPr>
            <w:tcW w:w="1611" w:type="dxa"/>
            <w:gridSpan w:val="2"/>
            <w:tcBorders>
              <w:top w:val="single" w:sz="4" w:space="0" w:color="auto"/>
              <w:left w:val="nil"/>
              <w:bottom w:val="single" w:sz="4" w:space="0" w:color="auto"/>
              <w:right w:val="single" w:sz="4" w:space="0" w:color="auto"/>
            </w:tcBorders>
          </w:tcPr>
          <w:p w14:paraId="19A3178A" w14:textId="77777777" w:rsidR="009F41B4" w:rsidRDefault="008474DA" w:rsidP="00810057">
            <w:pPr>
              <w:spacing w:line="300" w:lineRule="atLeast"/>
              <w:jc w:val="center"/>
              <w:rPr>
                <w:rFonts w:ascii="Times New Roman" w:hAnsi="Times New Roman"/>
                <w:sz w:val="20"/>
              </w:rPr>
            </w:pPr>
            <w:r>
              <w:rPr>
                <w:rFonts w:ascii="Times New Roman" w:hAnsi="Times New Roman"/>
                <w:sz w:val="20"/>
              </w:rPr>
              <w:t>Tons/Y</w:t>
            </w:r>
            <w:r w:rsidR="009F41B4">
              <w:rPr>
                <w:rFonts w:ascii="Times New Roman" w:hAnsi="Times New Roman"/>
                <w:sz w:val="20"/>
              </w:rPr>
              <w:t>ear</w:t>
            </w:r>
          </w:p>
        </w:tc>
        <w:tc>
          <w:tcPr>
            <w:tcW w:w="1087" w:type="dxa"/>
            <w:tcBorders>
              <w:top w:val="single" w:sz="4" w:space="0" w:color="auto"/>
              <w:left w:val="nil"/>
              <w:bottom w:val="single" w:sz="4" w:space="0" w:color="auto"/>
              <w:right w:val="single" w:sz="4" w:space="0" w:color="auto"/>
            </w:tcBorders>
          </w:tcPr>
          <w:p w14:paraId="19A3178B" w14:textId="77777777" w:rsidR="009F41B4" w:rsidRDefault="00DA766C" w:rsidP="00810057">
            <w:pPr>
              <w:spacing w:line="300" w:lineRule="atLeast"/>
              <w:jc w:val="center"/>
              <w:rPr>
                <w:rFonts w:ascii="Times New Roman" w:hAnsi="Times New Roman"/>
                <w:sz w:val="20"/>
              </w:rPr>
            </w:pPr>
            <w:r>
              <w:rPr>
                <w:rFonts w:ascii="Times New Roman" w:hAnsi="Times New Roman"/>
                <w:sz w:val="20"/>
              </w:rPr>
              <w:t>0.4</w:t>
            </w:r>
            <w:r w:rsidR="00437F3E">
              <w:rPr>
                <w:rFonts w:ascii="Times New Roman" w:hAnsi="Times New Roman"/>
                <w:sz w:val="20"/>
              </w:rPr>
              <w:t>06</w:t>
            </w:r>
          </w:p>
        </w:tc>
      </w:tr>
    </w:tbl>
    <w:p w14:paraId="19A3178D" w14:textId="77777777" w:rsidR="00E64C66" w:rsidRDefault="00E64C66" w:rsidP="00A1183A">
      <w:pPr>
        <w:spacing w:line="300" w:lineRule="atLeast"/>
        <w:rPr>
          <w:rFonts w:ascii="Times New Roman" w:hAnsi="Times New Roman"/>
          <w:sz w:val="20"/>
        </w:rPr>
      </w:pPr>
    </w:p>
    <w:p w14:paraId="19A3178E" w14:textId="77777777" w:rsidR="00CC7B45" w:rsidRDefault="00CC7B45" w:rsidP="00A1183A">
      <w:pPr>
        <w:spacing w:line="300" w:lineRule="atLeast"/>
        <w:rPr>
          <w:rFonts w:ascii="Times New Roman" w:hAnsi="Times New Roman"/>
          <w:sz w:val="20"/>
        </w:rPr>
      </w:pPr>
    </w:p>
    <w:p w14:paraId="19A3178F" w14:textId="77777777" w:rsidR="00384536" w:rsidRPr="00A924C8" w:rsidRDefault="00ED627C" w:rsidP="00384536">
      <w:pPr>
        <w:keepNext/>
        <w:spacing w:line="300" w:lineRule="atLeast"/>
        <w:rPr>
          <w:rFonts w:ascii="Times New Roman" w:hAnsi="Times New Roman"/>
          <w:b/>
          <w:sz w:val="20"/>
          <w:u w:val="single"/>
        </w:rPr>
      </w:pPr>
      <w:r>
        <w:rPr>
          <w:rFonts w:ascii="Times New Roman" w:hAnsi="Times New Roman"/>
          <w:b/>
          <w:sz w:val="20"/>
          <w:u w:val="single"/>
        </w:rPr>
        <w:t>F</w:t>
      </w:r>
      <w:r w:rsidR="00384536" w:rsidRPr="00A924C8">
        <w:rPr>
          <w:rFonts w:ascii="Times New Roman" w:hAnsi="Times New Roman"/>
          <w:b/>
          <w:sz w:val="20"/>
          <w:u w:val="single"/>
        </w:rPr>
        <w:t xml:space="preserve">. </w:t>
      </w:r>
      <w:r w:rsidR="00384536" w:rsidRPr="00A924C8">
        <w:rPr>
          <w:rFonts w:ascii="Times New Roman" w:hAnsi="Times New Roman"/>
          <w:b/>
          <w:sz w:val="20"/>
          <w:u w:val="single"/>
        </w:rPr>
        <w:tab/>
      </w:r>
      <w:r w:rsidR="00384536">
        <w:rPr>
          <w:rFonts w:ascii="Times New Roman" w:hAnsi="Times New Roman"/>
          <w:b/>
          <w:sz w:val="20"/>
          <w:u w:val="single"/>
        </w:rPr>
        <w:t xml:space="preserve">Berth 1 Marine Cargo Carrier </w:t>
      </w:r>
      <w:r w:rsidR="00384536" w:rsidRPr="00A924C8">
        <w:rPr>
          <w:rFonts w:ascii="Times New Roman" w:hAnsi="Times New Roman"/>
          <w:b/>
          <w:sz w:val="20"/>
          <w:u w:val="single"/>
        </w:rPr>
        <w:t>Emissions</w:t>
      </w:r>
    </w:p>
    <w:p w14:paraId="19A31790" w14:textId="77777777" w:rsidR="00384536" w:rsidRDefault="00384536" w:rsidP="00A1183A">
      <w:pPr>
        <w:spacing w:line="300" w:lineRule="atLeast"/>
        <w:rPr>
          <w:rFonts w:ascii="Times New Roman" w:hAnsi="Times New Roman"/>
          <w:sz w:val="20"/>
        </w:rPr>
      </w:pPr>
    </w:p>
    <w:p w14:paraId="19A31791" w14:textId="77777777" w:rsidR="00384536" w:rsidRDefault="00384536" w:rsidP="00BA5BAF">
      <w:pPr>
        <w:autoSpaceDE w:val="0"/>
        <w:autoSpaceDN w:val="0"/>
        <w:adjustRightInd w:val="0"/>
        <w:rPr>
          <w:rFonts w:ascii="Times New Roman" w:hAnsi="Times New Roman"/>
          <w:sz w:val="20"/>
        </w:rPr>
      </w:pPr>
      <w:r>
        <w:rPr>
          <w:rFonts w:ascii="Times New Roman" w:hAnsi="Times New Roman"/>
          <w:sz w:val="20"/>
        </w:rPr>
        <w:t xml:space="preserve">The Berth 1 </w:t>
      </w:r>
      <w:r w:rsidR="00F807E1">
        <w:rPr>
          <w:rFonts w:ascii="Times New Roman" w:hAnsi="Times New Roman"/>
          <w:sz w:val="20"/>
        </w:rPr>
        <w:t xml:space="preserve">POC </w:t>
      </w:r>
      <w:r>
        <w:rPr>
          <w:rFonts w:ascii="Times New Roman" w:hAnsi="Times New Roman"/>
          <w:sz w:val="20"/>
        </w:rPr>
        <w:t xml:space="preserve">Emissions during the 3-year baseline period were derived in Part A above, and are summarized in the following table.  </w:t>
      </w:r>
    </w:p>
    <w:p w14:paraId="19A31792" w14:textId="77777777" w:rsidR="00384536" w:rsidRDefault="00384536" w:rsidP="00A1183A">
      <w:pPr>
        <w:spacing w:line="300" w:lineRule="atLeast"/>
        <w:rPr>
          <w:rFonts w:ascii="Times New Roman" w:hAnsi="Times New Roman"/>
          <w:sz w:val="20"/>
        </w:rPr>
      </w:pPr>
    </w:p>
    <w:tbl>
      <w:tblPr>
        <w:tblW w:w="8495" w:type="dxa"/>
        <w:tblInd w:w="93" w:type="dxa"/>
        <w:tblLook w:val="04A0" w:firstRow="1" w:lastRow="0" w:firstColumn="1" w:lastColumn="0" w:noHBand="0" w:noVBand="1"/>
      </w:tblPr>
      <w:tblGrid>
        <w:gridCol w:w="987"/>
        <w:gridCol w:w="1203"/>
        <w:gridCol w:w="1451"/>
        <w:gridCol w:w="1261"/>
        <w:gridCol w:w="1261"/>
        <w:gridCol w:w="1071"/>
        <w:gridCol w:w="1261"/>
      </w:tblGrid>
      <w:tr w:rsidR="00384536" w:rsidRPr="00CE57DE" w14:paraId="19A31796" w14:textId="77777777" w:rsidTr="00E10736">
        <w:trPr>
          <w:trHeight w:val="300"/>
          <w:tblHeader/>
        </w:trPr>
        <w:tc>
          <w:tcPr>
            <w:tcW w:w="987" w:type="dxa"/>
            <w:vMerge w:val="restart"/>
            <w:tcBorders>
              <w:top w:val="single" w:sz="4" w:space="0" w:color="auto"/>
              <w:left w:val="single" w:sz="4" w:space="0" w:color="auto"/>
              <w:right w:val="single" w:sz="4" w:space="0" w:color="auto"/>
            </w:tcBorders>
            <w:shd w:val="clear" w:color="auto" w:fill="B8CCE4" w:themeFill="accent1" w:themeFillTint="66"/>
            <w:noWrap/>
            <w:vAlign w:val="center"/>
            <w:hideMark/>
          </w:tcPr>
          <w:p w14:paraId="19A31793" w14:textId="77777777" w:rsidR="00384536" w:rsidRPr="00CE57DE" w:rsidRDefault="00384536" w:rsidP="00BE045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Year</w:t>
            </w:r>
          </w:p>
        </w:tc>
        <w:tc>
          <w:tcPr>
            <w:tcW w:w="1203" w:type="dxa"/>
            <w:vMerge w:val="restart"/>
            <w:tcBorders>
              <w:top w:val="single" w:sz="4" w:space="0" w:color="auto"/>
              <w:left w:val="single" w:sz="4" w:space="0" w:color="auto"/>
              <w:right w:val="single" w:sz="4" w:space="0" w:color="auto"/>
            </w:tcBorders>
            <w:shd w:val="clear" w:color="auto" w:fill="B8CCE4" w:themeFill="accent1" w:themeFillTint="66"/>
            <w:noWrap/>
            <w:vAlign w:val="center"/>
            <w:hideMark/>
          </w:tcPr>
          <w:p w14:paraId="19A31794" w14:textId="77777777" w:rsidR="00384536" w:rsidRPr="00CE57DE" w:rsidRDefault="00384536" w:rsidP="00BE045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Month</w:t>
            </w:r>
          </w:p>
        </w:tc>
        <w:tc>
          <w:tcPr>
            <w:tcW w:w="6305" w:type="dxa"/>
            <w:gridSpan w:val="5"/>
            <w:tcBorders>
              <w:top w:val="single" w:sz="4" w:space="0" w:color="auto"/>
              <w:left w:val="nil"/>
              <w:bottom w:val="single" w:sz="4" w:space="0" w:color="auto"/>
              <w:right w:val="single" w:sz="4" w:space="0" w:color="000000"/>
            </w:tcBorders>
            <w:shd w:val="clear" w:color="auto" w:fill="B8CCE4" w:themeFill="accent1" w:themeFillTint="66"/>
            <w:noWrap/>
            <w:vAlign w:val="center"/>
            <w:hideMark/>
          </w:tcPr>
          <w:p w14:paraId="19A31795" w14:textId="77777777" w:rsidR="00384536" w:rsidRPr="00CE57DE" w:rsidRDefault="00384536" w:rsidP="00384536">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 xml:space="preserve"> S-100 Berth 1 3-Year Baseline Emissions Total</w:t>
            </w:r>
          </w:p>
        </w:tc>
      </w:tr>
      <w:tr w:rsidR="00384536" w:rsidRPr="00CE57DE" w14:paraId="19A3179E" w14:textId="77777777" w:rsidTr="00E10736">
        <w:trPr>
          <w:trHeight w:val="360"/>
          <w:tblHeader/>
        </w:trPr>
        <w:tc>
          <w:tcPr>
            <w:tcW w:w="987" w:type="dxa"/>
            <w:vMerge/>
            <w:tcBorders>
              <w:left w:val="single" w:sz="4" w:space="0" w:color="auto"/>
              <w:bottom w:val="single" w:sz="4" w:space="0" w:color="auto"/>
              <w:right w:val="single" w:sz="4" w:space="0" w:color="auto"/>
            </w:tcBorders>
            <w:shd w:val="clear" w:color="auto" w:fill="B8CCE4" w:themeFill="accent1" w:themeFillTint="66"/>
            <w:vAlign w:val="center"/>
            <w:hideMark/>
          </w:tcPr>
          <w:p w14:paraId="19A31797" w14:textId="77777777" w:rsidR="00384536" w:rsidRPr="00CE57DE" w:rsidRDefault="00384536" w:rsidP="00BE0457">
            <w:pPr>
              <w:spacing w:line="240" w:lineRule="auto"/>
              <w:rPr>
                <w:rFonts w:ascii="Times New Roman" w:hAnsi="Times New Roman"/>
                <w:b/>
                <w:bCs/>
                <w:color w:val="000000"/>
                <w:sz w:val="18"/>
                <w:szCs w:val="18"/>
              </w:rPr>
            </w:pPr>
          </w:p>
        </w:tc>
        <w:tc>
          <w:tcPr>
            <w:tcW w:w="1203" w:type="dxa"/>
            <w:vMerge/>
            <w:tcBorders>
              <w:left w:val="single" w:sz="4" w:space="0" w:color="auto"/>
              <w:bottom w:val="single" w:sz="4" w:space="0" w:color="auto"/>
              <w:right w:val="single" w:sz="4" w:space="0" w:color="auto"/>
            </w:tcBorders>
            <w:shd w:val="clear" w:color="auto" w:fill="B8CCE4" w:themeFill="accent1" w:themeFillTint="66"/>
            <w:vAlign w:val="center"/>
            <w:hideMark/>
          </w:tcPr>
          <w:p w14:paraId="19A31798" w14:textId="77777777" w:rsidR="00384536" w:rsidRPr="00CE57DE" w:rsidRDefault="00384536" w:rsidP="00BE0457">
            <w:pPr>
              <w:spacing w:line="240" w:lineRule="auto"/>
              <w:rPr>
                <w:rFonts w:ascii="Times New Roman" w:hAnsi="Times New Roman"/>
                <w:b/>
                <w:bCs/>
                <w:color w:val="000000"/>
                <w:sz w:val="18"/>
                <w:szCs w:val="18"/>
              </w:rPr>
            </w:pPr>
          </w:p>
        </w:tc>
        <w:tc>
          <w:tcPr>
            <w:tcW w:w="1451" w:type="dxa"/>
            <w:tcBorders>
              <w:top w:val="nil"/>
              <w:left w:val="nil"/>
              <w:bottom w:val="single" w:sz="4" w:space="0" w:color="auto"/>
              <w:right w:val="single" w:sz="4" w:space="0" w:color="auto"/>
            </w:tcBorders>
            <w:shd w:val="clear" w:color="auto" w:fill="B8CCE4" w:themeFill="accent1" w:themeFillTint="66"/>
            <w:noWrap/>
            <w:vAlign w:val="center"/>
            <w:hideMark/>
          </w:tcPr>
          <w:p w14:paraId="19A31799" w14:textId="77777777" w:rsidR="00384536" w:rsidRPr="00CE57DE" w:rsidRDefault="00384536" w:rsidP="00BE045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NO</w:t>
            </w:r>
            <w:r w:rsidRPr="00CE57DE">
              <w:rPr>
                <w:rFonts w:ascii="Times New Roman" w:hAnsi="Times New Roman"/>
                <w:b/>
                <w:bCs/>
                <w:color w:val="000000"/>
                <w:sz w:val="18"/>
                <w:szCs w:val="18"/>
                <w:vertAlign w:val="subscript"/>
              </w:rPr>
              <w:t>X</w:t>
            </w:r>
          </w:p>
        </w:tc>
        <w:tc>
          <w:tcPr>
            <w:tcW w:w="1261" w:type="dxa"/>
            <w:tcBorders>
              <w:top w:val="nil"/>
              <w:left w:val="nil"/>
              <w:bottom w:val="single" w:sz="4" w:space="0" w:color="auto"/>
              <w:right w:val="single" w:sz="4" w:space="0" w:color="auto"/>
            </w:tcBorders>
            <w:shd w:val="clear" w:color="auto" w:fill="B8CCE4" w:themeFill="accent1" w:themeFillTint="66"/>
            <w:noWrap/>
            <w:vAlign w:val="center"/>
            <w:hideMark/>
          </w:tcPr>
          <w:p w14:paraId="19A3179A" w14:textId="77777777" w:rsidR="00384536" w:rsidRPr="00CE57DE" w:rsidRDefault="00384536" w:rsidP="00BE045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CO</w:t>
            </w:r>
          </w:p>
        </w:tc>
        <w:tc>
          <w:tcPr>
            <w:tcW w:w="1261" w:type="dxa"/>
            <w:tcBorders>
              <w:top w:val="nil"/>
              <w:left w:val="nil"/>
              <w:bottom w:val="single" w:sz="4" w:space="0" w:color="auto"/>
              <w:right w:val="single" w:sz="4" w:space="0" w:color="auto"/>
            </w:tcBorders>
            <w:shd w:val="clear" w:color="auto" w:fill="B8CCE4" w:themeFill="accent1" w:themeFillTint="66"/>
            <w:noWrap/>
            <w:vAlign w:val="center"/>
            <w:hideMark/>
          </w:tcPr>
          <w:p w14:paraId="19A3179B" w14:textId="77777777" w:rsidR="00384536" w:rsidRPr="00CE57DE" w:rsidRDefault="007D128A" w:rsidP="00BE0457">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w:t>
            </w:r>
          </w:p>
        </w:tc>
        <w:tc>
          <w:tcPr>
            <w:tcW w:w="1071" w:type="dxa"/>
            <w:tcBorders>
              <w:top w:val="nil"/>
              <w:left w:val="nil"/>
              <w:bottom w:val="single" w:sz="4" w:space="0" w:color="auto"/>
              <w:right w:val="single" w:sz="4" w:space="0" w:color="auto"/>
            </w:tcBorders>
            <w:shd w:val="clear" w:color="auto" w:fill="B8CCE4" w:themeFill="accent1" w:themeFillTint="66"/>
            <w:noWrap/>
            <w:vAlign w:val="center"/>
            <w:hideMark/>
          </w:tcPr>
          <w:p w14:paraId="19A3179C" w14:textId="77777777" w:rsidR="00384536" w:rsidRPr="00CE57DE" w:rsidRDefault="00384536" w:rsidP="00BE045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PM</w:t>
            </w:r>
            <w:r w:rsidRPr="00CE57DE">
              <w:rPr>
                <w:rFonts w:ascii="Times New Roman" w:hAnsi="Times New Roman"/>
                <w:b/>
                <w:bCs/>
                <w:color w:val="000000"/>
                <w:sz w:val="18"/>
                <w:szCs w:val="18"/>
                <w:vertAlign w:val="subscript"/>
              </w:rPr>
              <w:t>10</w:t>
            </w:r>
          </w:p>
        </w:tc>
        <w:tc>
          <w:tcPr>
            <w:tcW w:w="1261" w:type="dxa"/>
            <w:tcBorders>
              <w:top w:val="nil"/>
              <w:left w:val="nil"/>
              <w:bottom w:val="single" w:sz="4" w:space="0" w:color="auto"/>
              <w:right w:val="single" w:sz="4" w:space="0" w:color="auto"/>
            </w:tcBorders>
            <w:shd w:val="clear" w:color="auto" w:fill="B8CCE4" w:themeFill="accent1" w:themeFillTint="66"/>
            <w:noWrap/>
            <w:vAlign w:val="center"/>
            <w:hideMark/>
          </w:tcPr>
          <w:p w14:paraId="19A3179D" w14:textId="77777777" w:rsidR="00384536" w:rsidRPr="00CE57DE" w:rsidRDefault="00384536" w:rsidP="00BE0457">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SO</w:t>
            </w:r>
            <w:r w:rsidRPr="00CE57DE">
              <w:rPr>
                <w:rFonts w:ascii="Times New Roman" w:hAnsi="Times New Roman"/>
                <w:b/>
                <w:bCs/>
                <w:color w:val="000000"/>
                <w:sz w:val="18"/>
                <w:szCs w:val="18"/>
                <w:vertAlign w:val="subscript"/>
              </w:rPr>
              <w:t>2</w:t>
            </w:r>
          </w:p>
        </w:tc>
      </w:tr>
      <w:tr w:rsidR="00E10736" w:rsidRPr="00384536" w14:paraId="19A317A5" w14:textId="77777777" w:rsidTr="00E10736">
        <w:trPr>
          <w:trHeight w:val="300"/>
        </w:trPr>
        <w:tc>
          <w:tcPr>
            <w:tcW w:w="2190" w:type="dxa"/>
            <w:gridSpan w:val="2"/>
            <w:tcBorders>
              <w:top w:val="single" w:sz="4" w:space="0" w:color="auto"/>
              <w:left w:val="single" w:sz="4" w:space="0" w:color="auto"/>
              <w:bottom w:val="single" w:sz="4" w:space="0" w:color="auto"/>
              <w:right w:val="single" w:sz="4" w:space="0" w:color="auto"/>
            </w:tcBorders>
            <w:noWrap/>
            <w:vAlign w:val="center"/>
          </w:tcPr>
          <w:p w14:paraId="19A3179F" w14:textId="77777777" w:rsidR="00E10736" w:rsidRPr="00384536" w:rsidRDefault="00E10736" w:rsidP="00E10736">
            <w:pPr>
              <w:spacing w:line="240" w:lineRule="auto"/>
              <w:jc w:val="center"/>
              <w:rPr>
                <w:rFonts w:ascii="Times New Roman" w:hAnsi="Times New Roman"/>
                <w:color w:val="000000"/>
                <w:sz w:val="18"/>
                <w:szCs w:val="18"/>
              </w:rPr>
            </w:pPr>
            <w:r w:rsidRPr="00384536">
              <w:rPr>
                <w:rFonts w:ascii="Times New Roman" w:hAnsi="Times New Roman"/>
                <w:color w:val="000000"/>
                <w:sz w:val="18"/>
                <w:szCs w:val="18"/>
              </w:rPr>
              <w:t>Baseline Total</w:t>
            </w:r>
            <w:r>
              <w:rPr>
                <w:rFonts w:ascii="Times New Roman" w:hAnsi="Times New Roman"/>
                <w:color w:val="000000"/>
                <w:sz w:val="18"/>
                <w:szCs w:val="18"/>
              </w:rPr>
              <w:t>, lbs</w:t>
            </w:r>
          </w:p>
        </w:tc>
        <w:tc>
          <w:tcPr>
            <w:tcW w:w="1451" w:type="dxa"/>
            <w:tcBorders>
              <w:top w:val="single" w:sz="8" w:space="0" w:color="auto"/>
              <w:left w:val="single" w:sz="8" w:space="0" w:color="auto"/>
              <w:bottom w:val="single" w:sz="8" w:space="0" w:color="auto"/>
              <w:right w:val="single" w:sz="8" w:space="0" w:color="auto"/>
            </w:tcBorders>
            <w:noWrap/>
            <w:vAlign w:val="center"/>
          </w:tcPr>
          <w:p w14:paraId="19A317A0" w14:textId="77777777" w:rsidR="00E10736" w:rsidRPr="00E10736" w:rsidRDefault="006960A4"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252,727</w:t>
            </w:r>
          </w:p>
        </w:tc>
        <w:tc>
          <w:tcPr>
            <w:tcW w:w="1261" w:type="dxa"/>
            <w:tcBorders>
              <w:top w:val="single" w:sz="8" w:space="0" w:color="auto"/>
              <w:left w:val="nil"/>
              <w:bottom w:val="single" w:sz="8" w:space="0" w:color="auto"/>
              <w:right w:val="single" w:sz="8" w:space="0" w:color="auto"/>
            </w:tcBorders>
            <w:noWrap/>
            <w:vAlign w:val="center"/>
          </w:tcPr>
          <w:p w14:paraId="19A317A1" w14:textId="77777777" w:rsidR="00E10736" w:rsidRPr="00E10736" w:rsidRDefault="00D00D9A" w:rsidP="00E10736">
            <w:pPr>
              <w:jc w:val="center"/>
              <w:rPr>
                <w:rFonts w:ascii="Times New Roman" w:hAnsi="Times New Roman"/>
                <w:color w:val="000000"/>
                <w:sz w:val="18"/>
                <w:szCs w:val="18"/>
              </w:rPr>
            </w:pPr>
            <w:r w:rsidRPr="00D00D9A">
              <w:rPr>
                <w:rFonts w:ascii="Times New Roman" w:hAnsi="Times New Roman"/>
                <w:color w:val="000000"/>
                <w:sz w:val="18"/>
                <w:szCs w:val="18"/>
              </w:rPr>
              <w:t>50,167</w:t>
            </w:r>
          </w:p>
        </w:tc>
        <w:tc>
          <w:tcPr>
            <w:tcW w:w="1261" w:type="dxa"/>
            <w:tcBorders>
              <w:top w:val="single" w:sz="8" w:space="0" w:color="auto"/>
              <w:left w:val="nil"/>
              <w:bottom w:val="single" w:sz="8" w:space="0" w:color="auto"/>
              <w:right w:val="single" w:sz="8" w:space="0" w:color="auto"/>
            </w:tcBorders>
            <w:noWrap/>
            <w:vAlign w:val="center"/>
          </w:tcPr>
          <w:p w14:paraId="19A317A2" w14:textId="77777777" w:rsidR="00E10736" w:rsidRPr="00E10736" w:rsidRDefault="00D00D9A" w:rsidP="00E10736">
            <w:pPr>
              <w:jc w:val="center"/>
              <w:rPr>
                <w:rFonts w:ascii="Times New Roman" w:hAnsi="Times New Roman"/>
                <w:color w:val="000000"/>
                <w:sz w:val="18"/>
                <w:szCs w:val="18"/>
              </w:rPr>
            </w:pPr>
            <w:r w:rsidRPr="00D00D9A">
              <w:rPr>
                <w:rFonts w:ascii="Times New Roman" w:hAnsi="Times New Roman"/>
                <w:color w:val="000000"/>
                <w:sz w:val="18"/>
                <w:szCs w:val="18"/>
              </w:rPr>
              <w:t>14,942</w:t>
            </w:r>
          </w:p>
        </w:tc>
        <w:tc>
          <w:tcPr>
            <w:tcW w:w="1071" w:type="dxa"/>
            <w:tcBorders>
              <w:top w:val="single" w:sz="8" w:space="0" w:color="auto"/>
              <w:left w:val="nil"/>
              <w:bottom w:val="single" w:sz="8" w:space="0" w:color="auto"/>
              <w:right w:val="single" w:sz="8" w:space="0" w:color="auto"/>
            </w:tcBorders>
            <w:noWrap/>
            <w:vAlign w:val="center"/>
          </w:tcPr>
          <w:p w14:paraId="19A317A3" w14:textId="77777777" w:rsidR="00E10736" w:rsidRPr="00E10736" w:rsidRDefault="00D00D9A" w:rsidP="00E10736">
            <w:pPr>
              <w:jc w:val="center"/>
              <w:rPr>
                <w:rFonts w:ascii="Times New Roman" w:hAnsi="Times New Roman"/>
                <w:color w:val="000000"/>
                <w:sz w:val="18"/>
                <w:szCs w:val="18"/>
              </w:rPr>
            </w:pPr>
            <w:r w:rsidRPr="00D00D9A">
              <w:rPr>
                <w:rFonts w:ascii="Times New Roman" w:hAnsi="Times New Roman"/>
                <w:color w:val="000000"/>
                <w:sz w:val="18"/>
                <w:szCs w:val="18"/>
              </w:rPr>
              <w:t>6,138</w:t>
            </w:r>
          </w:p>
        </w:tc>
        <w:tc>
          <w:tcPr>
            <w:tcW w:w="1261" w:type="dxa"/>
            <w:tcBorders>
              <w:top w:val="single" w:sz="8" w:space="0" w:color="auto"/>
              <w:left w:val="nil"/>
              <w:bottom w:val="single" w:sz="8" w:space="0" w:color="auto"/>
              <w:right w:val="single" w:sz="8" w:space="0" w:color="auto"/>
            </w:tcBorders>
            <w:noWrap/>
            <w:vAlign w:val="center"/>
          </w:tcPr>
          <w:p w14:paraId="19A317A4" w14:textId="77777777" w:rsidR="00E10736" w:rsidRPr="00E10736" w:rsidRDefault="00D00D9A" w:rsidP="00E10736">
            <w:pPr>
              <w:jc w:val="center"/>
              <w:rPr>
                <w:rFonts w:ascii="Times New Roman" w:hAnsi="Times New Roman"/>
                <w:color w:val="000000"/>
                <w:sz w:val="18"/>
                <w:szCs w:val="18"/>
              </w:rPr>
            </w:pPr>
            <w:r w:rsidRPr="00D00D9A">
              <w:rPr>
                <w:rFonts w:ascii="Times New Roman" w:hAnsi="Times New Roman"/>
                <w:color w:val="000000"/>
                <w:sz w:val="18"/>
                <w:szCs w:val="18"/>
              </w:rPr>
              <w:t>11,253</w:t>
            </w:r>
          </w:p>
        </w:tc>
      </w:tr>
      <w:tr w:rsidR="00E10736" w:rsidRPr="00384536" w14:paraId="19A317AC" w14:textId="77777777" w:rsidTr="00E10736">
        <w:trPr>
          <w:trHeight w:val="300"/>
        </w:trPr>
        <w:tc>
          <w:tcPr>
            <w:tcW w:w="2190" w:type="dxa"/>
            <w:gridSpan w:val="2"/>
            <w:tcBorders>
              <w:top w:val="single" w:sz="4" w:space="0" w:color="auto"/>
              <w:left w:val="single" w:sz="4" w:space="0" w:color="auto"/>
              <w:bottom w:val="single" w:sz="4" w:space="0" w:color="auto"/>
              <w:right w:val="single" w:sz="4" w:space="0" w:color="auto"/>
            </w:tcBorders>
            <w:noWrap/>
            <w:vAlign w:val="center"/>
          </w:tcPr>
          <w:p w14:paraId="19A317A6" w14:textId="77777777" w:rsidR="00E10736" w:rsidRPr="00384536" w:rsidRDefault="00E10736" w:rsidP="00E10736">
            <w:pPr>
              <w:spacing w:line="240" w:lineRule="auto"/>
              <w:jc w:val="center"/>
              <w:rPr>
                <w:rFonts w:ascii="Times New Roman" w:hAnsi="Times New Roman"/>
                <w:color w:val="000000"/>
                <w:sz w:val="18"/>
                <w:szCs w:val="18"/>
              </w:rPr>
            </w:pPr>
            <w:r>
              <w:rPr>
                <w:rFonts w:ascii="Times New Roman" w:hAnsi="Times New Roman"/>
                <w:color w:val="000000"/>
                <w:sz w:val="18"/>
                <w:szCs w:val="18"/>
              </w:rPr>
              <w:t>Annual Average, lbs</w:t>
            </w:r>
          </w:p>
        </w:tc>
        <w:tc>
          <w:tcPr>
            <w:tcW w:w="1451" w:type="dxa"/>
            <w:tcBorders>
              <w:top w:val="nil"/>
              <w:left w:val="nil"/>
              <w:bottom w:val="single" w:sz="4" w:space="0" w:color="auto"/>
              <w:right w:val="single" w:sz="8" w:space="0" w:color="auto"/>
            </w:tcBorders>
            <w:noWrap/>
            <w:vAlign w:val="center"/>
          </w:tcPr>
          <w:p w14:paraId="19A317A7"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84</w:t>
            </w:r>
            <w:r w:rsidR="00D07552">
              <w:rPr>
                <w:rFonts w:ascii="Times New Roman" w:hAnsi="Times New Roman"/>
                <w:color w:val="000000"/>
                <w:sz w:val="18"/>
                <w:szCs w:val="18"/>
              </w:rPr>
              <w:t>,</w:t>
            </w:r>
            <w:r w:rsidRPr="00D00D9A">
              <w:rPr>
                <w:rFonts w:ascii="Times New Roman" w:hAnsi="Times New Roman"/>
                <w:color w:val="000000"/>
                <w:sz w:val="18"/>
                <w:szCs w:val="18"/>
              </w:rPr>
              <w:t>242</w:t>
            </w:r>
          </w:p>
        </w:tc>
        <w:tc>
          <w:tcPr>
            <w:tcW w:w="1261" w:type="dxa"/>
            <w:tcBorders>
              <w:top w:val="nil"/>
              <w:left w:val="nil"/>
              <w:bottom w:val="single" w:sz="4" w:space="0" w:color="auto"/>
              <w:right w:val="single" w:sz="8" w:space="0" w:color="auto"/>
            </w:tcBorders>
            <w:noWrap/>
            <w:vAlign w:val="center"/>
          </w:tcPr>
          <w:p w14:paraId="19A317A8"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16722</w:t>
            </w:r>
          </w:p>
        </w:tc>
        <w:tc>
          <w:tcPr>
            <w:tcW w:w="1261" w:type="dxa"/>
            <w:tcBorders>
              <w:top w:val="nil"/>
              <w:left w:val="nil"/>
              <w:bottom w:val="single" w:sz="4" w:space="0" w:color="auto"/>
              <w:right w:val="single" w:sz="8" w:space="0" w:color="auto"/>
            </w:tcBorders>
            <w:noWrap/>
            <w:vAlign w:val="center"/>
          </w:tcPr>
          <w:p w14:paraId="19A317A9"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4</w:t>
            </w:r>
            <w:r w:rsidR="00D07552">
              <w:rPr>
                <w:rFonts w:ascii="Times New Roman" w:hAnsi="Times New Roman"/>
                <w:color w:val="000000"/>
                <w:sz w:val="18"/>
                <w:szCs w:val="18"/>
              </w:rPr>
              <w:t>,</w:t>
            </w:r>
            <w:r w:rsidRPr="00D00D9A">
              <w:rPr>
                <w:rFonts w:ascii="Times New Roman" w:hAnsi="Times New Roman"/>
                <w:color w:val="000000"/>
                <w:sz w:val="18"/>
                <w:szCs w:val="18"/>
              </w:rPr>
              <w:t>981</w:t>
            </w:r>
          </w:p>
        </w:tc>
        <w:tc>
          <w:tcPr>
            <w:tcW w:w="1071" w:type="dxa"/>
            <w:tcBorders>
              <w:top w:val="nil"/>
              <w:left w:val="nil"/>
              <w:bottom w:val="single" w:sz="4" w:space="0" w:color="auto"/>
              <w:right w:val="single" w:sz="8" w:space="0" w:color="auto"/>
            </w:tcBorders>
            <w:noWrap/>
            <w:vAlign w:val="center"/>
          </w:tcPr>
          <w:p w14:paraId="19A317AA"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2</w:t>
            </w:r>
            <w:r w:rsidR="00D07552">
              <w:rPr>
                <w:rFonts w:ascii="Times New Roman" w:hAnsi="Times New Roman"/>
                <w:color w:val="000000"/>
                <w:sz w:val="18"/>
                <w:szCs w:val="18"/>
              </w:rPr>
              <w:t>,</w:t>
            </w:r>
            <w:r w:rsidRPr="00D00D9A">
              <w:rPr>
                <w:rFonts w:ascii="Times New Roman" w:hAnsi="Times New Roman"/>
                <w:color w:val="000000"/>
                <w:sz w:val="18"/>
                <w:szCs w:val="18"/>
              </w:rPr>
              <w:t>046</w:t>
            </w:r>
          </w:p>
        </w:tc>
        <w:tc>
          <w:tcPr>
            <w:tcW w:w="1261" w:type="dxa"/>
            <w:tcBorders>
              <w:top w:val="nil"/>
              <w:left w:val="nil"/>
              <w:bottom w:val="single" w:sz="4" w:space="0" w:color="auto"/>
              <w:right w:val="single" w:sz="8" w:space="0" w:color="auto"/>
            </w:tcBorders>
            <w:noWrap/>
            <w:vAlign w:val="center"/>
          </w:tcPr>
          <w:p w14:paraId="19A317AB"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3</w:t>
            </w:r>
            <w:r w:rsidR="00D07552">
              <w:rPr>
                <w:rFonts w:ascii="Times New Roman" w:hAnsi="Times New Roman"/>
                <w:color w:val="000000"/>
                <w:sz w:val="18"/>
                <w:szCs w:val="18"/>
              </w:rPr>
              <w:t>,</w:t>
            </w:r>
            <w:r w:rsidRPr="00D00D9A">
              <w:rPr>
                <w:rFonts w:ascii="Times New Roman" w:hAnsi="Times New Roman"/>
                <w:color w:val="000000"/>
                <w:sz w:val="18"/>
                <w:szCs w:val="18"/>
              </w:rPr>
              <w:t>751</w:t>
            </w:r>
          </w:p>
        </w:tc>
      </w:tr>
      <w:tr w:rsidR="00E10736" w:rsidRPr="00384536" w14:paraId="19A317B3" w14:textId="77777777" w:rsidTr="00E10736">
        <w:trPr>
          <w:trHeight w:val="300"/>
        </w:trPr>
        <w:tc>
          <w:tcPr>
            <w:tcW w:w="2190" w:type="dxa"/>
            <w:gridSpan w:val="2"/>
            <w:tcBorders>
              <w:top w:val="single" w:sz="4" w:space="0" w:color="auto"/>
              <w:left w:val="single" w:sz="4" w:space="0" w:color="auto"/>
              <w:bottom w:val="single" w:sz="4" w:space="0" w:color="auto"/>
              <w:right w:val="single" w:sz="4" w:space="0" w:color="auto"/>
            </w:tcBorders>
            <w:noWrap/>
            <w:vAlign w:val="center"/>
          </w:tcPr>
          <w:p w14:paraId="19A317AD" w14:textId="77777777" w:rsidR="00E10736" w:rsidRDefault="00E10736" w:rsidP="00E10736">
            <w:pPr>
              <w:spacing w:line="240" w:lineRule="auto"/>
              <w:jc w:val="center"/>
              <w:rPr>
                <w:rFonts w:ascii="Times New Roman" w:hAnsi="Times New Roman"/>
                <w:color w:val="000000"/>
                <w:sz w:val="18"/>
                <w:szCs w:val="18"/>
              </w:rPr>
            </w:pPr>
            <w:r>
              <w:rPr>
                <w:rFonts w:ascii="Times New Roman" w:hAnsi="Times New Roman"/>
                <w:color w:val="000000"/>
                <w:sz w:val="18"/>
                <w:szCs w:val="18"/>
              </w:rPr>
              <w:t>Annual Average, tons</w:t>
            </w:r>
          </w:p>
        </w:tc>
        <w:tc>
          <w:tcPr>
            <w:tcW w:w="1451" w:type="dxa"/>
            <w:tcBorders>
              <w:top w:val="single" w:sz="4" w:space="0" w:color="auto"/>
              <w:left w:val="nil"/>
              <w:bottom w:val="single" w:sz="4" w:space="0" w:color="auto"/>
              <w:right w:val="single" w:sz="4" w:space="0" w:color="auto"/>
            </w:tcBorders>
            <w:noWrap/>
            <w:vAlign w:val="bottom"/>
          </w:tcPr>
          <w:p w14:paraId="19A317AE"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42.121</w:t>
            </w:r>
          </w:p>
        </w:tc>
        <w:tc>
          <w:tcPr>
            <w:tcW w:w="1261" w:type="dxa"/>
            <w:tcBorders>
              <w:top w:val="single" w:sz="4" w:space="0" w:color="auto"/>
              <w:left w:val="single" w:sz="4" w:space="0" w:color="auto"/>
              <w:bottom w:val="single" w:sz="4" w:space="0" w:color="auto"/>
              <w:right w:val="single" w:sz="4" w:space="0" w:color="auto"/>
            </w:tcBorders>
            <w:noWrap/>
            <w:vAlign w:val="bottom"/>
          </w:tcPr>
          <w:p w14:paraId="19A317AF"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8.361</w:t>
            </w:r>
          </w:p>
        </w:tc>
        <w:tc>
          <w:tcPr>
            <w:tcW w:w="1261" w:type="dxa"/>
            <w:tcBorders>
              <w:top w:val="single" w:sz="4" w:space="0" w:color="auto"/>
              <w:left w:val="single" w:sz="4" w:space="0" w:color="auto"/>
              <w:bottom w:val="single" w:sz="4" w:space="0" w:color="auto"/>
              <w:right w:val="single" w:sz="4" w:space="0" w:color="auto"/>
            </w:tcBorders>
            <w:noWrap/>
            <w:vAlign w:val="bottom"/>
          </w:tcPr>
          <w:p w14:paraId="19A317B0"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2.490</w:t>
            </w:r>
          </w:p>
        </w:tc>
        <w:tc>
          <w:tcPr>
            <w:tcW w:w="1071" w:type="dxa"/>
            <w:tcBorders>
              <w:top w:val="single" w:sz="4" w:space="0" w:color="auto"/>
              <w:left w:val="single" w:sz="4" w:space="0" w:color="auto"/>
              <w:bottom w:val="single" w:sz="4" w:space="0" w:color="auto"/>
              <w:right w:val="single" w:sz="4" w:space="0" w:color="auto"/>
            </w:tcBorders>
            <w:noWrap/>
            <w:vAlign w:val="bottom"/>
          </w:tcPr>
          <w:p w14:paraId="19A317B1"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1.023</w:t>
            </w:r>
          </w:p>
        </w:tc>
        <w:tc>
          <w:tcPr>
            <w:tcW w:w="1261" w:type="dxa"/>
            <w:tcBorders>
              <w:top w:val="single" w:sz="4" w:space="0" w:color="auto"/>
              <w:left w:val="single" w:sz="4" w:space="0" w:color="auto"/>
              <w:bottom w:val="single" w:sz="4" w:space="0" w:color="auto"/>
              <w:right w:val="single" w:sz="4" w:space="0" w:color="auto"/>
            </w:tcBorders>
            <w:noWrap/>
            <w:vAlign w:val="bottom"/>
          </w:tcPr>
          <w:p w14:paraId="19A317B2" w14:textId="77777777" w:rsidR="00E10736" w:rsidRPr="00257743" w:rsidRDefault="00D00D9A" w:rsidP="00E10736">
            <w:pPr>
              <w:spacing w:line="240" w:lineRule="auto"/>
              <w:jc w:val="center"/>
              <w:rPr>
                <w:rFonts w:ascii="Times New Roman" w:hAnsi="Times New Roman"/>
                <w:color w:val="000000"/>
                <w:sz w:val="18"/>
                <w:szCs w:val="18"/>
              </w:rPr>
            </w:pPr>
            <w:r w:rsidRPr="00D00D9A">
              <w:rPr>
                <w:rFonts w:ascii="Times New Roman" w:hAnsi="Times New Roman"/>
                <w:color w:val="000000"/>
                <w:sz w:val="18"/>
                <w:szCs w:val="18"/>
              </w:rPr>
              <w:t>1.876</w:t>
            </w:r>
          </w:p>
        </w:tc>
      </w:tr>
    </w:tbl>
    <w:p w14:paraId="19A317B4" w14:textId="77777777" w:rsidR="00384536" w:rsidRDefault="00384536" w:rsidP="00A1183A">
      <w:pPr>
        <w:spacing w:line="300" w:lineRule="atLeast"/>
        <w:rPr>
          <w:rFonts w:ascii="Times New Roman" w:hAnsi="Times New Roman"/>
          <w:sz w:val="20"/>
        </w:rPr>
      </w:pPr>
    </w:p>
    <w:p w14:paraId="19A317B5" w14:textId="77777777" w:rsidR="00876065" w:rsidRPr="00A924C8" w:rsidRDefault="00ED627C" w:rsidP="00876065">
      <w:pPr>
        <w:keepNext/>
        <w:spacing w:line="300" w:lineRule="atLeast"/>
        <w:rPr>
          <w:rFonts w:ascii="Times New Roman" w:hAnsi="Times New Roman"/>
          <w:b/>
          <w:sz w:val="20"/>
          <w:u w:val="single"/>
        </w:rPr>
      </w:pPr>
      <w:r>
        <w:rPr>
          <w:rFonts w:ascii="Times New Roman" w:hAnsi="Times New Roman"/>
          <w:b/>
          <w:sz w:val="20"/>
          <w:u w:val="single"/>
        </w:rPr>
        <w:t>G</w:t>
      </w:r>
      <w:r w:rsidR="00876065" w:rsidRPr="00A924C8">
        <w:rPr>
          <w:rFonts w:ascii="Times New Roman" w:hAnsi="Times New Roman"/>
          <w:b/>
          <w:sz w:val="20"/>
          <w:u w:val="single"/>
        </w:rPr>
        <w:t xml:space="preserve">. </w:t>
      </w:r>
      <w:r w:rsidR="00876065" w:rsidRPr="00A924C8">
        <w:rPr>
          <w:rFonts w:ascii="Times New Roman" w:hAnsi="Times New Roman"/>
          <w:b/>
          <w:sz w:val="20"/>
          <w:u w:val="single"/>
        </w:rPr>
        <w:tab/>
      </w:r>
      <w:r w:rsidR="00876065">
        <w:rPr>
          <w:rFonts w:ascii="Times New Roman" w:hAnsi="Times New Roman"/>
          <w:b/>
          <w:sz w:val="20"/>
          <w:u w:val="single"/>
        </w:rPr>
        <w:t xml:space="preserve">Berth 1 Material Loading Operations </w:t>
      </w:r>
      <w:r w:rsidR="00876065" w:rsidRPr="00A924C8">
        <w:rPr>
          <w:rFonts w:ascii="Times New Roman" w:hAnsi="Times New Roman"/>
          <w:b/>
          <w:sz w:val="20"/>
          <w:u w:val="single"/>
        </w:rPr>
        <w:t>Emissions</w:t>
      </w:r>
    </w:p>
    <w:p w14:paraId="19A317B6" w14:textId="77777777" w:rsidR="00876065" w:rsidRDefault="00876065" w:rsidP="00A1183A">
      <w:pPr>
        <w:spacing w:line="300" w:lineRule="atLeast"/>
        <w:rPr>
          <w:rFonts w:ascii="Times New Roman" w:hAnsi="Times New Roman"/>
          <w:sz w:val="20"/>
        </w:rPr>
      </w:pPr>
    </w:p>
    <w:p w14:paraId="19A317B7" w14:textId="77777777" w:rsidR="00876065" w:rsidRDefault="00876065" w:rsidP="00BA5BAF">
      <w:pPr>
        <w:autoSpaceDE w:val="0"/>
        <w:autoSpaceDN w:val="0"/>
        <w:adjustRightInd w:val="0"/>
        <w:rPr>
          <w:rFonts w:ascii="Times New Roman" w:hAnsi="Times New Roman"/>
          <w:sz w:val="20"/>
        </w:rPr>
      </w:pPr>
      <w:r>
        <w:rPr>
          <w:rFonts w:ascii="Times New Roman" w:hAnsi="Times New Roman"/>
          <w:sz w:val="20"/>
        </w:rPr>
        <w:t>Berth 1 Emissions from Loading Operations were estimated in Part A.2 above, and are summarized in the following table:</w:t>
      </w:r>
    </w:p>
    <w:p w14:paraId="19A317B8" w14:textId="77777777" w:rsidR="00876065" w:rsidRDefault="00876065" w:rsidP="00A1183A">
      <w:pPr>
        <w:spacing w:line="300" w:lineRule="atLeast"/>
        <w:rPr>
          <w:rFonts w:ascii="Times New Roman" w:hAnsi="Times New Roman"/>
          <w:sz w:val="20"/>
        </w:rPr>
      </w:pPr>
    </w:p>
    <w:tbl>
      <w:tblPr>
        <w:tblStyle w:val="TableGrid"/>
        <w:tblW w:w="0" w:type="auto"/>
        <w:tblLayout w:type="fixed"/>
        <w:tblLook w:val="04A0" w:firstRow="1" w:lastRow="0" w:firstColumn="1" w:lastColumn="0" w:noHBand="0" w:noVBand="1"/>
      </w:tblPr>
      <w:tblGrid>
        <w:gridCol w:w="2178"/>
        <w:gridCol w:w="2880"/>
        <w:gridCol w:w="1531"/>
        <w:gridCol w:w="1709"/>
      </w:tblGrid>
      <w:tr w:rsidR="00377F35" w14:paraId="19A317BD" w14:textId="77777777" w:rsidTr="00F16F77">
        <w:tc>
          <w:tcPr>
            <w:tcW w:w="2178" w:type="dxa"/>
            <w:shd w:val="clear" w:color="auto" w:fill="B8CCE4" w:themeFill="accent1" w:themeFillTint="66"/>
          </w:tcPr>
          <w:p w14:paraId="19A317B9" w14:textId="77777777" w:rsidR="00377F35" w:rsidRPr="00D507CF" w:rsidRDefault="00377F35" w:rsidP="00D507CF">
            <w:pPr>
              <w:spacing w:line="240" w:lineRule="auto"/>
              <w:jc w:val="center"/>
              <w:rPr>
                <w:rFonts w:ascii="Times New Roman" w:hAnsi="Times New Roman"/>
                <w:b/>
                <w:bCs/>
                <w:color w:val="000000"/>
                <w:sz w:val="18"/>
                <w:szCs w:val="18"/>
              </w:rPr>
            </w:pPr>
          </w:p>
        </w:tc>
        <w:tc>
          <w:tcPr>
            <w:tcW w:w="2880" w:type="dxa"/>
            <w:shd w:val="clear" w:color="auto" w:fill="B8CCE4" w:themeFill="accent1" w:themeFillTint="66"/>
          </w:tcPr>
          <w:p w14:paraId="19A317BA" w14:textId="77777777" w:rsidR="00377F35" w:rsidRPr="00D507CF" w:rsidRDefault="00D507CF" w:rsidP="00D507CF">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 Quantity Loaded During 3-Y</w:t>
            </w:r>
            <w:r w:rsidR="00377F35" w:rsidRPr="00D507CF">
              <w:rPr>
                <w:rFonts w:ascii="Times New Roman" w:hAnsi="Times New Roman"/>
                <w:b/>
                <w:bCs/>
                <w:color w:val="000000"/>
                <w:sz w:val="18"/>
                <w:szCs w:val="18"/>
              </w:rPr>
              <w:t>ear Baseline, Barrels</w:t>
            </w:r>
          </w:p>
        </w:tc>
        <w:tc>
          <w:tcPr>
            <w:tcW w:w="1531" w:type="dxa"/>
            <w:shd w:val="clear" w:color="auto" w:fill="B8CCE4" w:themeFill="accent1" w:themeFillTint="66"/>
          </w:tcPr>
          <w:p w14:paraId="19A317BB" w14:textId="77777777" w:rsidR="00377F35" w:rsidRPr="00D507CF" w:rsidRDefault="00377F35" w:rsidP="00D507CF">
            <w:pPr>
              <w:spacing w:line="240" w:lineRule="auto"/>
              <w:jc w:val="center"/>
              <w:rPr>
                <w:rFonts w:ascii="Times New Roman" w:hAnsi="Times New Roman"/>
                <w:b/>
                <w:bCs/>
                <w:color w:val="000000"/>
                <w:sz w:val="18"/>
                <w:szCs w:val="18"/>
              </w:rPr>
            </w:pPr>
            <w:r w:rsidRPr="00D507CF">
              <w:rPr>
                <w:rFonts w:ascii="Times New Roman" w:hAnsi="Times New Roman"/>
                <w:b/>
                <w:bCs/>
                <w:color w:val="000000"/>
                <w:sz w:val="18"/>
                <w:szCs w:val="18"/>
              </w:rPr>
              <w:t>Uncontrolled Emissions, lbs</w:t>
            </w:r>
          </w:p>
        </w:tc>
        <w:tc>
          <w:tcPr>
            <w:tcW w:w="1709" w:type="dxa"/>
            <w:shd w:val="clear" w:color="auto" w:fill="B8CCE4" w:themeFill="accent1" w:themeFillTint="66"/>
          </w:tcPr>
          <w:p w14:paraId="19A317BC" w14:textId="77777777" w:rsidR="00377F35" w:rsidRPr="00D507CF" w:rsidRDefault="00377F35" w:rsidP="00D507CF">
            <w:pPr>
              <w:spacing w:line="240" w:lineRule="auto"/>
              <w:jc w:val="center"/>
              <w:rPr>
                <w:rFonts w:ascii="Times New Roman" w:hAnsi="Times New Roman"/>
                <w:b/>
                <w:bCs/>
                <w:color w:val="000000"/>
                <w:sz w:val="18"/>
                <w:szCs w:val="18"/>
              </w:rPr>
            </w:pPr>
            <w:r w:rsidRPr="00D507CF">
              <w:rPr>
                <w:rFonts w:ascii="Times New Roman" w:hAnsi="Times New Roman"/>
                <w:b/>
                <w:bCs/>
                <w:color w:val="000000"/>
                <w:sz w:val="18"/>
                <w:szCs w:val="18"/>
              </w:rPr>
              <w:t>Controlled Emissions, lbs</w:t>
            </w:r>
          </w:p>
        </w:tc>
      </w:tr>
      <w:tr w:rsidR="00377F35" w14:paraId="19A317C2" w14:textId="77777777" w:rsidTr="00D507CF">
        <w:tc>
          <w:tcPr>
            <w:tcW w:w="2178" w:type="dxa"/>
          </w:tcPr>
          <w:p w14:paraId="19A317BE" w14:textId="77777777" w:rsidR="00377F35" w:rsidRDefault="00377F35" w:rsidP="00377F35">
            <w:pPr>
              <w:spacing w:line="300" w:lineRule="atLeast"/>
              <w:rPr>
                <w:rFonts w:ascii="Times New Roman" w:hAnsi="Times New Roman"/>
                <w:sz w:val="20"/>
              </w:rPr>
            </w:pPr>
            <w:r>
              <w:rPr>
                <w:rFonts w:ascii="Times New Roman" w:hAnsi="Times New Roman"/>
                <w:sz w:val="20"/>
              </w:rPr>
              <w:t>Total 3-Year Baseline</w:t>
            </w:r>
          </w:p>
        </w:tc>
        <w:tc>
          <w:tcPr>
            <w:tcW w:w="2880" w:type="dxa"/>
          </w:tcPr>
          <w:p w14:paraId="19A317BF" w14:textId="77777777" w:rsidR="00377F35" w:rsidRDefault="00231B9E" w:rsidP="00D7228E">
            <w:pPr>
              <w:spacing w:line="300" w:lineRule="atLeast"/>
              <w:jc w:val="center"/>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82816" behindDoc="0" locked="0" layoutInCell="1" allowOverlap="1" wp14:anchorId="19A323AD" wp14:editId="19A323AE">
                      <wp:simplePos x="0" y="0"/>
                      <wp:positionH relativeFrom="column">
                        <wp:posOffset>102870</wp:posOffset>
                      </wp:positionH>
                      <wp:positionV relativeFrom="paragraph">
                        <wp:posOffset>26035</wp:posOffset>
                      </wp:positionV>
                      <wp:extent cx="1371600" cy="36195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1371600" cy="361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74FCD1" id="Rectangle 25" o:spid="_x0000_s1026" style="position:absolute;margin-left:8.1pt;margin-top:2.05pt;width:108pt;height:28.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" filled="f" strokecolor="#243f60 [1604]" strokeweight="2pt"/>
                  </w:pict>
                </mc:Fallback>
              </mc:AlternateContent>
            </w:r>
            <w:r w:rsidR="00377F35">
              <w:rPr>
                <w:rFonts w:ascii="Times New Roman" w:hAnsi="Times New Roman"/>
                <w:sz w:val="20"/>
              </w:rPr>
              <w:t>18,</w:t>
            </w:r>
            <w:r w:rsidR="00D7228E">
              <w:rPr>
                <w:rFonts w:ascii="Times New Roman" w:hAnsi="Times New Roman"/>
                <w:sz w:val="20"/>
              </w:rPr>
              <w:t>657,550</w:t>
            </w:r>
          </w:p>
        </w:tc>
        <w:tc>
          <w:tcPr>
            <w:tcW w:w="1531" w:type="dxa"/>
          </w:tcPr>
          <w:p w14:paraId="19A317C0" w14:textId="77777777" w:rsidR="00377F35" w:rsidRPr="00EA27FF" w:rsidRDefault="00377F35" w:rsidP="00D7228E">
            <w:pPr>
              <w:spacing w:line="300" w:lineRule="atLeast"/>
              <w:jc w:val="center"/>
              <w:rPr>
                <w:rFonts w:ascii="Times New Roman" w:hAnsi="Times New Roman"/>
                <w:sz w:val="20"/>
              </w:rPr>
            </w:pPr>
            <w:r>
              <w:rPr>
                <w:rFonts w:ascii="Times New Roman" w:hAnsi="Times New Roman"/>
                <w:sz w:val="20"/>
              </w:rPr>
              <w:t>104,84</w:t>
            </w:r>
            <w:r w:rsidR="00D7228E">
              <w:rPr>
                <w:rFonts w:ascii="Times New Roman" w:hAnsi="Times New Roman"/>
                <w:sz w:val="20"/>
              </w:rPr>
              <w:t>9</w:t>
            </w:r>
          </w:p>
        </w:tc>
        <w:tc>
          <w:tcPr>
            <w:tcW w:w="1709" w:type="dxa"/>
          </w:tcPr>
          <w:p w14:paraId="19A317C1" w14:textId="77777777" w:rsidR="00377F35" w:rsidRPr="00EA27FF" w:rsidRDefault="00377F35" w:rsidP="00377F35">
            <w:pPr>
              <w:spacing w:line="300" w:lineRule="atLeast"/>
              <w:jc w:val="center"/>
              <w:rPr>
                <w:rFonts w:ascii="Times New Roman" w:hAnsi="Times New Roman"/>
                <w:sz w:val="20"/>
              </w:rPr>
            </w:pPr>
            <w:r>
              <w:rPr>
                <w:rFonts w:ascii="Times New Roman" w:hAnsi="Times New Roman"/>
                <w:sz w:val="20"/>
              </w:rPr>
              <w:t>5,35</w:t>
            </w:r>
            <w:r w:rsidR="00D7228E">
              <w:rPr>
                <w:rFonts w:ascii="Times New Roman" w:hAnsi="Times New Roman"/>
                <w:sz w:val="20"/>
              </w:rPr>
              <w:t>9</w:t>
            </w:r>
          </w:p>
        </w:tc>
      </w:tr>
      <w:tr w:rsidR="00377F35" w14:paraId="19A317C7" w14:textId="77777777" w:rsidTr="00D507CF">
        <w:tc>
          <w:tcPr>
            <w:tcW w:w="2178" w:type="dxa"/>
          </w:tcPr>
          <w:p w14:paraId="19A317C3" w14:textId="77777777" w:rsidR="00377F35" w:rsidRDefault="00377F35" w:rsidP="00377F35">
            <w:pPr>
              <w:spacing w:line="300" w:lineRule="atLeast"/>
              <w:rPr>
                <w:rFonts w:ascii="Times New Roman" w:hAnsi="Times New Roman"/>
                <w:sz w:val="20"/>
              </w:rPr>
            </w:pPr>
            <w:r>
              <w:rPr>
                <w:rFonts w:ascii="Times New Roman" w:hAnsi="Times New Roman"/>
                <w:sz w:val="20"/>
              </w:rPr>
              <w:t>Annual Average</w:t>
            </w:r>
          </w:p>
        </w:tc>
        <w:tc>
          <w:tcPr>
            <w:tcW w:w="2880" w:type="dxa"/>
          </w:tcPr>
          <w:p w14:paraId="19A317C4" w14:textId="77777777" w:rsidR="00377F35" w:rsidRDefault="00377F35" w:rsidP="00D7228E">
            <w:pPr>
              <w:spacing w:line="300" w:lineRule="atLeast"/>
              <w:jc w:val="center"/>
              <w:rPr>
                <w:rFonts w:ascii="Times New Roman" w:hAnsi="Times New Roman"/>
                <w:sz w:val="20"/>
              </w:rPr>
            </w:pPr>
            <w:r>
              <w:rPr>
                <w:rFonts w:ascii="Times New Roman" w:hAnsi="Times New Roman"/>
                <w:sz w:val="20"/>
              </w:rPr>
              <w:t>6,</w:t>
            </w:r>
            <w:r w:rsidR="00D7228E">
              <w:rPr>
                <w:rFonts w:ascii="Times New Roman" w:hAnsi="Times New Roman"/>
                <w:sz w:val="20"/>
              </w:rPr>
              <w:t>219,183</w:t>
            </w:r>
          </w:p>
        </w:tc>
        <w:tc>
          <w:tcPr>
            <w:tcW w:w="1531" w:type="dxa"/>
          </w:tcPr>
          <w:p w14:paraId="19A317C5" w14:textId="77777777" w:rsidR="00377F35" w:rsidRDefault="00377F35" w:rsidP="00377F35">
            <w:pPr>
              <w:spacing w:line="300" w:lineRule="atLeast"/>
              <w:jc w:val="center"/>
              <w:rPr>
                <w:rFonts w:ascii="Times New Roman" w:hAnsi="Times New Roman"/>
                <w:sz w:val="20"/>
              </w:rPr>
            </w:pPr>
            <w:r>
              <w:rPr>
                <w:rFonts w:ascii="Times New Roman" w:hAnsi="Times New Roman"/>
                <w:sz w:val="20"/>
              </w:rPr>
              <w:t>34,9</w:t>
            </w:r>
            <w:r w:rsidR="00D7228E">
              <w:rPr>
                <w:rFonts w:ascii="Times New Roman" w:hAnsi="Times New Roman"/>
                <w:sz w:val="20"/>
              </w:rPr>
              <w:t>50</w:t>
            </w:r>
          </w:p>
        </w:tc>
        <w:tc>
          <w:tcPr>
            <w:tcW w:w="1709" w:type="dxa"/>
          </w:tcPr>
          <w:p w14:paraId="19A317C6" w14:textId="77777777" w:rsidR="00377F35" w:rsidRDefault="00377F35" w:rsidP="00377F35">
            <w:pPr>
              <w:spacing w:line="300" w:lineRule="atLeast"/>
              <w:jc w:val="center"/>
              <w:rPr>
                <w:rFonts w:ascii="Times New Roman" w:hAnsi="Times New Roman"/>
                <w:sz w:val="20"/>
              </w:rPr>
            </w:pPr>
            <w:r>
              <w:rPr>
                <w:rFonts w:ascii="Times New Roman" w:hAnsi="Times New Roman"/>
                <w:sz w:val="20"/>
              </w:rPr>
              <w:t>1,786</w:t>
            </w:r>
          </w:p>
        </w:tc>
      </w:tr>
      <w:tr w:rsidR="00D507CF" w14:paraId="19A317CB" w14:textId="77777777" w:rsidTr="008474DA">
        <w:tc>
          <w:tcPr>
            <w:tcW w:w="5058" w:type="dxa"/>
            <w:gridSpan w:val="2"/>
          </w:tcPr>
          <w:p w14:paraId="19A317C8" w14:textId="77777777" w:rsidR="00D507CF" w:rsidRDefault="00D507CF" w:rsidP="00D507CF">
            <w:pPr>
              <w:spacing w:line="300" w:lineRule="atLeast"/>
              <w:jc w:val="center"/>
              <w:rPr>
                <w:rFonts w:ascii="Times New Roman" w:hAnsi="Times New Roman"/>
                <w:sz w:val="20"/>
              </w:rPr>
            </w:pPr>
            <w:r>
              <w:rPr>
                <w:rFonts w:ascii="Times New Roman" w:hAnsi="Times New Roman"/>
                <w:sz w:val="20"/>
              </w:rPr>
              <w:t>Annual Average Loading Operations POC Emissions, tons</w:t>
            </w:r>
          </w:p>
        </w:tc>
        <w:tc>
          <w:tcPr>
            <w:tcW w:w="1531" w:type="dxa"/>
            <w:tcBorders>
              <w:top w:val="nil"/>
              <w:left w:val="nil"/>
              <w:bottom w:val="single" w:sz="8" w:space="0" w:color="auto"/>
              <w:right w:val="single" w:sz="8" w:space="0" w:color="auto"/>
            </w:tcBorders>
            <w:vAlign w:val="center"/>
          </w:tcPr>
          <w:p w14:paraId="19A317C9" w14:textId="77777777" w:rsidR="00D507CF" w:rsidRPr="00D507CF" w:rsidRDefault="00D507CF" w:rsidP="00D507CF">
            <w:pPr>
              <w:spacing w:line="300" w:lineRule="atLeast"/>
              <w:jc w:val="center"/>
              <w:rPr>
                <w:rFonts w:ascii="Times New Roman" w:hAnsi="Times New Roman"/>
                <w:sz w:val="20"/>
              </w:rPr>
            </w:pPr>
            <w:r w:rsidRPr="00D507CF">
              <w:rPr>
                <w:rFonts w:ascii="Times New Roman" w:hAnsi="Times New Roman"/>
                <w:sz w:val="20"/>
              </w:rPr>
              <w:t>17.47</w:t>
            </w:r>
            <w:r w:rsidR="00D7228E">
              <w:rPr>
                <w:rFonts w:ascii="Times New Roman" w:hAnsi="Times New Roman"/>
                <w:sz w:val="20"/>
              </w:rPr>
              <w:t>5</w:t>
            </w:r>
          </w:p>
        </w:tc>
        <w:tc>
          <w:tcPr>
            <w:tcW w:w="1709" w:type="dxa"/>
            <w:tcBorders>
              <w:top w:val="nil"/>
              <w:left w:val="nil"/>
              <w:bottom w:val="single" w:sz="8" w:space="0" w:color="auto"/>
              <w:right w:val="single" w:sz="8" w:space="0" w:color="auto"/>
            </w:tcBorders>
            <w:vAlign w:val="center"/>
          </w:tcPr>
          <w:p w14:paraId="19A317CA" w14:textId="77777777" w:rsidR="00D507CF" w:rsidRPr="00D507CF" w:rsidRDefault="00D507CF" w:rsidP="00D507CF">
            <w:pPr>
              <w:spacing w:line="300" w:lineRule="atLeast"/>
              <w:jc w:val="center"/>
              <w:rPr>
                <w:rFonts w:ascii="Times New Roman" w:hAnsi="Times New Roman"/>
                <w:sz w:val="20"/>
              </w:rPr>
            </w:pPr>
            <w:r w:rsidRPr="00D507CF">
              <w:rPr>
                <w:rFonts w:ascii="Times New Roman" w:hAnsi="Times New Roman"/>
                <w:sz w:val="20"/>
              </w:rPr>
              <w:t>0.893</w:t>
            </w:r>
          </w:p>
        </w:tc>
      </w:tr>
    </w:tbl>
    <w:p w14:paraId="19A317CC" w14:textId="77777777" w:rsidR="00876065" w:rsidRDefault="00876065" w:rsidP="00A1183A">
      <w:pPr>
        <w:spacing w:line="300" w:lineRule="atLeast"/>
        <w:rPr>
          <w:rFonts w:ascii="Times New Roman" w:hAnsi="Times New Roman"/>
          <w:sz w:val="20"/>
        </w:rPr>
      </w:pPr>
    </w:p>
    <w:p w14:paraId="19A317CD" w14:textId="77777777" w:rsidR="00D507CF" w:rsidRPr="00A924C8" w:rsidRDefault="00ED627C" w:rsidP="00D507CF">
      <w:pPr>
        <w:keepNext/>
        <w:spacing w:line="300" w:lineRule="atLeast"/>
        <w:rPr>
          <w:rFonts w:ascii="Times New Roman" w:hAnsi="Times New Roman"/>
          <w:b/>
          <w:sz w:val="20"/>
          <w:u w:val="single"/>
        </w:rPr>
      </w:pPr>
      <w:r>
        <w:rPr>
          <w:rFonts w:ascii="Times New Roman" w:hAnsi="Times New Roman"/>
          <w:b/>
          <w:sz w:val="20"/>
          <w:u w:val="single"/>
        </w:rPr>
        <w:t>H</w:t>
      </w:r>
      <w:r w:rsidR="00D507CF" w:rsidRPr="00A924C8">
        <w:rPr>
          <w:rFonts w:ascii="Times New Roman" w:hAnsi="Times New Roman"/>
          <w:b/>
          <w:sz w:val="20"/>
          <w:u w:val="single"/>
        </w:rPr>
        <w:t xml:space="preserve">. </w:t>
      </w:r>
      <w:r w:rsidR="00D507CF" w:rsidRPr="00A924C8">
        <w:rPr>
          <w:rFonts w:ascii="Times New Roman" w:hAnsi="Times New Roman"/>
          <w:b/>
          <w:sz w:val="20"/>
          <w:u w:val="single"/>
        </w:rPr>
        <w:tab/>
      </w:r>
      <w:r w:rsidR="00D507CF">
        <w:rPr>
          <w:rFonts w:ascii="Times New Roman" w:hAnsi="Times New Roman"/>
          <w:b/>
          <w:sz w:val="20"/>
          <w:u w:val="single"/>
        </w:rPr>
        <w:t xml:space="preserve">Berth 1 Vapor Recovery System </w:t>
      </w:r>
      <w:r w:rsidR="00D507CF" w:rsidRPr="00A924C8">
        <w:rPr>
          <w:rFonts w:ascii="Times New Roman" w:hAnsi="Times New Roman"/>
          <w:b/>
          <w:sz w:val="20"/>
          <w:u w:val="single"/>
        </w:rPr>
        <w:t>Emissions</w:t>
      </w:r>
    </w:p>
    <w:p w14:paraId="19A317CE" w14:textId="77777777" w:rsidR="00384536" w:rsidRDefault="00384536" w:rsidP="00A1183A">
      <w:pPr>
        <w:spacing w:line="300" w:lineRule="atLeast"/>
        <w:rPr>
          <w:rFonts w:ascii="Times New Roman" w:hAnsi="Times New Roman"/>
          <w:sz w:val="20"/>
        </w:rPr>
      </w:pPr>
    </w:p>
    <w:p w14:paraId="19A317CF" w14:textId="77777777" w:rsidR="00D507CF" w:rsidRDefault="00D507CF" w:rsidP="00BA5BAF">
      <w:pPr>
        <w:autoSpaceDE w:val="0"/>
        <w:autoSpaceDN w:val="0"/>
        <w:adjustRightInd w:val="0"/>
        <w:rPr>
          <w:rFonts w:ascii="Times New Roman" w:hAnsi="Times New Roman"/>
          <w:sz w:val="20"/>
        </w:rPr>
      </w:pPr>
      <w:r>
        <w:rPr>
          <w:rFonts w:ascii="Times New Roman" w:hAnsi="Times New Roman"/>
          <w:sz w:val="20"/>
        </w:rPr>
        <w:t xml:space="preserve">The Berth 1 Vapor Recovery System was originally permitted in 1987 via Permit Application 31718.  </w:t>
      </w:r>
      <w:r w:rsidR="00FE646B">
        <w:rPr>
          <w:rFonts w:ascii="Times New Roman" w:hAnsi="Times New Roman"/>
          <w:sz w:val="20"/>
        </w:rPr>
        <w:t xml:space="preserve">In this permit application, the vapor recovery system was constructed and the emission reductions were banked (Bank #83).  In the calculations that determined the 260.8 tons of total emission reductions, 5.2 tons of fugitive emissions for the vapor recovery system were deducted.  Therefore, the fugitive emissions for the Berth 1 Vapor Recovery System are fully offset.  </w:t>
      </w:r>
    </w:p>
    <w:p w14:paraId="19A317D0" w14:textId="77777777" w:rsidR="00D507CF" w:rsidRDefault="00D507CF" w:rsidP="00BA5BAF">
      <w:pPr>
        <w:autoSpaceDE w:val="0"/>
        <w:autoSpaceDN w:val="0"/>
        <w:adjustRightInd w:val="0"/>
        <w:rPr>
          <w:rFonts w:ascii="Times New Roman" w:hAnsi="Times New Roman"/>
          <w:sz w:val="20"/>
        </w:rPr>
      </w:pPr>
    </w:p>
    <w:p w14:paraId="19A317D1" w14:textId="77777777" w:rsidR="00FE646B" w:rsidRDefault="00FE646B" w:rsidP="00BA5BAF">
      <w:pPr>
        <w:autoSpaceDE w:val="0"/>
        <w:autoSpaceDN w:val="0"/>
        <w:adjustRightInd w:val="0"/>
        <w:rPr>
          <w:rFonts w:ascii="Times New Roman" w:hAnsi="Times New Roman"/>
          <w:sz w:val="20"/>
        </w:rPr>
      </w:pPr>
      <w:r>
        <w:rPr>
          <w:rFonts w:ascii="Times New Roman" w:hAnsi="Times New Roman"/>
          <w:sz w:val="20"/>
        </w:rPr>
        <w:t xml:space="preserve">The offset fugitive emissions estimated in Application 31718 need to be RACT adjusted to determine the contemporaneous emission reductions.  This adjustment is calculated by applying the current PTE emission factors to the fugitive component counts that were the basis for the 1987 emissions.  The following table summarizes the </w:t>
      </w:r>
      <w:r w:rsidR="008474DA">
        <w:rPr>
          <w:rFonts w:ascii="Times New Roman" w:hAnsi="Times New Roman"/>
          <w:sz w:val="20"/>
        </w:rPr>
        <w:t>Berth 1 Vapor Recovery System fugitive emissions.</w:t>
      </w:r>
    </w:p>
    <w:p w14:paraId="19A317D2" w14:textId="77777777" w:rsidR="008474DA" w:rsidRDefault="008474DA" w:rsidP="00A1183A">
      <w:pPr>
        <w:spacing w:line="300" w:lineRule="atLeast"/>
        <w:rPr>
          <w:rFonts w:ascii="Times New Roman" w:hAnsi="Times New Roman"/>
          <w:sz w:val="20"/>
        </w:rPr>
      </w:pPr>
    </w:p>
    <w:tbl>
      <w:tblPr>
        <w:tblW w:w="8481" w:type="dxa"/>
        <w:tblInd w:w="113" w:type="dxa"/>
        <w:tblLook w:val="04A0" w:firstRow="1" w:lastRow="0" w:firstColumn="1" w:lastColumn="0" w:noHBand="0" w:noVBand="1"/>
      </w:tblPr>
      <w:tblGrid>
        <w:gridCol w:w="1128"/>
        <w:gridCol w:w="1782"/>
        <w:gridCol w:w="1456"/>
        <w:gridCol w:w="1117"/>
        <w:gridCol w:w="2998"/>
      </w:tblGrid>
      <w:tr w:rsidR="008474DA" w:rsidRPr="001D5CF8" w14:paraId="19A317D8" w14:textId="77777777" w:rsidTr="00F16F77">
        <w:trPr>
          <w:trHeight w:val="863"/>
        </w:trPr>
        <w:tc>
          <w:tcPr>
            <w:tcW w:w="112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19A317D3" w14:textId="77777777" w:rsidR="008474DA" w:rsidRPr="007A77AE" w:rsidRDefault="008474DA" w:rsidP="008474DA">
            <w:pPr>
              <w:pStyle w:val="BodyText2"/>
              <w:jc w:val="center"/>
              <w:rPr>
                <w:b/>
                <w:bCs/>
                <w:iCs/>
                <w:sz w:val="18"/>
                <w:szCs w:val="18"/>
              </w:rPr>
            </w:pPr>
            <w:r w:rsidRPr="007A77AE">
              <w:rPr>
                <w:b/>
                <w:bCs/>
                <w:iCs/>
                <w:sz w:val="18"/>
                <w:szCs w:val="18"/>
              </w:rPr>
              <w:t>Component Type</w:t>
            </w:r>
          </w:p>
        </w:tc>
        <w:tc>
          <w:tcPr>
            <w:tcW w:w="1782"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19A317D4" w14:textId="77777777" w:rsidR="008474DA" w:rsidRPr="007A77AE" w:rsidRDefault="008474DA" w:rsidP="008474DA">
            <w:pPr>
              <w:pStyle w:val="BodyText2"/>
              <w:jc w:val="center"/>
              <w:rPr>
                <w:b/>
                <w:bCs/>
                <w:iCs/>
                <w:sz w:val="18"/>
                <w:szCs w:val="18"/>
              </w:rPr>
            </w:pPr>
            <w:r w:rsidRPr="007A77AE">
              <w:rPr>
                <w:b/>
                <w:bCs/>
                <w:iCs/>
                <w:sz w:val="18"/>
                <w:szCs w:val="18"/>
              </w:rPr>
              <w:t>Service Type</w:t>
            </w:r>
          </w:p>
        </w:tc>
        <w:tc>
          <w:tcPr>
            <w:tcW w:w="1456"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19A317D5" w14:textId="77777777" w:rsidR="008474DA" w:rsidRPr="007A77AE" w:rsidRDefault="008474DA" w:rsidP="008474DA">
            <w:pPr>
              <w:pStyle w:val="BodyText2"/>
              <w:jc w:val="center"/>
              <w:rPr>
                <w:b/>
                <w:bCs/>
                <w:iCs/>
                <w:sz w:val="18"/>
                <w:szCs w:val="18"/>
              </w:rPr>
            </w:pPr>
            <w:r w:rsidRPr="001D5CF8">
              <w:rPr>
                <w:b/>
                <w:bCs/>
                <w:iCs/>
                <w:sz w:val="18"/>
                <w:szCs w:val="18"/>
              </w:rPr>
              <w:t>Potential Emission Factor</w:t>
            </w:r>
            <w:r w:rsidRPr="001D5CF8">
              <w:rPr>
                <w:b/>
                <w:bCs/>
                <w:iCs/>
                <w:sz w:val="18"/>
                <w:szCs w:val="18"/>
              </w:rPr>
              <w:br/>
              <w:t>(lb</w:t>
            </w:r>
            <w:r w:rsidRPr="007A77AE">
              <w:rPr>
                <w:b/>
                <w:bCs/>
                <w:iCs/>
                <w:sz w:val="18"/>
                <w:szCs w:val="18"/>
              </w:rPr>
              <w:t>/hour/source)</w:t>
            </w:r>
          </w:p>
        </w:tc>
        <w:tc>
          <w:tcPr>
            <w:tcW w:w="1117" w:type="dxa"/>
            <w:tcBorders>
              <w:top w:val="single" w:sz="4" w:space="0" w:color="auto"/>
              <w:left w:val="nil"/>
              <w:bottom w:val="single" w:sz="4" w:space="0" w:color="auto"/>
              <w:right w:val="single" w:sz="4" w:space="0" w:color="auto"/>
            </w:tcBorders>
            <w:shd w:val="clear" w:color="auto" w:fill="B8CCE4" w:themeFill="accent1" w:themeFillTint="66"/>
          </w:tcPr>
          <w:p w14:paraId="19A317D6" w14:textId="77777777" w:rsidR="008474DA" w:rsidRPr="001D5CF8" w:rsidRDefault="008474DA" w:rsidP="008474DA">
            <w:pPr>
              <w:pStyle w:val="BodyText2"/>
              <w:jc w:val="center"/>
              <w:rPr>
                <w:b/>
                <w:bCs/>
                <w:iCs/>
                <w:sz w:val="18"/>
                <w:szCs w:val="18"/>
              </w:rPr>
            </w:pPr>
            <w:r>
              <w:rPr>
                <w:b/>
                <w:bCs/>
                <w:iCs/>
                <w:sz w:val="18"/>
                <w:szCs w:val="18"/>
              </w:rPr>
              <w:t>Application 31718 Component Counts</w:t>
            </w:r>
          </w:p>
        </w:tc>
        <w:tc>
          <w:tcPr>
            <w:tcW w:w="2998" w:type="dxa"/>
            <w:tcBorders>
              <w:top w:val="single" w:sz="4" w:space="0" w:color="auto"/>
              <w:left w:val="nil"/>
              <w:bottom w:val="single" w:sz="4" w:space="0" w:color="auto"/>
              <w:right w:val="single" w:sz="4" w:space="0" w:color="auto"/>
            </w:tcBorders>
            <w:shd w:val="clear" w:color="auto" w:fill="B8CCE4" w:themeFill="accent1" w:themeFillTint="66"/>
          </w:tcPr>
          <w:p w14:paraId="19A317D7" w14:textId="77777777" w:rsidR="008474DA" w:rsidRDefault="008474DA" w:rsidP="008474DA">
            <w:pPr>
              <w:pStyle w:val="BodyText2"/>
              <w:jc w:val="center"/>
              <w:rPr>
                <w:b/>
                <w:bCs/>
                <w:iCs/>
                <w:sz w:val="18"/>
                <w:szCs w:val="18"/>
              </w:rPr>
            </w:pPr>
            <w:r>
              <w:rPr>
                <w:b/>
                <w:bCs/>
                <w:iCs/>
                <w:sz w:val="18"/>
                <w:szCs w:val="18"/>
              </w:rPr>
              <w:t>Emissions lb/day</w:t>
            </w:r>
          </w:p>
        </w:tc>
      </w:tr>
      <w:tr w:rsidR="00D7228E" w:rsidRPr="007A77AE" w14:paraId="19A317DE" w14:textId="77777777" w:rsidTr="00715EC7">
        <w:trPr>
          <w:trHeight w:val="300"/>
        </w:trPr>
        <w:tc>
          <w:tcPr>
            <w:tcW w:w="1128" w:type="dxa"/>
            <w:vMerge w:val="restart"/>
            <w:tcBorders>
              <w:top w:val="nil"/>
              <w:left w:val="single" w:sz="4" w:space="0" w:color="auto"/>
              <w:right w:val="single" w:sz="4" w:space="0" w:color="auto"/>
            </w:tcBorders>
            <w:noWrap/>
            <w:vAlign w:val="center"/>
            <w:hideMark/>
          </w:tcPr>
          <w:p w14:paraId="19A317D9"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Valves</w:t>
            </w:r>
          </w:p>
        </w:tc>
        <w:tc>
          <w:tcPr>
            <w:tcW w:w="1782" w:type="dxa"/>
            <w:tcBorders>
              <w:top w:val="nil"/>
              <w:left w:val="nil"/>
              <w:bottom w:val="single" w:sz="4" w:space="0" w:color="auto"/>
              <w:right w:val="single" w:sz="4" w:space="0" w:color="auto"/>
            </w:tcBorders>
            <w:hideMark/>
          </w:tcPr>
          <w:p w14:paraId="19A317DA"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Gas/Vapor</w:t>
            </w:r>
          </w:p>
        </w:tc>
        <w:tc>
          <w:tcPr>
            <w:tcW w:w="1456" w:type="dxa"/>
            <w:tcBorders>
              <w:top w:val="nil"/>
              <w:left w:val="nil"/>
              <w:bottom w:val="single" w:sz="4" w:space="0" w:color="auto"/>
              <w:right w:val="single" w:sz="4" w:space="0" w:color="auto"/>
            </w:tcBorders>
            <w:vAlign w:val="center"/>
            <w:hideMark/>
          </w:tcPr>
          <w:p w14:paraId="19A317DB" w14:textId="77777777" w:rsidR="00D7228E" w:rsidRPr="00F807E1" w:rsidRDefault="00D7228E" w:rsidP="00F807E1">
            <w:pPr>
              <w:spacing w:line="300" w:lineRule="atLeast"/>
              <w:ind w:left="2880" w:hanging="2880"/>
              <w:jc w:val="center"/>
              <w:rPr>
                <w:rFonts w:ascii="Times New Roman" w:hAnsi="Times New Roman"/>
                <w:sz w:val="20"/>
              </w:rPr>
            </w:pPr>
            <w:r w:rsidRPr="00F807E1">
              <w:rPr>
                <w:rFonts w:ascii="Times New Roman" w:hAnsi="Times New Roman"/>
                <w:sz w:val="20"/>
              </w:rPr>
              <w:t>1.56E-04</w:t>
            </w:r>
          </w:p>
        </w:tc>
        <w:tc>
          <w:tcPr>
            <w:tcW w:w="1117" w:type="dxa"/>
            <w:tcBorders>
              <w:top w:val="nil"/>
              <w:left w:val="nil"/>
              <w:bottom w:val="single" w:sz="4" w:space="0" w:color="auto"/>
              <w:right w:val="single" w:sz="4" w:space="0" w:color="auto"/>
            </w:tcBorders>
          </w:tcPr>
          <w:p w14:paraId="19A317DC" w14:textId="77777777" w:rsidR="00D7228E" w:rsidRPr="001D5CF8" w:rsidRDefault="00D7228E" w:rsidP="00300E7A">
            <w:pPr>
              <w:spacing w:line="300" w:lineRule="atLeast"/>
              <w:jc w:val="center"/>
              <w:rPr>
                <w:rFonts w:ascii="Times New Roman" w:hAnsi="Times New Roman"/>
                <w:sz w:val="20"/>
              </w:rPr>
            </w:pPr>
            <w:r>
              <w:rPr>
                <w:rFonts w:ascii="Times New Roman" w:hAnsi="Times New Roman"/>
                <w:sz w:val="20"/>
              </w:rPr>
              <w:t>14</w:t>
            </w:r>
          </w:p>
        </w:tc>
        <w:tc>
          <w:tcPr>
            <w:tcW w:w="2998" w:type="dxa"/>
            <w:tcBorders>
              <w:top w:val="nil"/>
              <w:left w:val="nil"/>
              <w:bottom w:val="single" w:sz="4" w:space="0" w:color="auto"/>
              <w:right w:val="single" w:sz="4" w:space="0" w:color="auto"/>
            </w:tcBorders>
          </w:tcPr>
          <w:p w14:paraId="19A317DD"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0.0524 </w:t>
            </w:r>
          </w:p>
        </w:tc>
      </w:tr>
      <w:tr w:rsidR="00D7228E" w:rsidRPr="007A77AE" w14:paraId="19A317E4" w14:textId="77777777" w:rsidTr="00715EC7">
        <w:trPr>
          <w:trHeight w:val="289"/>
        </w:trPr>
        <w:tc>
          <w:tcPr>
            <w:tcW w:w="1128" w:type="dxa"/>
            <w:vMerge/>
            <w:tcBorders>
              <w:left w:val="single" w:sz="4" w:space="0" w:color="auto"/>
              <w:right w:val="single" w:sz="4" w:space="0" w:color="auto"/>
            </w:tcBorders>
            <w:noWrap/>
            <w:vAlign w:val="center"/>
            <w:hideMark/>
          </w:tcPr>
          <w:p w14:paraId="19A317DF" w14:textId="77777777" w:rsidR="00D7228E" w:rsidRPr="007A77AE" w:rsidRDefault="00D7228E" w:rsidP="00300E7A">
            <w:pPr>
              <w:spacing w:line="300" w:lineRule="atLeast"/>
              <w:jc w:val="center"/>
              <w:rPr>
                <w:rFonts w:ascii="Times New Roman" w:hAnsi="Times New Roman"/>
                <w:sz w:val="20"/>
              </w:rPr>
            </w:pPr>
          </w:p>
        </w:tc>
        <w:tc>
          <w:tcPr>
            <w:tcW w:w="1782" w:type="dxa"/>
            <w:tcBorders>
              <w:top w:val="nil"/>
              <w:left w:val="nil"/>
              <w:bottom w:val="single" w:sz="4" w:space="0" w:color="auto"/>
              <w:right w:val="single" w:sz="4" w:space="0" w:color="auto"/>
            </w:tcBorders>
            <w:hideMark/>
          </w:tcPr>
          <w:p w14:paraId="19A317E0"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Light Liquid</w:t>
            </w:r>
          </w:p>
        </w:tc>
        <w:tc>
          <w:tcPr>
            <w:tcW w:w="1456" w:type="dxa"/>
            <w:tcBorders>
              <w:top w:val="nil"/>
              <w:left w:val="nil"/>
              <w:bottom w:val="single" w:sz="4" w:space="0" w:color="auto"/>
              <w:right w:val="single" w:sz="4" w:space="0" w:color="auto"/>
            </w:tcBorders>
            <w:vAlign w:val="center"/>
            <w:hideMark/>
          </w:tcPr>
          <w:p w14:paraId="19A317E1" w14:textId="77777777" w:rsidR="00D7228E" w:rsidRPr="00F807E1" w:rsidRDefault="00D7228E" w:rsidP="00F807E1">
            <w:pPr>
              <w:spacing w:line="300" w:lineRule="atLeast"/>
              <w:ind w:left="2880" w:hanging="2880"/>
              <w:jc w:val="center"/>
              <w:rPr>
                <w:rFonts w:ascii="Times New Roman" w:hAnsi="Times New Roman"/>
                <w:sz w:val="20"/>
              </w:rPr>
            </w:pPr>
            <w:r w:rsidRPr="00F807E1">
              <w:rPr>
                <w:rFonts w:ascii="Times New Roman" w:hAnsi="Times New Roman"/>
                <w:sz w:val="20"/>
              </w:rPr>
              <w:t>1.56E-04</w:t>
            </w:r>
          </w:p>
        </w:tc>
        <w:tc>
          <w:tcPr>
            <w:tcW w:w="1117" w:type="dxa"/>
            <w:tcBorders>
              <w:top w:val="nil"/>
              <w:left w:val="nil"/>
              <w:bottom w:val="single" w:sz="4" w:space="0" w:color="auto"/>
              <w:right w:val="single" w:sz="4" w:space="0" w:color="auto"/>
            </w:tcBorders>
          </w:tcPr>
          <w:p w14:paraId="19A317E2" w14:textId="77777777" w:rsidR="00D7228E" w:rsidRPr="001D5CF8" w:rsidRDefault="00D7228E" w:rsidP="00300E7A">
            <w:pPr>
              <w:spacing w:line="300" w:lineRule="atLeast"/>
              <w:jc w:val="center"/>
              <w:rPr>
                <w:rFonts w:ascii="Times New Roman" w:hAnsi="Times New Roman"/>
                <w:sz w:val="20"/>
              </w:rPr>
            </w:pPr>
            <w:r>
              <w:rPr>
                <w:rFonts w:ascii="Times New Roman" w:hAnsi="Times New Roman"/>
                <w:sz w:val="20"/>
              </w:rPr>
              <w:t>2</w:t>
            </w:r>
          </w:p>
        </w:tc>
        <w:tc>
          <w:tcPr>
            <w:tcW w:w="2998" w:type="dxa"/>
            <w:tcBorders>
              <w:top w:val="nil"/>
              <w:left w:val="nil"/>
              <w:bottom w:val="single" w:sz="4" w:space="0" w:color="auto"/>
              <w:right w:val="single" w:sz="4" w:space="0" w:color="auto"/>
            </w:tcBorders>
          </w:tcPr>
          <w:p w14:paraId="19A317E3"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0.0075 </w:t>
            </w:r>
          </w:p>
        </w:tc>
      </w:tr>
      <w:tr w:rsidR="00D7228E" w:rsidRPr="007A77AE" w14:paraId="19A317EA" w14:textId="77777777" w:rsidTr="00715EC7">
        <w:trPr>
          <w:trHeight w:val="289"/>
        </w:trPr>
        <w:tc>
          <w:tcPr>
            <w:tcW w:w="1128" w:type="dxa"/>
            <w:vMerge/>
            <w:tcBorders>
              <w:left w:val="single" w:sz="4" w:space="0" w:color="auto"/>
              <w:bottom w:val="single" w:sz="4" w:space="0" w:color="auto"/>
              <w:right w:val="single" w:sz="4" w:space="0" w:color="auto"/>
            </w:tcBorders>
            <w:noWrap/>
            <w:vAlign w:val="center"/>
            <w:hideMark/>
          </w:tcPr>
          <w:p w14:paraId="19A317E5" w14:textId="77777777" w:rsidR="00D7228E" w:rsidRPr="007A77AE" w:rsidRDefault="00D7228E" w:rsidP="00300E7A">
            <w:pPr>
              <w:spacing w:line="300" w:lineRule="atLeast"/>
              <w:jc w:val="center"/>
              <w:rPr>
                <w:rFonts w:ascii="Times New Roman" w:hAnsi="Times New Roman"/>
                <w:sz w:val="20"/>
              </w:rPr>
            </w:pPr>
          </w:p>
        </w:tc>
        <w:tc>
          <w:tcPr>
            <w:tcW w:w="1782" w:type="dxa"/>
            <w:tcBorders>
              <w:top w:val="nil"/>
              <w:left w:val="nil"/>
              <w:bottom w:val="single" w:sz="4" w:space="0" w:color="auto"/>
              <w:right w:val="single" w:sz="4" w:space="0" w:color="auto"/>
            </w:tcBorders>
            <w:hideMark/>
          </w:tcPr>
          <w:p w14:paraId="19A317E6"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Heavy Liquid</w:t>
            </w:r>
          </w:p>
        </w:tc>
        <w:tc>
          <w:tcPr>
            <w:tcW w:w="1456" w:type="dxa"/>
            <w:tcBorders>
              <w:top w:val="nil"/>
              <w:left w:val="nil"/>
              <w:bottom w:val="single" w:sz="4" w:space="0" w:color="auto"/>
              <w:right w:val="single" w:sz="4" w:space="0" w:color="auto"/>
            </w:tcBorders>
            <w:vAlign w:val="center"/>
            <w:hideMark/>
          </w:tcPr>
          <w:p w14:paraId="19A317E7" w14:textId="77777777" w:rsidR="00D7228E" w:rsidRPr="00F807E1" w:rsidRDefault="00D7228E" w:rsidP="00F807E1">
            <w:pPr>
              <w:spacing w:line="300" w:lineRule="atLeast"/>
              <w:ind w:left="2880" w:hanging="2880"/>
              <w:jc w:val="center"/>
              <w:rPr>
                <w:rFonts w:ascii="Times New Roman" w:hAnsi="Times New Roman"/>
                <w:sz w:val="20"/>
              </w:rPr>
            </w:pPr>
            <w:r w:rsidRPr="00F807E1">
              <w:rPr>
                <w:rFonts w:ascii="Times New Roman" w:hAnsi="Times New Roman"/>
                <w:sz w:val="20"/>
              </w:rPr>
              <w:t>1.56E-04</w:t>
            </w:r>
          </w:p>
        </w:tc>
        <w:tc>
          <w:tcPr>
            <w:tcW w:w="1117" w:type="dxa"/>
            <w:tcBorders>
              <w:top w:val="nil"/>
              <w:left w:val="nil"/>
              <w:bottom w:val="single" w:sz="4" w:space="0" w:color="auto"/>
              <w:right w:val="single" w:sz="4" w:space="0" w:color="auto"/>
            </w:tcBorders>
          </w:tcPr>
          <w:p w14:paraId="19A317E8" w14:textId="77777777" w:rsidR="00D7228E" w:rsidRPr="001D5CF8" w:rsidRDefault="00D7228E" w:rsidP="00300E7A">
            <w:pPr>
              <w:spacing w:line="300" w:lineRule="atLeast"/>
              <w:jc w:val="center"/>
              <w:rPr>
                <w:rFonts w:ascii="Times New Roman" w:hAnsi="Times New Roman"/>
                <w:sz w:val="20"/>
              </w:rPr>
            </w:pPr>
            <w:r>
              <w:rPr>
                <w:rFonts w:ascii="Times New Roman" w:hAnsi="Times New Roman"/>
                <w:sz w:val="20"/>
              </w:rPr>
              <w:t>0</w:t>
            </w:r>
          </w:p>
        </w:tc>
        <w:tc>
          <w:tcPr>
            <w:tcW w:w="2998" w:type="dxa"/>
            <w:tcBorders>
              <w:top w:val="nil"/>
              <w:left w:val="nil"/>
              <w:bottom w:val="single" w:sz="4" w:space="0" w:color="auto"/>
              <w:right w:val="single" w:sz="4" w:space="0" w:color="auto"/>
            </w:tcBorders>
          </w:tcPr>
          <w:p w14:paraId="19A317E9"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   </w:t>
            </w:r>
          </w:p>
        </w:tc>
      </w:tr>
      <w:tr w:rsidR="00D7228E" w:rsidRPr="007A77AE" w14:paraId="19A317F0" w14:textId="77777777" w:rsidTr="00715EC7">
        <w:trPr>
          <w:trHeight w:val="289"/>
        </w:trPr>
        <w:tc>
          <w:tcPr>
            <w:tcW w:w="1128" w:type="dxa"/>
            <w:vMerge w:val="restart"/>
            <w:tcBorders>
              <w:top w:val="nil"/>
              <w:left w:val="single" w:sz="4" w:space="0" w:color="auto"/>
              <w:right w:val="single" w:sz="4" w:space="0" w:color="auto"/>
            </w:tcBorders>
            <w:vAlign w:val="center"/>
            <w:hideMark/>
          </w:tcPr>
          <w:p w14:paraId="19A317EB"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Flanges/</w:t>
            </w:r>
            <w:r w:rsidRPr="001D5CF8">
              <w:rPr>
                <w:rFonts w:ascii="Times New Roman" w:hAnsi="Times New Roman"/>
                <w:sz w:val="20"/>
              </w:rPr>
              <w:t xml:space="preserve"> </w:t>
            </w:r>
            <w:r w:rsidRPr="007A77AE">
              <w:rPr>
                <w:rFonts w:ascii="Times New Roman" w:hAnsi="Times New Roman"/>
                <w:sz w:val="20"/>
              </w:rPr>
              <w:t>Connectors</w:t>
            </w:r>
          </w:p>
        </w:tc>
        <w:tc>
          <w:tcPr>
            <w:tcW w:w="1782" w:type="dxa"/>
            <w:tcBorders>
              <w:top w:val="nil"/>
              <w:left w:val="nil"/>
              <w:bottom w:val="single" w:sz="4" w:space="0" w:color="auto"/>
              <w:right w:val="single" w:sz="4" w:space="0" w:color="auto"/>
            </w:tcBorders>
          </w:tcPr>
          <w:p w14:paraId="19A317EC"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Gas/Vapor</w:t>
            </w:r>
          </w:p>
        </w:tc>
        <w:tc>
          <w:tcPr>
            <w:tcW w:w="1456" w:type="dxa"/>
            <w:tcBorders>
              <w:top w:val="nil"/>
              <w:left w:val="nil"/>
              <w:bottom w:val="single" w:sz="4" w:space="0" w:color="auto"/>
              <w:right w:val="single" w:sz="4" w:space="0" w:color="auto"/>
            </w:tcBorders>
            <w:vAlign w:val="center"/>
          </w:tcPr>
          <w:p w14:paraId="19A317ED" w14:textId="77777777" w:rsidR="00D7228E" w:rsidRPr="00F807E1" w:rsidRDefault="00D7228E" w:rsidP="00F807E1">
            <w:pPr>
              <w:spacing w:line="300" w:lineRule="atLeast"/>
              <w:ind w:left="2880" w:hanging="2880"/>
              <w:jc w:val="center"/>
              <w:rPr>
                <w:rFonts w:ascii="Times New Roman" w:hAnsi="Times New Roman"/>
                <w:sz w:val="20"/>
              </w:rPr>
            </w:pPr>
            <w:r w:rsidRPr="00F807E1">
              <w:rPr>
                <w:rFonts w:ascii="Times New Roman" w:hAnsi="Times New Roman"/>
                <w:sz w:val="20"/>
              </w:rPr>
              <w:t>2.58E-04</w:t>
            </w:r>
          </w:p>
        </w:tc>
        <w:tc>
          <w:tcPr>
            <w:tcW w:w="1117" w:type="dxa"/>
            <w:tcBorders>
              <w:top w:val="nil"/>
              <w:left w:val="nil"/>
              <w:bottom w:val="single" w:sz="4" w:space="0" w:color="auto"/>
              <w:right w:val="single" w:sz="4" w:space="0" w:color="auto"/>
            </w:tcBorders>
          </w:tcPr>
          <w:p w14:paraId="19A317EE" w14:textId="77777777" w:rsidR="00D7228E" w:rsidRPr="001D5CF8" w:rsidRDefault="00D7228E" w:rsidP="00300E7A">
            <w:pPr>
              <w:spacing w:line="300" w:lineRule="atLeast"/>
              <w:ind w:left="2880" w:hanging="2880"/>
              <w:jc w:val="center"/>
              <w:rPr>
                <w:rFonts w:ascii="Times New Roman" w:hAnsi="Times New Roman"/>
                <w:sz w:val="20"/>
              </w:rPr>
            </w:pPr>
            <w:r>
              <w:rPr>
                <w:rFonts w:ascii="Times New Roman" w:hAnsi="Times New Roman"/>
                <w:sz w:val="20"/>
              </w:rPr>
              <w:t>32</w:t>
            </w:r>
          </w:p>
        </w:tc>
        <w:tc>
          <w:tcPr>
            <w:tcW w:w="2998" w:type="dxa"/>
            <w:tcBorders>
              <w:top w:val="nil"/>
              <w:left w:val="nil"/>
              <w:bottom w:val="single" w:sz="4" w:space="0" w:color="auto"/>
              <w:right w:val="single" w:sz="4" w:space="0" w:color="auto"/>
            </w:tcBorders>
          </w:tcPr>
          <w:p w14:paraId="19A317EF"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0.1981 </w:t>
            </w:r>
          </w:p>
        </w:tc>
      </w:tr>
      <w:tr w:rsidR="00D7228E" w:rsidRPr="007A77AE" w14:paraId="19A317F6" w14:textId="77777777" w:rsidTr="00715EC7">
        <w:trPr>
          <w:trHeight w:val="289"/>
        </w:trPr>
        <w:tc>
          <w:tcPr>
            <w:tcW w:w="1128" w:type="dxa"/>
            <w:vMerge/>
            <w:tcBorders>
              <w:top w:val="nil"/>
              <w:left w:val="single" w:sz="4" w:space="0" w:color="auto"/>
              <w:right w:val="single" w:sz="4" w:space="0" w:color="auto"/>
            </w:tcBorders>
            <w:vAlign w:val="center"/>
          </w:tcPr>
          <w:p w14:paraId="19A317F1" w14:textId="77777777" w:rsidR="00D7228E" w:rsidRPr="001D5CF8" w:rsidRDefault="00D7228E" w:rsidP="00300E7A">
            <w:pPr>
              <w:spacing w:line="300" w:lineRule="atLeast"/>
              <w:jc w:val="center"/>
              <w:rPr>
                <w:rFonts w:ascii="Times New Roman" w:hAnsi="Times New Roman"/>
                <w:sz w:val="20"/>
              </w:rPr>
            </w:pPr>
          </w:p>
        </w:tc>
        <w:tc>
          <w:tcPr>
            <w:tcW w:w="1782" w:type="dxa"/>
            <w:tcBorders>
              <w:top w:val="nil"/>
              <w:left w:val="nil"/>
              <w:bottom w:val="single" w:sz="4" w:space="0" w:color="auto"/>
              <w:right w:val="single" w:sz="4" w:space="0" w:color="auto"/>
            </w:tcBorders>
          </w:tcPr>
          <w:p w14:paraId="19A317F2"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Light Liquid</w:t>
            </w:r>
          </w:p>
        </w:tc>
        <w:tc>
          <w:tcPr>
            <w:tcW w:w="1456" w:type="dxa"/>
            <w:tcBorders>
              <w:top w:val="nil"/>
              <w:left w:val="nil"/>
              <w:bottom w:val="single" w:sz="4" w:space="0" w:color="auto"/>
              <w:right w:val="single" w:sz="4" w:space="0" w:color="auto"/>
            </w:tcBorders>
            <w:vAlign w:val="center"/>
          </w:tcPr>
          <w:p w14:paraId="19A317F3" w14:textId="77777777" w:rsidR="00D7228E" w:rsidRPr="00F807E1" w:rsidRDefault="00D7228E" w:rsidP="00F807E1">
            <w:pPr>
              <w:spacing w:line="300" w:lineRule="atLeast"/>
              <w:ind w:left="2880" w:hanging="2880"/>
              <w:jc w:val="center"/>
              <w:rPr>
                <w:rFonts w:ascii="Times New Roman" w:hAnsi="Times New Roman"/>
                <w:sz w:val="20"/>
              </w:rPr>
            </w:pPr>
            <w:r w:rsidRPr="00F807E1">
              <w:rPr>
                <w:rFonts w:ascii="Times New Roman" w:hAnsi="Times New Roman"/>
                <w:sz w:val="20"/>
              </w:rPr>
              <w:t>2.58E-04</w:t>
            </w:r>
          </w:p>
        </w:tc>
        <w:tc>
          <w:tcPr>
            <w:tcW w:w="1117" w:type="dxa"/>
            <w:tcBorders>
              <w:top w:val="nil"/>
              <w:left w:val="nil"/>
              <w:bottom w:val="single" w:sz="4" w:space="0" w:color="auto"/>
              <w:right w:val="single" w:sz="4" w:space="0" w:color="auto"/>
            </w:tcBorders>
          </w:tcPr>
          <w:p w14:paraId="19A317F4" w14:textId="77777777" w:rsidR="00D7228E" w:rsidRPr="001D5CF8" w:rsidRDefault="00D7228E" w:rsidP="00300E7A">
            <w:pPr>
              <w:spacing w:line="300" w:lineRule="atLeast"/>
              <w:jc w:val="center"/>
              <w:rPr>
                <w:rFonts w:ascii="Times New Roman" w:hAnsi="Times New Roman"/>
                <w:sz w:val="20"/>
              </w:rPr>
            </w:pPr>
            <w:r>
              <w:rPr>
                <w:rFonts w:ascii="Times New Roman" w:hAnsi="Times New Roman"/>
                <w:sz w:val="20"/>
              </w:rPr>
              <w:t>0</w:t>
            </w:r>
          </w:p>
        </w:tc>
        <w:tc>
          <w:tcPr>
            <w:tcW w:w="2998" w:type="dxa"/>
            <w:tcBorders>
              <w:top w:val="nil"/>
              <w:left w:val="nil"/>
              <w:bottom w:val="single" w:sz="4" w:space="0" w:color="auto"/>
              <w:right w:val="single" w:sz="4" w:space="0" w:color="auto"/>
            </w:tcBorders>
          </w:tcPr>
          <w:p w14:paraId="19A317F5"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   </w:t>
            </w:r>
          </w:p>
        </w:tc>
      </w:tr>
      <w:tr w:rsidR="00D7228E" w:rsidRPr="007A77AE" w14:paraId="19A317FC" w14:textId="77777777" w:rsidTr="00715EC7">
        <w:trPr>
          <w:trHeight w:val="289"/>
        </w:trPr>
        <w:tc>
          <w:tcPr>
            <w:tcW w:w="1128" w:type="dxa"/>
            <w:vMerge/>
            <w:tcBorders>
              <w:left w:val="single" w:sz="4" w:space="0" w:color="auto"/>
              <w:bottom w:val="single" w:sz="4" w:space="0" w:color="auto"/>
              <w:right w:val="single" w:sz="4" w:space="0" w:color="auto"/>
            </w:tcBorders>
            <w:vAlign w:val="center"/>
            <w:hideMark/>
          </w:tcPr>
          <w:p w14:paraId="19A317F7" w14:textId="77777777" w:rsidR="00D7228E" w:rsidRPr="007A77AE" w:rsidRDefault="00D7228E" w:rsidP="00300E7A">
            <w:pPr>
              <w:spacing w:line="300" w:lineRule="atLeast"/>
              <w:jc w:val="center"/>
              <w:rPr>
                <w:rFonts w:ascii="Times New Roman" w:hAnsi="Times New Roman"/>
                <w:sz w:val="20"/>
              </w:rPr>
            </w:pPr>
          </w:p>
        </w:tc>
        <w:tc>
          <w:tcPr>
            <w:tcW w:w="1782" w:type="dxa"/>
            <w:tcBorders>
              <w:top w:val="nil"/>
              <w:left w:val="nil"/>
              <w:bottom w:val="single" w:sz="4" w:space="0" w:color="auto"/>
              <w:right w:val="single" w:sz="4" w:space="0" w:color="auto"/>
            </w:tcBorders>
            <w:hideMark/>
          </w:tcPr>
          <w:p w14:paraId="19A317F8"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Heavy Liquid</w:t>
            </w:r>
          </w:p>
        </w:tc>
        <w:tc>
          <w:tcPr>
            <w:tcW w:w="1456" w:type="dxa"/>
            <w:tcBorders>
              <w:top w:val="nil"/>
              <w:left w:val="nil"/>
              <w:bottom w:val="single" w:sz="4" w:space="0" w:color="auto"/>
              <w:right w:val="single" w:sz="4" w:space="0" w:color="auto"/>
            </w:tcBorders>
            <w:vAlign w:val="center"/>
            <w:hideMark/>
          </w:tcPr>
          <w:p w14:paraId="19A317F9" w14:textId="77777777" w:rsidR="00D7228E" w:rsidRPr="00F807E1" w:rsidRDefault="00D7228E" w:rsidP="00F807E1">
            <w:pPr>
              <w:spacing w:line="300" w:lineRule="atLeast"/>
              <w:ind w:left="2880" w:hanging="2880"/>
              <w:jc w:val="center"/>
              <w:rPr>
                <w:rFonts w:ascii="Times New Roman" w:hAnsi="Times New Roman"/>
                <w:sz w:val="20"/>
              </w:rPr>
            </w:pPr>
            <w:r w:rsidRPr="00F807E1">
              <w:rPr>
                <w:rFonts w:ascii="Times New Roman" w:hAnsi="Times New Roman"/>
                <w:sz w:val="20"/>
              </w:rPr>
              <w:t>2.58E-04</w:t>
            </w:r>
          </w:p>
        </w:tc>
        <w:tc>
          <w:tcPr>
            <w:tcW w:w="1117" w:type="dxa"/>
            <w:tcBorders>
              <w:top w:val="nil"/>
              <w:left w:val="nil"/>
              <w:bottom w:val="single" w:sz="4" w:space="0" w:color="auto"/>
              <w:right w:val="single" w:sz="4" w:space="0" w:color="auto"/>
            </w:tcBorders>
          </w:tcPr>
          <w:p w14:paraId="19A317FA" w14:textId="77777777" w:rsidR="00D7228E" w:rsidRPr="001D5CF8" w:rsidRDefault="00D7228E" w:rsidP="00300E7A">
            <w:pPr>
              <w:spacing w:line="300" w:lineRule="atLeast"/>
              <w:jc w:val="center"/>
              <w:rPr>
                <w:rFonts w:ascii="Times New Roman" w:hAnsi="Times New Roman"/>
                <w:sz w:val="20"/>
              </w:rPr>
            </w:pPr>
            <w:r>
              <w:rPr>
                <w:rFonts w:ascii="Times New Roman" w:hAnsi="Times New Roman"/>
                <w:sz w:val="20"/>
              </w:rPr>
              <w:t>0</w:t>
            </w:r>
          </w:p>
        </w:tc>
        <w:tc>
          <w:tcPr>
            <w:tcW w:w="2998" w:type="dxa"/>
            <w:tcBorders>
              <w:top w:val="nil"/>
              <w:left w:val="nil"/>
              <w:bottom w:val="single" w:sz="4" w:space="0" w:color="auto"/>
              <w:right w:val="single" w:sz="4" w:space="0" w:color="auto"/>
            </w:tcBorders>
          </w:tcPr>
          <w:p w14:paraId="19A317FB"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   </w:t>
            </w:r>
          </w:p>
        </w:tc>
      </w:tr>
      <w:tr w:rsidR="00D7228E" w:rsidRPr="007A77AE" w14:paraId="19A31802" w14:textId="77777777" w:rsidTr="00715EC7">
        <w:trPr>
          <w:trHeight w:val="289"/>
        </w:trPr>
        <w:tc>
          <w:tcPr>
            <w:tcW w:w="1128" w:type="dxa"/>
            <w:vMerge w:val="restart"/>
            <w:tcBorders>
              <w:top w:val="nil"/>
              <w:left w:val="single" w:sz="4" w:space="0" w:color="auto"/>
              <w:right w:val="single" w:sz="4" w:space="0" w:color="auto"/>
            </w:tcBorders>
            <w:vAlign w:val="center"/>
            <w:hideMark/>
          </w:tcPr>
          <w:p w14:paraId="19A317FD"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PSV's</w:t>
            </w:r>
          </w:p>
        </w:tc>
        <w:tc>
          <w:tcPr>
            <w:tcW w:w="1782" w:type="dxa"/>
            <w:tcBorders>
              <w:top w:val="nil"/>
              <w:left w:val="nil"/>
              <w:bottom w:val="single" w:sz="4" w:space="0" w:color="auto"/>
              <w:right w:val="single" w:sz="4" w:space="0" w:color="auto"/>
            </w:tcBorders>
          </w:tcPr>
          <w:p w14:paraId="19A317FE"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Gas/Vapor</w:t>
            </w:r>
          </w:p>
        </w:tc>
        <w:tc>
          <w:tcPr>
            <w:tcW w:w="1456" w:type="dxa"/>
            <w:tcBorders>
              <w:top w:val="nil"/>
              <w:left w:val="nil"/>
              <w:bottom w:val="single" w:sz="4" w:space="0" w:color="auto"/>
              <w:right w:val="single" w:sz="4" w:space="0" w:color="auto"/>
            </w:tcBorders>
            <w:vAlign w:val="center"/>
          </w:tcPr>
          <w:p w14:paraId="19A317FF" w14:textId="77777777" w:rsidR="00D7228E" w:rsidRPr="00F807E1" w:rsidRDefault="00D7228E" w:rsidP="00F807E1">
            <w:pPr>
              <w:spacing w:line="300" w:lineRule="atLeast"/>
              <w:ind w:left="2880" w:hanging="2880"/>
              <w:jc w:val="center"/>
              <w:rPr>
                <w:rFonts w:ascii="Times New Roman" w:hAnsi="Times New Roman"/>
                <w:sz w:val="20"/>
              </w:rPr>
            </w:pPr>
            <w:r w:rsidRPr="00F807E1">
              <w:rPr>
                <w:rFonts w:ascii="Times New Roman" w:hAnsi="Times New Roman"/>
                <w:sz w:val="20"/>
              </w:rPr>
              <w:t>1.04E-03</w:t>
            </w:r>
          </w:p>
        </w:tc>
        <w:tc>
          <w:tcPr>
            <w:tcW w:w="1117" w:type="dxa"/>
            <w:tcBorders>
              <w:top w:val="nil"/>
              <w:left w:val="nil"/>
              <w:bottom w:val="single" w:sz="4" w:space="0" w:color="auto"/>
              <w:right w:val="single" w:sz="4" w:space="0" w:color="auto"/>
            </w:tcBorders>
          </w:tcPr>
          <w:p w14:paraId="19A31800" w14:textId="77777777" w:rsidR="00D7228E" w:rsidRPr="001D5CF8" w:rsidRDefault="00D7228E" w:rsidP="00300E7A">
            <w:pPr>
              <w:spacing w:line="300" w:lineRule="atLeast"/>
              <w:jc w:val="center"/>
              <w:rPr>
                <w:rFonts w:ascii="Times New Roman" w:hAnsi="Times New Roman"/>
                <w:sz w:val="20"/>
              </w:rPr>
            </w:pPr>
            <w:r>
              <w:rPr>
                <w:rFonts w:ascii="Times New Roman" w:hAnsi="Times New Roman"/>
                <w:sz w:val="20"/>
              </w:rPr>
              <w:t>0</w:t>
            </w:r>
          </w:p>
        </w:tc>
        <w:tc>
          <w:tcPr>
            <w:tcW w:w="2998" w:type="dxa"/>
            <w:tcBorders>
              <w:top w:val="nil"/>
              <w:left w:val="nil"/>
              <w:bottom w:val="single" w:sz="4" w:space="0" w:color="auto"/>
              <w:right w:val="single" w:sz="4" w:space="0" w:color="auto"/>
            </w:tcBorders>
          </w:tcPr>
          <w:p w14:paraId="19A31801"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   </w:t>
            </w:r>
          </w:p>
        </w:tc>
      </w:tr>
      <w:tr w:rsidR="00D7228E" w:rsidRPr="007A77AE" w14:paraId="19A31808" w14:textId="77777777" w:rsidTr="00715EC7">
        <w:trPr>
          <w:trHeight w:val="289"/>
        </w:trPr>
        <w:tc>
          <w:tcPr>
            <w:tcW w:w="1128" w:type="dxa"/>
            <w:vMerge/>
            <w:tcBorders>
              <w:top w:val="nil"/>
              <w:left w:val="single" w:sz="4" w:space="0" w:color="auto"/>
              <w:right w:val="single" w:sz="4" w:space="0" w:color="auto"/>
            </w:tcBorders>
            <w:vAlign w:val="center"/>
          </w:tcPr>
          <w:p w14:paraId="19A31803" w14:textId="77777777" w:rsidR="00D7228E" w:rsidRPr="001D5CF8" w:rsidRDefault="00D7228E" w:rsidP="00300E7A">
            <w:pPr>
              <w:spacing w:line="300" w:lineRule="atLeast"/>
              <w:jc w:val="center"/>
              <w:rPr>
                <w:rFonts w:ascii="Times New Roman" w:hAnsi="Times New Roman"/>
                <w:sz w:val="20"/>
              </w:rPr>
            </w:pPr>
          </w:p>
        </w:tc>
        <w:tc>
          <w:tcPr>
            <w:tcW w:w="1782" w:type="dxa"/>
            <w:tcBorders>
              <w:top w:val="nil"/>
              <w:left w:val="nil"/>
              <w:bottom w:val="single" w:sz="4" w:space="0" w:color="auto"/>
              <w:right w:val="single" w:sz="4" w:space="0" w:color="auto"/>
            </w:tcBorders>
          </w:tcPr>
          <w:p w14:paraId="19A31804"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Light Liquid</w:t>
            </w:r>
          </w:p>
        </w:tc>
        <w:tc>
          <w:tcPr>
            <w:tcW w:w="1456" w:type="dxa"/>
            <w:tcBorders>
              <w:top w:val="nil"/>
              <w:left w:val="nil"/>
              <w:bottom w:val="single" w:sz="4" w:space="0" w:color="auto"/>
              <w:right w:val="single" w:sz="4" w:space="0" w:color="auto"/>
            </w:tcBorders>
            <w:vAlign w:val="center"/>
          </w:tcPr>
          <w:p w14:paraId="19A31805" w14:textId="77777777" w:rsidR="00D7228E" w:rsidRPr="00F807E1" w:rsidRDefault="00D7228E" w:rsidP="00F807E1">
            <w:pPr>
              <w:spacing w:line="300" w:lineRule="atLeast"/>
              <w:ind w:left="2880" w:hanging="2880"/>
              <w:jc w:val="center"/>
              <w:rPr>
                <w:rFonts w:ascii="Times New Roman" w:hAnsi="Times New Roman"/>
                <w:sz w:val="20"/>
              </w:rPr>
            </w:pPr>
            <w:r w:rsidRPr="00F807E1">
              <w:rPr>
                <w:rFonts w:ascii="Times New Roman" w:hAnsi="Times New Roman"/>
                <w:sz w:val="20"/>
              </w:rPr>
              <w:t>1.04E-03</w:t>
            </w:r>
          </w:p>
        </w:tc>
        <w:tc>
          <w:tcPr>
            <w:tcW w:w="1117" w:type="dxa"/>
            <w:tcBorders>
              <w:top w:val="nil"/>
              <w:left w:val="nil"/>
              <w:bottom w:val="single" w:sz="4" w:space="0" w:color="auto"/>
              <w:right w:val="single" w:sz="4" w:space="0" w:color="auto"/>
            </w:tcBorders>
          </w:tcPr>
          <w:p w14:paraId="19A31806" w14:textId="77777777" w:rsidR="00D7228E" w:rsidRPr="001D5CF8" w:rsidRDefault="00D7228E" w:rsidP="00300E7A">
            <w:pPr>
              <w:spacing w:line="300" w:lineRule="atLeast"/>
              <w:jc w:val="center"/>
              <w:rPr>
                <w:rFonts w:ascii="Times New Roman" w:hAnsi="Times New Roman"/>
                <w:sz w:val="20"/>
              </w:rPr>
            </w:pPr>
            <w:r>
              <w:rPr>
                <w:rFonts w:ascii="Times New Roman" w:hAnsi="Times New Roman"/>
                <w:sz w:val="20"/>
              </w:rPr>
              <w:t>3</w:t>
            </w:r>
          </w:p>
        </w:tc>
        <w:tc>
          <w:tcPr>
            <w:tcW w:w="2998" w:type="dxa"/>
            <w:tcBorders>
              <w:top w:val="nil"/>
              <w:left w:val="nil"/>
              <w:bottom w:val="single" w:sz="4" w:space="0" w:color="auto"/>
              <w:right w:val="single" w:sz="4" w:space="0" w:color="auto"/>
            </w:tcBorders>
          </w:tcPr>
          <w:p w14:paraId="19A31807"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0.0749 </w:t>
            </w:r>
          </w:p>
        </w:tc>
      </w:tr>
      <w:tr w:rsidR="00D7228E" w:rsidRPr="007A77AE" w14:paraId="19A3180E" w14:textId="77777777" w:rsidTr="00715EC7">
        <w:trPr>
          <w:trHeight w:val="289"/>
        </w:trPr>
        <w:tc>
          <w:tcPr>
            <w:tcW w:w="1128" w:type="dxa"/>
            <w:vMerge/>
            <w:tcBorders>
              <w:left w:val="single" w:sz="4" w:space="0" w:color="auto"/>
              <w:bottom w:val="single" w:sz="4" w:space="0" w:color="auto"/>
              <w:right w:val="single" w:sz="4" w:space="0" w:color="auto"/>
            </w:tcBorders>
            <w:vAlign w:val="center"/>
            <w:hideMark/>
          </w:tcPr>
          <w:p w14:paraId="19A31809" w14:textId="77777777" w:rsidR="00D7228E" w:rsidRPr="007A77AE" w:rsidRDefault="00D7228E" w:rsidP="00300E7A">
            <w:pPr>
              <w:spacing w:line="300" w:lineRule="atLeast"/>
              <w:jc w:val="center"/>
              <w:rPr>
                <w:rFonts w:ascii="Times New Roman" w:hAnsi="Times New Roman"/>
                <w:sz w:val="20"/>
              </w:rPr>
            </w:pPr>
          </w:p>
        </w:tc>
        <w:tc>
          <w:tcPr>
            <w:tcW w:w="1782" w:type="dxa"/>
            <w:tcBorders>
              <w:top w:val="nil"/>
              <w:left w:val="nil"/>
              <w:bottom w:val="single" w:sz="4" w:space="0" w:color="auto"/>
              <w:right w:val="single" w:sz="4" w:space="0" w:color="auto"/>
            </w:tcBorders>
            <w:hideMark/>
          </w:tcPr>
          <w:p w14:paraId="19A3180A"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Heavy Liquid</w:t>
            </w:r>
          </w:p>
        </w:tc>
        <w:tc>
          <w:tcPr>
            <w:tcW w:w="1456" w:type="dxa"/>
            <w:tcBorders>
              <w:top w:val="nil"/>
              <w:left w:val="nil"/>
              <w:bottom w:val="single" w:sz="4" w:space="0" w:color="auto"/>
              <w:right w:val="single" w:sz="4" w:space="0" w:color="auto"/>
            </w:tcBorders>
            <w:vAlign w:val="center"/>
            <w:hideMark/>
          </w:tcPr>
          <w:p w14:paraId="19A3180B" w14:textId="77777777" w:rsidR="00D7228E" w:rsidRPr="00F807E1" w:rsidRDefault="00D7228E" w:rsidP="00F807E1">
            <w:pPr>
              <w:spacing w:line="300" w:lineRule="atLeast"/>
              <w:ind w:left="2880" w:hanging="2880"/>
              <w:jc w:val="center"/>
              <w:rPr>
                <w:rFonts w:ascii="Times New Roman" w:hAnsi="Times New Roman"/>
                <w:sz w:val="20"/>
              </w:rPr>
            </w:pPr>
            <w:r w:rsidRPr="00F807E1">
              <w:rPr>
                <w:rFonts w:ascii="Times New Roman" w:hAnsi="Times New Roman"/>
                <w:sz w:val="20"/>
              </w:rPr>
              <w:t>1.04E-03</w:t>
            </w:r>
          </w:p>
        </w:tc>
        <w:tc>
          <w:tcPr>
            <w:tcW w:w="1117" w:type="dxa"/>
            <w:tcBorders>
              <w:top w:val="nil"/>
              <w:left w:val="nil"/>
              <w:bottom w:val="single" w:sz="4" w:space="0" w:color="auto"/>
              <w:right w:val="single" w:sz="4" w:space="0" w:color="auto"/>
            </w:tcBorders>
          </w:tcPr>
          <w:p w14:paraId="19A3180C" w14:textId="77777777" w:rsidR="00D7228E" w:rsidRPr="001D5CF8" w:rsidRDefault="00D7228E" w:rsidP="00300E7A">
            <w:pPr>
              <w:spacing w:line="300" w:lineRule="atLeast"/>
              <w:jc w:val="center"/>
              <w:rPr>
                <w:rFonts w:ascii="Times New Roman" w:hAnsi="Times New Roman"/>
                <w:sz w:val="20"/>
              </w:rPr>
            </w:pPr>
            <w:r>
              <w:rPr>
                <w:rFonts w:ascii="Times New Roman" w:hAnsi="Times New Roman"/>
                <w:sz w:val="20"/>
              </w:rPr>
              <w:t>0</w:t>
            </w:r>
          </w:p>
        </w:tc>
        <w:tc>
          <w:tcPr>
            <w:tcW w:w="2998" w:type="dxa"/>
            <w:tcBorders>
              <w:top w:val="nil"/>
              <w:left w:val="nil"/>
              <w:bottom w:val="single" w:sz="4" w:space="0" w:color="auto"/>
              <w:right w:val="single" w:sz="4" w:space="0" w:color="auto"/>
            </w:tcBorders>
          </w:tcPr>
          <w:p w14:paraId="19A3180D"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   </w:t>
            </w:r>
          </w:p>
        </w:tc>
      </w:tr>
      <w:tr w:rsidR="00D7228E" w:rsidRPr="007A77AE" w14:paraId="19A31814" w14:textId="77777777" w:rsidTr="00715EC7">
        <w:trPr>
          <w:trHeight w:val="377"/>
        </w:trPr>
        <w:tc>
          <w:tcPr>
            <w:tcW w:w="1128" w:type="dxa"/>
            <w:vMerge w:val="restart"/>
            <w:tcBorders>
              <w:top w:val="nil"/>
              <w:left w:val="single" w:sz="4" w:space="0" w:color="auto"/>
              <w:right w:val="single" w:sz="4" w:space="0" w:color="auto"/>
            </w:tcBorders>
            <w:vAlign w:val="center"/>
            <w:hideMark/>
          </w:tcPr>
          <w:p w14:paraId="19A3180F"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Pumps</w:t>
            </w:r>
          </w:p>
        </w:tc>
        <w:tc>
          <w:tcPr>
            <w:tcW w:w="1782" w:type="dxa"/>
            <w:tcBorders>
              <w:top w:val="nil"/>
              <w:left w:val="nil"/>
              <w:bottom w:val="single" w:sz="4" w:space="0" w:color="auto"/>
              <w:right w:val="single" w:sz="4" w:space="0" w:color="auto"/>
            </w:tcBorders>
            <w:hideMark/>
          </w:tcPr>
          <w:p w14:paraId="19A31810" w14:textId="77777777" w:rsidR="00D7228E" w:rsidRPr="007A77AE" w:rsidRDefault="00D7228E" w:rsidP="00300E7A">
            <w:pPr>
              <w:spacing w:line="300" w:lineRule="atLeast"/>
              <w:jc w:val="center"/>
              <w:rPr>
                <w:rFonts w:ascii="Times New Roman" w:hAnsi="Times New Roman"/>
                <w:sz w:val="20"/>
              </w:rPr>
            </w:pPr>
            <w:r w:rsidRPr="007A77AE">
              <w:rPr>
                <w:rFonts w:ascii="Times New Roman" w:hAnsi="Times New Roman"/>
                <w:sz w:val="20"/>
              </w:rPr>
              <w:t>Light Liquid</w:t>
            </w:r>
          </w:p>
        </w:tc>
        <w:tc>
          <w:tcPr>
            <w:tcW w:w="1456" w:type="dxa"/>
            <w:tcBorders>
              <w:top w:val="nil"/>
              <w:left w:val="nil"/>
              <w:bottom w:val="single" w:sz="4" w:space="0" w:color="auto"/>
              <w:right w:val="single" w:sz="4" w:space="0" w:color="auto"/>
            </w:tcBorders>
            <w:vAlign w:val="center"/>
            <w:hideMark/>
          </w:tcPr>
          <w:p w14:paraId="19A31811" w14:textId="77777777" w:rsidR="00D7228E" w:rsidRPr="00F807E1" w:rsidRDefault="00D07552" w:rsidP="00F807E1">
            <w:pPr>
              <w:spacing w:line="300" w:lineRule="atLeast"/>
              <w:ind w:left="2880" w:hanging="2880"/>
              <w:jc w:val="center"/>
              <w:rPr>
                <w:rFonts w:ascii="Times New Roman" w:hAnsi="Times New Roman"/>
                <w:sz w:val="20"/>
              </w:rPr>
            </w:pPr>
            <w:r>
              <w:rPr>
                <w:rFonts w:ascii="Times New Roman" w:hAnsi="Times New Roman"/>
                <w:sz w:val="20"/>
              </w:rPr>
              <w:t>5.33</w:t>
            </w:r>
            <w:r w:rsidR="00D7228E" w:rsidRPr="00F807E1">
              <w:rPr>
                <w:rFonts w:ascii="Times New Roman" w:hAnsi="Times New Roman"/>
                <w:sz w:val="20"/>
              </w:rPr>
              <w:t>E-03</w:t>
            </w:r>
          </w:p>
        </w:tc>
        <w:tc>
          <w:tcPr>
            <w:tcW w:w="1117" w:type="dxa"/>
            <w:tcBorders>
              <w:top w:val="nil"/>
              <w:left w:val="nil"/>
              <w:bottom w:val="single" w:sz="4" w:space="0" w:color="auto"/>
              <w:right w:val="single" w:sz="4" w:space="0" w:color="auto"/>
            </w:tcBorders>
          </w:tcPr>
          <w:p w14:paraId="19A31812" w14:textId="77777777" w:rsidR="00D7228E" w:rsidRPr="001D5CF8" w:rsidRDefault="00D7228E" w:rsidP="00300E7A">
            <w:pPr>
              <w:spacing w:line="300" w:lineRule="atLeast"/>
              <w:jc w:val="center"/>
              <w:rPr>
                <w:rFonts w:ascii="Times New Roman" w:hAnsi="Times New Roman"/>
                <w:sz w:val="20"/>
              </w:rPr>
            </w:pPr>
            <w:r>
              <w:rPr>
                <w:rFonts w:ascii="Times New Roman" w:hAnsi="Times New Roman"/>
                <w:sz w:val="20"/>
              </w:rPr>
              <w:t>1</w:t>
            </w:r>
          </w:p>
        </w:tc>
        <w:tc>
          <w:tcPr>
            <w:tcW w:w="2998" w:type="dxa"/>
            <w:tcBorders>
              <w:top w:val="nil"/>
              <w:left w:val="nil"/>
              <w:bottom w:val="single" w:sz="4" w:space="0" w:color="auto"/>
              <w:right w:val="single" w:sz="4" w:space="0" w:color="auto"/>
            </w:tcBorders>
          </w:tcPr>
          <w:p w14:paraId="19A31813" w14:textId="77777777" w:rsidR="00D7228E" w:rsidRPr="00300E7A" w:rsidRDefault="00D7228E" w:rsidP="00300E7A">
            <w:pPr>
              <w:spacing w:line="300" w:lineRule="atLeast"/>
              <w:jc w:val="center"/>
              <w:rPr>
                <w:rFonts w:ascii="Times New Roman" w:hAnsi="Times New Roman"/>
                <w:sz w:val="20"/>
              </w:rPr>
            </w:pPr>
            <w:r w:rsidRPr="00301E72">
              <w:rPr>
                <w:rFonts w:ascii="Times New Roman" w:hAnsi="Times New Roman"/>
                <w:sz w:val="20"/>
              </w:rPr>
              <w:t xml:space="preserve"> 0.1279 </w:t>
            </w:r>
          </w:p>
        </w:tc>
      </w:tr>
      <w:tr w:rsidR="00D7228E" w:rsidRPr="007A77AE" w14:paraId="19A3181A" w14:textId="77777777" w:rsidTr="00715EC7">
        <w:trPr>
          <w:trHeight w:val="350"/>
        </w:trPr>
        <w:tc>
          <w:tcPr>
            <w:tcW w:w="1128" w:type="dxa"/>
            <w:vMerge/>
            <w:tcBorders>
              <w:left w:val="single" w:sz="4" w:space="0" w:color="auto"/>
              <w:bottom w:val="single" w:sz="4" w:space="0" w:color="auto"/>
              <w:right w:val="single" w:sz="4" w:space="0" w:color="auto"/>
            </w:tcBorders>
            <w:hideMark/>
          </w:tcPr>
          <w:p w14:paraId="19A31815" w14:textId="77777777" w:rsidR="00D7228E" w:rsidRPr="007A77AE" w:rsidRDefault="00D7228E" w:rsidP="00DA766C">
            <w:pPr>
              <w:spacing w:line="300" w:lineRule="atLeast"/>
              <w:jc w:val="center"/>
              <w:rPr>
                <w:rFonts w:ascii="Times New Roman" w:hAnsi="Times New Roman"/>
                <w:sz w:val="20"/>
              </w:rPr>
            </w:pPr>
          </w:p>
        </w:tc>
        <w:tc>
          <w:tcPr>
            <w:tcW w:w="1782" w:type="dxa"/>
            <w:tcBorders>
              <w:top w:val="nil"/>
              <w:left w:val="nil"/>
              <w:bottom w:val="single" w:sz="4" w:space="0" w:color="auto"/>
              <w:right w:val="single" w:sz="4" w:space="0" w:color="auto"/>
            </w:tcBorders>
            <w:hideMark/>
          </w:tcPr>
          <w:p w14:paraId="19A31816" w14:textId="77777777" w:rsidR="00D7228E" w:rsidRPr="007A77AE" w:rsidRDefault="00D7228E" w:rsidP="00DA766C">
            <w:pPr>
              <w:spacing w:line="300" w:lineRule="atLeast"/>
              <w:jc w:val="center"/>
              <w:rPr>
                <w:rFonts w:ascii="Times New Roman" w:hAnsi="Times New Roman"/>
                <w:sz w:val="20"/>
              </w:rPr>
            </w:pPr>
            <w:r w:rsidRPr="007A77AE">
              <w:rPr>
                <w:rFonts w:ascii="Times New Roman" w:hAnsi="Times New Roman"/>
                <w:sz w:val="20"/>
              </w:rPr>
              <w:t>Heavy Liquid</w:t>
            </w:r>
          </w:p>
        </w:tc>
        <w:tc>
          <w:tcPr>
            <w:tcW w:w="1456" w:type="dxa"/>
            <w:tcBorders>
              <w:top w:val="nil"/>
              <w:left w:val="nil"/>
              <w:bottom w:val="single" w:sz="4" w:space="0" w:color="auto"/>
              <w:right w:val="single" w:sz="4" w:space="0" w:color="auto"/>
            </w:tcBorders>
            <w:vAlign w:val="center"/>
            <w:hideMark/>
          </w:tcPr>
          <w:p w14:paraId="19A31817" w14:textId="77777777" w:rsidR="00D7228E" w:rsidRPr="00F807E1" w:rsidRDefault="00D07552" w:rsidP="00F807E1">
            <w:pPr>
              <w:spacing w:line="300" w:lineRule="atLeast"/>
              <w:ind w:left="2880" w:hanging="2880"/>
              <w:jc w:val="center"/>
              <w:rPr>
                <w:rFonts w:ascii="Times New Roman" w:hAnsi="Times New Roman"/>
                <w:sz w:val="20"/>
              </w:rPr>
            </w:pPr>
            <w:r>
              <w:rPr>
                <w:rFonts w:ascii="Times New Roman" w:hAnsi="Times New Roman"/>
                <w:sz w:val="20"/>
              </w:rPr>
              <w:t>5.33</w:t>
            </w:r>
            <w:r w:rsidR="00D7228E" w:rsidRPr="00F807E1">
              <w:rPr>
                <w:rFonts w:ascii="Times New Roman" w:hAnsi="Times New Roman"/>
                <w:sz w:val="20"/>
              </w:rPr>
              <w:t>E-03</w:t>
            </w:r>
          </w:p>
        </w:tc>
        <w:tc>
          <w:tcPr>
            <w:tcW w:w="1117" w:type="dxa"/>
            <w:tcBorders>
              <w:top w:val="nil"/>
              <w:left w:val="nil"/>
              <w:bottom w:val="single" w:sz="4" w:space="0" w:color="auto"/>
              <w:right w:val="single" w:sz="4" w:space="0" w:color="auto"/>
            </w:tcBorders>
          </w:tcPr>
          <w:p w14:paraId="19A31818" w14:textId="77777777" w:rsidR="00D7228E" w:rsidRPr="001D5CF8" w:rsidRDefault="00D7228E" w:rsidP="00DA766C">
            <w:pPr>
              <w:spacing w:line="300" w:lineRule="atLeast"/>
              <w:jc w:val="center"/>
              <w:rPr>
                <w:rFonts w:ascii="Times New Roman" w:hAnsi="Times New Roman"/>
                <w:sz w:val="20"/>
              </w:rPr>
            </w:pPr>
            <w:r>
              <w:rPr>
                <w:rFonts w:ascii="Times New Roman" w:hAnsi="Times New Roman"/>
                <w:sz w:val="20"/>
              </w:rPr>
              <w:t>0</w:t>
            </w:r>
          </w:p>
        </w:tc>
        <w:tc>
          <w:tcPr>
            <w:tcW w:w="2998" w:type="dxa"/>
            <w:tcBorders>
              <w:top w:val="nil"/>
              <w:left w:val="nil"/>
              <w:bottom w:val="single" w:sz="4" w:space="0" w:color="auto"/>
              <w:right w:val="single" w:sz="4" w:space="0" w:color="auto"/>
            </w:tcBorders>
          </w:tcPr>
          <w:p w14:paraId="19A31819" w14:textId="77777777" w:rsidR="00D7228E" w:rsidRDefault="00D7228E" w:rsidP="00DA766C">
            <w:pPr>
              <w:spacing w:line="300" w:lineRule="atLeast"/>
              <w:jc w:val="center"/>
              <w:rPr>
                <w:rFonts w:ascii="Times New Roman" w:hAnsi="Times New Roman"/>
                <w:sz w:val="20"/>
              </w:rPr>
            </w:pPr>
            <w:r>
              <w:rPr>
                <w:rFonts w:ascii="Times New Roman" w:hAnsi="Times New Roman"/>
                <w:sz w:val="20"/>
              </w:rPr>
              <w:t>0</w:t>
            </w:r>
          </w:p>
        </w:tc>
      </w:tr>
      <w:tr w:rsidR="008474DA" w:rsidRPr="007A77AE" w14:paraId="19A3181E" w14:textId="77777777" w:rsidTr="008474DA">
        <w:trPr>
          <w:trHeight w:val="350"/>
        </w:trPr>
        <w:tc>
          <w:tcPr>
            <w:tcW w:w="2910" w:type="dxa"/>
            <w:gridSpan w:val="2"/>
            <w:vMerge w:val="restart"/>
            <w:tcBorders>
              <w:top w:val="single" w:sz="4" w:space="0" w:color="auto"/>
              <w:left w:val="single" w:sz="4" w:space="0" w:color="auto"/>
              <w:right w:val="single" w:sz="4" w:space="0" w:color="auto"/>
            </w:tcBorders>
            <w:vAlign w:val="center"/>
          </w:tcPr>
          <w:p w14:paraId="19A3181B" w14:textId="77777777" w:rsidR="008474DA" w:rsidRPr="001D5CF8" w:rsidRDefault="008474DA" w:rsidP="008474DA">
            <w:pPr>
              <w:spacing w:line="300" w:lineRule="atLeast"/>
              <w:jc w:val="center"/>
              <w:rPr>
                <w:rFonts w:ascii="Times New Roman" w:hAnsi="Times New Roman"/>
                <w:sz w:val="20"/>
              </w:rPr>
            </w:pPr>
            <w:r>
              <w:rPr>
                <w:rFonts w:ascii="Times New Roman" w:hAnsi="Times New Roman"/>
                <w:sz w:val="20"/>
              </w:rPr>
              <w:t>Total Fugitive Emissions</w:t>
            </w:r>
          </w:p>
        </w:tc>
        <w:tc>
          <w:tcPr>
            <w:tcW w:w="2573" w:type="dxa"/>
            <w:gridSpan w:val="2"/>
            <w:tcBorders>
              <w:top w:val="single" w:sz="4" w:space="0" w:color="auto"/>
              <w:left w:val="nil"/>
              <w:bottom w:val="single" w:sz="4" w:space="0" w:color="auto"/>
              <w:right w:val="single" w:sz="4" w:space="0" w:color="auto"/>
            </w:tcBorders>
          </w:tcPr>
          <w:p w14:paraId="19A3181C" w14:textId="77777777" w:rsidR="008474DA" w:rsidRDefault="008474DA" w:rsidP="008474DA">
            <w:pPr>
              <w:spacing w:line="300" w:lineRule="atLeast"/>
              <w:jc w:val="center"/>
              <w:rPr>
                <w:rFonts w:ascii="Times New Roman" w:hAnsi="Times New Roman"/>
                <w:sz w:val="20"/>
              </w:rPr>
            </w:pPr>
            <w:r>
              <w:rPr>
                <w:rFonts w:ascii="Times New Roman" w:hAnsi="Times New Roman"/>
                <w:sz w:val="20"/>
              </w:rPr>
              <w:t>Lbs/Day</w:t>
            </w:r>
          </w:p>
        </w:tc>
        <w:tc>
          <w:tcPr>
            <w:tcW w:w="2998" w:type="dxa"/>
            <w:tcBorders>
              <w:top w:val="single" w:sz="4" w:space="0" w:color="auto"/>
              <w:left w:val="nil"/>
              <w:bottom w:val="single" w:sz="4" w:space="0" w:color="auto"/>
              <w:right w:val="single" w:sz="4" w:space="0" w:color="auto"/>
            </w:tcBorders>
          </w:tcPr>
          <w:p w14:paraId="19A3181D" w14:textId="77777777" w:rsidR="008474DA" w:rsidRPr="008474DA" w:rsidRDefault="00301E72" w:rsidP="008474DA">
            <w:pPr>
              <w:spacing w:line="300" w:lineRule="atLeast"/>
              <w:jc w:val="center"/>
              <w:rPr>
                <w:rFonts w:ascii="Times New Roman" w:hAnsi="Times New Roman"/>
                <w:sz w:val="20"/>
              </w:rPr>
            </w:pPr>
            <w:r>
              <w:rPr>
                <w:rFonts w:ascii="Times New Roman" w:hAnsi="Times New Roman"/>
                <w:sz w:val="20"/>
              </w:rPr>
              <w:t>0.4608</w:t>
            </w:r>
          </w:p>
        </w:tc>
      </w:tr>
      <w:tr w:rsidR="008474DA" w:rsidRPr="007A77AE" w14:paraId="19A31822" w14:textId="77777777" w:rsidTr="008474DA">
        <w:trPr>
          <w:trHeight w:val="350"/>
        </w:trPr>
        <w:tc>
          <w:tcPr>
            <w:tcW w:w="2910" w:type="dxa"/>
            <w:gridSpan w:val="2"/>
            <w:vMerge/>
            <w:tcBorders>
              <w:left w:val="single" w:sz="4" w:space="0" w:color="auto"/>
              <w:right w:val="single" w:sz="4" w:space="0" w:color="auto"/>
            </w:tcBorders>
          </w:tcPr>
          <w:p w14:paraId="19A3181F" w14:textId="77777777" w:rsidR="008474DA" w:rsidRPr="001D5CF8" w:rsidRDefault="008474DA" w:rsidP="008474DA">
            <w:pPr>
              <w:spacing w:line="300" w:lineRule="atLeast"/>
              <w:jc w:val="center"/>
              <w:rPr>
                <w:rFonts w:ascii="Times New Roman" w:hAnsi="Times New Roman"/>
                <w:sz w:val="20"/>
              </w:rPr>
            </w:pPr>
          </w:p>
        </w:tc>
        <w:tc>
          <w:tcPr>
            <w:tcW w:w="2573" w:type="dxa"/>
            <w:gridSpan w:val="2"/>
            <w:tcBorders>
              <w:top w:val="single" w:sz="4" w:space="0" w:color="auto"/>
              <w:left w:val="nil"/>
              <w:bottom w:val="single" w:sz="4" w:space="0" w:color="auto"/>
              <w:right w:val="single" w:sz="4" w:space="0" w:color="auto"/>
            </w:tcBorders>
          </w:tcPr>
          <w:p w14:paraId="19A31820" w14:textId="77777777" w:rsidR="008474DA" w:rsidRDefault="008474DA" w:rsidP="008474DA">
            <w:pPr>
              <w:spacing w:line="300" w:lineRule="atLeast"/>
              <w:jc w:val="center"/>
              <w:rPr>
                <w:rFonts w:ascii="Times New Roman" w:hAnsi="Times New Roman"/>
                <w:sz w:val="20"/>
              </w:rPr>
            </w:pPr>
            <w:r>
              <w:rPr>
                <w:rFonts w:ascii="Times New Roman" w:hAnsi="Times New Roman"/>
                <w:sz w:val="20"/>
              </w:rPr>
              <w:t>Lbs/Year</w:t>
            </w:r>
          </w:p>
        </w:tc>
        <w:tc>
          <w:tcPr>
            <w:tcW w:w="2998" w:type="dxa"/>
            <w:tcBorders>
              <w:top w:val="single" w:sz="4" w:space="0" w:color="auto"/>
              <w:left w:val="nil"/>
              <w:bottom w:val="single" w:sz="4" w:space="0" w:color="auto"/>
              <w:right w:val="single" w:sz="4" w:space="0" w:color="auto"/>
            </w:tcBorders>
          </w:tcPr>
          <w:p w14:paraId="19A31821" w14:textId="77777777" w:rsidR="008474DA" w:rsidRPr="008474DA" w:rsidRDefault="00301E72" w:rsidP="008474DA">
            <w:pPr>
              <w:spacing w:line="300" w:lineRule="atLeast"/>
              <w:jc w:val="center"/>
              <w:rPr>
                <w:rFonts w:ascii="Times New Roman" w:hAnsi="Times New Roman"/>
                <w:sz w:val="20"/>
              </w:rPr>
            </w:pPr>
            <w:r>
              <w:rPr>
                <w:rFonts w:ascii="Times New Roman" w:hAnsi="Times New Roman"/>
                <w:sz w:val="20"/>
              </w:rPr>
              <w:t>168.21</w:t>
            </w:r>
          </w:p>
        </w:tc>
      </w:tr>
      <w:tr w:rsidR="008474DA" w:rsidRPr="007A77AE" w14:paraId="19A31826" w14:textId="77777777" w:rsidTr="008474DA">
        <w:trPr>
          <w:trHeight w:val="350"/>
        </w:trPr>
        <w:tc>
          <w:tcPr>
            <w:tcW w:w="2910" w:type="dxa"/>
            <w:gridSpan w:val="2"/>
            <w:vMerge/>
            <w:tcBorders>
              <w:left w:val="single" w:sz="4" w:space="0" w:color="auto"/>
              <w:bottom w:val="single" w:sz="4" w:space="0" w:color="auto"/>
              <w:right w:val="single" w:sz="4" w:space="0" w:color="auto"/>
            </w:tcBorders>
          </w:tcPr>
          <w:p w14:paraId="19A31823" w14:textId="77777777" w:rsidR="008474DA" w:rsidRPr="001D5CF8" w:rsidRDefault="008474DA" w:rsidP="008474DA">
            <w:pPr>
              <w:spacing w:line="300" w:lineRule="atLeast"/>
              <w:jc w:val="center"/>
              <w:rPr>
                <w:rFonts w:ascii="Times New Roman" w:hAnsi="Times New Roman"/>
                <w:sz w:val="20"/>
              </w:rPr>
            </w:pPr>
          </w:p>
        </w:tc>
        <w:tc>
          <w:tcPr>
            <w:tcW w:w="2573" w:type="dxa"/>
            <w:gridSpan w:val="2"/>
            <w:tcBorders>
              <w:top w:val="single" w:sz="4" w:space="0" w:color="auto"/>
              <w:left w:val="nil"/>
              <w:bottom w:val="single" w:sz="4" w:space="0" w:color="auto"/>
              <w:right w:val="single" w:sz="4" w:space="0" w:color="auto"/>
            </w:tcBorders>
          </w:tcPr>
          <w:p w14:paraId="19A31824" w14:textId="77777777" w:rsidR="008474DA" w:rsidRDefault="008474DA" w:rsidP="008474DA">
            <w:pPr>
              <w:spacing w:line="300" w:lineRule="atLeast"/>
              <w:jc w:val="center"/>
              <w:rPr>
                <w:rFonts w:ascii="Times New Roman" w:hAnsi="Times New Roman"/>
                <w:sz w:val="20"/>
              </w:rPr>
            </w:pPr>
            <w:r>
              <w:rPr>
                <w:rFonts w:ascii="Times New Roman" w:hAnsi="Times New Roman"/>
                <w:sz w:val="20"/>
              </w:rPr>
              <w:t>Tons/Year</w:t>
            </w:r>
          </w:p>
        </w:tc>
        <w:tc>
          <w:tcPr>
            <w:tcW w:w="2998" w:type="dxa"/>
            <w:tcBorders>
              <w:top w:val="single" w:sz="4" w:space="0" w:color="auto"/>
              <w:left w:val="nil"/>
              <w:bottom w:val="single" w:sz="4" w:space="0" w:color="auto"/>
              <w:right w:val="single" w:sz="4" w:space="0" w:color="auto"/>
            </w:tcBorders>
          </w:tcPr>
          <w:p w14:paraId="19A31825" w14:textId="77777777" w:rsidR="008474DA" w:rsidRPr="008474DA" w:rsidRDefault="00300E7A" w:rsidP="008474DA">
            <w:pPr>
              <w:spacing w:line="300" w:lineRule="atLeast"/>
              <w:jc w:val="center"/>
              <w:rPr>
                <w:rFonts w:ascii="Times New Roman" w:hAnsi="Times New Roman"/>
                <w:sz w:val="20"/>
              </w:rPr>
            </w:pPr>
            <w:r>
              <w:rPr>
                <w:rFonts w:ascii="Times New Roman" w:hAnsi="Times New Roman"/>
                <w:sz w:val="20"/>
              </w:rPr>
              <w:t xml:space="preserve"> 0.0</w:t>
            </w:r>
            <w:r w:rsidR="00301E72">
              <w:rPr>
                <w:rFonts w:ascii="Times New Roman" w:hAnsi="Times New Roman"/>
                <w:sz w:val="20"/>
              </w:rPr>
              <w:t>841</w:t>
            </w:r>
          </w:p>
        </w:tc>
      </w:tr>
    </w:tbl>
    <w:p w14:paraId="19A31827" w14:textId="77777777" w:rsidR="008474DA" w:rsidRDefault="008474DA" w:rsidP="00A1183A">
      <w:pPr>
        <w:spacing w:line="300" w:lineRule="atLeast"/>
        <w:rPr>
          <w:rFonts w:ascii="Times New Roman" w:hAnsi="Times New Roman"/>
          <w:sz w:val="20"/>
        </w:rPr>
      </w:pPr>
    </w:p>
    <w:p w14:paraId="19A31828" w14:textId="77777777" w:rsidR="00887808" w:rsidRDefault="00887808" w:rsidP="00A1183A">
      <w:pPr>
        <w:spacing w:line="300" w:lineRule="atLeast"/>
        <w:rPr>
          <w:rFonts w:ascii="Times New Roman" w:hAnsi="Times New Roman"/>
          <w:sz w:val="20"/>
        </w:rPr>
      </w:pPr>
    </w:p>
    <w:p w14:paraId="19A31829" w14:textId="77777777" w:rsidR="008474DA" w:rsidRDefault="008474DA" w:rsidP="008474DA">
      <w:pPr>
        <w:pStyle w:val="Heading4"/>
        <w:rPr>
          <w:sz w:val="20"/>
        </w:rPr>
      </w:pPr>
      <w:r>
        <w:rPr>
          <w:sz w:val="20"/>
        </w:rPr>
        <w:t xml:space="preserve">TOTAL PROJECT </w:t>
      </w:r>
      <w:r w:rsidR="001054E5">
        <w:rPr>
          <w:sz w:val="20"/>
        </w:rPr>
        <w:t>CUMULATIVE INCREASE</w:t>
      </w:r>
    </w:p>
    <w:p w14:paraId="19A3182A" w14:textId="77777777" w:rsidR="008474DA" w:rsidRDefault="008474DA" w:rsidP="00BA5BAF">
      <w:pPr>
        <w:autoSpaceDE w:val="0"/>
        <w:autoSpaceDN w:val="0"/>
        <w:adjustRightInd w:val="0"/>
        <w:rPr>
          <w:rFonts w:ascii="Times New Roman" w:hAnsi="Times New Roman"/>
          <w:sz w:val="20"/>
        </w:rPr>
      </w:pPr>
    </w:p>
    <w:p w14:paraId="19A3182B" w14:textId="77777777" w:rsidR="008474DA" w:rsidRDefault="00075D06" w:rsidP="00BA5BAF">
      <w:pPr>
        <w:autoSpaceDE w:val="0"/>
        <w:autoSpaceDN w:val="0"/>
        <w:adjustRightInd w:val="0"/>
        <w:rPr>
          <w:rFonts w:ascii="Times New Roman" w:hAnsi="Times New Roman"/>
          <w:sz w:val="20"/>
        </w:rPr>
      </w:pPr>
      <w:r>
        <w:rPr>
          <w:rFonts w:ascii="Times New Roman" w:hAnsi="Times New Roman"/>
          <w:sz w:val="20"/>
        </w:rPr>
        <w:t>The following table summarized the cumulative increase for this project.</w:t>
      </w:r>
    </w:p>
    <w:p w14:paraId="19A3182C" w14:textId="77777777" w:rsidR="00FE646B" w:rsidRDefault="00FE646B" w:rsidP="00A1183A">
      <w:pPr>
        <w:spacing w:line="300" w:lineRule="atLeast"/>
        <w:rPr>
          <w:rFonts w:ascii="Times New Roman" w:hAnsi="Times New Roman"/>
          <w:sz w:val="20"/>
        </w:rPr>
      </w:pPr>
    </w:p>
    <w:tbl>
      <w:tblPr>
        <w:tblW w:w="8763" w:type="dxa"/>
        <w:tblInd w:w="93" w:type="dxa"/>
        <w:tblLook w:val="04A0" w:firstRow="1" w:lastRow="0" w:firstColumn="1" w:lastColumn="0" w:noHBand="0" w:noVBand="1"/>
      </w:tblPr>
      <w:tblGrid>
        <w:gridCol w:w="1820"/>
        <w:gridCol w:w="1718"/>
        <w:gridCol w:w="1380"/>
        <w:gridCol w:w="1380"/>
        <w:gridCol w:w="1295"/>
        <w:gridCol w:w="1170"/>
      </w:tblGrid>
      <w:tr w:rsidR="00075D06" w:rsidRPr="00CE57DE" w14:paraId="19A3182E" w14:textId="77777777" w:rsidTr="00CB5EC2">
        <w:trPr>
          <w:trHeight w:val="360"/>
          <w:tblHeader/>
        </w:trPr>
        <w:tc>
          <w:tcPr>
            <w:tcW w:w="8763"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9A3182D" w14:textId="77777777" w:rsidR="00075D06" w:rsidRPr="00CE57DE" w:rsidRDefault="00075D06" w:rsidP="00CF30EB">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Avon MOTEMS Project Cumulative Increase, Tons</w:t>
            </w:r>
          </w:p>
        </w:tc>
      </w:tr>
      <w:tr w:rsidR="00075D06" w:rsidRPr="00CE57DE" w14:paraId="19A31835" w14:textId="77777777" w:rsidTr="00CB5EC2">
        <w:trPr>
          <w:trHeight w:val="360"/>
          <w:tblHeader/>
        </w:trPr>
        <w:tc>
          <w:tcPr>
            <w:tcW w:w="182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19A3182F" w14:textId="77777777" w:rsidR="00075D06" w:rsidRPr="00CE57DE" w:rsidRDefault="00075D06" w:rsidP="00CF30EB">
            <w:pPr>
              <w:spacing w:line="240" w:lineRule="auto"/>
              <w:rPr>
                <w:rFonts w:ascii="Times New Roman" w:hAnsi="Times New Roman"/>
                <w:b/>
                <w:bCs/>
                <w:color w:val="000000"/>
                <w:sz w:val="18"/>
                <w:szCs w:val="18"/>
              </w:rPr>
            </w:pPr>
            <w:r>
              <w:rPr>
                <w:rFonts w:ascii="Times New Roman" w:hAnsi="Times New Roman"/>
                <w:b/>
                <w:bCs/>
                <w:color w:val="000000"/>
                <w:sz w:val="18"/>
                <w:szCs w:val="18"/>
              </w:rPr>
              <w:t>Pollutant</w:t>
            </w:r>
          </w:p>
        </w:tc>
        <w:tc>
          <w:tcPr>
            <w:tcW w:w="1718"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830" w14:textId="77777777" w:rsidR="00075D06" w:rsidRPr="00CE57DE" w:rsidRDefault="00075D06" w:rsidP="00CF30EB">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NO</w:t>
            </w:r>
            <w:r w:rsidRPr="00CE57DE">
              <w:rPr>
                <w:rFonts w:ascii="Times New Roman" w:hAnsi="Times New Roman"/>
                <w:b/>
                <w:bCs/>
                <w:color w:val="000000"/>
                <w:sz w:val="18"/>
                <w:szCs w:val="18"/>
                <w:vertAlign w:val="subscript"/>
              </w:rPr>
              <w:t>X</w:t>
            </w:r>
          </w:p>
        </w:tc>
        <w:tc>
          <w:tcPr>
            <w:tcW w:w="138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831" w14:textId="77777777" w:rsidR="00075D06" w:rsidRPr="00CE57DE" w:rsidRDefault="00075D06" w:rsidP="00CF30EB">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CO</w:t>
            </w:r>
          </w:p>
        </w:tc>
        <w:tc>
          <w:tcPr>
            <w:tcW w:w="138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832" w14:textId="77777777" w:rsidR="00075D06" w:rsidRPr="00CE57DE" w:rsidRDefault="007D128A" w:rsidP="00CF30EB">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w:t>
            </w:r>
          </w:p>
        </w:tc>
        <w:tc>
          <w:tcPr>
            <w:tcW w:w="1295"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833" w14:textId="77777777" w:rsidR="00075D06" w:rsidRPr="00CE57DE" w:rsidRDefault="00075D06" w:rsidP="00CF30EB">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PM</w:t>
            </w:r>
            <w:r w:rsidRPr="00CE57DE">
              <w:rPr>
                <w:rFonts w:ascii="Times New Roman" w:hAnsi="Times New Roman"/>
                <w:b/>
                <w:bCs/>
                <w:color w:val="000000"/>
                <w:sz w:val="18"/>
                <w:szCs w:val="18"/>
                <w:vertAlign w:val="subscript"/>
              </w:rPr>
              <w:t>10</w:t>
            </w:r>
          </w:p>
        </w:tc>
        <w:tc>
          <w:tcPr>
            <w:tcW w:w="117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834" w14:textId="77777777" w:rsidR="00075D06" w:rsidRPr="00CE57DE" w:rsidRDefault="00075D06" w:rsidP="00CF30EB">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SO</w:t>
            </w:r>
            <w:r w:rsidRPr="00CE57DE">
              <w:rPr>
                <w:rFonts w:ascii="Times New Roman" w:hAnsi="Times New Roman"/>
                <w:b/>
                <w:bCs/>
                <w:color w:val="000000"/>
                <w:sz w:val="18"/>
                <w:szCs w:val="18"/>
                <w:vertAlign w:val="subscript"/>
              </w:rPr>
              <w:t>2</w:t>
            </w:r>
          </w:p>
        </w:tc>
      </w:tr>
      <w:tr w:rsidR="007170AB" w:rsidRPr="00CE57DE" w14:paraId="19A31837" w14:textId="77777777" w:rsidTr="00CB5EC2">
        <w:trPr>
          <w:trHeight w:val="242"/>
          <w:tblHeader/>
        </w:trPr>
        <w:tc>
          <w:tcPr>
            <w:tcW w:w="8763"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9A31836" w14:textId="77777777" w:rsidR="007170AB" w:rsidRPr="00CE57DE" w:rsidRDefault="007170AB" w:rsidP="00CF30EB">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Emissions for New Sources</w:t>
            </w:r>
          </w:p>
        </w:tc>
      </w:tr>
      <w:tr w:rsidR="0058452A" w14:paraId="19A3183E"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38" w14:textId="77777777" w:rsidR="0058452A" w:rsidRPr="00CE57DE" w:rsidRDefault="0058452A" w:rsidP="003037FA">
            <w:pPr>
              <w:spacing w:line="240" w:lineRule="auto"/>
              <w:rPr>
                <w:rFonts w:ascii="Times New Roman" w:hAnsi="Times New Roman"/>
                <w:b/>
                <w:bCs/>
                <w:color w:val="000000"/>
                <w:sz w:val="18"/>
                <w:szCs w:val="18"/>
              </w:rPr>
            </w:pPr>
            <w:r>
              <w:rPr>
                <w:rFonts w:ascii="Times New Roman" w:hAnsi="Times New Roman"/>
                <w:b/>
                <w:bCs/>
                <w:color w:val="000000"/>
                <w:sz w:val="18"/>
                <w:szCs w:val="18"/>
              </w:rPr>
              <w:t>S-1560 Marine Cargo Carrier</w:t>
            </w:r>
          </w:p>
        </w:tc>
        <w:tc>
          <w:tcPr>
            <w:tcW w:w="1718" w:type="dxa"/>
            <w:tcBorders>
              <w:top w:val="single" w:sz="4" w:space="0" w:color="auto"/>
              <w:left w:val="nil"/>
              <w:bottom w:val="single" w:sz="4" w:space="0" w:color="auto"/>
              <w:right w:val="single" w:sz="4" w:space="0" w:color="auto"/>
            </w:tcBorders>
            <w:noWrap/>
            <w:vAlign w:val="bottom"/>
          </w:tcPr>
          <w:p w14:paraId="19A31839" w14:textId="77777777" w:rsidR="0058452A" w:rsidRPr="006960A4" w:rsidRDefault="0058452A" w:rsidP="009017A3">
            <w:pPr>
              <w:spacing w:line="300" w:lineRule="atLeast"/>
              <w:jc w:val="center"/>
              <w:rPr>
                <w:rFonts w:ascii="Times New Roman" w:hAnsi="Times New Roman"/>
                <w:sz w:val="20"/>
              </w:rPr>
            </w:pPr>
            <w:r w:rsidRPr="00CB5EC2">
              <w:rPr>
                <w:rFonts w:ascii="Times New Roman" w:hAnsi="Times New Roman"/>
                <w:sz w:val="20"/>
              </w:rPr>
              <w:t>188.8245</w:t>
            </w:r>
          </w:p>
        </w:tc>
        <w:tc>
          <w:tcPr>
            <w:tcW w:w="1380" w:type="dxa"/>
            <w:tcBorders>
              <w:top w:val="single" w:sz="4" w:space="0" w:color="auto"/>
              <w:left w:val="nil"/>
              <w:bottom w:val="single" w:sz="4" w:space="0" w:color="auto"/>
              <w:right w:val="single" w:sz="4" w:space="0" w:color="auto"/>
            </w:tcBorders>
            <w:noWrap/>
            <w:vAlign w:val="bottom"/>
          </w:tcPr>
          <w:p w14:paraId="19A3183A" w14:textId="77777777" w:rsidR="0058452A" w:rsidRPr="006960A4" w:rsidRDefault="0058452A" w:rsidP="009017A3">
            <w:pPr>
              <w:spacing w:line="300" w:lineRule="atLeast"/>
              <w:jc w:val="center"/>
              <w:rPr>
                <w:rFonts w:ascii="Times New Roman" w:hAnsi="Times New Roman"/>
                <w:sz w:val="20"/>
              </w:rPr>
            </w:pPr>
            <w:r w:rsidRPr="00CB5EC2">
              <w:rPr>
                <w:rFonts w:ascii="Times New Roman" w:hAnsi="Times New Roman"/>
                <w:sz w:val="20"/>
              </w:rPr>
              <w:t>34.425</w:t>
            </w:r>
          </w:p>
        </w:tc>
        <w:tc>
          <w:tcPr>
            <w:tcW w:w="1380" w:type="dxa"/>
            <w:tcBorders>
              <w:top w:val="single" w:sz="4" w:space="0" w:color="auto"/>
              <w:left w:val="nil"/>
              <w:bottom w:val="single" w:sz="4" w:space="0" w:color="auto"/>
              <w:right w:val="single" w:sz="4" w:space="0" w:color="auto"/>
            </w:tcBorders>
            <w:noWrap/>
            <w:vAlign w:val="bottom"/>
          </w:tcPr>
          <w:p w14:paraId="19A3183B" w14:textId="77777777" w:rsidR="0058452A" w:rsidRPr="006960A4" w:rsidRDefault="0058452A" w:rsidP="009017A3">
            <w:pPr>
              <w:spacing w:line="300" w:lineRule="atLeast"/>
              <w:jc w:val="center"/>
              <w:rPr>
                <w:rFonts w:ascii="Times New Roman" w:hAnsi="Times New Roman"/>
                <w:sz w:val="20"/>
              </w:rPr>
            </w:pPr>
            <w:r w:rsidRPr="00CB5EC2">
              <w:rPr>
                <w:rFonts w:ascii="Times New Roman" w:hAnsi="Times New Roman"/>
                <w:sz w:val="20"/>
              </w:rPr>
              <w:t>10.743</w:t>
            </w:r>
          </w:p>
        </w:tc>
        <w:tc>
          <w:tcPr>
            <w:tcW w:w="1295" w:type="dxa"/>
            <w:tcBorders>
              <w:top w:val="single" w:sz="4" w:space="0" w:color="auto"/>
              <w:left w:val="nil"/>
              <w:bottom w:val="single" w:sz="4" w:space="0" w:color="auto"/>
              <w:right w:val="single" w:sz="4" w:space="0" w:color="auto"/>
            </w:tcBorders>
            <w:noWrap/>
            <w:vAlign w:val="bottom"/>
          </w:tcPr>
          <w:p w14:paraId="19A3183C" w14:textId="77777777" w:rsidR="0058452A" w:rsidRPr="006960A4" w:rsidRDefault="0058452A" w:rsidP="009017A3">
            <w:pPr>
              <w:spacing w:line="300" w:lineRule="atLeast"/>
              <w:jc w:val="center"/>
              <w:rPr>
                <w:rFonts w:ascii="Times New Roman" w:hAnsi="Times New Roman"/>
                <w:sz w:val="20"/>
              </w:rPr>
            </w:pPr>
            <w:r w:rsidRPr="00CB5EC2">
              <w:rPr>
                <w:rFonts w:ascii="Times New Roman" w:hAnsi="Times New Roman"/>
                <w:sz w:val="20"/>
              </w:rPr>
              <w:t>4.15</w:t>
            </w:r>
            <w:r w:rsidR="009A695E">
              <w:rPr>
                <w:rFonts w:ascii="Times New Roman" w:hAnsi="Times New Roman"/>
                <w:sz w:val="20"/>
              </w:rPr>
              <w:t>7</w:t>
            </w:r>
          </w:p>
        </w:tc>
        <w:tc>
          <w:tcPr>
            <w:tcW w:w="1170" w:type="dxa"/>
            <w:tcBorders>
              <w:top w:val="single" w:sz="4" w:space="0" w:color="auto"/>
              <w:left w:val="nil"/>
              <w:bottom w:val="single" w:sz="4" w:space="0" w:color="auto"/>
              <w:right w:val="single" w:sz="4" w:space="0" w:color="auto"/>
            </w:tcBorders>
            <w:noWrap/>
            <w:vAlign w:val="bottom"/>
          </w:tcPr>
          <w:p w14:paraId="19A3183D" w14:textId="77777777" w:rsidR="0058452A" w:rsidRPr="006960A4" w:rsidRDefault="0058452A" w:rsidP="009017A3">
            <w:pPr>
              <w:spacing w:line="300" w:lineRule="atLeast"/>
              <w:jc w:val="center"/>
              <w:rPr>
                <w:rFonts w:ascii="Times New Roman" w:hAnsi="Times New Roman"/>
                <w:sz w:val="20"/>
              </w:rPr>
            </w:pPr>
            <w:r w:rsidRPr="00CB5EC2">
              <w:rPr>
                <w:rFonts w:ascii="Times New Roman" w:hAnsi="Times New Roman"/>
                <w:sz w:val="20"/>
              </w:rPr>
              <w:t>9.372</w:t>
            </w:r>
          </w:p>
        </w:tc>
      </w:tr>
      <w:tr w:rsidR="006960A4" w14:paraId="19A31845"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3F" w14:textId="77777777" w:rsidR="006960A4" w:rsidRPr="00DE0367" w:rsidRDefault="006960A4" w:rsidP="00CF30EB">
            <w:pPr>
              <w:spacing w:line="240" w:lineRule="auto"/>
              <w:rPr>
                <w:rFonts w:ascii="Times New Roman" w:hAnsi="Times New Roman"/>
                <w:b/>
                <w:bCs/>
                <w:color w:val="000000"/>
                <w:sz w:val="18"/>
                <w:szCs w:val="18"/>
              </w:rPr>
            </w:pPr>
            <w:r>
              <w:rPr>
                <w:rFonts w:ascii="Times New Roman" w:hAnsi="Times New Roman"/>
                <w:b/>
                <w:bCs/>
                <w:color w:val="000000"/>
                <w:sz w:val="18"/>
                <w:szCs w:val="18"/>
              </w:rPr>
              <w:t xml:space="preserve">S-1560 Material Loading </w:t>
            </w:r>
          </w:p>
        </w:tc>
        <w:tc>
          <w:tcPr>
            <w:tcW w:w="1718" w:type="dxa"/>
            <w:tcBorders>
              <w:top w:val="single" w:sz="4" w:space="0" w:color="auto"/>
              <w:left w:val="nil"/>
              <w:bottom w:val="single" w:sz="4" w:space="0" w:color="auto"/>
              <w:right w:val="single" w:sz="4" w:space="0" w:color="auto"/>
            </w:tcBorders>
            <w:noWrap/>
          </w:tcPr>
          <w:p w14:paraId="19A31840" w14:textId="77777777" w:rsidR="006960A4" w:rsidRPr="007D6F67" w:rsidRDefault="006960A4" w:rsidP="007D6F67">
            <w:pPr>
              <w:spacing w:line="300" w:lineRule="atLeast"/>
              <w:jc w:val="center"/>
              <w:rPr>
                <w:rFonts w:ascii="Times New Roman" w:hAnsi="Times New Roman"/>
                <w:sz w:val="20"/>
              </w:rPr>
            </w:pPr>
          </w:p>
        </w:tc>
        <w:tc>
          <w:tcPr>
            <w:tcW w:w="1380" w:type="dxa"/>
            <w:tcBorders>
              <w:top w:val="single" w:sz="4" w:space="0" w:color="auto"/>
              <w:left w:val="nil"/>
              <w:bottom w:val="single" w:sz="4" w:space="0" w:color="auto"/>
              <w:right w:val="single" w:sz="4" w:space="0" w:color="auto"/>
            </w:tcBorders>
            <w:noWrap/>
          </w:tcPr>
          <w:p w14:paraId="19A31841" w14:textId="77777777" w:rsidR="006960A4" w:rsidRPr="007D6F67" w:rsidRDefault="006960A4" w:rsidP="007D6F67">
            <w:pPr>
              <w:spacing w:line="300" w:lineRule="atLeast"/>
              <w:jc w:val="center"/>
              <w:rPr>
                <w:rFonts w:ascii="Times New Roman" w:hAnsi="Times New Roman"/>
                <w:sz w:val="20"/>
              </w:rPr>
            </w:pPr>
          </w:p>
        </w:tc>
        <w:tc>
          <w:tcPr>
            <w:tcW w:w="1380" w:type="dxa"/>
            <w:tcBorders>
              <w:top w:val="single" w:sz="4" w:space="0" w:color="auto"/>
              <w:left w:val="nil"/>
              <w:bottom w:val="single" w:sz="4" w:space="0" w:color="auto"/>
              <w:right w:val="single" w:sz="4" w:space="0" w:color="auto"/>
            </w:tcBorders>
            <w:noWrap/>
          </w:tcPr>
          <w:p w14:paraId="19A31842" w14:textId="77777777" w:rsidR="006960A4" w:rsidRPr="007D6F67" w:rsidRDefault="000E1AEB" w:rsidP="007D6F67">
            <w:pPr>
              <w:spacing w:line="300" w:lineRule="atLeast"/>
              <w:jc w:val="center"/>
              <w:rPr>
                <w:rFonts w:ascii="Times New Roman" w:hAnsi="Times New Roman"/>
                <w:sz w:val="20"/>
              </w:rPr>
            </w:pPr>
            <w:r>
              <w:rPr>
                <w:rFonts w:ascii="Times New Roman" w:hAnsi="Times New Roman"/>
                <w:sz w:val="20"/>
              </w:rPr>
              <w:t>20</w:t>
            </w:r>
            <w:r w:rsidR="006960A4">
              <w:rPr>
                <w:rFonts w:ascii="Times New Roman" w:hAnsi="Times New Roman"/>
                <w:sz w:val="20"/>
              </w:rPr>
              <w:t>.000</w:t>
            </w:r>
          </w:p>
        </w:tc>
        <w:tc>
          <w:tcPr>
            <w:tcW w:w="1295" w:type="dxa"/>
            <w:tcBorders>
              <w:top w:val="single" w:sz="4" w:space="0" w:color="auto"/>
              <w:left w:val="nil"/>
              <w:bottom w:val="single" w:sz="4" w:space="0" w:color="auto"/>
              <w:right w:val="single" w:sz="4" w:space="0" w:color="auto"/>
            </w:tcBorders>
            <w:noWrap/>
          </w:tcPr>
          <w:p w14:paraId="19A31843" w14:textId="77777777" w:rsidR="006960A4" w:rsidRPr="007D6F67" w:rsidRDefault="006960A4" w:rsidP="007D6F67">
            <w:pPr>
              <w:spacing w:line="300" w:lineRule="atLeast"/>
              <w:jc w:val="center"/>
              <w:rPr>
                <w:rFonts w:ascii="Times New Roman" w:hAnsi="Times New Roman"/>
                <w:sz w:val="20"/>
              </w:rPr>
            </w:pPr>
          </w:p>
        </w:tc>
        <w:tc>
          <w:tcPr>
            <w:tcW w:w="1170" w:type="dxa"/>
            <w:tcBorders>
              <w:top w:val="single" w:sz="4" w:space="0" w:color="auto"/>
              <w:left w:val="nil"/>
              <w:bottom w:val="single" w:sz="4" w:space="0" w:color="auto"/>
              <w:right w:val="single" w:sz="4" w:space="0" w:color="auto"/>
            </w:tcBorders>
            <w:noWrap/>
          </w:tcPr>
          <w:p w14:paraId="19A31844" w14:textId="77777777" w:rsidR="006960A4" w:rsidRPr="007D6F67" w:rsidRDefault="006960A4" w:rsidP="007D6F67">
            <w:pPr>
              <w:spacing w:line="300" w:lineRule="atLeast"/>
              <w:jc w:val="center"/>
              <w:rPr>
                <w:rFonts w:ascii="Times New Roman" w:hAnsi="Times New Roman"/>
                <w:sz w:val="20"/>
              </w:rPr>
            </w:pPr>
          </w:p>
        </w:tc>
      </w:tr>
      <w:tr w:rsidR="00075D06" w14:paraId="19A3184C"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46" w14:textId="77777777" w:rsidR="00075D06" w:rsidRDefault="00075D06" w:rsidP="00CF30EB">
            <w:pPr>
              <w:spacing w:line="240" w:lineRule="auto"/>
              <w:rPr>
                <w:rFonts w:ascii="Times New Roman" w:hAnsi="Times New Roman"/>
                <w:b/>
                <w:bCs/>
                <w:color w:val="000000"/>
                <w:sz w:val="18"/>
                <w:szCs w:val="18"/>
              </w:rPr>
            </w:pPr>
            <w:r>
              <w:rPr>
                <w:rFonts w:ascii="Times New Roman" w:hAnsi="Times New Roman"/>
                <w:b/>
                <w:bCs/>
                <w:color w:val="000000"/>
                <w:sz w:val="18"/>
                <w:szCs w:val="18"/>
              </w:rPr>
              <w:t>S-1561 Diesel Generator</w:t>
            </w:r>
          </w:p>
        </w:tc>
        <w:tc>
          <w:tcPr>
            <w:tcW w:w="1718" w:type="dxa"/>
            <w:tcBorders>
              <w:top w:val="single" w:sz="4" w:space="0" w:color="auto"/>
              <w:left w:val="nil"/>
              <w:bottom w:val="single" w:sz="4" w:space="0" w:color="auto"/>
              <w:right w:val="single" w:sz="4" w:space="0" w:color="auto"/>
            </w:tcBorders>
            <w:noWrap/>
          </w:tcPr>
          <w:p w14:paraId="19A31847" w14:textId="77777777" w:rsidR="00075D06" w:rsidRPr="007D6F67" w:rsidRDefault="00075D06" w:rsidP="007D6F67">
            <w:pPr>
              <w:spacing w:line="300" w:lineRule="atLeast"/>
              <w:jc w:val="center"/>
              <w:rPr>
                <w:rFonts w:ascii="Times New Roman" w:hAnsi="Times New Roman"/>
                <w:sz w:val="20"/>
              </w:rPr>
            </w:pPr>
            <w:r w:rsidRPr="007D6F67">
              <w:rPr>
                <w:rFonts w:ascii="Times New Roman" w:hAnsi="Times New Roman"/>
                <w:sz w:val="20"/>
              </w:rPr>
              <w:t>0.056</w:t>
            </w:r>
          </w:p>
        </w:tc>
        <w:tc>
          <w:tcPr>
            <w:tcW w:w="1380" w:type="dxa"/>
            <w:tcBorders>
              <w:top w:val="single" w:sz="4" w:space="0" w:color="auto"/>
              <w:left w:val="nil"/>
              <w:bottom w:val="single" w:sz="4" w:space="0" w:color="auto"/>
              <w:right w:val="single" w:sz="4" w:space="0" w:color="auto"/>
            </w:tcBorders>
            <w:noWrap/>
          </w:tcPr>
          <w:p w14:paraId="19A31848" w14:textId="77777777" w:rsidR="00075D06"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0.022</w:t>
            </w:r>
          </w:p>
        </w:tc>
        <w:tc>
          <w:tcPr>
            <w:tcW w:w="1380" w:type="dxa"/>
            <w:tcBorders>
              <w:top w:val="single" w:sz="4" w:space="0" w:color="auto"/>
              <w:left w:val="nil"/>
              <w:bottom w:val="single" w:sz="4" w:space="0" w:color="auto"/>
              <w:right w:val="single" w:sz="4" w:space="0" w:color="auto"/>
            </w:tcBorders>
            <w:noWrap/>
          </w:tcPr>
          <w:p w14:paraId="19A31849" w14:textId="77777777" w:rsidR="00075D06"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0.004</w:t>
            </w:r>
          </w:p>
        </w:tc>
        <w:tc>
          <w:tcPr>
            <w:tcW w:w="1295" w:type="dxa"/>
            <w:tcBorders>
              <w:top w:val="single" w:sz="4" w:space="0" w:color="auto"/>
              <w:left w:val="nil"/>
              <w:bottom w:val="single" w:sz="4" w:space="0" w:color="auto"/>
              <w:right w:val="single" w:sz="4" w:space="0" w:color="auto"/>
            </w:tcBorders>
            <w:noWrap/>
          </w:tcPr>
          <w:p w14:paraId="19A3184A" w14:textId="77777777" w:rsidR="00075D06"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0.002</w:t>
            </w:r>
          </w:p>
        </w:tc>
        <w:tc>
          <w:tcPr>
            <w:tcW w:w="1170" w:type="dxa"/>
            <w:tcBorders>
              <w:top w:val="single" w:sz="4" w:space="0" w:color="auto"/>
              <w:left w:val="nil"/>
              <w:bottom w:val="single" w:sz="4" w:space="0" w:color="auto"/>
              <w:right w:val="single" w:sz="4" w:space="0" w:color="auto"/>
            </w:tcBorders>
            <w:noWrap/>
          </w:tcPr>
          <w:p w14:paraId="19A3184B" w14:textId="77777777" w:rsidR="00075D06"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w:t>
            </w:r>
          </w:p>
        </w:tc>
      </w:tr>
      <w:tr w:rsidR="007D6F67" w14:paraId="19A31853"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4D" w14:textId="77777777" w:rsidR="007D6F67" w:rsidRDefault="007D6F67" w:rsidP="00CF30EB">
            <w:pPr>
              <w:spacing w:line="240" w:lineRule="auto"/>
              <w:rPr>
                <w:rFonts w:ascii="Times New Roman" w:hAnsi="Times New Roman"/>
                <w:b/>
                <w:bCs/>
                <w:color w:val="000000"/>
                <w:sz w:val="18"/>
                <w:szCs w:val="18"/>
              </w:rPr>
            </w:pPr>
            <w:r>
              <w:rPr>
                <w:rFonts w:ascii="Times New Roman" w:hAnsi="Times New Roman"/>
                <w:b/>
                <w:bCs/>
                <w:color w:val="000000"/>
                <w:sz w:val="18"/>
                <w:szCs w:val="18"/>
              </w:rPr>
              <w:t>S-1562 Diesel Firewater Pump</w:t>
            </w:r>
          </w:p>
        </w:tc>
        <w:tc>
          <w:tcPr>
            <w:tcW w:w="1718" w:type="dxa"/>
            <w:tcBorders>
              <w:top w:val="single" w:sz="4" w:space="0" w:color="auto"/>
              <w:left w:val="nil"/>
              <w:bottom w:val="single" w:sz="4" w:space="0" w:color="auto"/>
              <w:right w:val="single" w:sz="4" w:space="0" w:color="auto"/>
            </w:tcBorders>
            <w:noWrap/>
          </w:tcPr>
          <w:p w14:paraId="19A3184E"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0.155</w:t>
            </w:r>
          </w:p>
        </w:tc>
        <w:tc>
          <w:tcPr>
            <w:tcW w:w="1380" w:type="dxa"/>
            <w:tcBorders>
              <w:top w:val="single" w:sz="4" w:space="0" w:color="auto"/>
              <w:left w:val="nil"/>
              <w:bottom w:val="single" w:sz="4" w:space="0" w:color="auto"/>
              <w:right w:val="single" w:sz="4" w:space="0" w:color="auto"/>
            </w:tcBorders>
            <w:noWrap/>
          </w:tcPr>
          <w:p w14:paraId="19A3184F"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0.093</w:t>
            </w:r>
          </w:p>
        </w:tc>
        <w:tc>
          <w:tcPr>
            <w:tcW w:w="1380" w:type="dxa"/>
            <w:tcBorders>
              <w:top w:val="single" w:sz="4" w:space="0" w:color="auto"/>
              <w:left w:val="nil"/>
              <w:bottom w:val="single" w:sz="4" w:space="0" w:color="auto"/>
              <w:right w:val="single" w:sz="4" w:space="0" w:color="auto"/>
            </w:tcBorders>
            <w:noWrap/>
          </w:tcPr>
          <w:p w14:paraId="19A31850"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0.004</w:t>
            </w:r>
          </w:p>
        </w:tc>
        <w:tc>
          <w:tcPr>
            <w:tcW w:w="1295" w:type="dxa"/>
            <w:tcBorders>
              <w:top w:val="single" w:sz="4" w:space="0" w:color="auto"/>
              <w:left w:val="nil"/>
              <w:bottom w:val="single" w:sz="4" w:space="0" w:color="auto"/>
              <w:right w:val="single" w:sz="4" w:space="0" w:color="auto"/>
            </w:tcBorders>
            <w:noWrap/>
          </w:tcPr>
          <w:p w14:paraId="19A31851"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0.004</w:t>
            </w:r>
          </w:p>
        </w:tc>
        <w:tc>
          <w:tcPr>
            <w:tcW w:w="1170" w:type="dxa"/>
            <w:tcBorders>
              <w:top w:val="single" w:sz="4" w:space="0" w:color="auto"/>
              <w:left w:val="nil"/>
              <w:bottom w:val="single" w:sz="4" w:space="0" w:color="auto"/>
              <w:right w:val="single" w:sz="4" w:space="0" w:color="auto"/>
            </w:tcBorders>
            <w:noWrap/>
          </w:tcPr>
          <w:p w14:paraId="19A31852"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w:t>
            </w:r>
          </w:p>
        </w:tc>
      </w:tr>
      <w:tr w:rsidR="007D6F67" w14:paraId="19A3185A"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54" w14:textId="77777777" w:rsidR="007D6F67" w:rsidRDefault="007D6F67" w:rsidP="007D6F67">
            <w:pPr>
              <w:spacing w:line="240" w:lineRule="auto"/>
              <w:rPr>
                <w:rFonts w:ascii="Times New Roman" w:hAnsi="Times New Roman"/>
                <w:b/>
                <w:bCs/>
                <w:color w:val="000000"/>
                <w:sz w:val="18"/>
                <w:szCs w:val="18"/>
              </w:rPr>
            </w:pPr>
            <w:r>
              <w:rPr>
                <w:rFonts w:ascii="Times New Roman" w:hAnsi="Times New Roman"/>
                <w:b/>
                <w:bCs/>
                <w:color w:val="000000"/>
                <w:sz w:val="18"/>
                <w:szCs w:val="18"/>
              </w:rPr>
              <w:t>S-1563 Diesel Firewater Pump</w:t>
            </w:r>
          </w:p>
        </w:tc>
        <w:tc>
          <w:tcPr>
            <w:tcW w:w="1718" w:type="dxa"/>
            <w:tcBorders>
              <w:top w:val="single" w:sz="4" w:space="0" w:color="auto"/>
              <w:left w:val="nil"/>
              <w:bottom w:val="single" w:sz="4" w:space="0" w:color="auto"/>
              <w:right w:val="single" w:sz="4" w:space="0" w:color="auto"/>
            </w:tcBorders>
            <w:noWrap/>
          </w:tcPr>
          <w:p w14:paraId="19A31855"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0.155</w:t>
            </w:r>
          </w:p>
        </w:tc>
        <w:tc>
          <w:tcPr>
            <w:tcW w:w="1380" w:type="dxa"/>
            <w:tcBorders>
              <w:top w:val="single" w:sz="4" w:space="0" w:color="auto"/>
              <w:left w:val="nil"/>
              <w:bottom w:val="single" w:sz="4" w:space="0" w:color="auto"/>
              <w:right w:val="single" w:sz="4" w:space="0" w:color="auto"/>
            </w:tcBorders>
            <w:noWrap/>
          </w:tcPr>
          <w:p w14:paraId="19A31856"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0.093</w:t>
            </w:r>
          </w:p>
        </w:tc>
        <w:tc>
          <w:tcPr>
            <w:tcW w:w="1380" w:type="dxa"/>
            <w:tcBorders>
              <w:top w:val="single" w:sz="4" w:space="0" w:color="auto"/>
              <w:left w:val="nil"/>
              <w:bottom w:val="single" w:sz="4" w:space="0" w:color="auto"/>
              <w:right w:val="single" w:sz="4" w:space="0" w:color="auto"/>
            </w:tcBorders>
            <w:noWrap/>
          </w:tcPr>
          <w:p w14:paraId="19A31857"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0.004</w:t>
            </w:r>
          </w:p>
        </w:tc>
        <w:tc>
          <w:tcPr>
            <w:tcW w:w="1295" w:type="dxa"/>
            <w:tcBorders>
              <w:top w:val="single" w:sz="4" w:space="0" w:color="auto"/>
              <w:left w:val="nil"/>
              <w:bottom w:val="single" w:sz="4" w:space="0" w:color="auto"/>
              <w:right w:val="single" w:sz="4" w:space="0" w:color="auto"/>
            </w:tcBorders>
            <w:noWrap/>
          </w:tcPr>
          <w:p w14:paraId="19A31858"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0.004</w:t>
            </w:r>
          </w:p>
        </w:tc>
        <w:tc>
          <w:tcPr>
            <w:tcW w:w="1170" w:type="dxa"/>
            <w:tcBorders>
              <w:top w:val="single" w:sz="4" w:space="0" w:color="auto"/>
              <w:left w:val="nil"/>
              <w:bottom w:val="single" w:sz="4" w:space="0" w:color="auto"/>
              <w:right w:val="single" w:sz="4" w:space="0" w:color="auto"/>
            </w:tcBorders>
            <w:noWrap/>
          </w:tcPr>
          <w:p w14:paraId="19A31859"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0</w:t>
            </w:r>
          </w:p>
        </w:tc>
      </w:tr>
      <w:tr w:rsidR="007D6F67" w14:paraId="19A31861"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5B" w14:textId="77777777" w:rsidR="007D6F67" w:rsidRDefault="007D6F67" w:rsidP="007D6F67">
            <w:pPr>
              <w:spacing w:line="240" w:lineRule="auto"/>
              <w:rPr>
                <w:rFonts w:ascii="Times New Roman" w:hAnsi="Times New Roman"/>
                <w:b/>
                <w:bCs/>
                <w:color w:val="000000"/>
                <w:sz w:val="18"/>
                <w:szCs w:val="18"/>
              </w:rPr>
            </w:pPr>
            <w:r>
              <w:rPr>
                <w:rFonts w:ascii="Times New Roman" w:hAnsi="Times New Roman"/>
                <w:b/>
                <w:bCs/>
                <w:color w:val="000000"/>
                <w:sz w:val="18"/>
                <w:szCs w:val="18"/>
              </w:rPr>
              <w:t>S-1564 Recovered Oil Tank</w:t>
            </w:r>
          </w:p>
        </w:tc>
        <w:tc>
          <w:tcPr>
            <w:tcW w:w="1718" w:type="dxa"/>
            <w:tcBorders>
              <w:top w:val="single" w:sz="4" w:space="0" w:color="auto"/>
              <w:left w:val="nil"/>
              <w:bottom w:val="single" w:sz="4" w:space="0" w:color="auto"/>
              <w:right w:val="single" w:sz="4" w:space="0" w:color="auto"/>
            </w:tcBorders>
            <w:noWrap/>
          </w:tcPr>
          <w:p w14:paraId="19A3185C" w14:textId="77777777" w:rsidR="007D6F67" w:rsidRPr="007D6F67" w:rsidRDefault="007D6F67" w:rsidP="007D6F67">
            <w:pPr>
              <w:spacing w:line="300" w:lineRule="atLeast"/>
              <w:jc w:val="center"/>
              <w:rPr>
                <w:rFonts w:ascii="Times New Roman" w:hAnsi="Times New Roman"/>
                <w:sz w:val="20"/>
              </w:rPr>
            </w:pPr>
          </w:p>
        </w:tc>
        <w:tc>
          <w:tcPr>
            <w:tcW w:w="1380" w:type="dxa"/>
            <w:tcBorders>
              <w:top w:val="single" w:sz="4" w:space="0" w:color="auto"/>
              <w:left w:val="nil"/>
              <w:bottom w:val="single" w:sz="4" w:space="0" w:color="auto"/>
              <w:right w:val="single" w:sz="4" w:space="0" w:color="auto"/>
            </w:tcBorders>
            <w:noWrap/>
          </w:tcPr>
          <w:p w14:paraId="19A3185D" w14:textId="77777777" w:rsidR="007D6F67" w:rsidRPr="007D6F67" w:rsidRDefault="007D6F67" w:rsidP="007D6F67">
            <w:pPr>
              <w:spacing w:line="300" w:lineRule="atLeast"/>
              <w:jc w:val="center"/>
              <w:rPr>
                <w:rFonts w:ascii="Times New Roman" w:hAnsi="Times New Roman"/>
                <w:sz w:val="20"/>
              </w:rPr>
            </w:pPr>
          </w:p>
        </w:tc>
        <w:tc>
          <w:tcPr>
            <w:tcW w:w="1380" w:type="dxa"/>
            <w:tcBorders>
              <w:top w:val="single" w:sz="4" w:space="0" w:color="auto"/>
              <w:left w:val="nil"/>
              <w:bottom w:val="single" w:sz="4" w:space="0" w:color="auto"/>
              <w:right w:val="single" w:sz="4" w:space="0" w:color="auto"/>
            </w:tcBorders>
            <w:noWrap/>
          </w:tcPr>
          <w:p w14:paraId="19A3185E" w14:textId="77777777" w:rsidR="007D6F67" w:rsidRPr="007D6F67" w:rsidRDefault="007D6F67" w:rsidP="007D6F67">
            <w:pPr>
              <w:spacing w:line="300" w:lineRule="atLeast"/>
              <w:jc w:val="center"/>
              <w:rPr>
                <w:rFonts w:ascii="Times New Roman" w:hAnsi="Times New Roman"/>
                <w:sz w:val="20"/>
              </w:rPr>
            </w:pPr>
            <w:r w:rsidRPr="007D6F67">
              <w:rPr>
                <w:rFonts w:ascii="Times New Roman" w:hAnsi="Times New Roman"/>
                <w:sz w:val="20"/>
              </w:rPr>
              <w:t>1.583</w:t>
            </w:r>
          </w:p>
        </w:tc>
        <w:tc>
          <w:tcPr>
            <w:tcW w:w="1295" w:type="dxa"/>
            <w:tcBorders>
              <w:top w:val="single" w:sz="4" w:space="0" w:color="auto"/>
              <w:left w:val="nil"/>
              <w:bottom w:val="single" w:sz="4" w:space="0" w:color="auto"/>
              <w:right w:val="single" w:sz="4" w:space="0" w:color="auto"/>
            </w:tcBorders>
            <w:noWrap/>
          </w:tcPr>
          <w:p w14:paraId="19A3185F" w14:textId="77777777" w:rsidR="007D6F67" w:rsidRPr="007D6F67" w:rsidRDefault="007D6F67" w:rsidP="007D6F67">
            <w:pPr>
              <w:spacing w:line="300" w:lineRule="atLeast"/>
              <w:jc w:val="center"/>
              <w:rPr>
                <w:rFonts w:ascii="Times New Roman" w:hAnsi="Times New Roman"/>
                <w:sz w:val="20"/>
              </w:rPr>
            </w:pPr>
          </w:p>
        </w:tc>
        <w:tc>
          <w:tcPr>
            <w:tcW w:w="1170" w:type="dxa"/>
            <w:tcBorders>
              <w:top w:val="single" w:sz="4" w:space="0" w:color="auto"/>
              <w:left w:val="nil"/>
              <w:bottom w:val="single" w:sz="4" w:space="0" w:color="auto"/>
              <w:right w:val="single" w:sz="4" w:space="0" w:color="auto"/>
            </w:tcBorders>
            <w:noWrap/>
          </w:tcPr>
          <w:p w14:paraId="19A31860" w14:textId="77777777" w:rsidR="007D6F67" w:rsidRPr="007D6F67" w:rsidRDefault="007D6F67" w:rsidP="007D6F67">
            <w:pPr>
              <w:spacing w:line="300" w:lineRule="atLeast"/>
              <w:jc w:val="center"/>
              <w:rPr>
                <w:rFonts w:ascii="Times New Roman" w:hAnsi="Times New Roman"/>
                <w:sz w:val="20"/>
              </w:rPr>
            </w:pPr>
          </w:p>
        </w:tc>
      </w:tr>
      <w:tr w:rsidR="007D6F67" w14:paraId="19A31868"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62" w14:textId="77777777" w:rsidR="007D6F67" w:rsidRDefault="007D6F67" w:rsidP="007D6F67">
            <w:pPr>
              <w:spacing w:line="240" w:lineRule="auto"/>
              <w:rPr>
                <w:rFonts w:ascii="Times New Roman" w:hAnsi="Times New Roman"/>
                <w:b/>
                <w:bCs/>
                <w:color w:val="000000"/>
                <w:sz w:val="18"/>
                <w:szCs w:val="18"/>
              </w:rPr>
            </w:pPr>
            <w:r>
              <w:rPr>
                <w:rFonts w:ascii="Times New Roman" w:hAnsi="Times New Roman"/>
                <w:b/>
                <w:bCs/>
                <w:color w:val="000000"/>
                <w:sz w:val="18"/>
                <w:szCs w:val="18"/>
              </w:rPr>
              <w:t>Fugitive Emissions</w:t>
            </w:r>
          </w:p>
        </w:tc>
        <w:tc>
          <w:tcPr>
            <w:tcW w:w="1718" w:type="dxa"/>
            <w:tcBorders>
              <w:top w:val="single" w:sz="4" w:space="0" w:color="auto"/>
              <w:left w:val="nil"/>
              <w:bottom w:val="single" w:sz="4" w:space="0" w:color="auto"/>
              <w:right w:val="single" w:sz="4" w:space="0" w:color="auto"/>
            </w:tcBorders>
            <w:noWrap/>
          </w:tcPr>
          <w:p w14:paraId="19A31863" w14:textId="77777777" w:rsidR="007D6F67" w:rsidRPr="007D6F67" w:rsidRDefault="007D6F67" w:rsidP="007D6F67">
            <w:pPr>
              <w:spacing w:line="300" w:lineRule="atLeast"/>
              <w:jc w:val="center"/>
              <w:rPr>
                <w:rFonts w:ascii="Times New Roman" w:hAnsi="Times New Roman"/>
                <w:sz w:val="20"/>
              </w:rPr>
            </w:pPr>
          </w:p>
        </w:tc>
        <w:tc>
          <w:tcPr>
            <w:tcW w:w="1380" w:type="dxa"/>
            <w:tcBorders>
              <w:top w:val="single" w:sz="4" w:space="0" w:color="auto"/>
              <w:left w:val="nil"/>
              <w:bottom w:val="single" w:sz="4" w:space="0" w:color="auto"/>
              <w:right w:val="single" w:sz="4" w:space="0" w:color="auto"/>
            </w:tcBorders>
            <w:noWrap/>
          </w:tcPr>
          <w:p w14:paraId="19A31864" w14:textId="77777777" w:rsidR="007D6F67" w:rsidRPr="007D6F67" w:rsidRDefault="007D6F67" w:rsidP="007D6F67">
            <w:pPr>
              <w:spacing w:line="300" w:lineRule="atLeast"/>
              <w:jc w:val="center"/>
              <w:rPr>
                <w:rFonts w:ascii="Times New Roman" w:hAnsi="Times New Roman"/>
                <w:sz w:val="20"/>
              </w:rPr>
            </w:pPr>
          </w:p>
        </w:tc>
        <w:tc>
          <w:tcPr>
            <w:tcW w:w="1380" w:type="dxa"/>
            <w:tcBorders>
              <w:top w:val="single" w:sz="4" w:space="0" w:color="auto"/>
              <w:left w:val="nil"/>
              <w:bottom w:val="single" w:sz="4" w:space="0" w:color="auto"/>
              <w:right w:val="single" w:sz="4" w:space="0" w:color="auto"/>
            </w:tcBorders>
            <w:noWrap/>
          </w:tcPr>
          <w:p w14:paraId="19A31865" w14:textId="77777777" w:rsidR="007D6F67" w:rsidRPr="007D6F67" w:rsidRDefault="00300E7A" w:rsidP="007D6F67">
            <w:pPr>
              <w:spacing w:line="300" w:lineRule="atLeast"/>
              <w:jc w:val="center"/>
              <w:rPr>
                <w:rFonts w:ascii="Times New Roman" w:hAnsi="Times New Roman"/>
                <w:sz w:val="20"/>
              </w:rPr>
            </w:pPr>
            <w:r>
              <w:rPr>
                <w:rFonts w:ascii="Times New Roman" w:hAnsi="Times New Roman"/>
                <w:sz w:val="20"/>
              </w:rPr>
              <w:t>0.4</w:t>
            </w:r>
            <w:r w:rsidR="00301E72">
              <w:rPr>
                <w:rFonts w:ascii="Times New Roman" w:hAnsi="Times New Roman"/>
                <w:sz w:val="20"/>
              </w:rPr>
              <w:t>06</w:t>
            </w:r>
          </w:p>
        </w:tc>
        <w:tc>
          <w:tcPr>
            <w:tcW w:w="1295" w:type="dxa"/>
            <w:tcBorders>
              <w:top w:val="single" w:sz="4" w:space="0" w:color="auto"/>
              <w:left w:val="nil"/>
              <w:bottom w:val="single" w:sz="4" w:space="0" w:color="auto"/>
              <w:right w:val="single" w:sz="4" w:space="0" w:color="auto"/>
            </w:tcBorders>
            <w:noWrap/>
          </w:tcPr>
          <w:p w14:paraId="19A31866" w14:textId="77777777" w:rsidR="007D6F67" w:rsidRPr="007D6F67" w:rsidRDefault="007D6F67" w:rsidP="007D6F67">
            <w:pPr>
              <w:spacing w:line="300" w:lineRule="atLeast"/>
              <w:jc w:val="center"/>
              <w:rPr>
                <w:rFonts w:ascii="Times New Roman" w:hAnsi="Times New Roman"/>
                <w:sz w:val="20"/>
              </w:rPr>
            </w:pPr>
          </w:p>
        </w:tc>
        <w:tc>
          <w:tcPr>
            <w:tcW w:w="1170" w:type="dxa"/>
            <w:tcBorders>
              <w:top w:val="single" w:sz="4" w:space="0" w:color="auto"/>
              <w:left w:val="nil"/>
              <w:bottom w:val="single" w:sz="4" w:space="0" w:color="auto"/>
              <w:right w:val="single" w:sz="4" w:space="0" w:color="auto"/>
            </w:tcBorders>
            <w:noWrap/>
          </w:tcPr>
          <w:p w14:paraId="19A31867" w14:textId="77777777" w:rsidR="007D6F67" w:rsidRPr="007D6F67" w:rsidRDefault="007D6F67" w:rsidP="007D6F67">
            <w:pPr>
              <w:spacing w:line="300" w:lineRule="atLeast"/>
              <w:jc w:val="center"/>
              <w:rPr>
                <w:rFonts w:ascii="Times New Roman" w:hAnsi="Times New Roman"/>
                <w:sz w:val="20"/>
              </w:rPr>
            </w:pPr>
          </w:p>
        </w:tc>
      </w:tr>
      <w:tr w:rsidR="00CB5EC2" w:rsidRPr="00040AB3" w14:paraId="19A3186F"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69" w14:textId="77777777" w:rsidR="00CB5EC2" w:rsidRDefault="00CB5EC2" w:rsidP="007D6F67">
            <w:pPr>
              <w:spacing w:line="240" w:lineRule="auto"/>
              <w:rPr>
                <w:rFonts w:ascii="Times New Roman" w:hAnsi="Times New Roman"/>
                <w:b/>
                <w:bCs/>
                <w:color w:val="000000"/>
                <w:sz w:val="18"/>
                <w:szCs w:val="18"/>
              </w:rPr>
            </w:pPr>
            <w:r>
              <w:rPr>
                <w:rFonts w:ascii="Times New Roman" w:hAnsi="Times New Roman"/>
                <w:b/>
                <w:bCs/>
                <w:color w:val="000000"/>
                <w:sz w:val="18"/>
                <w:szCs w:val="18"/>
              </w:rPr>
              <w:t>Total Emissions for New Sources</w:t>
            </w:r>
          </w:p>
        </w:tc>
        <w:tc>
          <w:tcPr>
            <w:tcW w:w="1718" w:type="dxa"/>
            <w:tcBorders>
              <w:top w:val="nil"/>
              <w:left w:val="nil"/>
              <w:bottom w:val="nil"/>
              <w:right w:val="single" w:sz="8" w:space="0" w:color="auto"/>
            </w:tcBorders>
            <w:noWrap/>
          </w:tcPr>
          <w:p w14:paraId="19A3186A" w14:textId="77777777" w:rsidR="00CB5EC2" w:rsidRPr="004B6D52" w:rsidRDefault="00CB5EC2" w:rsidP="00040AB3">
            <w:pPr>
              <w:spacing w:line="300" w:lineRule="atLeast"/>
              <w:jc w:val="center"/>
              <w:rPr>
                <w:rFonts w:ascii="Times New Roman" w:hAnsi="Times New Roman"/>
                <w:sz w:val="20"/>
              </w:rPr>
            </w:pPr>
            <w:r w:rsidRPr="00CB5EC2">
              <w:rPr>
                <w:rFonts w:ascii="Times New Roman" w:hAnsi="Times New Roman"/>
                <w:sz w:val="20"/>
              </w:rPr>
              <w:t>189.19</w:t>
            </w:r>
            <w:r w:rsidR="00626AC2">
              <w:rPr>
                <w:rFonts w:ascii="Times New Roman" w:hAnsi="Times New Roman"/>
                <w:sz w:val="20"/>
              </w:rPr>
              <w:t>1</w:t>
            </w:r>
          </w:p>
        </w:tc>
        <w:tc>
          <w:tcPr>
            <w:tcW w:w="1380" w:type="dxa"/>
            <w:tcBorders>
              <w:top w:val="nil"/>
              <w:left w:val="nil"/>
              <w:bottom w:val="nil"/>
              <w:right w:val="single" w:sz="8" w:space="0" w:color="auto"/>
            </w:tcBorders>
            <w:noWrap/>
          </w:tcPr>
          <w:p w14:paraId="19A3186B" w14:textId="77777777" w:rsidR="00CB5EC2" w:rsidRPr="004B6D52" w:rsidRDefault="00CB5EC2" w:rsidP="00040AB3">
            <w:pPr>
              <w:spacing w:line="300" w:lineRule="atLeast"/>
              <w:jc w:val="center"/>
              <w:rPr>
                <w:rFonts w:ascii="Times New Roman" w:hAnsi="Times New Roman"/>
                <w:sz w:val="20"/>
              </w:rPr>
            </w:pPr>
            <w:r w:rsidRPr="00CB5EC2">
              <w:rPr>
                <w:rFonts w:ascii="Times New Roman" w:hAnsi="Times New Roman"/>
                <w:sz w:val="20"/>
              </w:rPr>
              <w:t>34.633</w:t>
            </w:r>
          </w:p>
        </w:tc>
        <w:tc>
          <w:tcPr>
            <w:tcW w:w="1380" w:type="dxa"/>
            <w:tcBorders>
              <w:top w:val="nil"/>
              <w:left w:val="nil"/>
              <w:bottom w:val="nil"/>
              <w:right w:val="single" w:sz="8" w:space="0" w:color="auto"/>
            </w:tcBorders>
            <w:noWrap/>
          </w:tcPr>
          <w:p w14:paraId="19A3186C" w14:textId="77777777" w:rsidR="00CB5EC2" w:rsidRPr="004B6D52" w:rsidRDefault="000E1AEB" w:rsidP="00040AB3">
            <w:pPr>
              <w:spacing w:line="300" w:lineRule="atLeast"/>
              <w:jc w:val="center"/>
              <w:rPr>
                <w:rFonts w:ascii="Times New Roman" w:hAnsi="Times New Roman"/>
                <w:sz w:val="20"/>
              </w:rPr>
            </w:pPr>
            <w:r>
              <w:rPr>
                <w:rFonts w:ascii="Times New Roman" w:hAnsi="Times New Roman"/>
                <w:sz w:val="20"/>
              </w:rPr>
              <w:t>32</w:t>
            </w:r>
            <w:r w:rsidR="00CB5EC2" w:rsidRPr="00CB5EC2">
              <w:rPr>
                <w:rFonts w:ascii="Times New Roman" w:hAnsi="Times New Roman"/>
                <w:sz w:val="20"/>
              </w:rPr>
              <w:t>.744</w:t>
            </w:r>
          </w:p>
        </w:tc>
        <w:tc>
          <w:tcPr>
            <w:tcW w:w="1295" w:type="dxa"/>
            <w:tcBorders>
              <w:top w:val="nil"/>
              <w:left w:val="nil"/>
              <w:bottom w:val="nil"/>
              <w:right w:val="single" w:sz="8" w:space="0" w:color="auto"/>
            </w:tcBorders>
            <w:noWrap/>
          </w:tcPr>
          <w:p w14:paraId="19A3186D" w14:textId="77777777" w:rsidR="00CB5EC2" w:rsidRPr="004B6D52" w:rsidRDefault="00CB5EC2" w:rsidP="00040AB3">
            <w:pPr>
              <w:spacing w:line="300" w:lineRule="atLeast"/>
              <w:jc w:val="center"/>
              <w:rPr>
                <w:rFonts w:ascii="Times New Roman" w:hAnsi="Times New Roman"/>
                <w:sz w:val="20"/>
              </w:rPr>
            </w:pPr>
            <w:r w:rsidRPr="00CB5EC2">
              <w:rPr>
                <w:rFonts w:ascii="Times New Roman" w:hAnsi="Times New Roman"/>
                <w:sz w:val="20"/>
              </w:rPr>
              <w:t>4.16</w:t>
            </w:r>
            <w:r w:rsidR="00626AC2">
              <w:rPr>
                <w:rFonts w:ascii="Times New Roman" w:hAnsi="Times New Roman"/>
                <w:sz w:val="20"/>
              </w:rPr>
              <w:t>7</w:t>
            </w:r>
          </w:p>
        </w:tc>
        <w:tc>
          <w:tcPr>
            <w:tcW w:w="1170" w:type="dxa"/>
            <w:tcBorders>
              <w:top w:val="nil"/>
              <w:left w:val="nil"/>
              <w:bottom w:val="nil"/>
              <w:right w:val="single" w:sz="8" w:space="0" w:color="auto"/>
            </w:tcBorders>
            <w:noWrap/>
          </w:tcPr>
          <w:p w14:paraId="19A3186E" w14:textId="77777777" w:rsidR="00CB5EC2" w:rsidRPr="004B6D52" w:rsidRDefault="00CB5EC2" w:rsidP="00040AB3">
            <w:pPr>
              <w:spacing w:line="300" w:lineRule="atLeast"/>
              <w:jc w:val="center"/>
              <w:rPr>
                <w:rFonts w:ascii="Times New Roman" w:hAnsi="Times New Roman"/>
                <w:sz w:val="20"/>
              </w:rPr>
            </w:pPr>
            <w:r w:rsidRPr="00CB5EC2">
              <w:rPr>
                <w:rFonts w:ascii="Times New Roman" w:hAnsi="Times New Roman"/>
                <w:sz w:val="20"/>
              </w:rPr>
              <w:t>9.372</w:t>
            </w:r>
          </w:p>
        </w:tc>
      </w:tr>
      <w:tr w:rsidR="007170AB" w14:paraId="19A31871" w14:textId="77777777" w:rsidTr="00CB5EC2">
        <w:trPr>
          <w:cantSplit/>
          <w:trHeight w:val="300"/>
        </w:trPr>
        <w:tc>
          <w:tcPr>
            <w:tcW w:w="8763" w:type="dxa"/>
            <w:gridSpan w:val="6"/>
            <w:tcBorders>
              <w:top w:val="single" w:sz="4" w:space="0" w:color="auto"/>
              <w:left w:val="single" w:sz="4" w:space="0" w:color="auto"/>
              <w:bottom w:val="single" w:sz="4" w:space="0" w:color="auto"/>
              <w:right w:val="single" w:sz="8" w:space="0" w:color="auto"/>
            </w:tcBorders>
            <w:shd w:val="clear" w:color="auto" w:fill="B8CCE4" w:themeFill="accent1" w:themeFillTint="66"/>
            <w:noWrap/>
            <w:vAlign w:val="center"/>
          </w:tcPr>
          <w:p w14:paraId="19A31870" w14:textId="77777777" w:rsidR="007170AB" w:rsidRPr="007170AB" w:rsidRDefault="007170AB" w:rsidP="007170AB">
            <w:pPr>
              <w:spacing w:line="240" w:lineRule="auto"/>
              <w:jc w:val="center"/>
              <w:rPr>
                <w:rFonts w:ascii="Times New Roman" w:hAnsi="Times New Roman"/>
                <w:b/>
                <w:bCs/>
                <w:color w:val="000000"/>
                <w:sz w:val="18"/>
                <w:szCs w:val="18"/>
              </w:rPr>
            </w:pPr>
            <w:r w:rsidRPr="007170AB">
              <w:rPr>
                <w:rFonts w:ascii="Times New Roman" w:hAnsi="Times New Roman"/>
                <w:b/>
                <w:bCs/>
                <w:color w:val="000000"/>
                <w:sz w:val="18"/>
                <w:szCs w:val="18"/>
              </w:rPr>
              <w:t>Contemporaneous Emissions Reductions</w:t>
            </w:r>
          </w:p>
        </w:tc>
      </w:tr>
      <w:tr w:rsidR="003037FA" w14:paraId="19A31878"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72" w14:textId="77777777" w:rsidR="003037FA" w:rsidRDefault="003037FA" w:rsidP="003037FA">
            <w:pPr>
              <w:spacing w:line="240" w:lineRule="auto"/>
              <w:rPr>
                <w:rFonts w:ascii="Times New Roman" w:hAnsi="Times New Roman"/>
                <w:b/>
                <w:bCs/>
                <w:color w:val="000000"/>
                <w:sz w:val="18"/>
                <w:szCs w:val="18"/>
              </w:rPr>
            </w:pPr>
            <w:r>
              <w:rPr>
                <w:rFonts w:ascii="Times New Roman" w:hAnsi="Times New Roman"/>
                <w:b/>
                <w:bCs/>
                <w:color w:val="000000"/>
                <w:sz w:val="18"/>
                <w:szCs w:val="18"/>
              </w:rPr>
              <w:t>S-100 Berth 1 Cargo Carrier Emissions</w:t>
            </w:r>
          </w:p>
        </w:tc>
        <w:tc>
          <w:tcPr>
            <w:tcW w:w="1718" w:type="dxa"/>
            <w:tcBorders>
              <w:top w:val="single" w:sz="8" w:space="0" w:color="auto"/>
              <w:left w:val="nil"/>
              <w:bottom w:val="single" w:sz="4" w:space="0" w:color="auto"/>
              <w:right w:val="single" w:sz="8" w:space="0" w:color="auto"/>
            </w:tcBorders>
            <w:noWrap/>
            <w:vAlign w:val="center"/>
          </w:tcPr>
          <w:p w14:paraId="19A31873" w14:textId="77777777" w:rsidR="003037FA" w:rsidRPr="00FD2F52" w:rsidRDefault="003037FA" w:rsidP="009017A3">
            <w:pPr>
              <w:spacing w:line="300" w:lineRule="atLeast"/>
              <w:jc w:val="center"/>
              <w:rPr>
                <w:rFonts w:ascii="Times New Roman" w:hAnsi="Times New Roman"/>
                <w:sz w:val="20"/>
              </w:rPr>
            </w:pPr>
            <w:r w:rsidRPr="00FD2F52">
              <w:rPr>
                <w:rFonts w:ascii="Times New Roman" w:hAnsi="Times New Roman"/>
                <w:sz w:val="20"/>
              </w:rPr>
              <w:t>42.121</w:t>
            </w:r>
          </w:p>
        </w:tc>
        <w:tc>
          <w:tcPr>
            <w:tcW w:w="1380" w:type="dxa"/>
            <w:tcBorders>
              <w:top w:val="single" w:sz="8" w:space="0" w:color="auto"/>
              <w:left w:val="nil"/>
              <w:bottom w:val="single" w:sz="4" w:space="0" w:color="auto"/>
              <w:right w:val="single" w:sz="8" w:space="0" w:color="auto"/>
            </w:tcBorders>
            <w:noWrap/>
            <w:vAlign w:val="center"/>
          </w:tcPr>
          <w:p w14:paraId="19A31874" w14:textId="77777777" w:rsidR="003037FA" w:rsidRPr="00FD2F52" w:rsidRDefault="003037FA" w:rsidP="009017A3">
            <w:pPr>
              <w:spacing w:line="300" w:lineRule="atLeast"/>
              <w:jc w:val="center"/>
              <w:rPr>
                <w:rFonts w:ascii="Times New Roman" w:hAnsi="Times New Roman"/>
                <w:sz w:val="20"/>
              </w:rPr>
            </w:pPr>
            <w:r w:rsidRPr="00FD2F52">
              <w:rPr>
                <w:rFonts w:ascii="Times New Roman" w:hAnsi="Times New Roman"/>
                <w:sz w:val="20"/>
              </w:rPr>
              <w:t>8.361</w:t>
            </w:r>
          </w:p>
        </w:tc>
        <w:tc>
          <w:tcPr>
            <w:tcW w:w="1380" w:type="dxa"/>
            <w:tcBorders>
              <w:top w:val="single" w:sz="8" w:space="0" w:color="auto"/>
              <w:left w:val="nil"/>
              <w:bottom w:val="single" w:sz="4" w:space="0" w:color="auto"/>
              <w:right w:val="single" w:sz="8" w:space="0" w:color="auto"/>
            </w:tcBorders>
            <w:noWrap/>
            <w:vAlign w:val="center"/>
          </w:tcPr>
          <w:p w14:paraId="19A31875" w14:textId="77777777" w:rsidR="003037FA" w:rsidRPr="00FD2F52" w:rsidRDefault="00D7228E" w:rsidP="009017A3">
            <w:pPr>
              <w:spacing w:line="300" w:lineRule="atLeast"/>
              <w:jc w:val="center"/>
              <w:rPr>
                <w:rFonts w:ascii="Times New Roman" w:hAnsi="Times New Roman"/>
                <w:sz w:val="20"/>
              </w:rPr>
            </w:pPr>
            <w:r>
              <w:rPr>
                <w:rFonts w:ascii="Times New Roman" w:hAnsi="Times New Roman"/>
                <w:sz w:val="20"/>
              </w:rPr>
              <w:t>2.490</w:t>
            </w:r>
          </w:p>
        </w:tc>
        <w:tc>
          <w:tcPr>
            <w:tcW w:w="1295" w:type="dxa"/>
            <w:tcBorders>
              <w:top w:val="single" w:sz="8" w:space="0" w:color="auto"/>
              <w:left w:val="nil"/>
              <w:bottom w:val="single" w:sz="4" w:space="0" w:color="auto"/>
              <w:right w:val="single" w:sz="8" w:space="0" w:color="auto"/>
            </w:tcBorders>
            <w:noWrap/>
            <w:vAlign w:val="center"/>
          </w:tcPr>
          <w:p w14:paraId="19A31876" w14:textId="77777777" w:rsidR="003037FA" w:rsidRPr="00FD2F52" w:rsidRDefault="003037FA" w:rsidP="009017A3">
            <w:pPr>
              <w:spacing w:line="300" w:lineRule="atLeast"/>
              <w:jc w:val="center"/>
              <w:rPr>
                <w:rFonts w:ascii="Times New Roman" w:hAnsi="Times New Roman"/>
                <w:sz w:val="20"/>
              </w:rPr>
            </w:pPr>
            <w:r w:rsidRPr="00FD2F52">
              <w:rPr>
                <w:rFonts w:ascii="Times New Roman" w:hAnsi="Times New Roman"/>
                <w:sz w:val="20"/>
              </w:rPr>
              <w:t>1.023</w:t>
            </w:r>
          </w:p>
        </w:tc>
        <w:tc>
          <w:tcPr>
            <w:tcW w:w="1170" w:type="dxa"/>
            <w:tcBorders>
              <w:top w:val="single" w:sz="8" w:space="0" w:color="auto"/>
              <w:left w:val="nil"/>
              <w:bottom w:val="single" w:sz="4" w:space="0" w:color="auto"/>
              <w:right w:val="single" w:sz="8" w:space="0" w:color="auto"/>
            </w:tcBorders>
            <w:noWrap/>
            <w:vAlign w:val="center"/>
          </w:tcPr>
          <w:p w14:paraId="19A31877" w14:textId="77777777" w:rsidR="003037FA" w:rsidRPr="00FD2F52" w:rsidRDefault="003037FA" w:rsidP="009017A3">
            <w:pPr>
              <w:spacing w:line="300" w:lineRule="atLeast"/>
              <w:jc w:val="center"/>
              <w:rPr>
                <w:rFonts w:ascii="Times New Roman" w:hAnsi="Times New Roman"/>
                <w:sz w:val="20"/>
              </w:rPr>
            </w:pPr>
            <w:r w:rsidRPr="00FD2F52">
              <w:rPr>
                <w:rFonts w:ascii="Times New Roman" w:hAnsi="Times New Roman"/>
                <w:sz w:val="20"/>
              </w:rPr>
              <w:t>1.876</w:t>
            </w:r>
          </w:p>
        </w:tc>
      </w:tr>
      <w:tr w:rsidR="007170AB" w14:paraId="19A3187F"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79" w14:textId="77777777" w:rsidR="007170AB" w:rsidRDefault="00CB45BF" w:rsidP="007170AB">
            <w:pPr>
              <w:spacing w:line="240" w:lineRule="auto"/>
              <w:rPr>
                <w:rFonts w:ascii="Times New Roman" w:hAnsi="Times New Roman"/>
                <w:b/>
                <w:bCs/>
                <w:color w:val="000000"/>
                <w:sz w:val="18"/>
                <w:szCs w:val="18"/>
              </w:rPr>
            </w:pPr>
            <w:r>
              <w:rPr>
                <w:rFonts w:ascii="Times New Roman" w:hAnsi="Times New Roman"/>
                <w:b/>
                <w:bCs/>
                <w:color w:val="000000"/>
                <w:sz w:val="18"/>
                <w:szCs w:val="18"/>
              </w:rPr>
              <w:t xml:space="preserve">S-100 </w:t>
            </w:r>
            <w:r w:rsidR="007170AB">
              <w:rPr>
                <w:rFonts w:ascii="Times New Roman" w:hAnsi="Times New Roman"/>
                <w:b/>
                <w:bCs/>
                <w:color w:val="000000"/>
                <w:sz w:val="18"/>
                <w:szCs w:val="18"/>
              </w:rPr>
              <w:t>Berth 1 Loading Operations</w:t>
            </w:r>
          </w:p>
        </w:tc>
        <w:tc>
          <w:tcPr>
            <w:tcW w:w="1718" w:type="dxa"/>
            <w:tcBorders>
              <w:top w:val="single" w:sz="4" w:space="0" w:color="auto"/>
              <w:left w:val="nil"/>
              <w:bottom w:val="single" w:sz="4" w:space="0" w:color="auto"/>
              <w:right w:val="single" w:sz="4" w:space="0" w:color="auto"/>
            </w:tcBorders>
            <w:noWrap/>
            <w:vAlign w:val="bottom"/>
          </w:tcPr>
          <w:p w14:paraId="19A3187A" w14:textId="77777777" w:rsidR="007170AB" w:rsidRPr="007170AB" w:rsidRDefault="007170AB" w:rsidP="009017A3">
            <w:pPr>
              <w:spacing w:line="300" w:lineRule="atLeast"/>
              <w:jc w:val="center"/>
              <w:rPr>
                <w:rFonts w:ascii="Times New Roman" w:hAnsi="Times New Roman"/>
                <w:sz w:val="20"/>
              </w:rPr>
            </w:pPr>
          </w:p>
        </w:tc>
        <w:tc>
          <w:tcPr>
            <w:tcW w:w="1380" w:type="dxa"/>
            <w:tcBorders>
              <w:top w:val="single" w:sz="4" w:space="0" w:color="auto"/>
              <w:left w:val="single" w:sz="4" w:space="0" w:color="auto"/>
              <w:bottom w:val="single" w:sz="4" w:space="0" w:color="auto"/>
              <w:right w:val="single" w:sz="4" w:space="0" w:color="auto"/>
            </w:tcBorders>
            <w:noWrap/>
            <w:vAlign w:val="bottom"/>
          </w:tcPr>
          <w:p w14:paraId="19A3187B" w14:textId="77777777" w:rsidR="007170AB" w:rsidRPr="007170AB" w:rsidRDefault="007170AB" w:rsidP="009017A3">
            <w:pPr>
              <w:spacing w:line="300" w:lineRule="atLeast"/>
              <w:jc w:val="center"/>
              <w:rPr>
                <w:rFonts w:ascii="Times New Roman" w:hAnsi="Times New Roman"/>
                <w:sz w:val="20"/>
              </w:rPr>
            </w:pPr>
          </w:p>
        </w:tc>
        <w:tc>
          <w:tcPr>
            <w:tcW w:w="1380" w:type="dxa"/>
            <w:tcBorders>
              <w:top w:val="single" w:sz="4" w:space="0" w:color="auto"/>
              <w:left w:val="single" w:sz="4" w:space="0" w:color="auto"/>
              <w:bottom w:val="single" w:sz="4" w:space="0" w:color="auto"/>
              <w:right w:val="single" w:sz="4" w:space="0" w:color="auto"/>
            </w:tcBorders>
            <w:noWrap/>
            <w:vAlign w:val="center"/>
          </w:tcPr>
          <w:p w14:paraId="19A3187C" w14:textId="77777777" w:rsidR="007170AB" w:rsidRPr="007170AB" w:rsidRDefault="007170AB" w:rsidP="009017A3">
            <w:pPr>
              <w:spacing w:line="300" w:lineRule="atLeast"/>
              <w:jc w:val="center"/>
              <w:rPr>
                <w:rFonts w:ascii="Times New Roman" w:hAnsi="Times New Roman"/>
                <w:sz w:val="20"/>
              </w:rPr>
            </w:pPr>
            <w:r w:rsidRPr="007170AB">
              <w:rPr>
                <w:rFonts w:ascii="Times New Roman" w:hAnsi="Times New Roman"/>
                <w:sz w:val="20"/>
              </w:rPr>
              <w:t>0.893</w:t>
            </w:r>
          </w:p>
        </w:tc>
        <w:tc>
          <w:tcPr>
            <w:tcW w:w="1295" w:type="dxa"/>
            <w:tcBorders>
              <w:top w:val="single" w:sz="4" w:space="0" w:color="auto"/>
              <w:left w:val="single" w:sz="4" w:space="0" w:color="auto"/>
              <w:bottom w:val="single" w:sz="4" w:space="0" w:color="auto"/>
              <w:right w:val="single" w:sz="4" w:space="0" w:color="auto"/>
            </w:tcBorders>
            <w:noWrap/>
            <w:vAlign w:val="bottom"/>
          </w:tcPr>
          <w:p w14:paraId="19A3187D" w14:textId="77777777" w:rsidR="007170AB" w:rsidRPr="007170AB" w:rsidRDefault="007170AB" w:rsidP="009017A3">
            <w:pPr>
              <w:spacing w:line="300" w:lineRule="atLeast"/>
              <w:jc w:val="center"/>
              <w:rPr>
                <w:rFonts w:ascii="Times New Roman" w:hAnsi="Times New Roman"/>
                <w:sz w:val="20"/>
              </w:rPr>
            </w:pPr>
          </w:p>
        </w:tc>
        <w:tc>
          <w:tcPr>
            <w:tcW w:w="1170" w:type="dxa"/>
            <w:tcBorders>
              <w:top w:val="single" w:sz="4" w:space="0" w:color="auto"/>
              <w:left w:val="single" w:sz="4" w:space="0" w:color="auto"/>
              <w:bottom w:val="single" w:sz="4" w:space="0" w:color="auto"/>
              <w:right w:val="single" w:sz="4" w:space="0" w:color="auto"/>
            </w:tcBorders>
            <w:noWrap/>
            <w:vAlign w:val="bottom"/>
          </w:tcPr>
          <w:p w14:paraId="19A3187E" w14:textId="77777777" w:rsidR="007170AB" w:rsidRPr="007170AB" w:rsidRDefault="007170AB" w:rsidP="009017A3">
            <w:pPr>
              <w:spacing w:line="300" w:lineRule="atLeast"/>
              <w:jc w:val="center"/>
              <w:rPr>
                <w:rFonts w:ascii="Times New Roman" w:hAnsi="Times New Roman"/>
                <w:sz w:val="20"/>
              </w:rPr>
            </w:pPr>
          </w:p>
        </w:tc>
      </w:tr>
      <w:tr w:rsidR="007170AB" w14:paraId="19A31886"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80" w14:textId="77777777" w:rsidR="007170AB" w:rsidRDefault="00CB45BF" w:rsidP="007170AB">
            <w:pPr>
              <w:spacing w:line="240" w:lineRule="auto"/>
              <w:rPr>
                <w:rFonts w:ascii="Times New Roman" w:hAnsi="Times New Roman"/>
                <w:b/>
                <w:bCs/>
                <w:color w:val="000000"/>
                <w:sz w:val="18"/>
                <w:szCs w:val="18"/>
              </w:rPr>
            </w:pPr>
            <w:r>
              <w:rPr>
                <w:rFonts w:ascii="Times New Roman" w:hAnsi="Times New Roman"/>
                <w:b/>
                <w:bCs/>
                <w:color w:val="000000"/>
                <w:sz w:val="18"/>
                <w:szCs w:val="18"/>
              </w:rPr>
              <w:t xml:space="preserve">S-100 </w:t>
            </w:r>
            <w:r w:rsidR="007170AB">
              <w:rPr>
                <w:rFonts w:ascii="Times New Roman" w:hAnsi="Times New Roman"/>
                <w:b/>
                <w:bCs/>
                <w:color w:val="000000"/>
                <w:sz w:val="18"/>
                <w:szCs w:val="18"/>
              </w:rPr>
              <w:t>Berth 1 Vapor Recovery System</w:t>
            </w:r>
          </w:p>
        </w:tc>
        <w:tc>
          <w:tcPr>
            <w:tcW w:w="1718" w:type="dxa"/>
            <w:tcBorders>
              <w:top w:val="single" w:sz="4" w:space="0" w:color="auto"/>
              <w:left w:val="nil"/>
              <w:bottom w:val="single" w:sz="4" w:space="0" w:color="auto"/>
              <w:right w:val="single" w:sz="4" w:space="0" w:color="auto"/>
            </w:tcBorders>
            <w:noWrap/>
            <w:vAlign w:val="bottom"/>
          </w:tcPr>
          <w:p w14:paraId="19A31881" w14:textId="77777777" w:rsidR="007170AB" w:rsidRPr="007170AB" w:rsidRDefault="007170AB" w:rsidP="009017A3">
            <w:pPr>
              <w:spacing w:line="300" w:lineRule="atLeast"/>
              <w:jc w:val="center"/>
              <w:rPr>
                <w:rFonts w:ascii="Times New Roman" w:hAnsi="Times New Roman"/>
                <w:sz w:val="20"/>
              </w:rPr>
            </w:pPr>
          </w:p>
        </w:tc>
        <w:tc>
          <w:tcPr>
            <w:tcW w:w="1380" w:type="dxa"/>
            <w:tcBorders>
              <w:top w:val="single" w:sz="4" w:space="0" w:color="auto"/>
              <w:left w:val="single" w:sz="4" w:space="0" w:color="auto"/>
              <w:bottom w:val="single" w:sz="4" w:space="0" w:color="auto"/>
              <w:right w:val="single" w:sz="4" w:space="0" w:color="auto"/>
            </w:tcBorders>
            <w:noWrap/>
            <w:vAlign w:val="bottom"/>
          </w:tcPr>
          <w:p w14:paraId="19A31882" w14:textId="77777777" w:rsidR="007170AB" w:rsidRPr="007170AB" w:rsidRDefault="007170AB" w:rsidP="009017A3">
            <w:pPr>
              <w:spacing w:line="300" w:lineRule="atLeast"/>
              <w:jc w:val="center"/>
              <w:rPr>
                <w:rFonts w:ascii="Times New Roman" w:hAnsi="Times New Roman"/>
                <w:sz w:val="20"/>
              </w:rPr>
            </w:pPr>
          </w:p>
        </w:tc>
        <w:tc>
          <w:tcPr>
            <w:tcW w:w="1380" w:type="dxa"/>
            <w:tcBorders>
              <w:top w:val="single" w:sz="4" w:space="0" w:color="auto"/>
              <w:left w:val="single" w:sz="4" w:space="0" w:color="auto"/>
              <w:bottom w:val="single" w:sz="4" w:space="0" w:color="auto"/>
              <w:right w:val="single" w:sz="4" w:space="0" w:color="auto"/>
            </w:tcBorders>
            <w:noWrap/>
            <w:vAlign w:val="center"/>
          </w:tcPr>
          <w:p w14:paraId="19A31883" w14:textId="77777777" w:rsidR="007170AB" w:rsidRPr="007170AB" w:rsidRDefault="00300E7A" w:rsidP="009017A3">
            <w:pPr>
              <w:spacing w:line="300" w:lineRule="atLeast"/>
              <w:jc w:val="center"/>
              <w:rPr>
                <w:rFonts w:ascii="Times New Roman" w:hAnsi="Times New Roman"/>
                <w:sz w:val="20"/>
              </w:rPr>
            </w:pPr>
            <w:r>
              <w:rPr>
                <w:rFonts w:ascii="Times New Roman" w:hAnsi="Times New Roman"/>
                <w:sz w:val="20"/>
              </w:rPr>
              <w:t>0.0</w:t>
            </w:r>
            <w:r w:rsidR="00301E72">
              <w:rPr>
                <w:rFonts w:ascii="Times New Roman" w:hAnsi="Times New Roman"/>
                <w:sz w:val="20"/>
              </w:rPr>
              <w:t>8</w:t>
            </w:r>
            <w:r>
              <w:rPr>
                <w:rFonts w:ascii="Times New Roman" w:hAnsi="Times New Roman"/>
                <w:sz w:val="20"/>
              </w:rPr>
              <w:t>4</w:t>
            </w:r>
          </w:p>
        </w:tc>
        <w:tc>
          <w:tcPr>
            <w:tcW w:w="1295" w:type="dxa"/>
            <w:tcBorders>
              <w:top w:val="single" w:sz="4" w:space="0" w:color="auto"/>
              <w:left w:val="single" w:sz="4" w:space="0" w:color="auto"/>
              <w:bottom w:val="single" w:sz="4" w:space="0" w:color="auto"/>
              <w:right w:val="single" w:sz="4" w:space="0" w:color="auto"/>
            </w:tcBorders>
            <w:noWrap/>
            <w:vAlign w:val="bottom"/>
          </w:tcPr>
          <w:p w14:paraId="19A31884" w14:textId="77777777" w:rsidR="007170AB" w:rsidRPr="007170AB" w:rsidRDefault="007170AB" w:rsidP="009017A3">
            <w:pPr>
              <w:spacing w:line="300" w:lineRule="atLeast"/>
              <w:jc w:val="center"/>
              <w:rPr>
                <w:rFonts w:ascii="Times New Roman" w:hAnsi="Times New Roman"/>
                <w:sz w:val="20"/>
              </w:rPr>
            </w:pPr>
          </w:p>
        </w:tc>
        <w:tc>
          <w:tcPr>
            <w:tcW w:w="1170" w:type="dxa"/>
            <w:tcBorders>
              <w:top w:val="single" w:sz="4" w:space="0" w:color="auto"/>
              <w:left w:val="single" w:sz="4" w:space="0" w:color="auto"/>
              <w:bottom w:val="single" w:sz="4" w:space="0" w:color="auto"/>
              <w:right w:val="single" w:sz="4" w:space="0" w:color="auto"/>
            </w:tcBorders>
            <w:noWrap/>
            <w:vAlign w:val="bottom"/>
          </w:tcPr>
          <w:p w14:paraId="19A31885" w14:textId="77777777" w:rsidR="007170AB" w:rsidRPr="007170AB" w:rsidRDefault="007170AB" w:rsidP="009017A3">
            <w:pPr>
              <w:spacing w:line="300" w:lineRule="atLeast"/>
              <w:jc w:val="center"/>
              <w:rPr>
                <w:rFonts w:ascii="Times New Roman" w:hAnsi="Times New Roman"/>
                <w:sz w:val="20"/>
              </w:rPr>
            </w:pPr>
          </w:p>
        </w:tc>
      </w:tr>
      <w:tr w:rsidR="003037FA" w14:paraId="19A3188D"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87" w14:textId="77777777" w:rsidR="003037FA" w:rsidRDefault="003037FA" w:rsidP="003037FA">
            <w:pPr>
              <w:spacing w:line="240" w:lineRule="auto"/>
              <w:rPr>
                <w:rFonts w:ascii="Times New Roman" w:hAnsi="Times New Roman"/>
                <w:b/>
                <w:bCs/>
                <w:color w:val="000000"/>
                <w:sz w:val="18"/>
                <w:szCs w:val="18"/>
              </w:rPr>
            </w:pPr>
            <w:r>
              <w:rPr>
                <w:rFonts w:ascii="Times New Roman" w:hAnsi="Times New Roman"/>
                <w:b/>
                <w:bCs/>
                <w:color w:val="000000"/>
                <w:sz w:val="18"/>
                <w:szCs w:val="18"/>
              </w:rPr>
              <w:t>Total Contemporaneous Emissions Reductions</w:t>
            </w:r>
          </w:p>
        </w:tc>
        <w:tc>
          <w:tcPr>
            <w:tcW w:w="1718" w:type="dxa"/>
            <w:tcBorders>
              <w:top w:val="single" w:sz="4" w:space="0" w:color="auto"/>
              <w:left w:val="single" w:sz="4" w:space="0" w:color="auto"/>
              <w:bottom w:val="single" w:sz="4" w:space="0" w:color="auto"/>
              <w:right w:val="single" w:sz="4" w:space="0" w:color="auto"/>
            </w:tcBorders>
            <w:noWrap/>
            <w:vAlign w:val="center"/>
          </w:tcPr>
          <w:p w14:paraId="19A31888" w14:textId="77777777" w:rsidR="003037FA" w:rsidRPr="00FD2F52" w:rsidRDefault="003037FA" w:rsidP="009017A3">
            <w:pPr>
              <w:spacing w:line="300" w:lineRule="atLeast"/>
              <w:jc w:val="center"/>
              <w:rPr>
                <w:rFonts w:ascii="Times New Roman" w:hAnsi="Times New Roman"/>
                <w:sz w:val="20"/>
              </w:rPr>
            </w:pPr>
            <w:r w:rsidRPr="00FD2F52">
              <w:rPr>
                <w:rFonts w:ascii="Times New Roman" w:hAnsi="Times New Roman"/>
                <w:sz w:val="20"/>
              </w:rPr>
              <w:t>42.121</w:t>
            </w:r>
          </w:p>
        </w:tc>
        <w:tc>
          <w:tcPr>
            <w:tcW w:w="1380" w:type="dxa"/>
            <w:tcBorders>
              <w:top w:val="single" w:sz="4" w:space="0" w:color="auto"/>
              <w:left w:val="single" w:sz="4" w:space="0" w:color="auto"/>
              <w:bottom w:val="single" w:sz="4" w:space="0" w:color="auto"/>
              <w:right w:val="single" w:sz="4" w:space="0" w:color="auto"/>
            </w:tcBorders>
            <w:noWrap/>
            <w:vAlign w:val="center"/>
          </w:tcPr>
          <w:p w14:paraId="19A31889" w14:textId="77777777" w:rsidR="003037FA" w:rsidRPr="00FD2F52" w:rsidRDefault="003037FA" w:rsidP="009017A3">
            <w:pPr>
              <w:spacing w:line="300" w:lineRule="atLeast"/>
              <w:jc w:val="center"/>
              <w:rPr>
                <w:rFonts w:ascii="Times New Roman" w:hAnsi="Times New Roman"/>
                <w:sz w:val="20"/>
              </w:rPr>
            </w:pPr>
            <w:r w:rsidRPr="00FD2F52">
              <w:rPr>
                <w:rFonts w:ascii="Times New Roman" w:hAnsi="Times New Roman"/>
                <w:sz w:val="20"/>
              </w:rPr>
              <w:t>8.361</w:t>
            </w:r>
          </w:p>
        </w:tc>
        <w:tc>
          <w:tcPr>
            <w:tcW w:w="1380" w:type="dxa"/>
            <w:tcBorders>
              <w:top w:val="single" w:sz="4" w:space="0" w:color="auto"/>
              <w:left w:val="single" w:sz="4" w:space="0" w:color="auto"/>
              <w:bottom w:val="single" w:sz="4" w:space="0" w:color="auto"/>
              <w:right w:val="single" w:sz="4" w:space="0" w:color="auto"/>
            </w:tcBorders>
            <w:noWrap/>
            <w:vAlign w:val="center"/>
          </w:tcPr>
          <w:p w14:paraId="19A3188A" w14:textId="77777777" w:rsidR="003037FA" w:rsidRPr="00FD2F52" w:rsidRDefault="003F28F4" w:rsidP="009017A3">
            <w:pPr>
              <w:spacing w:line="300" w:lineRule="atLeast"/>
              <w:jc w:val="center"/>
              <w:rPr>
                <w:rFonts w:ascii="Times New Roman" w:hAnsi="Times New Roman"/>
                <w:sz w:val="20"/>
              </w:rPr>
            </w:pPr>
            <w:r>
              <w:rPr>
                <w:rFonts w:ascii="Times New Roman" w:hAnsi="Times New Roman"/>
                <w:sz w:val="20"/>
              </w:rPr>
              <w:t>3.467</w:t>
            </w:r>
          </w:p>
        </w:tc>
        <w:tc>
          <w:tcPr>
            <w:tcW w:w="1295" w:type="dxa"/>
            <w:tcBorders>
              <w:top w:val="single" w:sz="4" w:space="0" w:color="auto"/>
              <w:left w:val="single" w:sz="4" w:space="0" w:color="auto"/>
              <w:bottom w:val="single" w:sz="4" w:space="0" w:color="auto"/>
              <w:right w:val="single" w:sz="4" w:space="0" w:color="auto"/>
            </w:tcBorders>
            <w:noWrap/>
            <w:vAlign w:val="center"/>
          </w:tcPr>
          <w:p w14:paraId="19A3188B" w14:textId="77777777" w:rsidR="003037FA" w:rsidRPr="00FD2F52" w:rsidRDefault="003037FA" w:rsidP="009017A3">
            <w:pPr>
              <w:spacing w:line="300" w:lineRule="atLeast"/>
              <w:jc w:val="center"/>
              <w:rPr>
                <w:rFonts w:ascii="Times New Roman" w:hAnsi="Times New Roman"/>
                <w:sz w:val="20"/>
              </w:rPr>
            </w:pPr>
            <w:r w:rsidRPr="00FD2F52">
              <w:rPr>
                <w:rFonts w:ascii="Times New Roman" w:hAnsi="Times New Roman"/>
                <w:sz w:val="20"/>
              </w:rPr>
              <w:t>1.023</w:t>
            </w:r>
          </w:p>
        </w:tc>
        <w:tc>
          <w:tcPr>
            <w:tcW w:w="1170" w:type="dxa"/>
            <w:tcBorders>
              <w:top w:val="single" w:sz="4" w:space="0" w:color="auto"/>
              <w:left w:val="single" w:sz="4" w:space="0" w:color="auto"/>
              <w:bottom w:val="single" w:sz="4" w:space="0" w:color="auto"/>
              <w:right w:val="single" w:sz="4" w:space="0" w:color="auto"/>
            </w:tcBorders>
            <w:noWrap/>
            <w:vAlign w:val="center"/>
          </w:tcPr>
          <w:p w14:paraId="19A3188C" w14:textId="77777777" w:rsidR="003037FA" w:rsidRPr="00FD2F52" w:rsidRDefault="003037FA" w:rsidP="009017A3">
            <w:pPr>
              <w:spacing w:line="300" w:lineRule="atLeast"/>
              <w:jc w:val="center"/>
              <w:rPr>
                <w:rFonts w:ascii="Times New Roman" w:hAnsi="Times New Roman"/>
                <w:sz w:val="20"/>
              </w:rPr>
            </w:pPr>
            <w:r w:rsidRPr="00FD2F52">
              <w:rPr>
                <w:rFonts w:ascii="Times New Roman" w:hAnsi="Times New Roman"/>
                <w:sz w:val="20"/>
              </w:rPr>
              <w:t>1.876</w:t>
            </w:r>
          </w:p>
        </w:tc>
      </w:tr>
      <w:tr w:rsidR="007170AB" w14:paraId="19A3188F" w14:textId="77777777" w:rsidTr="00CB5EC2">
        <w:trPr>
          <w:cantSplit/>
          <w:trHeight w:val="300"/>
        </w:trPr>
        <w:tc>
          <w:tcPr>
            <w:tcW w:w="8763"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tcPr>
          <w:p w14:paraId="19A3188E" w14:textId="77777777" w:rsidR="007170AB" w:rsidRPr="007170AB" w:rsidRDefault="007170AB" w:rsidP="007170AB">
            <w:pPr>
              <w:spacing w:line="240" w:lineRule="auto"/>
              <w:jc w:val="center"/>
              <w:rPr>
                <w:rFonts w:ascii="Times New Roman" w:hAnsi="Times New Roman"/>
                <w:b/>
                <w:bCs/>
                <w:color w:val="000000"/>
                <w:sz w:val="18"/>
                <w:szCs w:val="18"/>
              </w:rPr>
            </w:pPr>
            <w:r w:rsidRPr="007170AB">
              <w:rPr>
                <w:rFonts w:ascii="Times New Roman" w:hAnsi="Times New Roman"/>
                <w:b/>
                <w:bCs/>
                <w:color w:val="000000"/>
                <w:sz w:val="18"/>
                <w:szCs w:val="18"/>
              </w:rPr>
              <w:t>Total Cumulative Increase</w:t>
            </w:r>
          </w:p>
        </w:tc>
      </w:tr>
      <w:tr w:rsidR="00CB5EC2" w14:paraId="19A31896" w14:textId="77777777" w:rsidTr="00CB5EC2">
        <w:trPr>
          <w:cantSplit/>
          <w:trHeight w:val="300"/>
        </w:trPr>
        <w:tc>
          <w:tcPr>
            <w:tcW w:w="1820" w:type="dxa"/>
            <w:tcBorders>
              <w:top w:val="single" w:sz="4" w:space="0" w:color="auto"/>
              <w:left w:val="single" w:sz="4" w:space="0" w:color="auto"/>
              <w:bottom w:val="single" w:sz="4" w:space="0" w:color="auto"/>
              <w:right w:val="single" w:sz="4" w:space="0" w:color="auto"/>
            </w:tcBorders>
            <w:noWrap/>
            <w:vAlign w:val="center"/>
          </w:tcPr>
          <w:p w14:paraId="19A31890" w14:textId="77777777" w:rsidR="00CB5EC2" w:rsidRDefault="00CB5EC2" w:rsidP="007170AB">
            <w:pPr>
              <w:spacing w:line="240" w:lineRule="auto"/>
              <w:rPr>
                <w:rFonts w:ascii="Times New Roman" w:hAnsi="Times New Roman"/>
                <w:b/>
                <w:bCs/>
                <w:color w:val="000000"/>
                <w:sz w:val="18"/>
                <w:szCs w:val="18"/>
              </w:rPr>
            </w:pPr>
            <w:r>
              <w:rPr>
                <w:rFonts w:ascii="Times New Roman" w:hAnsi="Times New Roman"/>
                <w:b/>
                <w:bCs/>
                <w:color w:val="000000"/>
                <w:sz w:val="18"/>
                <w:szCs w:val="18"/>
              </w:rPr>
              <w:t>Project Totals</w:t>
            </w:r>
          </w:p>
        </w:tc>
        <w:tc>
          <w:tcPr>
            <w:tcW w:w="1718" w:type="dxa"/>
            <w:tcBorders>
              <w:top w:val="single" w:sz="4" w:space="0" w:color="auto"/>
              <w:left w:val="single" w:sz="4" w:space="0" w:color="auto"/>
              <w:bottom w:val="single" w:sz="4" w:space="0" w:color="auto"/>
              <w:right w:val="single" w:sz="4" w:space="0" w:color="auto"/>
            </w:tcBorders>
            <w:noWrap/>
          </w:tcPr>
          <w:p w14:paraId="19A31891" w14:textId="77777777" w:rsidR="00CB5EC2" w:rsidRPr="003F28F4" w:rsidRDefault="00CB5EC2" w:rsidP="00CB5EC2">
            <w:pPr>
              <w:spacing w:line="300" w:lineRule="atLeast"/>
              <w:jc w:val="center"/>
              <w:rPr>
                <w:rFonts w:ascii="Times New Roman" w:hAnsi="Times New Roman"/>
                <w:sz w:val="20"/>
              </w:rPr>
            </w:pPr>
            <w:r w:rsidRPr="00CB5EC2">
              <w:rPr>
                <w:rFonts w:ascii="Times New Roman" w:hAnsi="Times New Roman"/>
                <w:sz w:val="20"/>
              </w:rPr>
              <w:t>147.0</w:t>
            </w:r>
            <w:r w:rsidR="00626AC2">
              <w:rPr>
                <w:rFonts w:ascii="Times New Roman" w:hAnsi="Times New Roman"/>
                <w:sz w:val="20"/>
              </w:rPr>
              <w:t>70</w:t>
            </w:r>
          </w:p>
        </w:tc>
        <w:tc>
          <w:tcPr>
            <w:tcW w:w="1380" w:type="dxa"/>
            <w:tcBorders>
              <w:top w:val="single" w:sz="4" w:space="0" w:color="auto"/>
              <w:left w:val="single" w:sz="4" w:space="0" w:color="auto"/>
              <w:bottom w:val="single" w:sz="4" w:space="0" w:color="auto"/>
              <w:right w:val="single" w:sz="4" w:space="0" w:color="auto"/>
            </w:tcBorders>
            <w:noWrap/>
          </w:tcPr>
          <w:p w14:paraId="19A31892" w14:textId="77777777" w:rsidR="00CB5EC2" w:rsidRPr="003F28F4" w:rsidRDefault="00CB5EC2" w:rsidP="00CB5EC2">
            <w:pPr>
              <w:spacing w:line="300" w:lineRule="atLeast"/>
              <w:jc w:val="center"/>
              <w:rPr>
                <w:rFonts w:ascii="Times New Roman" w:hAnsi="Times New Roman"/>
                <w:sz w:val="20"/>
              </w:rPr>
            </w:pPr>
            <w:r w:rsidRPr="00CB5EC2">
              <w:rPr>
                <w:rFonts w:ascii="Times New Roman" w:hAnsi="Times New Roman"/>
                <w:sz w:val="20"/>
              </w:rPr>
              <w:t>26.272</w:t>
            </w:r>
          </w:p>
        </w:tc>
        <w:tc>
          <w:tcPr>
            <w:tcW w:w="1380" w:type="dxa"/>
            <w:tcBorders>
              <w:top w:val="single" w:sz="4" w:space="0" w:color="auto"/>
              <w:left w:val="single" w:sz="4" w:space="0" w:color="auto"/>
              <w:bottom w:val="single" w:sz="4" w:space="0" w:color="auto"/>
              <w:right w:val="single" w:sz="4" w:space="0" w:color="auto"/>
            </w:tcBorders>
            <w:noWrap/>
          </w:tcPr>
          <w:p w14:paraId="19A31893" w14:textId="77777777" w:rsidR="00CB5EC2" w:rsidRPr="003F28F4" w:rsidRDefault="000E1AEB" w:rsidP="00CB5EC2">
            <w:pPr>
              <w:spacing w:line="300" w:lineRule="atLeast"/>
              <w:jc w:val="center"/>
              <w:rPr>
                <w:rFonts w:ascii="Times New Roman" w:hAnsi="Times New Roman"/>
                <w:sz w:val="20"/>
              </w:rPr>
            </w:pPr>
            <w:r>
              <w:rPr>
                <w:rFonts w:ascii="Times New Roman" w:hAnsi="Times New Roman"/>
                <w:sz w:val="20"/>
              </w:rPr>
              <w:t>29</w:t>
            </w:r>
            <w:r w:rsidR="00CB5EC2" w:rsidRPr="00CB5EC2">
              <w:rPr>
                <w:rFonts w:ascii="Times New Roman" w:hAnsi="Times New Roman"/>
                <w:sz w:val="20"/>
              </w:rPr>
              <w:t>.277</w:t>
            </w:r>
          </w:p>
        </w:tc>
        <w:tc>
          <w:tcPr>
            <w:tcW w:w="1295" w:type="dxa"/>
            <w:tcBorders>
              <w:top w:val="single" w:sz="4" w:space="0" w:color="auto"/>
              <w:left w:val="single" w:sz="4" w:space="0" w:color="auto"/>
              <w:bottom w:val="single" w:sz="4" w:space="0" w:color="auto"/>
              <w:right w:val="single" w:sz="4" w:space="0" w:color="auto"/>
            </w:tcBorders>
            <w:noWrap/>
          </w:tcPr>
          <w:p w14:paraId="19A31894" w14:textId="77777777" w:rsidR="00CB5EC2" w:rsidRPr="003F28F4" w:rsidRDefault="00CB5EC2" w:rsidP="00CB5EC2">
            <w:pPr>
              <w:spacing w:line="300" w:lineRule="atLeast"/>
              <w:jc w:val="center"/>
              <w:rPr>
                <w:rFonts w:ascii="Times New Roman" w:hAnsi="Times New Roman"/>
                <w:sz w:val="20"/>
              </w:rPr>
            </w:pPr>
            <w:r w:rsidRPr="00CB5EC2">
              <w:rPr>
                <w:rFonts w:ascii="Times New Roman" w:hAnsi="Times New Roman"/>
                <w:sz w:val="20"/>
              </w:rPr>
              <w:t>3.14</w:t>
            </w:r>
            <w:r w:rsidR="00626AC2">
              <w:rPr>
                <w:rFonts w:ascii="Times New Roman" w:hAnsi="Times New Roman"/>
                <w:sz w:val="20"/>
              </w:rPr>
              <w:t>4</w:t>
            </w:r>
          </w:p>
        </w:tc>
        <w:tc>
          <w:tcPr>
            <w:tcW w:w="1170" w:type="dxa"/>
            <w:tcBorders>
              <w:top w:val="single" w:sz="4" w:space="0" w:color="auto"/>
              <w:left w:val="single" w:sz="4" w:space="0" w:color="auto"/>
              <w:bottom w:val="single" w:sz="4" w:space="0" w:color="auto"/>
              <w:right w:val="single" w:sz="4" w:space="0" w:color="auto"/>
            </w:tcBorders>
            <w:noWrap/>
          </w:tcPr>
          <w:p w14:paraId="19A31895" w14:textId="77777777" w:rsidR="00CB5EC2" w:rsidRPr="003F28F4" w:rsidRDefault="00CB5EC2" w:rsidP="00CB5EC2">
            <w:pPr>
              <w:spacing w:line="300" w:lineRule="atLeast"/>
              <w:jc w:val="center"/>
              <w:rPr>
                <w:rFonts w:ascii="Times New Roman" w:hAnsi="Times New Roman"/>
                <w:sz w:val="20"/>
              </w:rPr>
            </w:pPr>
            <w:r w:rsidRPr="00CB5EC2">
              <w:rPr>
                <w:rFonts w:ascii="Times New Roman" w:hAnsi="Times New Roman"/>
                <w:sz w:val="20"/>
              </w:rPr>
              <w:t>7.496</w:t>
            </w:r>
          </w:p>
        </w:tc>
      </w:tr>
    </w:tbl>
    <w:p w14:paraId="19A31897" w14:textId="77777777" w:rsidR="00075D06" w:rsidRDefault="00075D06" w:rsidP="00A1183A">
      <w:pPr>
        <w:spacing w:line="300" w:lineRule="atLeast"/>
        <w:rPr>
          <w:rFonts w:ascii="Times New Roman" w:hAnsi="Times New Roman"/>
          <w:sz w:val="20"/>
        </w:rPr>
      </w:pPr>
    </w:p>
    <w:p w14:paraId="19A31898" w14:textId="77777777" w:rsidR="00D632A1" w:rsidRDefault="00D632A1" w:rsidP="00A1183A">
      <w:pPr>
        <w:spacing w:line="300" w:lineRule="atLeast"/>
        <w:rPr>
          <w:rFonts w:ascii="Times New Roman" w:hAnsi="Times New Roman"/>
          <w:sz w:val="20"/>
        </w:rPr>
      </w:pPr>
    </w:p>
    <w:p w14:paraId="19A31899" w14:textId="77777777" w:rsidR="00D632A1" w:rsidRDefault="00D632A1" w:rsidP="00D632A1">
      <w:pPr>
        <w:pStyle w:val="Heading4"/>
        <w:rPr>
          <w:sz w:val="20"/>
        </w:rPr>
      </w:pPr>
      <w:r>
        <w:rPr>
          <w:sz w:val="20"/>
        </w:rPr>
        <w:lastRenderedPageBreak/>
        <w:t>EMISSIONS OF TOXIC AIR CONTAMINENTS (TACs)</w:t>
      </w:r>
    </w:p>
    <w:p w14:paraId="19A3189A" w14:textId="77777777" w:rsidR="00075D06" w:rsidRDefault="00075D06" w:rsidP="00A1183A">
      <w:pPr>
        <w:spacing w:line="300" w:lineRule="atLeast"/>
        <w:rPr>
          <w:rFonts w:ascii="Times New Roman" w:hAnsi="Times New Roman"/>
          <w:sz w:val="20"/>
        </w:rPr>
      </w:pPr>
    </w:p>
    <w:p w14:paraId="19A3189B" w14:textId="77777777" w:rsidR="005F6EEE" w:rsidRDefault="005F6EEE" w:rsidP="00BA5BAF">
      <w:pPr>
        <w:autoSpaceDE w:val="0"/>
        <w:autoSpaceDN w:val="0"/>
        <w:adjustRightInd w:val="0"/>
        <w:rPr>
          <w:rFonts w:ascii="Times New Roman" w:hAnsi="Times New Roman"/>
          <w:sz w:val="20"/>
        </w:rPr>
      </w:pPr>
      <w:r w:rsidRPr="00300E7A">
        <w:rPr>
          <w:rFonts w:ascii="Times New Roman" w:hAnsi="Times New Roman"/>
          <w:sz w:val="20"/>
        </w:rPr>
        <w:t>A summary of the TAC emissions</w:t>
      </w:r>
      <w:r>
        <w:rPr>
          <w:rFonts w:ascii="Times New Roman" w:hAnsi="Times New Roman"/>
          <w:sz w:val="20"/>
        </w:rPr>
        <w:t xml:space="preserve"> applicable to each source</w:t>
      </w:r>
      <w:r w:rsidRPr="00300E7A">
        <w:rPr>
          <w:rFonts w:ascii="Times New Roman" w:hAnsi="Times New Roman"/>
          <w:sz w:val="20"/>
        </w:rPr>
        <w:t xml:space="preserve"> is shown in the following table.</w:t>
      </w:r>
    </w:p>
    <w:p w14:paraId="19A3189C" w14:textId="77777777" w:rsidR="005F6EEE" w:rsidRDefault="005F6EEE" w:rsidP="005F6EEE">
      <w:pPr>
        <w:spacing w:line="300" w:lineRule="atLeast"/>
        <w:rPr>
          <w:rFonts w:ascii="Times New Roman" w:hAnsi="Times New Roman"/>
          <w:sz w:val="20"/>
        </w:rPr>
      </w:pPr>
    </w:p>
    <w:tbl>
      <w:tblPr>
        <w:tblW w:w="7576" w:type="dxa"/>
        <w:tblInd w:w="108" w:type="dxa"/>
        <w:tblLook w:val="04A0" w:firstRow="1" w:lastRow="0" w:firstColumn="1" w:lastColumn="0" w:noHBand="0" w:noVBand="1"/>
      </w:tblPr>
      <w:tblGrid>
        <w:gridCol w:w="1620"/>
        <w:gridCol w:w="900"/>
        <w:gridCol w:w="900"/>
        <w:gridCol w:w="846"/>
        <w:gridCol w:w="774"/>
        <w:gridCol w:w="810"/>
        <w:gridCol w:w="810"/>
        <w:gridCol w:w="916"/>
      </w:tblGrid>
      <w:tr w:rsidR="005F6EEE" w:rsidRPr="006159C1" w14:paraId="19A318A7" w14:textId="77777777" w:rsidTr="006960A4">
        <w:trPr>
          <w:trHeight w:val="835"/>
          <w:tblHeader/>
        </w:trPr>
        <w:tc>
          <w:tcPr>
            <w:tcW w:w="1620" w:type="dxa"/>
            <w:tcBorders>
              <w:top w:val="single" w:sz="8" w:space="0" w:color="auto"/>
              <w:left w:val="single" w:sz="8" w:space="0" w:color="auto"/>
              <w:bottom w:val="single" w:sz="4" w:space="0" w:color="000000"/>
              <w:right w:val="single" w:sz="4" w:space="0" w:color="auto"/>
            </w:tcBorders>
            <w:shd w:val="clear" w:color="auto" w:fill="B8CCE4" w:themeFill="accent1" w:themeFillTint="66"/>
            <w:noWrap/>
            <w:vAlign w:val="center"/>
            <w:hideMark/>
          </w:tcPr>
          <w:p w14:paraId="19A3189D"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TAC</w:t>
            </w:r>
          </w:p>
        </w:tc>
        <w:tc>
          <w:tcPr>
            <w:tcW w:w="90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9A3189E"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S-1560 Marine Cargo Carrier</w:t>
            </w:r>
          </w:p>
        </w:tc>
        <w:tc>
          <w:tcPr>
            <w:tcW w:w="90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9A3189F"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S-1560 Loading</w:t>
            </w:r>
          </w:p>
        </w:tc>
        <w:tc>
          <w:tcPr>
            <w:tcW w:w="846"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9A318A0"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S-1561</w:t>
            </w:r>
          </w:p>
          <w:p w14:paraId="19A318A1"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Genera-tor</w:t>
            </w:r>
          </w:p>
        </w:tc>
        <w:tc>
          <w:tcPr>
            <w:tcW w:w="77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9A318A2"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S-1562</w:t>
            </w:r>
          </w:p>
          <w:p w14:paraId="19A318A3"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East Pump</w:t>
            </w:r>
          </w:p>
        </w:tc>
        <w:tc>
          <w:tcPr>
            <w:tcW w:w="81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9A318A4"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S-1563 West Pump</w:t>
            </w:r>
          </w:p>
        </w:tc>
        <w:tc>
          <w:tcPr>
            <w:tcW w:w="81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9A318A5"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S-1564 Slop Tank</w:t>
            </w:r>
          </w:p>
        </w:tc>
        <w:tc>
          <w:tcPr>
            <w:tcW w:w="916"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9A318A6"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Fugitives</w:t>
            </w:r>
          </w:p>
        </w:tc>
      </w:tr>
      <w:tr w:rsidR="005F6EEE" w:rsidRPr="006159C1" w14:paraId="19A318B0" w14:textId="77777777" w:rsidTr="006960A4">
        <w:trPr>
          <w:trHeight w:val="530"/>
        </w:trPr>
        <w:tc>
          <w:tcPr>
            <w:tcW w:w="1620" w:type="dxa"/>
            <w:tcBorders>
              <w:top w:val="nil"/>
              <w:left w:val="single" w:sz="8" w:space="0" w:color="auto"/>
              <w:bottom w:val="single" w:sz="4" w:space="0" w:color="auto"/>
              <w:right w:val="single" w:sz="8" w:space="0" w:color="auto"/>
            </w:tcBorders>
            <w:vAlign w:val="center"/>
            <w:hideMark/>
          </w:tcPr>
          <w:p w14:paraId="19A318A8" w14:textId="77777777" w:rsidR="005F6EEE" w:rsidRPr="006159C1" w:rsidRDefault="005F6EE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Diesel Particulate Matter</w:t>
            </w:r>
          </w:p>
        </w:tc>
        <w:tc>
          <w:tcPr>
            <w:tcW w:w="900" w:type="dxa"/>
            <w:tcBorders>
              <w:top w:val="single" w:sz="4" w:space="0" w:color="auto"/>
              <w:left w:val="single" w:sz="8" w:space="0" w:color="auto"/>
              <w:bottom w:val="single" w:sz="4" w:space="0" w:color="auto"/>
              <w:right w:val="single" w:sz="8" w:space="0" w:color="auto"/>
            </w:tcBorders>
            <w:vAlign w:val="center"/>
          </w:tcPr>
          <w:p w14:paraId="19A318A9"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900" w:type="dxa"/>
            <w:tcBorders>
              <w:top w:val="single" w:sz="4" w:space="0" w:color="auto"/>
              <w:left w:val="single" w:sz="8" w:space="0" w:color="auto"/>
              <w:bottom w:val="single" w:sz="4" w:space="0" w:color="auto"/>
              <w:right w:val="single" w:sz="8" w:space="0" w:color="auto"/>
            </w:tcBorders>
          </w:tcPr>
          <w:p w14:paraId="19A318AA" w14:textId="77777777" w:rsidR="005F6EEE" w:rsidRDefault="005F6EEE" w:rsidP="006960A4">
            <w:pPr>
              <w:spacing w:line="240" w:lineRule="auto"/>
              <w:jc w:val="center"/>
              <w:rPr>
                <w:rFonts w:ascii="Times New Roman" w:hAnsi="Times New Roman"/>
                <w:b/>
                <w:bCs/>
                <w:color w:val="000000"/>
                <w:sz w:val="18"/>
                <w:szCs w:val="18"/>
              </w:rPr>
            </w:pPr>
          </w:p>
        </w:tc>
        <w:tc>
          <w:tcPr>
            <w:tcW w:w="846" w:type="dxa"/>
            <w:tcBorders>
              <w:top w:val="single" w:sz="4" w:space="0" w:color="auto"/>
              <w:left w:val="single" w:sz="8" w:space="0" w:color="auto"/>
              <w:bottom w:val="single" w:sz="4" w:space="0" w:color="auto"/>
              <w:right w:val="single" w:sz="8" w:space="0" w:color="auto"/>
            </w:tcBorders>
            <w:vAlign w:val="center"/>
          </w:tcPr>
          <w:p w14:paraId="19A318AB"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774" w:type="dxa"/>
            <w:tcBorders>
              <w:top w:val="single" w:sz="4" w:space="0" w:color="auto"/>
              <w:left w:val="single" w:sz="8" w:space="0" w:color="auto"/>
              <w:bottom w:val="single" w:sz="4" w:space="0" w:color="auto"/>
              <w:right w:val="single" w:sz="8" w:space="0" w:color="auto"/>
            </w:tcBorders>
            <w:vAlign w:val="center"/>
          </w:tcPr>
          <w:p w14:paraId="19A318AC"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810" w:type="dxa"/>
            <w:tcBorders>
              <w:top w:val="single" w:sz="4" w:space="0" w:color="auto"/>
              <w:left w:val="single" w:sz="8" w:space="0" w:color="auto"/>
              <w:bottom w:val="single" w:sz="4" w:space="0" w:color="auto"/>
              <w:right w:val="single" w:sz="8" w:space="0" w:color="auto"/>
            </w:tcBorders>
            <w:vAlign w:val="center"/>
          </w:tcPr>
          <w:p w14:paraId="19A318AD"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810" w:type="dxa"/>
            <w:tcBorders>
              <w:top w:val="single" w:sz="4" w:space="0" w:color="auto"/>
              <w:left w:val="single" w:sz="8" w:space="0" w:color="auto"/>
              <w:bottom w:val="single" w:sz="4" w:space="0" w:color="auto"/>
              <w:right w:val="single" w:sz="8" w:space="0" w:color="auto"/>
            </w:tcBorders>
          </w:tcPr>
          <w:p w14:paraId="19A318AE" w14:textId="77777777" w:rsidR="005F6EEE" w:rsidRDefault="005F6EEE" w:rsidP="006960A4">
            <w:pPr>
              <w:spacing w:line="240" w:lineRule="auto"/>
              <w:rPr>
                <w:rFonts w:ascii="Times New Roman" w:hAnsi="Times New Roman"/>
                <w:b/>
                <w:bCs/>
                <w:color w:val="000000"/>
                <w:sz w:val="18"/>
                <w:szCs w:val="18"/>
              </w:rPr>
            </w:pPr>
          </w:p>
        </w:tc>
        <w:tc>
          <w:tcPr>
            <w:tcW w:w="916" w:type="dxa"/>
            <w:tcBorders>
              <w:top w:val="single" w:sz="4" w:space="0" w:color="auto"/>
              <w:left w:val="single" w:sz="8" w:space="0" w:color="auto"/>
              <w:bottom w:val="single" w:sz="4" w:space="0" w:color="auto"/>
              <w:right w:val="single" w:sz="8" w:space="0" w:color="auto"/>
            </w:tcBorders>
          </w:tcPr>
          <w:p w14:paraId="19A318AF" w14:textId="77777777" w:rsidR="005F6EEE" w:rsidRDefault="005F6EEE" w:rsidP="006960A4">
            <w:pPr>
              <w:spacing w:line="240" w:lineRule="auto"/>
              <w:rPr>
                <w:rFonts w:ascii="Times New Roman" w:hAnsi="Times New Roman"/>
                <w:b/>
                <w:bCs/>
                <w:color w:val="000000"/>
                <w:sz w:val="18"/>
                <w:szCs w:val="18"/>
              </w:rPr>
            </w:pPr>
          </w:p>
        </w:tc>
      </w:tr>
      <w:tr w:rsidR="005F6EEE" w:rsidRPr="006159C1" w14:paraId="19A318B9" w14:textId="77777777" w:rsidTr="006960A4">
        <w:trPr>
          <w:trHeight w:val="300"/>
        </w:trPr>
        <w:tc>
          <w:tcPr>
            <w:tcW w:w="1620" w:type="dxa"/>
            <w:tcBorders>
              <w:top w:val="nil"/>
              <w:left w:val="single" w:sz="8" w:space="0" w:color="auto"/>
              <w:bottom w:val="single" w:sz="4" w:space="0" w:color="auto"/>
              <w:right w:val="single" w:sz="8" w:space="0" w:color="auto"/>
            </w:tcBorders>
            <w:vAlign w:val="center"/>
            <w:hideMark/>
          </w:tcPr>
          <w:p w14:paraId="19A318B1" w14:textId="77777777" w:rsidR="005F6EEE" w:rsidRPr="006159C1" w:rsidRDefault="005F6EE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Toluene</w:t>
            </w:r>
          </w:p>
        </w:tc>
        <w:tc>
          <w:tcPr>
            <w:tcW w:w="900" w:type="dxa"/>
            <w:tcBorders>
              <w:top w:val="nil"/>
              <w:left w:val="single" w:sz="8" w:space="0" w:color="auto"/>
              <w:bottom w:val="single" w:sz="4" w:space="0" w:color="auto"/>
              <w:right w:val="single" w:sz="8" w:space="0" w:color="auto"/>
            </w:tcBorders>
          </w:tcPr>
          <w:p w14:paraId="19A318B2" w14:textId="77777777" w:rsidR="005F6EEE" w:rsidRPr="006159C1" w:rsidRDefault="005F6EEE" w:rsidP="006960A4">
            <w:pPr>
              <w:spacing w:line="240" w:lineRule="auto"/>
              <w:rPr>
                <w:rFonts w:ascii="Times New Roman" w:hAnsi="Times New Roman"/>
                <w:b/>
                <w:bCs/>
                <w:color w:val="000000"/>
                <w:sz w:val="18"/>
                <w:szCs w:val="18"/>
              </w:rPr>
            </w:pPr>
          </w:p>
        </w:tc>
        <w:tc>
          <w:tcPr>
            <w:tcW w:w="900" w:type="dxa"/>
            <w:tcBorders>
              <w:top w:val="nil"/>
              <w:left w:val="single" w:sz="8" w:space="0" w:color="auto"/>
              <w:bottom w:val="single" w:sz="4" w:space="0" w:color="auto"/>
              <w:right w:val="single" w:sz="8" w:space="0" w:color="auto"/>
            </w:tcBorders>
            <w:vAlign w:val="center"/>
          </w:tcPr>
          <w:p w14:paraId="19A318B3"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846" w:type="dxa"/>
            <w:tcBorders>
              <w:top w:val="nil"/>
              <w:left w:val="single" w:sz="8" w:space="0" w:color="auto"/>
              <w:bottom w:val="single" w:sz="4" w:space="0" w:color="auto"/>
              <w:right w:val="single" w:sz="8" w:space="0" w:color="auto"/>
            </w:tcBorders>
          </w:tcPr>
          <w:p w14:paraId="19A318B4" w14:textId="77777777" w:rsidR="005F6EEE" w:rsidRPr="006159C1" w:rsidRDefault="005F6EEE" w:rsidP="006960A4">
            <w:pPr>
              <w:spacing w:line="240" w:lineRule="auto"/>
              <w:rPr>
                <w:rFonts w:ascii="Times New Roman" w:hAnsi="Times New Roman"/>
                <w:b/>
                <w:bCs/>
                <w:color w:val="000000"/>
                <w:sz w:val="18"/>
                <w:szCs w:val="18"/>
              </w:rPr>
            </w:pPr>
          </w:p>
        </w:tc>
        <w:tc>
          <w:tcPr>
            <w:tcW w:w="774" w:type="dxa"/>
            <w:tcBorders>
              <w:top w:val="nil"/>
              <w:left w:val="single" w:sz="8" w:space="0" w:color="auto"/>
              <w:bottom w:val="single" w:sz="4" w:space="0" w:color="auto"/>
              <w:right w:val="single" w:sz="8" w:space="0" w:color="auto"/>
            </w:tcBorders>
          </w:tcPr>
          <w:p w14:paraId="19A318B5"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tcPr>
          <w:p w14:paraId="19A318B6"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vAlign w:val="center"/>
          </w:tcPr>
          <w:p w14:paraId="19A318B7"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916" w:type="dxa"/>
            <w:tcBorders>
              <w:top w:val="nil"/>
              <w:left w:val="single" w:sz="8" w:space="0" w:color="auto"/>
              <w:bottom w:val="single" w:sz="4" w:space="0" w:color="auto"/>
              <w:right w:val="single" w:sz="8" w:space="0" w:color="auto"/>
            </w:tcBorders>
            <w:vAlign w:val="center"/>
          </w:tcPr>
          <w:p w14:paraId="19A318B8"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r>
      <w:tr w:rsidR="005F6EEE" w:rsidRPr="006159C1" w14:paraId="19A318C2" w14:textId="77777777" w:rsidTr="006960A4">
        <w:trPr>
          <w:trHeight w:val="300"/>
        </w:trPr>
        <w:tc>
          <w:tcPr>
            <w:tcW w:w="1620" w:type="dxa"/>
            <w:tcBorders>
              <w:top w:val="nil"/>
              <w:left w:val="single" w:sz="8" w:space="0" w:color="auto"/>
              <w:bottom w:val="single" w:sz="4" w:space="0" w:color="auto"/>
              <w:right w:val="single" w:sz="8" w:space="0" w:color="auto"/>
            </w:tcBorders>
            <w:vAlign w:val="center"/>
            <w:hideMark/>
          </w:tcPr>
          <w:p w14:paraId="19A318BA" w14:textId="77777777" w:rsidR="005F6EEE" w:rsidRPr="006159C1" w:rsidRDefault="005F6EE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Ethylbenzene</w:t>
            </w:r>
          </w:p>
        </w:tc>
        <w:tc>
          <w:tcPr>
            <w:tcW w:w="900" w:type="dxa"/>
            <w:tcBorders>
              <w:top w:val="nil"/>
              <w:left w:val="single" w:sz="8" w:space="0" w:color="auto"/>
              <w:bottom w:val="single" w:sz="4" w:space="0" w:color="auto"/>
              <w:right w:val="single" w:sz="8" w:space="0" w:color="auto"/>
            </w:tcBorders>
          </w:tcPr>
          <w:p w14:paraId="19A318BB" w14:textId="77777777" w:rsidR="005F6EEE" w:rsidRPr="006159C1" w:rsidRDefault="005F6EEE" w:rsidP="006960A4">
            <w:pPr>
              <w:spacing w:line="240" w:lineRule="auto"/>
              <w:rPr>
                <w:rFonts w:ascii="Times New Roman" w:hAnsi="Times New Roman"/>
                <w:b/>
                <w:bCs/>
                <w:color w:val="000000"/>
                <w:sz w:val="18"/>
                <w:szCs w:val="18"/>
              </w:rPr>
            </w:pPr>
          </w:p>
        </w:tc>
        <w:tc>
          <w:tcPr>
            <w:tcW w:w="900" w:type="dxa"/>
            <w:tcBorders>
              <w:top w:val="nil"/>
              <w:left w:val="single" w:sz="8" w:space="0" w:color="auto"/>
              <w:bottom w:val="single" w:sz="4" w:space="0" w:color="auto"/>
              <w:right w:val="single" w:sz="8" w:space="0" w:color="auto"/>
            </w:tcBorders>
            <w:vAlign w:val="center"/>
          </w:tcPr>
          <w:p w14:paraId="19A318BC"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846" w:type="dxa"/>
            <w:tcBorders>
              <w:top w:val="nil"/>
              <w:left w:val="single" w:sz="8" w:space="0" w:color="auto"/>
              <w:bottom w:val="single" w:sz="4" w:space="0" w:color="auto"/>
              <w:right w:val="single" w:sz="8" w:space="0" w:color="auto"/>
            </w:tcBorders>
          </w:tcPr>
          <w:p w14:paraId="19A318BD" w14:textId="77777777" w:rsidR="005F6EEE" w:rsidRPr="006159C1" w:rsidRDefault="005F6EEE" w:rsidP="006960A4">
            <w:pPr>
              <w:spacing w:line="240" w:lineRule="auto"/>
              <w:rPr>
                <w:rFonts w:ascii="Times New Roman" w:hAnsi="Times New Roman"/>
                <w:b/>
                <w:bCs/>
                <w:color w:val="000000"/>
                <w:sz w:val="18"/>
                <w:szCs w:val="18"/>
              </w:rPr>
            </w:pPr>
          </w:p>
        </w:tc>
        <w:tc>
          <w:tcPr>
            <w:tcW w:w="774" w:type="dxa"/>
            <w:tcBorders>
              <w:top w:val="nil"/>
              <w:left w:val="single" w:sz="8" w:space="0" w:color="auto"/>
              <w:bottom w:val="single" w:sz="4" w:space="0" w:color="auto"/>
              <w:right w:val="single" w:sz="8" w:space="0" w:color="auto"/>
            </w:tcBorders>
          </w:tcPr>
          <w:p w14:paraId="19A318BE"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tcPr>
          <w:p w14:paraId="19A318BF"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vAlign w:val="center"/>
          </w:tcPr>
          <w:p w14:paraId="19A318C0"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916" w:type="dxa"/>
            <w:tcBorders>
              <w:top w:val="nil"/>
              <w:left w:val="single" w:sz="8" w:space="0" w:color="auto"/>
              <w:bottom w:val="single" w:sz="4" w:space="0" w:color="auto"/>
              <w:right w:val="single" w:sz="8" w:space="0" w:color="auto"/>
            </w:tcBorders>
            <w:vAlign w:val="center"/>
          </w:tcPr>
          <w:p w14:paraId="19A318C1"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r>
      <w:tr w:rsidR="005F6EEE" w:rsidRPr="006159C1" w14:paraId="19A318CB" w14:textId="77777777" w:rsidTr="006960A4">
        <w:trPr>
          <w:trHeight w:val="300"/>
        </w:trPr>
        <w:tc>
          <w:tcPr>
            <w:tcW w:w="1620" w:type="dxa"/>
            <w:tcBorders>
              <w:top w:val="nil"/>
              <w:left w:val="single" w:sz="8" w:space="0" w:color="auto"/>
              <w:bottom w:val="single" w:sz="4" w:space="0" w:color="auto"/>
              <w:right w:val="single" w:sz="8" w:space="0" w:color="auto"/>
            </w:tcBorders>
            <w:vAlign w:val="center"/>
            <w:hideMark/>
          </w:tcPr>
          <w:p w14:paraId="19A318C3" w14:textId="77777777" w:rsidR="005F6EEE" w:rsidRPr="006159C1" w:rsidRDefault="005F6EE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Xylene (Total)</w:t>
            </w:r>
          </w:p>
        </w:tc>
        <w:tc>
          <w:tcPr>
            <w:tcW w:w="900" w:type="dxa"/>
            <w:tcBorders>
              <w:top w:val="nil"/>
              <w:left w:val="single" w:sz="8" w:space="0" w:color="auto"/>
              <w:bottom w:val="single" w:sz="4" w:space="0" w:color="auto"/>
              <w:right w:val="single" w:sz="8" w:space="0" w:color="auto"/>
            </w:tcBorders>
          </w:tcPr>
          <w:p w14:paraId="19A318C4" w14:textId="77777777" w:rsidR="005F6EEE" w:rsidRPr="006159C1" w:rsidRDefault="005F6EEE" w:rsidP="006960A4">
            <w:pPr>
              <w:spacing w:line="240" w:lineRule="auto"/>
              <w:rPr>
                <w:rFonts w:ascii="Times New Roman" w:hAnsi="Times New Roman"/>
                <w:b/>
                <w:bCs/>
                <w:color w:val="000000"/>
                <w:sz w:val="18"/>
                <w:szCs w:val="18"/>
              </w:rPr>
            </w:pPr>
          </w:p>
        </w:tc>
        <w:tc>
          <w:tcPr>
            <w:tcW w:w="900" w:type="dxa"/>
            <w:tcBorders>
              <w:top w:val="nil"/>
              <w:left w:val="single" w:sz="8" w:space="0" w:color="auto"/>
              <w:bottom w:val="single" w:sz="4" w:space="0" w:color="auto"/>
              <w:right w:val="single" w:sz="8" w:space="0" w:color="auto"/>
            </w:tcBorders>
            <w:vAlign w:val="center"/>
          </w:tcPr>
          <w:p w14:paraId="19A318C5"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846" w:type="dxa"/>
            <w:tcBorders>
              <w:top w:val="nil"/>
              <w:left w:val="single" w:sz="8" w:space="0" w:color="auto"/>
              <w:bottom w:val="single" w:sz="4" w:space="0" w:color="auto"/>
              <w:right w:val="single" w:sz="8" w:space="0" w:color="auto"/>
            </w:tcBorders>
          </w:tcPr>
          <w:p w14:paraId="19A318C6" w14:textId="77777777" w:rsidR="005F6EEE" w:rsidRPr="006159C1" w:rsidRDefault="005F6EEE" w:rsidP="006960A4">
            <w:pPr>
              <w:spacing w:line="240" w:lineRule="auto"/>
              <w:rPr>
                <w:rFonts w:ascii="Times New Roman" w:hAnsi="Times New Roman"/>
                <w:b/>
                <w:bCs/>
                <w:color w:val="000000"/>
                <w:sz w:val="18"/>
                <w:szCs w:val="18"/>
              </w:rPr>
            </w:pPr>
          </w:p>
        </w:tc>
        <w:tc>
          <w:tcPr>
            <w:tcW w:w="774" w:type="dxa"/>
            <w:tcBorders>
              <w:top w:val="nil"/>
              <w:left w:val="single" w:sz="8" w:space="0" w:color="auto"/>
              <w:bottom w:val="single" w:sz="4" w:space="0" w:color="auto"/>
              <w:right w:val="single" w:sz="8" w:space="0" w:color="auto"/>
            </w:tcBorders>
          </w:tcPr>
          <w:p w14:paraId="19A318C7"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tcPr>
          <w:p w14:paraId="19A318C8"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vAlign w:val="center"/>
          </w:tcPr>
          <w:p w14:paraId="19A318C9"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916" w:type="dxa"/>
            <w:tcBorders>
              <w:top w:val="nil"/>
              <w:left w:val="single" w:sz="8" w:space="0" w:color="auto"/>
              <w:bottom w:val="single" w:sz="4" w:space="0" w:color="auto"/>
              <w:right w:val="single" w:sz="8" w:space="0" w:color="auto"/>
            </w:tcBorders>
            <w:vAlign w:val="center"/>
          </w:tcPr>
          <w:p w14:paraId="19A318CA"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r>
      <w:tr w:rsidR="005F6EEE" w:rsidRPr="006159C1" w14:paraId="19A318D4" w14:textId="77777777" w:rsidTr="006960A4">
        <w:trPr>
          <w:trHeight w:val="300"/>
        </w:trPr>
        <w:tc>
          <w:tcPr>
            <w:tcW w:w="1620" w:type="dxa"/>
            <w:tcBorders>
              <w:top w:val="nil"/>
              <w:left w:val="single" w:sz="8" w:space="0" w:color="auto"/>
              <w:bottom w:val="single" w:sz="4" w:space="0" w:color="auto"/>
              <w:right w:val="single" w:sz="8" w:space="0" w:color="auto"/>
            </w:tcBorders>
            <w:vAlign w:val="center"/>
            <w:hideMark/>
          </w:tcPr>
          <w:p w14:paraId="19A318CC" w14:textId="77777777" w:rsidR="005F6EEE" w:rsidRPr="006159C1" w:rsidRDefault="005F6EE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Benzene</w:t>
            </w:r>
          </w:p>
        </w:tc>
        <w:tc>
          <w:tcPr>
            <w:tcW w:w="900" w:type="dxa"/>
            <w:tcBorders>
              <w:top w:val="nil"/>
              <w:left w:val="single" w:sz="8" w:space="0" w:color="auto"/>
              <w:bottom w:val="single" w:sz="4" w:space="0" w:color="auto"/>
              <w:right w:val="single" w:sz="8" w:space="0" w:color="auto"/>
            </w:tcBorders>
          </w:tcPr>
          <w:p w14:paraId="19A318CD" w14:textId="77777777" w:rsidR="005F6EEE" w:rsidRPr="006159C1" w:rsidRDefault="005F6EEE" w:rsidP="006960A4">
            <w:pPr>
              <w:spacing w:line="240" w:lineRule="auto"/>
              <w:rPr>
                <w:rFonts w:ascii="Times New Roman" w:hAnsi="Times New Roman"/>
                <w:b/>
                <w:bCs/>
                <w:color w:val="000000"/>
                <w:sz w:val="18"/>
                <w:szCs w:val="18"/>
              </w:rPr>
            </w:pPr>
          </w:p>
        </w:tc>
        <w:tc>
          <w:tcPr>
            <w:tcW w:w="900" w:type="dxa"/>
            <w:tcBorders>
              <w:top w:val="nil"/>
              <w:left w:val="single" w:sz="8" w:space="0" w:color="auto"/>
              <w:bottom w:val="single" w:sz="4" w:space="0" w:color="auto"/>
              <w:right w:val="single" w:sz="8" w:space="0" w:color="auto"/>
            </w:tcBorders>
            <w:vAlign w:val="center"/>
          </w:tcPr>
          <w:p w14:paraId="19A318CE"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846" w:type="dxa"/>
            <w:tcBorders>
              <w:top w:val="nil"/>
              <w:left w:val="single" w:sz="8" w:space="0" w:color="auto"/>
              <w:bottom w:val="single" w:sz="4" w:space="0" w:color="auto"/>
              <w:right w:val="single" w:sz="8" w:space="0" w:color="auto"/>
            </w:tcBorders>
          </w:tcPr>
          <w:p w14:paraId="19A318CF" w14:textId="77777777" w:rsidR="005F6EEE" w:rsidRPr="006159C1" w:rsidRDefault="005F6EEE" w:rsidP="006960A4">
            <w:pPr>
              <w:spacing w:line="240" w:lineRule="auto"/>
              <w:rPr>
                <w:rFonts w:ascii="Times New Roman" w:hAnsi="Times New Roman"/>
                <w:b/>
                <w:bCs/>
                <w:color w:val="000000"/>
                <w:sz w:val="18"/>
                <w:szCs w:val="18"/>
              </w:rPr>
            </w:pPr>
          </w:p>
        </w:tc>
        <w:tc>
          <w:tcPr>
            <w:tcW w:w="774" w:type="dxa"/>
            <w:tcBorders>
              <w:top w:val="nil"/>
              <w:left w:val="single" w:sz="8" w:space="0" w:color="auto"/>
              <w:bottom w:val="single" w:sz="4" w:space="0" w:color="auto"/>
              <w:right w:val="single" w:sz="8" w:space="0" w:color="auto"/>
            </w:tcBorders>
          </w:tcPr>
          <w:p w14:paraId="19A318D0"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tcPr>
          <w:p w14:paraId="19A318D1"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vAlign w:val="center"/>
          </w:tcPr>
          <w:p w14:paraId="19A318D2"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916" w:type="dxa"/>
            <w:tcBorders>
              <w:top w:val="nil"/>
              <w:left w:val="single" w:sz="8" w:space="0" w:color="auto"/>
              <w:bottom w:val="single" w:sz="4" w:space="0" w:color="auto"/>
              <w:right w:val="single" w:sz="8" w:space="0" w:color="auto"/>
            </w:tcBorders>
            <w:vAlign w:val="center"/>
          </w:tcPr>
          <w:p w14:paraId="19A318D3"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r>
      <w:tr w:rsidR="005F6EEE" w:rsidRPr="006159C1" w14:paraId="19A318DD" w14:textId="77777777" w:rsidTr="006960A4">
        <w:trPr>
          <w:trHeight w:val="300"/>
        </w:trPr>
        <w:tc>
          <w:tcPr>
            <w:tcW w:w="1620" w:type="dxa"/>
            <w:tcBorders>
              <w:top w:val="nil"/>
              <w:left w:val="single" w:sz="8" w:space="0" w:color="auto"/>
              <w:bottom w:val="single" w:sz="4" w:space="0" w:color="auto"/>
              <w:right w:val="single" w:sz="8" w:space="0" w:color="auto"/>
            </w:tcBorders>
            <w:vAlign w:val="center"/>
            <w:hideMark/>
          </w:tcPr>
          <w:p w14:paraId="19A318D5" w14:textId="77777777" w:rsidR="005F6EEE" w:rsidRPr="006159C1" w:rsidRDefault="005F6EE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Naphthalene</w:t>
            </w:r>
          </w:p>
        </w:tc>
        <w:tc>
          <w:tcPr>
            <w:tcW w:w="900" w:type="dxa"/>
            <w:tcBorders>
              <w:top w:val="nil"/>
              <w:left w:val="single" w:sz="8" w:space="0" w:color="auto"/>
              <w:bottom w:val="single" w:sz="4" w:space="0" w:color="auto"/>
              <w:right w:val="single" w:sz="8" w:space="0" w:color="auto"/>
            </w:tcBorders>
          </w:tcPr>
          <w:p w14:paraId="19A318D6" w14:textId="77777777" w:rsidR="005F6EEE" w:rsidRPr="006159C1" w:rsidRDefault="005F6EEE" w:rsidP="006960A4">
            <w:pPr>
              <w:spacing w:line="240" w:lineRule="auto"/>
              <w:rPr>
                <w:rFonts w:ascii="Times New Roman" w:hAnsi="Times New Roman"/>
                <w:b/>
                <w:bCs/>
                <w:color w:val="000000"/>
                <w:sz w:val="18"/>
                <w:szCs w:val="18"/>
              </w:rPr>
            </w:pPr>
          </w:p>
        </w:tc>
        <w:tc>
          <w:tcPr>
            <w:tcW w:w="900" w:type="dxa"/>
            <w:tcBorders>
              <w:top w:val="nil"/>
              <w:left w:val="single" w:sz="8" w:space="0" w:color="auto"/>
              <w:bottom w:val="single" w:sz="4" w:space="0" w:color="auto"/>
              <w:right w:val="single" w:sz="8" w:space="0" w:color="auto"/>
            </w:tcBorders>
            <w:vAlign w:val="center"/>
          </w:tcPr>
          <w:p w14:paraId="19A318D7"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846" w:type="dxa"/>
            <w:tcBorders>
              <w:top w:val="nil"/>
              <w:left w:val="single" w:sz="8" w:space="0" w:color="auto"/>
              <w:bottom w:val="single" w:sz="4" w:space="0" w:color="auto"/>
              <w:right w:val="single" w:sz="8" w:space="0" w:color="auto"/>
            </w:tcBorders>
          </w:tcPr>
          <w:p w14:paraId="19A318D8" w14:textId="77777777" w:rsidR="005F6EEE" w:rsidRPr="006159C1" w:rsidRDefault="005F6EEE" w:rsidP="006960A4">
            <w:pPr>
              <w:spacing w:line="240" w:lineRule="auto"/>
              <w:rPr>
                <w:rFonts w:ascii="Times New Roman" w:hAnsi="Times New Roman"/>
                <w:b/>
                <w:bCs/>
                <w:color w:val="000000"/>
                <w:sz w:val="18"/>
                <w:szCs w:val="18"/>
              </w:rPr>
            </w:pPr>
          </w:p>
        </w:tc>
        <w:tc>
          <w:tcPr>
            <w:tcW w:w="774" w:type="dxa"/>
            <w:tcBorders>
              <w:top w:val="nil"/>
              <w:left w:val="single" w:sz="8" w:space="0" w:color="auto"/>
              <w:bottom w:val="single" w:sz="4" w:space="0" w:color="auto"/>
              <w:right w:val="single" w:sz="8" w:space="0" w:color="auto"/>
            </w:tcBorders>
          </w:tcPr>
          <w:p w14:paraId="19A318D9"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tcPr>
          <w:p w14:paraId="19A318DA"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vAlign w:val="center"/>
          </w:tcPr>
          <w:p w14:paraId="19A318DB"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916" w:type="dxa"/>
            <w:tcBorders>
              <w:top w:val="nil"/>
              <w:left w:val="single" w:sz="8" w:space="0" w:color="auto"/>
              <w:bottom w:val="single" w:sz="4" w:space="0" w:color="auto"/>
              <w:right w:val="single" w:sz="8" w:space="0" w:color="auto"/>
            </w:tcBorders>
            <w:vAlign w:val="center"/>
          </w:tcPr>
          <w:p w14:paraId="19A318DC"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r>
      <w:tr w:rsidR="005F6EEE" w:rsidRPr="006159C1" w14:paraId="19A318E6" w14:textId="77777777" w:rsidTr="006960A4">
        <w:trPr>
          <w:trHeight w:val="300"/>
        </w:trPr>
        <w:tc>
          <w:tcPr>
            <w:tcW w:w="1620" w:type="dxa"/>
            <w:tcBorders>
              <w:top w:val="nil"/>
              <w:left w:val="single" w:sz="8" w:space="0" w:color="auto"/>
              <w:bottom w:val="single" w:sz="4" w:space="0" w:color="auto"/>
              <w:right w:val="single" w:sz="8" w:space="0" w:color="auto"/>
            </w:tcBorders>
            <w:vAlign w:val="center"/>
            <w:hideMark/>
          </w:tcPr>
          <w:p w14:paraId="19A318DE" w14:textId="77777777" w:rsidR="005F6EEE" w:rsidRPr="006159C1" w:rsidRDefault="005F6EEE" w:rsidP="006960A4">
            <w:pPr>
              <w:spacing w:line="240" w:lineRule="auto"/>
              <w:rPr>
                <w:rFonts w:ascii="Times New Roman" w:hAnsi="Times New Roman"/>
                <w:b/>
                <w:bCs/>
                <w:color w:val="000000"/>
                <w:sz w:val="18"/>
                <w:szCs w:val="18"/>
              </w:rPr>
            </w:pPr>
            <w:r>
              <w:rPr>
                <w:rFonts w:ascii="Times New Roman" w:hAnsi="Times New Roman"/>
                <w:b/>
                <w:bCs/>
                <w:color w:val="000000"/>
                <w:sz w:val="18"/>
                <w:szCs w:val="18"/>
              </w:rPr>
              <w:t>n-</w:t>
            </w:r>
            <w:r w:rsidRPr="006159C1">
              <w:rPr>
                <w:rFonts w:ascii="Times New Roman" w:hAnsi="Times New Roman"/>
                <w:b/>
                <w:bCs/>
                <w:color w:val="000000"/>
                <w:sz w:val="18"/>
                <w:szCs w:val="18"/>
              </w:rPr>
              <w:t>Hexane</w:t>
            </w:r>
          </w:p>
        </w:tc>
        <w:tc>
          <w:tcPr>
            <w:tcW w:w="900" w:type="dxa"/>
            <w:tcBorders>
              <w:top w:val="nil"/>
              <w:left w:val="single" w:sz="8" w:space="0" w:color="auto"/>
              <w:bottom w:val="single" w:sz="4" w:space="0" w:color="auto"/>
              <w:right w:val="single" w:sz="8" w:space="0" w:color="auto"/>
            </w:tcBorders>
          </w:tcPr>
          <w:p w14:paraId="19A318DF" w14:textId="77777777" w:rsidR="005F6EEE" w:rsidRPr="006159C1" w:rsidRDefault="005F6EEE" w:rsidP="006960A4">
            <w:pPr>
              <w:spacing w:line="240" w:lineRule="auto"/>
              <w:rPr>
                <w:rFonts w:ascii="Times New Roman" w:hAnsi="Times New Roman"/>
                <w:b/>
                <w:bCs/>
                <w:color w:val="000000"/>
                <w:sz w:val="18"/>
                <w:szCs w:val="18"/>
              </w:rPr>
            </w:pPr>
          </w:p>
        </w:tc>
        <w:tc>
          <w:tcPr>
            <w:tcW w:w="900" w:type="dxa"/>
            <w:tcBorders>
              <w:top w:val="nil"/>
              <w:left w:val="single" w:sz="8" w:space="0" w:color="auto"/>
              <w:bottom w:val="single" w:sz="4" w:space="0" w:color="auto"/>
              <w:right w:val="single" w:sz="8" w:space="0" w:color="auto"/>
            </w:tcBorders>
            <w:vAlign w:val="center"/>
          </w:tcPr>
          <w:p w14:paraId="19A318E0"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846" w:type="dxa"/>
            <w:tcBorders>
              <w:top w:val="nil"/>
              <w:left w:val="single" w:sz="8" w:space="0" w:color="auto"/>
              <w:bottom w:val="single" w:sz="4" w:space="0" w:color="auto"/>
              <w:right w:val="single" w:sz="8" w:space="0" w:color="auto"/>
            </w:tcBorders>
          </w:tcPr>
          <w:p w14:paraId="19A318E1" w14:textId="77777777" w:rsidR="005F6EEE" w:rsidRPr="006159C1" w:rsidRDefault="005F6EEE" w:rsidP="006960A4">
            <w:pPr>
              <w:spacing w:line="240" w:lineRule="auto"/>
              <w:rPr>
                <w:rFonts w:ascii="Times New Roman" w:hAnsi="Times New Roman"/>
                <w:b/>
                <w:bCs/>
                <w:color w:val="000000"/>
                <w:sz w:val="18"/>
                <w:szCs w:val="18"/>
              </w:rPr>
            </w:pPr>
          </w:p>
        </w:tc>
        <w:tc>
          <w:tcPr>
            <w:tcW w:w="774" w:type="dxa"/>
            <w:tcBorders>
              <w:top w:val="nil"/>
              <w:left w:val="single" w:sz="8" w:space="0" w:color="auto"/>
              <w:bottom w:val="single" w:sz="4" w:space="0" w:color="auto"/>
              <w:right w:val="single" w:sz="8" w:space="0" w:color="auto"/>
            </w:tcBorders>
          </w:tcPr>
          <w:p w14:paraId="19A318E2"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tcPr>
          <w:p w14:paraId="19A318E3"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4" w:space="0" w:color="auto"/>
              <w:right w:val="single" w:sz="8" w:space="0" w:color="auto"/>
            </w:tcBorders>
            <w:vAlign w:val="center"/>
          </w:tcPr>
          <w:p w14:paraId="19A318E4"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c>
          <w:tcPr>
            <w:tcW w:w="916" w:type="dxa"/>
            <w:tcBorders>
              <w:top w:val="nil"/>
              <w:left w:val="single" w:sz="8" w:space="0" w:color="auto"/>
              <w:bottom w:val="single" w:sz="4" w:space="0" w:color="auto"/>
              <w:right w:val="single" w:sz="8" w:space="0" w:color="auto"/>
            </w:tcBorders>
            <w:vAlign w:val="center"/>
          </w:tcPr>
          <w:p w14:paraId="19A318E5"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r>
      <w:tr w:rsidR="005F6EEE" w:rsidRPr="006159C1" w14:paraId="19A318EF" w14:textId="77777777" w:rsidTr="006960A4">
        <w:trPr>
          <w:trHeight w:val="315"/>
        </w:trPr>
        <w:tc>
          <w:tcPr>
            <w:tcW w:w="1620" w:type="dxa"/>
            <w:tcBorders>
              <w:top w:val="nil"/>
              <w:left w:val="single" w:sz="8" w:space="0" w:color="auto"/>
              <w:bottom w:val="single" w:sz="8" w:space="0" w:color="auto"/>
              <w:right w:val="single" w:sz="8" w:space="0" w:color="auto"/>
            </w:tcBorders>
            <w:vAlign w:val="center"/>
            <w:hideMark/>
          </w:tcPr>
          <w:p w14:paraId="19A318E7" w14:textId="77777777" w:rsidR="005F6EEE" w:rsidRPr="006159C1" w:rsidRDefault="005F6EE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Propylene</w:t>
            </w:r>
          </w:p>
        </w:tc>
        <w:tc>
          <w:tcPr>
            <w:tcW w:w="900" w:type="dxa"/>
            <w:tcBorders>
              <w:top w:val="nil"/>
              <w:left w:val="single" w:sz="8" w:space="0" w:color="auto"/>
              <w:bottom w:val="single" w:sz="8" w:space="0" w:color="auto"/>
              <w:right w:val="single" w:sz="8" w:space="0" w:color="auto"/>
            </w:tcBorders>
          </w:tcPr>
          <w:p w14:paraId="19A318E8" w14:textId="77777777" w:rsidR="005F6EEE" w:rsidRPr="006159C1" w:rsidRDefault="005F6EEE" w:rsidP="006960A4">
            <w:pPr>
              <w:spacing w:line="240" w:lineRule="auto"/>
              <w:rPr>
                <w:rFonts w:ascii="Times New Roman" w:hAnsi="Times New Roman"/>
                <w:b/>
                <w:bCs/>
                <w:color w:val="000000"/>
                <w:sz w:val="18"/>
                <w:szCs w:val="18"/>
              </w:rPr>
            </w:pPr>
          </w:p>
        </w:tc>
        <w:tc>
          <w:tcPr>
            <w:tcW w:w="900" w:type="dxa"/>
            <w:tcBorders>
              <w:top w:val="nil"/>
              <w:left w:val="single" w:sz="8" w:space="0" w:color="auto"/>
              <w:bottom w:val="single" w:sz="8" w:space="0" w:color="auto"/>
              <w:right w:val="single" w:sz="8" w:space="0" w:color="auto"/>
            </w:tcBorders>
          </w:tcPr>
          <w:p w14:paraId="19A318E9" w14:textId="77777777" w:rsidR="005F6EEE" w:rsidRPr="006159C1" w:rsidRDefault="005F6EEE" w:rsidP="006960A4">
            <w:pPr>
              <w:spacing w:line="240" w:lineRule="auto"/>
              <w:rPr>
                <w:rFonts w:ascii="Times New Roman" w:hAnsi="Times New Roman"/>
                <w:b/>
                <w:bCs/>
                <w:color w:val="000000"/>
                <w:sz w:val="18"/>
                <w:szCs w:val="18"/>
              </w:rPr>
            </w:pPr>
          </w:p>
        </w:tc>
        <w:tc>
          <w:tcPr>
            <w:tcW w:w="846" w:type="dxa"/>
            <w:tcBorders>
              <w:top w:val="nil"/>
              <w:left w:val="single" w:sz="8" w:space="0" w:color="auto"/>
              <w:bottom w:val="single" w:sz="8" w:space="0" w:color="auto"/>
              <w:right w:val="single" w:sz="8" w:space="0" w:color="auto"/>
            </w:tcBorders>
          </w:tcPr>
          <w:p w14:paraId="19A318EA" w14:textId="77777777" w:rsidR="005F6EEE" w:rsidRPr="006159C1" w:rsidRDefault="005F6EEE" w:rsidP="006960A4">
            <w:pPr>
              <w:spacing w:line="240" w:lineRule="auto"/>
              <w:rPr>
                <w:rFonts w:ascii="Times New Roman" w:hAnsi="Times New Roman"/>
                <w:b/>
                <w:bCs/>
                <w:color w:val="000000"/>
                <w:sz w:val="18"/>
                <w:szCs w:val="18"/>
              </w:rPr>
            </w:pPr>
          </w:p>
        </w:tc>
        <w:tc>
          <w:tcPr>
            <w:tcW w:w="774" w:type="dxa"/>
            <w:tcBorders>
              <w:top w:val="nil"/>
              <w:left w:val="single" w:sz="8" w:space="0" w:color="auto"/>
              <w:bottom w:val="single" w:sz="8" w:space="0" w:color="auto"/>
              <w:right w:val="single" w:sz="8" w:space="0" w:color="auto"/>
            </w:tcBorders>
          </w:tcPr>
          <w:p w14:paraId="19A318EB"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8" w:space="0" w:color="auto"/>
              <w:right w:val="single" w:sz="8" w:space="0" w:color="auto"/>
            </w:tcBorders>
          </w:tcPr>
          <w:p w14:paraId="19A318EC" w14:textId="77777777" w:rsidR="005F6EEE" w:rsidRPr="006159C1" w:rsidRDefault="005F6EEE" w:rsidP="006960A4">
            <w:pPr>
              <w:spacing w:line="240" w:lineRule="auto"/>
              <w:rPr>
                <w:rFonts w:ascii="Times New Roman" w:hAnsi="Times New Roman"/>
                <w:b/>
                <w:bCs/>
                <w:color w:val="000000"/>
                <w:sz w:val="18"/>
                <w:szCs w:val="18"/>
              </w:rPr>
            </w:pPr>
          </w:p>
        </w:tc>
        <w:tc>
          <w:tcPr>
            <w:tcW w:w="810" w:type="dxa"/>
            <w:tcBorders>
              <w:top w:val="nil"/>
              <w:left w:val="single" w:sz="8" w:space="0" w:color="auto"/>
              <w:bottom w:val="single" w:sz="8" w:space="0" w:color="auto"/>
              <w:right w:val="single" w:sz="8" w:space="0" w:color="auto"/>
            </w:tcBorders>
          </w:tcPr>
          <w:p w14:paraId="19A318ED" w14:textId="77777777" w:rsidR="005F6EEE" w:rsidRPr="006159C1" w:rsidRDefault="005F6EEE" w:rsidP="006960A4">
            <w:pPr>
              <w:spacing w:line="240" w:lineRule="auto"/>
              <w:rPr>
                <w:rFonts w:ascii="Times New Roman" w:hAnsi="Times New Roman"/>
                <w:b/>
                <w:bCs/>
                <w:color w:val="000000"/>
                <w:sz w:val="18"/>
                <w:szCs w:val="18"/>
              </w:rPr>
            </w:pPr>
          </w:p>
        </w:tc>
        <w:tc>
          <w:tcPr>
            <w:tcW w:w="916" w:type="dxa"/>
            <w:tcBorders>
              <w:top w:val="nil"/>
              <w:left w:val="single" w:sz="8" w:space="0" w:color="auto"/>
              <w:bottom w:val="single" w:sz="8" w:space="0" w:color="auto"/>
              <w:right w:val="single" w:sz="8" w:space="0" w:color="auto"/>
            </w:tcBorders>
            <w:vAlign w:val="center"/>
          </w:tcPr>
          <w:p w14:paraId="19A318EE"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X</w:t>
            </w:r>
          </w:p>
        </w:tc>
      </w:tr>
    </w:tbl>
    <w:p w14:paraId="19A318F0" w14:textId="77777777" w:rsidR="005F6EEE" w:rsidRDefault="005F6EEE" w:rsidP="005F6EEE">
      <w:pPr>
        <w:spacing w:line="300" w:lineRule="atLeast"/>
        <w:rPr>
          <w:rFonts w:ascii="Times New Roman" w:hAnsi="Times New Roman"/>
          <w:sz w:val="20"/>
        </w:rPr>
      </w:pPr>
    </w:p>
    <w:p w14:paraId="19A318F1" w14:textId="77777777" w:rsidR="005F6EEE" w:rsidRPr="00A9616F" w:rsidRDefault="005F6EEE" w:rsidP="005F6EEE">
      <w:pPr>
        <w:spacing w:line="300" w:lineRule="atLeast"/>
        <w:rPr>
          <w:rFonts w:ascii="Times New Roman" w:hAnsi="Times New Roman"/>
          <w:b/>
          <w:sz w:val="20"/>
        </w:rPr>
      </w:pPr>
      <w:r w:rsidRPr="00A9616F">
        <w:rPr>
          <w:rFonts w:ascii="Times New Roman" w:hAnsi="Times New Roman"/>
          <w:b/>
          <w:sz w:val="20"/>
        </w:rPr>
        <w:t>A.</w:t>
      </w:r>
      <w:r w:rsidRPr="00A9616F">
        <w:rPr>
          <w:rFonts w:ascii="Times New Roman" w:hAnsi="Times New Roman"/>
          <w:b/>
          <w:sz w:val="20"/>
        </w:rPr>
        <w:tab/>
        <w:t>Cargo Carrier TAC Emissions</w:t>
      </w:r>
    </w:p>
    <w:p w14:paraId="19A318F2" w14:textId="77777777" w:rsidR="005F6EEE" w:rsidRDefault="005F6EEE" w:rsidP="005F6EEE">
      <w:pPr>
        <w:spacing w:line="300" w:lineRule="atLeast"/>
        <w:rPr>
          <w:rFonts w:ascii="Times New Roman" w:hAnsi="Times New Roman"/>
          <w:sz w:val="20"/>
        </w:rPr>
      </w:pPr>
    </w:p>
    <w:p w14:paraId="19A318F3" w14:textId="77777777" w:rsidR="005F6EEE" w:rsidRDefault="005F6EEE" w:rsidP="00BA5BAF">
      <w:pPr>
        <w:autoSpaceDE w:val="0"/>
        <w:autoSpaceDN w:val="0"/>
        <w:adjustRightInd w:val="0"/>
        <w:rPr>
          <w:rFonts w:ascii="Times New Roman" w:hAnsi="Times New Roman"/>
          <w:sz w:val="20"/>
        </w:rPr>
      </w:pPr>
      <w:r>
        <w:rPr>
          <w:rFonts w:ascii="Times New Roman" w:hAnsi="Times New Roman"/>
          <w:sz w:val="20"/>
        </w:rPr>
        <w:t xml:space="preserve">Diesel Particulate emissions for Berth 1A total </w:t>
      </w:r>
      <w:r w:rsidR="009017A3">
        <w:rPr>
          <w:rFonts w:ascii="Times New Roman" w:hAnsi="Times New Roman"/>
          <w:sz w:val="20"/>
        </w:rPr>
        <w:t>8</w:t>
      </w:r>
      <w:r>
        <w:rPr>
          <w:rFonts w:ascii="Times New Roman" w:hAnsi="Times New Roman"/>
          <w:sz w:val="20"/>
        </w:rPr>
        <w:t>,</w:t>
      </w:r>
      <w:r w:rsidR="009017A3">
        <w:rPr>
          <w:rFonts w:ascii="Times New Roman" w:hAnsi="Times New Roman"/>
          <w:sz w:val="20"/>
        </w:rPr>
        <w:t>313</w:t>
      </w:r>
      <w:r>
        <w:rPr>
          <w:rFonts w:ascii="Times New Roman" w:hAnsi="Times New Roman"/>
          <w:sz w:val="20"/>
        </w:rPr>
        <w:t xml:space="preserve"> lbs annually.  However, only emissions from Cargo Carrier hoteling are evaluated for a project risk screen.  The total Berth 1A diesel particulate emissions during cargo carrier hoteling are summarized in the following table.</w:t>
      </w:r>
    </w:p>
    <w:p w14:paraId="19A318F4" w14:textId="77777777" w:rsidR="005F6EEE" w:rsidRDefault="005F6EEE" w:rsidP="005F6EEE">
      <w:pPr>
        <w:spacing w:line="300" w:lineRule="atLeast"/>
        <w:rPr>
          <w:rFonts w:ascii="Times New Roman" w:hAnsi="Times New Roman"/>
          <w:sz w:val="20"/>
        </w:rPr>
      </w:pPr>
    </w:p>
    <w:tbl>
      <w:tblPr>
        <w:tblStyle w:val="TableGrid"/>
        <w:tblW w:w="0" w:type="auto"/>
        <w:tblLook w:val="04A0" w:firstRow="1" w:lastRow="0" w:firstColumn="1" w:lastColumn="0" w:noHBand="0" w:noVBand="1"/>
      </w:tblPr>
      <w:tblGrid>
        <w:gridCol w:w="6318"/>
        <w:gridCol w:w="1260"/>
        <w:gridCol w:w="1278"/>
      </w:tblGrid>
      <w:tr w:rsidR="005F6EEE" w14:paraId="19A318F8" w14:textId="77777777" w:rsidTr="00F82F1D">
        <w:trPr>
          <w:cantSplit/>
          <w:tblHeader/>
        </w:trPr>
        <w:tc>
          <w:tcPr>
            <w:tcW w:w="6318" w:type="dxa"/>
            <w:shd w:val="clear" w:color="auto" w:fill="B8CCE4" w:themeFill="accent1" w:themeFillTint="66"/>
          </w:tcPr>
          <w:p w14:paraId="19A318F5"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Description</w:t>
            </w:r>
          </w:p>
        </w:tc>
        <w:tc>
          <w:tcPr>
            <w:tcW w:w="1260" w:type="dxa"/>
            <w:shd w:val="clear" w:color="auto" w:fill="B8CCE4" w:themeFill="accent1" w:themeFillTint="66"/>
          </w:tcPr>
          <w:p w14:paraId="19A318F6"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Units</w:t>
            </w:r>
          </w:p>
        </w:tc>
        <w:tc>
          <w:tcPr>
            <w:tcW w:w="1278" w:type="dxa"/>
            <w:shd w:val="clear" w:color="auto" w:fill="B8CCE4" w:themeFill="accent1" w:themeFillTint="66"/>
          </w:tcPr>
          <w:p w14:paraId="19A318F7"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Value</w:t>
            </w:r>
          </w:p>
        </w:tc>
      </w:tr>
      <w:tr w:rsidR="005F6EEE" w14:paraId="19A318FC" w14:textId="77777777" w:rsidTr="006960A4">
        <w:tc>
          <w:tcPr>
            <w:tcW w:w="6318" w:type="dxa"/>
          </w:tcPr>
          <w:p w14:paraId="19A318F9" w14:textId="77777777" w:rsidR="005F6EEE" w:rsidRPr="0057219B" w:rsidRDefault="005F6EEE" w:rsidP="006960A4">
            <w:pPr>
              <w:spacing w:line="300" w:lineRule="atLeast"/>
              <w:rPr>
                <w:rFonts w:ascii="Times New Roman" w:hAnsi="Times New Roman"/>
                <w:sz w:val="20"/>
              </w:rPr>
            </w:pPr>
            <w:r w:rsidRPr="0057219B">
              <w:rPr>
                <w:rFonts w:ascii="Times New Roman" w:hAnsi="Times New Roman"/>
                <w:sz w:val="20"/>
              </w:rPr>
              <w:t>Total Cargo Carrier Hoteling PM10 During 3-Year Baseline</w:t>
            </w:r>
          </w:p>
        </w:tc>
        <w:tc>
          <w:tcPr>
            <w:tcW w:w="1260" w:type="dxa"/>
          </w:tcPr>
          <w:p w14:paraId="19A318FA" w14:textId="77777777" w:rsidR="005F6EEE" w:rsidRPr="0057219B" w:rsidRDefault="005F6EEE" w:rsidP="006960A4">
            <w:pPr>
              <w:spacing w:line="300" w:lineRule="atLeast"/>
              <w:rPr>
                <w:rFonts w:ascii="Times New Roman" w:hAnsi="Times New Roman"/>
                <w:sz w:val="20"/>
              </w:rPr>
            </w:pPr>
            <w:r w:rsidRPr="0057219B">
              <w:rPr>
                <w:rFonts w:ascii="Times New Roman" w:hAnsi="Times New Roman"/>
                <w:sz w:val="20"/>
              </w:rPr>
              <w:t>Lbs</w:t>
            </w:r>
          </w:p>
        </w:tc>
        <w:tc>
          <w:tcPr>
            <w:tcW w:w="1278" w:type="dxa"/>
          </w:tcPr>
          <w:p w14:paraId="19A318FB" w14:textId="77777777" w:rsidR="005F6EEE" w:rsidRDefault="005F6EEE" w:rsidP="006960A4">
            <w:pPr>
              <w:spacing w:line="300" w:lineRule="atLeast"/>
              <w:rPr>
                <w:rFonts w:ascii="Times New Roman" w:hAnsi="Times New Roman"/>
                <w:sz w:val="20"/>
              </w:rPr>
            </w:pPr>
            <w:r w:rsidRPr="0057219B">
              <w:rPr>
                <w:rFonts w:ascii="Times New Roman" w:hAnsi="Times New Roman"/>
                <w:sz w:val="20"/>
              </w:rPr>
              <w:t>25</w:t>
            </w:r>
            <w:r>
              <w:rPr>
                <w:rFonts w:ascii="Times New Roman" w:hAnsi="Times New Roman"/>
                <w:sz w:val="20"/>
              </w:rPr>
              <w:t>07</w:t>
            </w:r>
          </w:p>
        </w:tc>
      </w:tr>
      <w:tr w:rsidR="005F6EEE" w14:paraId="19A31900" w14:textId="77777777" w:rsidTr="006960A4">
        <w:tc>
          <w:tcPr>
            <w:tcW w:w="6318" w:type="dxa"/>
          </w:tcPr>
          <w:p w14:paraId="19A318FD" w14:textId="77777777" w:rsidR="005F6EEE" w:rsidRDefault="005F6EEE" w:rsidP="006960A4">
            <w:pPr>
              <w:spacing w:line="300" w:lineRule="atLeast"/>
              <w:rPr>
                <w:rFonts w:ascii="Times New Roman" w:hAnsi="Times New Roman"/>
                <w:sz w:val="20"/>
              </w:rPr>
            </w:pPr>
            <w:r>
              <w:rPr>
                <w:rFonts w:ascii="Times New Roman" w:hAnsi="Times New Roman"/>
                <w:sz w:val="20"/>
              </w:rPr>
              <w:t>Total 3-Year Baseline Tug Emissions During Cargo Carrier Hoteling</w:t>
            </w:r>
          </w:p>
        </w:tc>
        <w:tc>
          <w:tcPr>
            <w:tcW w:w="1260" w:type="dxa"/>
          </w:tcPr>
          <w:p w14:paraId="19A318FE"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8FF" w14:textId="77777777" w:rsidR="005F6EEE" w:rsidRDefault="005F6EEE" w:rsidP="006960A4">
            <w:pPr>
              <w:spacing w:line="300" w:lineRule="atLeast"/>
              <w:rPr>
                <w:rFonts w:ascii="Times New Roman" w:hAnsi="Times New Roman"/>
                <w:sz w:val="20"/>
              </w:rPr>
            </w:pPr>
            <w:r>
              <w:rPr>
                <w:rFonts w:ascii="Times New Roman" w:hAnsi="Times New Roman"/>
                <w:sz w:val="20"/>
              </w:rPr>
              <w:t>28</w:t>
            </w:r>
          </w:p>
        </w:tc>
      </w:tr>
      <w:tr w:rsidR="005F6EEE" w14:paraId="19A31904" w14:textId="77777777" w:rsidTr="006960A4">
        <w:tc>
          <w:tcPr>
            <w:tcW w:w="6318" w:type="dxa"/>
          </w:tcPr>
          <w:p w14:paraId="19A31901" w14:textId="77777777" w:rsidR="005F6EEE" w:rsidRDefault="005F6EEE" w:rsidP="006960A4">
            <w:pPr>
              <w:spacing w:line="300" w:lineRule="atLeast"/>
              <w:rPr>
                <w:rFonts w:ascii="Times New Roman" w:hAnsi="Times New Roman"/>
                <w:sz w:val="20"/>
              </w:rPr>
            </w:pPr>
            <w:r>
              <w:rPr>
                <w:rFonts w:ascii="Times New Roman" w:hAnsi="Times New Roman"/>
                <w:sz w:val="20"/>
              </w:rPr>
              <w:t xml:space="preserve">Total 3-Year Baseline PM10 Hoteling Emissions </w:t>
            </w:r>
          </w:p>
        </w:tc>
        <w:tc>
          <w:tcPr>
            <w:tcW w:w="1260" w:type="dxa"/>
          </w:tcPr>
          <w:p w14:paraId="19A31902"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903" w14:textId="77777777" w:rsidR="005F6EEE" w:rsidRDefault="005F6EEE" w:rsidP="006960A4">
            <w:pPr>
              <w:spacing w:line="300" w:lineRule="atLeast"/>
              <w:rPr>
                <w:rFonts w:ascii="Times New Roman" w:hAnsi="Times New Roman"/>
                <w:sz w:val="20"/>
              </w:rPr>
            </w:pPr>
            <w:r>
              <w:rPr>
                <w:rFonts w:ascii="Times New Roman" w:hAnsi="Times New Roman"/>
                <w:sz w:val="20"/>
              </w:rPr>
              <w:t>2535</w:t>
            </w:r>
          </w:p>
        </w:tc>
      </w:tr>
      <w:tr w:rsidR="005F6EEE" w14:paraId="19A31908" w14:textId="77777777" w:rsidTr="006960A4">
        <w:tc>
          <w:tcPr>
            <w:tcW w:w="6318" w:type="dxa"/>
          </w:tcPr>
          <w:p w14:paraId="19A31905" w14:textId="77777777" w:rsidR="005F6EEE" w:rsidRDefault="005F6EEE" w:rsidP="006960A4">
            <w:pPr>
              <w:spacing w:line="300" w:lineRule="atLeast"/>
              <w:rPr>
                <w:rFonts w:ascii="Times New Roman" w:hAnsi="Times New Roman"/>
                <w:sz w:val="20"/>
              </w:rPr>
            </w:pPr>
            <w:r>
              <w:rPr>
                <w:rFonts w:ascii="Times New Roman" w:hAnsi="Times New Roman"/>
                <w:sz w:val="20"/>
              </w:rPr>
              <w:t>Total 3-Year Baseline PM10 Emissions</w:t>
            </w:r>
          </w:p>
        </w:tc>
        <w:tc>
          <w:tcPr>
            <w:tcW w:w="1260" w:type="dxa"/>
          </w:tcPr>
          <w:p w14:paraId="19A31906"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907" w14:textId="77777777" w:rsidR="005F6EEE" w:rsidRDefault="005F6EEE" w:rsidP="006960A4">
            <w:pPr>
              <w:spacing w:line="300" w:lineRule="atLeast"/>
              <w:rPr>
                <w:rFonts w:ascii="Times New Roman" w:hAnsi="Times New Roman"/>
                <w:sz w:val="20"/>
              </w:rPr>
            </w:pPr>
            <w:r>
              <w:rPr>
                <w:rFonts w:ascii="Times New Roman" w:hAnsi="Times New Roman"/>
                <w:sz w:val="20"/>
              </w:rPr>
              <w:t>6138</w:t>
            </w:r>
          </w:p>
        </w:tc>
      </w:tr>
      <w:tr w:rsidR="005F6EEE" w14:paraId="19A3190C" w14:textId="77777777" w:rsidTr="006960A4">
        <w:tc>
          <w:tcPr>
            <w:tcW w:w="6318" w:type="dxa"/>
          </w:tcPr>
          <w:p w14:paraId="19A31909" w14:textId="77777777" w:rsidR="005F6EEE" w:rsidRDefault="005F6EEE" w:rsidP="006960A4">
            <w:pPr>
              <w:spacing w:line="300" w:lineRule="atLeast"/>
              <w:rPr>
                <w:rFonts w:ascii="Times New Roman" w:hAnsi="Times New Roman"/>
                <w:sz w:val="20"/>
              </w:rPr>
            </w:pPr>
            <w:r>
              <w:rPr>
                <w:rFonts w:ascii="Times New Roman" w:hAnsi="Times New Roman"/>
                <w:sz w:val="20"/>
              </w:rPr>
              <w:t>Percent PM10 Hoteling Emissions of Total PM10 Emissions</w:t>
            </w:r>
          </w:p>
        </w:tc>
        <w:tc>
          <w:tcPr>
            <w:tcW w:w="1260" w:type="dxa"/>
          </w:tcPr>
          <w:p w14:paraId="19A3190A" w14:textId="77777777" w:rsidR="005F6EEE" w:rsidRDefault="005F6EEE" w:rsidP="006960A4">
            <w:pPr>
              <w:spacing w:line="300" w:lineRule="atLeast"/>
              <w:rPr>
                <w:rFonts w:ascii="Times New Roman" w:hAnsi="Times New Roman"/>
                <w:sz w:val="20"/>
              </w:rPr>
            </w:pPr>
            <w:r>
              <w:rPr>
                <w:rFonts w:ascii="Times New Roman" w:hAnsi="Times New Roman"/>
                <w:sz w:val="20"/>
              </w:rPr>
              <w:t>%</w:t>
            </w:r>
          </w:p>
        </w:tc>
        <w:tc>
          <w:tcPr>
            <w:tcW w:w="1278" w:type="dxa"/>
          </w:tcPr>
          <w:p w14:paraId="19A3190B" w14:textId="77777777" w:rsidR="005F6EEE" w:rsidRDefault="005F6EEE" w:rsidP="006960A4">
            <w:pPr>
              <w:spacing w:line="300" w:lineRule="atLeast"/>
              <w:rPr>
                <w:rFonts w:ascii="Times New Roman" w:hAnsi="Times New Roman"/>
                <w:sz w:val="20"/>
              </w:rPr>
            </w:pPr>
            <w:r>
              <w:rPr>
                <w:rFonts w:ascii="Times New Roman" w:hAnsi="Times New Roman"/>
                <w:sz w:val="20"/>
              </w:rPr>
              <w:t>41.30</w:t>
            </w:r>
          </w:p>
        </w:tc>
      </w:tr>
      <w:tr w:rsidR="005F6EEE" w14:paraId="19A31910" w14:textId="77777777" w:rsidTr="006960A4">
        <w:tc>
          <w:tcPr>
            <w:tcW w:w="6318" w:type="dxa"/>
          </w:tcPr>
          <w:p w14:paraId="19A3190D" w14:textId="77777777" w:rsidR="005F6EEE" w:rsidRDefault="005F6EEE" w:rsidP="006960A4">
            <w:pPr>
              <w:spacing w:line="300" w:lineRule="atLeast"/>
              <w:rPr>
                <w:rFonts w:ascii="Times New Roman" w:hAnsi="Times New Roman"/>
                <w:sz w:val="20"/>
              </w:rPr>
            </w:pPr>
            <w:r>
              <w:rPr>
                <w:rFonts w:ascii="Times New Roman" w:hAnsi="Times New Roman"/>
                <w:sz w:val="20"/>
              </w:rPr>
              <w:t>Total Future S-1560 Berth 1A PM10 Emissions</w:t>
            </w:r>
            <w:r w:rsidR="00E539F5">
              <w:rPr>
                <w:rFonts w:ascii="Times New Roman" w:hAnsi="Times New Roman"/>
                <w:sz w:val="20"/>
              </w:rPr>
              <w:t xml:space="preserve"> (4.1565 tons/</w:t>
            </w:r>
            <w:r w:rsidR="00CB5EC2">
              <w:rPr>
                <w:rFonts w:ascii="Times New Roman" w:hAnsi="Times New Roman"/>
                <w:sz w:val="20"/>
              </w:rPr>
              <w:t>year)</w:t>
            </w:r>
          </w:p>
        </w:tc>
        <w:tc>
          <w:tcPr>
            <w:tcW w:w="1260" w:type="dxa"/>
          </w:tcPr>
          <w:p w14:paraId="19A3190E" w14:textId="77777777" w:rsidR="005F6EEE" w:rsidRDefault="005F6EEE" w:rsidP="006960A4">
            <w:pPr>
              <w:spacing w:line="300" w:lineRule="atLeast"/>
              <w:rPr>
                <w:rFonts w:ascii="Times New Roman" w:hAnsi="Times New Roman"/>
                <w:sz w:val="20"/>
              </w:rPr>
            </w:pPr>
            <w:r>
              <w:rPr>
                <w:rFonts w:ascii="Times New Roman" w:hAnsi="Times New Roman"/>
                <w:sz w:val="20"/>
              </w:rPr>
              <w:t>Lbs/Year</w:t>
            </w:r>
          </w:p>
        </w:tc>
        <w:tc>
          <w:tcPr>
            <w:tcW w:w="1278" w:type="dxa"/>
          </w:tcPr>
          <w:p w14:paraId="19A3190F" w14:textId="77777777" w:rsidR="005F6EEE" w:rsidRDefault="00CB5EC2" w:rsidP="006960A4">
            <w:pPr>
              <w:spacing w:line="300" w:lineRule="atLeast"/>
              <w:rPr>
                <w:rFonts w:ascii="Times New Roman" w:hAnsi="Times New Roman"/>
                <w:sz w:val="20"/>
              </w:rPr>
            </w:pPr>
            <w:r>
              <w:rPr>
                <w:rFonts w:ascii="Times New Roman" w:hAnsi="Times New Roman"/>
                <w:sz w:val="20"/>
              </w:rPr>
              <w:t>8313</w:t>
            </w:r>
          </w:p>
        </w:tc>
      </w:tr>
      <w:tr w:rsidR="005F6EEE" w14:paraId="19A31914" w14:textId="77777777" w:rsidTr="006960A4">
        <w:tc>
          <w:tcPr>
            <w:tcW w:w="6318" w:type="dxa"/>
          </w:tcPr>
          <w:p w14:paraId="19A31911" w14:textId="77777777" w:rsidR="005F6EEE" w:rsidRDefault="005F6EEE" w:rsidP="006960A4">
            <w:pPr>
              <w:spacing w:line="300" w:lineRule="atLeast"/>
              <w:rPr>
                <w:rFonts w:ascii="Times New Roman" w:hAnsi="Times New Roman"/>
                <w:sz w:val="20"/>
              </w:rPr>
            </w:pPr>
            <w:r>
              <w:rPr>
                <w:rFonts w:ascii="Times New Roman" w:hAnsi="Times New Roman"/>
                <w:sz w:val="20"/>
              </w:rPr>
              <w:t>Total Future S-1560 Berth 1A Diesel Particulate Hoteling Emissions</w:t>
            </w:r>
          </w:p>
        </w:tc>
        <w:tc>
          <w:tcPr>
            <w:tcW w:w="1260" w:type="dxa"/>
          </w:tcPr>
          <w:p w14:paraId="19A31912" w14:textId="77777777" w:rsidR="005F6EEE" w:rsidRDefault="005F6EEE" w:rsidP="006960A4">
            <w:pPr>
              <w:spacing w:line="300" w:lineRule="atLeast"/>
              <w:rPr>
                <w:rFonts w:ascii="Times New Roman" w:hAnsi="Times New Roman"/>
                <w:sz w:val="20"/>
              </w:rPr>
            </w:pPr>
            <w:r>
              <w:rPr>
                <w:rFonts w:ascii="Times New Roman" w:hAnsi="Times New Roman"/>
                <w:sz w:val="20"/>
              </w:rPr>
              <w:t>Lbs/Year</w:t>
            </w:r>
          </w:p>
        </w:tc>
        <w:tc>
          <w:tcPr>
            <w:tcW w:w="1278" w:type="dxa"/>
          </w:tcPr>
          <w:p w14:paraId="19A31913" w14:textId="77777777" w:rsidR="005F6EEE" w:rsidRDefault="00CB5EC2" w:rsidP="006960A4">
            <w:pPr>
              <w:spacing w:line="300" w:lineRule="atLeast"/>
              <w:rPr>
                <w:rFonts w:ascii="Times New Roman" w:hAnsi="Times New Roman"/>
                <w:sz w:val="20"/>
              </w:rPr>
            </w:pPr>
            <w:r>
              <w:rPr>
                <w:rFonts w:ascii="Times New Roman" w:hAnsi="Times New Roman"/>
                <w:sz w:val="20"/>
              </w:rPr>
              <w:t>3433</w:t>
            </w:r>
          </w:p>
        </w:tc>
      </w:tr>
    </w:tbl>
    <w:p w14:paraId="19A31915" w14:textId="77777777" w:rsidR="005F6EEE" w:rsidRDefault="005F6EEE" w:rsidP="005F6EEE">
      <w:pPr>
        <w:spacing w:line="300" w:lineRule="atLeast"/>
        <w:rPr>
          <w:rFonts w:ascii="Times New Roman" w:hAnsi="Times New Roman"/>
          <w:sz w:val="20"/>
        </w:rPr>
      </w:pPr>
    </w:p>
    <w:p w14:paraId="19A31916" w14:textId="77777777" w:rsidR="005F6EEE" w:rsidRPr="00A9616F" w:rsidRDefault="005F6EEE" w:rsidP="005F6EEE">
      <w:pPr>
        <w:spacing w:line="300" w:lineRule="atLeast"/>
        <w:rPr>
          <w:rFonts w:ascii="Times New Roman" w:hAnsi="Times New Roman"/>
          <w:b/>
          <w:sz w:val="20"/>
        </w:rPr>
      </w:pPr>
      <w:r w:rsidRPr="00A9616F">
        <w:rPr>
          <w:rFonts w:ascii="Times New Roman" w:hAnsi="Times New Roman"/>
          <w:b/>
          <w:sz w:val="20"/>
        </w:rPr>
        <w:t>B.</w:t>
      </w:r>
      <w:r w:rsidRPr="00A9616F">
        <w:rPr>
          <w:rFonts w:ascii="Times New Roman" w:hAnsi="Times New Roman"/>
          <w:b/>
          <w:sz w:val="20"/>
        </w:rPr>
        <w:tab/>
        <w:t>S-1560 TAC Emissions from Loading Operations</w:t>
      </w:r>
    </w:p>
    <w:p w14:paraId="19A31917" w14:textId="77777777" w:rsidR="005F6EEE" w:rsidRDefault="005F6EEE" w:rsidP="005F6EEE">
      <w:pPr>
        <w:spacing w:line="300" w:lineRule="atLeast"/>
        <w:rPr>
          <w:rFonts w:ascii="Times New Roman" w:hAnsi="Times New Roman"/>
          <w:sz w:val="20"/>
        </w:rPr>
      </w:pPr>
    </w:p>
    <w:p w14:paraId="19A31918" w14:textId="77777777" w:rsidR="005F6EEE" w:rsidRDefault="005F6EEE" w:rsidP="00BA5BAF">
      <w:pPr>
        <w:autoSpaceDE w:val="0"/>
        <w:autoSpaceDN w:val="0"/>
        <w:adjustRightInd w:val="0"/>
        <w:rPr>
          <w:rFonts w:ascii="Times New Roman" w:hAnsi="Times New Roman"/>
          <w:sz w:val="20"/>
        </w:rPr>
      </w:pPr>
      <w:r>
        <w:rPr>
          <w:rFonts w:ascii="Times New Roman" w:hAnsi="Times New Roman"/>
          <w:sz w:val="20"/>
        </w:rPr>
        <w:t>Total Loading Operations Emissions during the 3-year baseline period were estimated in Part A.2 of the Emissions Calculations section above.  Emissions from gasoline loading will be recovered to be used as refinery fuel gas remote from Berth 1A.  Emissions from loading operations of other material during the baseline period (almost all Diesel) are emitted at Berth 1A.  The loading operation emissions during the 3-year baseline period are summarized in the following table.</w:t>
      </w:r>
    </w:p>
    <w:p w14:paraId="19A31919" w14:textId="77777777" w:rsidR="005F6EEE" w:rsidRDefault="005F6EEE" w:rsidP="005F6EEE">
      <w:pPr>
        <w:spacing w:line="300" w:lineRule="atLeast"/>
        <w:rPr>
          <w:rFonts w:ascii="Times New Roman" w:hAnsi="Times New Roman"/>
          <w:sz w:val="20"/>
        </w:rPr>
      </w:pPr>
    </w:p>
    <w:tbl>
      <w:tblPr>
        <w:tblStyle w:val="TableGrid"/>
        <w:tblW w:w="0" w:type="auto"/>
        <w:tblLook w:val="04A0" w:firstRow="1" w:lastRow="0" w:firstColumn="1" w:lastColumn="0" w:noHBand="0" w:noVBand="1"/>
      </w:tblPr>
      <w:tblGrid>
        <w:gridCol w:w="6318"/>
        <w:gridCol w:w="1260"/>
        <w:gridCol w:w="1278"/>
      </w:tblGrid>
      <w:tr w:rsidR="005F6EEE" w:rsidRPr="000F5065" w14:paraId="19A3191D" w14:textId="77777777" w:rsidTr="00F80460">
        <w:trPr>
          <w:cantSplit/>
          <w:tblHeader/>
        </w:trPr>
        <w:tc>
          <w:tcPr>
            <w:tcW w:w="6318" w:type="dxa"/>
            <w:shd w:val="clear" w:color="auto" w:fill="B8CCE4" w:themeFill="accent1" w:themeFillTint="66"/>
          </w:tcPr>
          <w:p w14:paraId="19A3191A"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Description</w:t>
            </w:r>
          </w:p>
        </w:tc>
        <w:tc>
          <w:tcPr>
            <w:tcW w:w="1260" w:type="dxa"/>
            <w:shd w:val="clear" w:color="auto" w:fill="B8CCE4" w:themeFill="accent1" w:themeFillTint="66"/>
          </w:tcPr>
          <w:p w14:paraId="19A3191B"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Units</w:t>
            </w:r>
          </w:p>
        </w:tc>
        <w:tc>
          <w:tcPr>
            <w:tcW w:w="1278" w:type="dxa"/>
            <w:shd w:val="clear" w:color="auto" w:fill="B8CCE4" w:themeFill="accent1" w:themeFillTint="66"/>
          </w:tcPr>
          <w:p w14:paraId="19A3191C"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Value</w:t>
            </w:r>
          </w:p>
        </w:tc>
      </w:tr>
      <w:tr w:rsidR="005F6EEE" w14:paraId="19A31921" w14:textId="77777777" w:rsidTr="006960A4">
        <w:tc>
          <w:tcPr>
            <w:tcW w:w="6318" w:type="dxa"/>
          </w:tcPr>
          <w:p w14:paraId="19A3191E" w14:textId="77777777" w:rsidR="005F6EEE" w:rsidRDefault="005F6EEE" w:rsidP="006960A4">
            <w:pPr>
              <w:spacing w:line="300" w:lineRule="atLeast"/>
              <w:rPr>
                <w:rFonts w:ascii="Times New Roman" w:hAnsi="Times New Roman"/>
                <w:sz w:val="20"/>
              </w:rPr>
            </w:pPr>
            <w:r>
              <w:rPr>
                <w:rFonts w:ascii="Times New Roman" w:hAnsi="Times New Roman"/>
                <w:sz w:val="20"/>
              </w:rPr>
              <w:t>Total 3-year Baseline Loading Operations Emissions</w:t>
            </w:r>
          </w:p>
        </w:tc>
        <w:tc>
          <w:tcPr>
            <w:tcW w:w="1260" w:type="dxa"/>
          </w:tcPr>
          <w:p w14:paraId="19A3191F"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920" w14:textId="77777777" w:rsidR="005F6EEE" w:rsidRDefault="005F6EEE" w:rsidP="006960A4">
            <w:pPr>
              <w:spacing w:line="300" w:lineRule="atLeast"/>
              <w:rPr>
                <w:rFonts w:ascii="Times New Roman" w:hAnsi="Times New Roman"/>
                <w:sz w:val="20"/>
              </w:rPr>
            </w:pPr>
            <w:r>
              <w:rPr>
                <w:rFonts w:ascii="Times New Roman" w:hAnsi="Times New Roman"/>
                <w:sz w:val="20"/>
              </w:rPr>
              <w:t>535</w:t>
            </w:r>
            <w:r w:rsidR="009017A3">
              <w:rPr>
                <w:rFonts w:ascii="Times New Roman" w:hAnsi="Times New Roman"/>
                <w:sz w:val="20"/>
              </w:rPr>
              <w:t>9</w:t>
            </w:r>
          </w:p>
        </w:tc>
      </w:tr>
      <w:tr w:rsidR="005F6EEE" w14:paraId="19A31925" w14:textId="77777777" w:rsidTr="006960A4">
        <w:tc>
          <w:tcPr>
            <w:tcW w:w="6318" w:type="dxa"/>
          </w:tcPr>
          <w:p w14:paraId="19A31922" w14:textId="77777777" w:rsidR="005F6EEE" w:rsidRDefault="005F6EEE" w:rsidP="006960A4">
            <w:pPr>
              <w:spacing w:line="300" w:lineRule="atLeast"/>
              <w:rPr>
                <w:rFonts w:ascii="Times New Roman" w:hAnsi="Times New Roman"/>
                <w:sz w:val="20"/>
              </w:rPr>
            </w:pPr>
            <w:r>
              <w:rPr>
                <w:rFonts w:ascii="Times New Roman" w:hAnsi="Times New Roman"/>
                <w:sz w:val="20"/>
              </w:rPr>
              <w:t>Total 3-Year Baseline Loading Emissions, Gasoline to Tanker</w:t>
            </w:r>
          </w:p>
        </w:tc>
        <w:tc>
          <w:tcPr>
            <w:tcW w:w="1260" w:type="dxa"/>
          </w:tcPr>
          <w:p w14:paraId="19A31923"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924" w14:textId="77777777" w:rsidR="005F6EEE" w:rsidRDefault="005F6EEE" w:rsidP="006960A4">
            <w:pPr>
              <w:spacing w:line="300" w:lineRule="atLeast"/>
              <w:rPr>
                <w:rFonts w:ascii="Times New Roman" w:hAnsi="Times New Roman"/>
                <w:sz w:val="20"/>
              </w:rPr>
            </w:pPr>
            <w:r>
              <w:rPr>
                <w:rFonts w:ascii="Times New Roman" w:hAnsi="Times New Roman"/>
                <w:sz w:val="20"/>
              </w:rPr>
              <w:t>840</w:t>
            </w:r>
          </w:p>
        </w:tc>
      </w:tr>
      <w:tr w:rsidR="005F6EEE" w14:paraId="19A31929" w14:textId="77777777" w:rsidTr="006960A4">
        <w:tc>
          <w:tcPr>
            <w:tcW w:w="6318" w:type="dxa"/>
          </w:tcPr>
          <w:p w14:paraId="19A31926" w14:textId="77777777" w:rsidR="005F6EEE" w:rsidRDefault="005F6EEE" w:rsidP="006960A4">
            <w:pPr>
              <w:spacing w:line="300" w:lineRule="atLeast"/>
              <w:rPr>
                <w:rFonts w:ascii="Times New Roman" w:hAnsi="Times New Roman"/>
                <w:sz w:val="20"/>
              </w:rPr>
            </w:pPr>
            <w:r>
              <w:rPr>
                <w:rFonts w:ascii="Times New Roman" w:hAnsi="Times New Roman"/>
                <w:sz w:val="20"/>
              </w:rPr>
              <w:t>Total 3-Year Baseline Loading Emissions, Gasoline to Barge</w:t>
            </w:r>
          </w:p>
        </w:tc>
        <w:tc>
          <w:tcPr>
            <w:tcW w:w="1260" w:type="dxa"/>
          </w:tcPr>
          <w:p w14:paraId="19A31927"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928" w14:textId="77777777" w:rsidR="005F6EEE" w:rsidRDefault="005F6EEE" w:rsidP="006960A4">
            <w:pPr>
              <w:spacing w:line="300" w:lineRule="atLeast"/>
              <w:rPr>
                <w:rFonts w:ascii="Times New Roman" w:hAnsi="Times New Roman"/>
                <w:sz w:val="20"/>
              </w:rPr>
            </w:pPr>
            <w:r>
              <w:rPr>
                <w:rFonts w:ascii="Times New Roman" w:hAnsi="Times New Roman"/>
                <w:sz w:val="20"/>
              </w:rPr>
              <w:t>675</w:t>
            </w:r>
          </w:p>
        </w:tc>
      </w:tr>
      <w:tr w:rsidR="005F6EEE" w14:paraId="19A3192D" w14:textId="77777777" w:rsidTr="006960A4">
        <w:tc>
          <w:tcPr>
            <w:tcW w:w="6318" w:type="dxa"/>
          </w:tcPr>
          <w:p w14:paraId="19A3192A" w14:textId="77777777" w:rsidR="005F6EEE" w:rsidRDefault="005F6EEE" w:rsidP="006960A4">
            <w:pPr>
              <w:spacing w:line="300" w:lineRule="atLeast"/>
              <w:rPr>
                <w:rFonts w:ascii="Times New Roman" w:hAnsi="Times New Roman"/>
                <w:sz w:val="20"/>
              </w:rPr>
            </w:pPr>
            <w:r>
              <w:rPr>
                <w:rFonts w:ascii="Times New Roman" w:hAnsi="Times New Roman"/>
                <w:sz w:val="20"/>
              </w:rPr>
              <w:t>Total 3-Year Baseline Gasoline Loading Emissions</w:t>
            </w:r>
          </w:p>
        </w:tc>
        <w:tc>
          <w:tcPr>
            <w:tcW w:w="1260" w:type="dxa"/>
          </w:tcPr>
          <w:p w14:paraId="19A3192B"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92C" w14:textId="77777777" w:rsidR="005F6EEE" w:rsidRDefault="005F6EEE" w:rsidP="006960A4">
            <w:pPr>
              <w:spacing w:line="300" w:lineRule="atLeast"/>
              <w:rPr>
                <w:rFonts w:ascii="Times New Roman" w:hAnsi="Times New Roman"/>
                <w:sz w:val="20"/>
              </w:rPr>
            </w:pPr>
            <w:r>
              <w:rPr>
                <w:rFonts w:ascii="Times New Roman" w:hAnsi="Times New Roman"/>
                <w:sz w:val="20"/>
              </w:rPr>
              <w:t>1515</w:t>
            </w:r>
          </w:p>
        </w:tc>
      </w:tr>
      <w:tr w:rsidR="005F6EEE" w14:paraId="19A31931" w14:textId="77777777" w:rsidTr="006960A4">
        <w:tc>
          <w:tcPr>
            <w:tcW w:w="6318" w:type="dxa"/>
          </w:tcPr>
          <w:p w14:paraId="19A3192E" w14:textId="77777777" w:rsidR="005F6EEE" w:rsidRDefault="005F6EEE" w:rsidP="006960A4">
            <w:pPr>
              <w:spacing w:line="300" w:lineRule="atLeast"/>
              <w:rPr>
                <w:rFonts w:ascii="Times New Roman" w:hAnsi="Times New Roman"/>
                <w:sz w:val="20"/>
              </w:rPr>
            </w:pPr>
            <w:r>
              <w:rPr>
                <w:rFonts w:ascii="Times New Roman" w:hAnsi="Times New Roman"/>
                <w:sz w:val="20"/>
              </w:rPr>
              <w:lastRenderedPageBreak/>
              <w:t xml:space="preserve">Total 3-Year Baseline Gasoline Loading Emissions % of Total </w:t>
            </w:r>
          </w:p>
        </w:tc>
        <w:tc>
          <w:tcPr>
            <w:tcW w:w="1260" w:type="dxa"/>
          </w:tcPr>
          <w:p w14:paraId="19A3192F" w14:textId="77777777" w:rsidR="005F6EEE" w:rsidRDefault="005F6EEE" w:rsidP="006960A4">
            <w:pPr>
              <w:spacing w:line="300" w:lineRule="atLeast"/>
              <w:rPr>
                <w:rFonts w:ascii="Times New Roman" w:hAnsi="Times New Roman"/>
                <w:sz w:val="20"/>
              </w:rPr>
            </w:pPr>
            <w:r>
              <w:rPr>
                <w:rFonts w:ascii="Times New Roman" w:hAnsi="Times New Roman"/>
                <w:sz w:val="20"/>
              </w:rPr>
              <w:t>%</w:t>
            </w:r>
          </w:p>
        </w:tc>
        <w:tc>
          <w:tcPr>
            <w:tcW w:w="1278" w:type="dxa"/>
          </w:tcPr>
          <w:p w14:paraId="19A31930" w14:textId="77777777" w:rsidR="005F6EEE" w:rsidRDefault="005F6EEE" w:rsidP="006960A4">
            <w:pPr>
              <w:spacing w:line="300" w:lineRule="atLeast"/>
              <w:rPr>
                <w:rFonts w:ascii="Times New Roman" w:hAnsi="Times New Roman"/>
                <w:sz w:val="20"/>
              </w:rPr>
            </w:pPr>
            <w:r>
              <w:rPr>
                <w:rFonts w:ascii="Times New Roman" w:hAnsi="Times New Roman"/>
                <w:sz w:val="20"/>
              </w:rPr>
              <w:t>28.28</w:t>
            </w:r>
          </w:p>
        </w:tc>
      </w:tr>
      <w:tr w:rsidR="005F6EEE" w14:paraId="19A31935" w14:textId="77777777" w:rsidTr="006960A4">
        <w:tc>
          <w:tcPr>
            <w:tcW w:w="6318" w:type="dxa"/>
          </w:tcPr>
          <w:p w14:paraId="19A31932" w14:textId="77777777" w:rsidR="005F6EEE" w:rsidRDefault="005F6EEE" w:rsidP="006960A4">
            <w:pPr>
              <w:spacing w:line="300" w:lineRule="atLeast"/>
              <w:rPr>
                <w:rFonts w:ascii="Times New Roman" w:hAnsi="Times New Roman"/>
                <w:sz w:val="20"/>
              </w:rPr>
            </w:pPr>
            <w:r>
              <w:rPr>
                <w:rFonts w:ascii="Times New Roman" w:hAnsi="Times New Roman"/>
                <w:sz w:val="20"/>
              </w:rPr>
              <w:t>Total 3-Year Baseline Loading Emissions, Diesel to Tanker</w:t>
            </w:r>
          </w:p>
        </w:tc>
        <w:tc>
          <w:tcPr>
            <w:tcW w:w="1260" w:type="dxa"/>
          </w:tcPr>
          <w:p w14:paraId="19A31933"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934" w14:textId="77777777" w:rsidR="005F6EEE" w:rsidRDefault="005F6EEE" w:rsidP="006960A4">
            <w:pPr>
              <w:spacing w:line="300" w:lineRule="atLeast"/>
              <w:rPr>
                <w:rFonts w:ascii="Times New Roman" w:hAnsi="Times New Roman"/>
                <w:sz w:val="20"/>
              </w:rPr>
            </w:pPr>
            <w:r>
              <w:rPr>
                <w:rFonts w:ascii="Times New Roman" w:hAnsi="Times New Roman"/>
                <w:sz w:val="20"/>
              </w:rPr>
              <w:t>3240</w:t>
            </w:r>
          </w:p>
        </w:tc>
      </w:tr>
      <w:tr w:rsidR="005F6EEE" w14:paraId="19A31939" w14:textId="77777777" w:rsidTr="006960A4">
        <w:tc>
          <w:tcPr>
            <w:tcW w:w="6318" w:type="dxa"/>
          </w:tcPr>
          <w:p w14:paraId="19A31936" w14:textId="77777777" w:rsidR="005F6EEE" w:rsidRDefault="005F6EEE" w:rsidP="006960A4">
            <w:pPr>
              <w:spacing w:line="300" w:lineRule="atLeast"/>
              <w:rPr>
                <w:rFonts w:ascii="Times New Roman" w:hAnsi="Times New Roman"/>
                <w:sz w:val="20"/>
              </w:rPr>
            </w:pPr>
            <w:r>
              <w:rPr>
                <w:rFonts w:ascii="Times New Roman" w:hAnsi="Times New Roman"/>
                <w:sz w:val="20"/>
              </w:rPr>
              <w:t>Total 3-Year Baseline Loading Emissions, Diesel to Barge</w:t>
            </w:r>
          </w:p>
        </w:tc>
        <w:tc>
          <w:tcPr>
            <w:tcW w:w="1260" w:type="dxa"/>
          </w:tcPr>
          <w:p w14:paraId="19A31937"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938" w14:textId="77777777" w:rsidR="005F6EEE" w:rsidRDefault="005F6EEE" w:rsidP="006960A4">
            <w:pPr>
              <w:spacing w:line="300" w:lineRule="atLeast"/>
              <w:rPr>
                <w:rFonts w:ascii="Times New Roman" w:hAnsi="Times New Roman"/>
                <w:sz w:val="20"/>
              </w:rPr>
            </w:pPr>
            <w:r>
              <w:rPr>
                <w:rFonts w:ascii="Times New Roman" w:hAnsi="Times New Roman"/>
                <w:sz w:val="20"/>
              </w:rPr>
              <w:t>602</w:t>
            </w:r>
          </w:p>
        </w:tc>
      </w:tr>
      <w:tr w:rsidR="005F6EEE" w14:paraId="19A3193D" w14:textId="77777777" w:rsidTr="006960A4">
        <w:tc>
          <w:tcPr>
            <w:tcW w:w="6318" w:type="dxa"/>
          </w:tcPr>
          <w:p w14:paraId="19A3193A" w14:textId="77777777" w:rsidR="005F6EEE" w:rsidRDefault="005F6EEE" w:rsidP="006960A4">
            <w:pPr>
              <w:spacing w:line="300" w:lineRule="atLeast"/>
              <w:rPr>
                <w:rFonts w:ascii="Times New Roman" w:hAnsi="Times New Roman"/>
                <w:sz w:val="20"/>
              </w:rPr>
            </w:pPr>
            <w:r>
              <w:rPr>
                <w:rFonts w:ascii="Times New Roman" w:hAnsi="Times New Roman"/>
                <w:sz w:val="20"/>
              </w:rPr>
              <w:t>Total 3-Year Baseline Diesel Loading Emissions</w:t>
            </w:r>
          </w:p>
        </w:tc>
        <w:tc>
          <w:tcPr>
            <w:tcW w:w="1260" w:type="dxa"/>
          </w:tcPr>
          <w:p w14:paraId="19A3193B" w14:textId="77777777" w:rsidR="005F6EEE" w:rsidRDefault="005F6EEE" w:rsidP="006960A4">
            <w:pPr>
              <w:spacing w:line="300" w:lineRule="atLeast"/>
              <w:rPr>
                <w:rFonts w:ascii="Times New Roman" w:hAnsi="Times New Roman"/>
                <w:sz w:val="20"/>
              </w:rPr>
            </w:pPr>
            <w:r>
              <w:rPr>
                <w:rFonts w:ascii="Times New Roman" w:hAnsi="Times New Roman"/>
                <w:sz w:val="20"/>
              </w:rPr>
              <w:t>Lbs</w:t>
            </w:r>
          </w:p>
        </w:tc>
        <w:tc>
          <w:tcPr>
            <w:tcW w:w="1278" w:type="dxa"/>
          </w:tcPr>
          <w:p w14:paraId="19A3193C" w14:textId="77777777" w:rsidR="005F6EEE" w:rsidRDefault="005F6EEE" w:rsidP="006960A4">
            <w:pPr>
              <w:spacing w:line="300" w:lineRule="atLeast"/>
              <w:rPr>
                <w:rFonts w:ascii="Times New Roman" w:hAnsi="Times New Roman"/>
                <w:sz w:val="20"/>
              </w:rPr>
            </w:pPr>
            <w:r>
              <w:rPr>
                <w:rFonts w:ascii="Times New Roman" w:hAnsi="Times New Roman"/>
                <w:sz w:val="20"/>
              </w:rPr>
              <w:t>3842</w:t>
            </w:r>
          </w:p>
        </w:tc>
      </w:tr>
      <w:tr w:rsidR="005F6EEE" w14:paraId="19A31941" w14:textId="77777777" w:rsidTr="006960A4">
        <w:tc>
          <w:tcPr>
            <w:tcW w:w="6318" w:type="dxa"/>
          </w:tcPr>
          <w:p w14:paraId="19A3193E" w14:textId="77777777" w:rsidR="005F6EEE" w:rsidRDefault="005F6EEE" w:rsidP="006960A4">
            <w:pPr>
              <w:spacing w:line="300" w:lineRule="atLeast"/>
              <w:rPr>
                <w:rFonts w:ascii="Times New Roman" w:hAnsi="Times New Roman"/>
                <w:sz w:val="20"/>
              </w:rPr>
            </w:pPr>
            <w:r>
              <w:rPr>
                <w:rFonts w:ascii="Times New Roman" w:hAnsi="Times New Roman"/>
                <w:sz w:val="20"/>
              </w:rPr>
              <w:t xml:space="preserve">Total 3-Year Baseline Diesel Loading Emissions % of Total </w:t>
            </w:r>
          </w:p>
        </w:tc>
        <w:tc>
          <w:tcPr>
            <w:tcW w:w="1260" w:type="dxa"/>
          </w:tcPr>
          <w:p w14:paraId="19A3193F" w14:textId="77777777" w:rsidR="005F6EEE" w:rsidRDefault="005F6EEE" w:rsidP="006960A4">
            <w:pPr>
              <w:spacing w:line="300" w:lineRule="atLeast"/>
              <w:rPr>
                <w:rFonts w:ascii="Times New Roman" w:hAnsi="Times New Roman"/>
                <w:sz w:val="20"/>
              </w:rPr>
            </w:pPr>
            <w:r>
              <w:rPr>
                <w:rFonts w:ascii="Times New Roman" w:hAnsi="Times New Roman"/>
                <w:sz w:val="20"/>
              </w:rPr>
              <w:t>%</w:t>
            </w:r>
          </w:p>
        </w:tc>
        <w:tc>
          <w:tcPr>
            <w:tcW w:w="1278" w:type="dxa"/>
          </w:tcPr>
          <w:p w14:paraId="19A31940" w14:textId="77777777" w:rsidR="005F6EEE" w:rsidRDefault="005F6EEE" w:rsidP="006960A4">
            <w:pPr>
              <w:spacing w:line="300" w:lineRule="atLeast"/>
              <w:rPr>
                <w:rFonts w:ascii="Times New Roman" w:hAnsi="Times New Roman"/>
                <w:sz w:val="20"/>
              </w:rPr>
            </w:pPr>
            <w:r>
              <w:rPr>
                <w:rFonts w:ascii="Times New Roman" w:hAnsi="Times New Roman"/>
                <w:sz w:val="20"/>
              </w:rPr>
              <w:t>71.72</w:t>
            </w:r>
          </w:p>
        </w:tc>
      </w:tr>
    </w:tbl>
    <w:p w14:paraId="19A31942" w14:textId="77777777" w:rsidR="005F6EEE" w:rsidRDefault="005F6EEE" w:rsidP="005F6EEE">
      <w:pPr>
        <w:spacing w:line="300" w:lineRule="atLeast"/>
        <w:rPr>
          <w:rFonts w:ascii="Times New Roman" w:hAnsi="Times New Roman"/>
          <w:sz w:val="20"/>
        </w:rPr>
      </w:pPr>
    </w:p>
    <w:p w14:paraId="19A31943" w14:textId="77777777" w:rsidR="005F6EEE" w:rsidRDefault="005F6EEE" w:rsidP="00BA5BAF">
      <w:pPr>
        <w:autoSpaceDE w:val="0"/>
        <w:autoSpaceDN w:val="0"/>
        <w:adjustRightInd w:val="0"/>
        <w:rPr>
          <w:rFonts w:ascii="Times New Roman" w:hAnsi="Times New Roman"/>
          <w:sz w:val="20"/>
        </w:rPr>
      </w:pPr>
      <w:r>
        <w:rPr>
          <w:rFonts w:ascii="Times New Roman" w:hAnsi="Times New Roman"/>
          <w:sz w:val="20"/>
        </w:rPr>
        <w:t>The total loading operations emissions for S-1560 Berth 1A</w:t>
      </w:r>
      <w:r w:rsidR="00762851">
        <w:rPr>
          <w:rFonts w:ascii="Times New Roman" w:hAnsi="Times New Roman"/>
          <w:sz w:val="20"/>
        </w:rPr>
        <w:t>, based on the proportions during the 3-year baseline (shown in the previous table) and the 20 ton/year POC loading operation s</w:t>
      </w:r>
      <w:r>
        <w:rPr>
          <w:rFonts w:ascii="Times New Roman" w:hAnsi="Times New Roman"/>
          <w:sz w:val="20"/>
        </w:rPr>
        <w:t xml:space="preserve"> are summarized in the following table.</w:t>
      </w:r>
    </w:p>
    <w:p w14:paraId="19A31944" w14:textId="77777777" w:rsidR="005F6EEE" w:rsidRDefault="005F6EEE" w:rsidP="005F6EEE">
      <w:pPr>
        <w:spacing w:line="300" w:lineRule="atLeast"/>
        <w:rPr>
          <w:rFonts w:ascii="Times New Roman" w:hAnsi="Times New Roman"/>
          <w:sz w:val="20"/>
        </w:rPr>
      </w:pPr>
    </w:p>
    <w:tbl>
      <w:tblPr>
        <w:tblStyle w:val="TableGrid"/>
        <w:tblW w:w="0" w:type="auto"/>
        <w:tblLook w:val="04A0" w:firstRow="1" w:lastRow="0" w:firstColumn="1" w:lastColumn="0" w:noHBand="0" w:noVBand="1"/>
      </w:tblPr>
      <w:tblGrid>
        <w:gridCol w:w="6318"/>
        <w:gridCol w:w="1260"/>
        <w:gridCol w:w="1278"/>
      </w:tblGrid>
      <w:tr w:rsidR="005F6EEE" w:rsidRPr="000F5065" w14:paraId="19A31948" w14:textId="77777777" w:rsidTr="00F80460">
        <w:trPr>
          <w:cantSplit/>
          <w:tblHeader/>
        </w:trPr>
        <w:tc>
          <w:tcPr>
            <w:tcW w:w="6318" w:type="dxa"/>
            <w:shd w:val="clear" w:color="auto" w:fill="B8CCE4" w:themeFill="accent1" w:themeFillTint="66"/>
          </w:tcPr>
          <w:p w14:paraId="19A31945"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Description</w:t>
            </w:r>
          </w:p>
        </w:tc>
        <w:tc>
          <w:tcPr>
            <w:tcW w:w="1260" w:type="dxa"/>
            <w:shd w:val="clear" w:color="auto" w:fill="B8CCE4" w:themeFill="accent1" w:themeFillTint="66"/>
          </w:tcPr>
          <w:p w14:paraId="19A31946"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Units</w:t>
            </w:r>
          </w:p>
        </w:tc>
        <w:tc>
          <w:tcPr>
            <w:tcW w:w="1278" w:type="dxa"/>
            <w:shd w:val="clear" w:color="auto" w:fill="B8CCE4" w:themeFill="accent1" w:themeFillTint="66"/>
          </w:tcPr>
          <w:p w14:paraId="19A31947"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Value</w:t>
            </w:r>
          </w:p>
        </w:tc>
      </w:tr>
      <w:tr w:rsidR="005F6EEE" w14:paraId="19A3194C" w14:textId="77777777" w:rsidTr="006960A4">
        <w:tc>
          <w:tcPr>
            <w:tcW w:w="6318" w:type="dxa"/>
          </w:tcPr>
          <w:p w14:paraId="19A31949" w14:textId="77777777" w:rsidR="005F6EEE" w:rsidRDefault="005F6EEE" w:rsidP="006960A4">
            <w:pPr>
              <w:spacing w:line="300" w:lineRule="atLeast"/>
              <w:rPr>
                <w:rFonts w:ascii="Times New Roman" w:hAnsi="Times New Roman"/>
                <w:sz w:val="20"/>
              </w:rPr>
            </w:pPr>
            <w:r>
              <w:rPr>
                <w:rFonts w:ascii="Times New Roman" w:hAnsi="Times New Roman"/>
                <w:sz w:val="20"/>
              </w:rPr>
              <w:t xml:space="preserve">Total S-1560 Loading Operations Emissions (based on </w:t>
            </w:r>
            <w:r w:rsidR="00762851">
              <w:rPr>
                <w:rFonts w:ascii="Times New Roman" w:hAnsi="Times New Roman"/>
                <w:sz w:val="20"/>
              </w:rPr>
              <w:t>20</w:t>
            </w:r>
            <w:r>
              <w:rPr>
                <w:rFonts w:ascii="Times New Roman" w:hAnsi="Times New Roman"/>
                <w:sz w:val="20"/>
              </w:rPr>
              <w:t xml:space="preserve"> ton/yr limit)</w:t>
            </w:r>
          </w:p>
        </w:tc>
        <w:tc>
          <w:tcPr>
            <w:tcW w:w="1260" w:type="dxa"/>
          </w:tcPr>
          <w:p w14:paraId="19A3194A" w14:textId="77777777" w:rsidR="005F6EEE" w:rsidRDefault="005F6EEE" w:rsidP="006960A4">
            <w:pPr>
              <w:spacing w:line="300" w:lineRule="atLeast"/>
              <w:rPr>
                <w:rFonts w:ascii="Times New Roman" w:hAnsi="Times New Roman"/>
                <w:sz w:val="20"/>
              </w:rPr>
            </w:pPr>
            <w:r>
              <w:rPr>
                <w:rFonts w:ascii="Times New Roman" w:hAnsi="Times New Roman"/>
                <w:sz w:val="20"/>
              </w:rPr>
              <w:t>Lbs/Year</w:t>
            </w:r>
          </w:p>
        </w:tc>
        <w:tc>
          <w:tcPr>
            <w:tcW w:w="1278" w:type="dxa"/>
          </w:tcPr>
          <w:p w14:paraId="19A3194B" w14:textId="77777777" w:rsidR="005F6EEE" w:rsidRDefault="00762851" w:rsidP="006960A4">
            <w:pPr>
              <w:spacing w:line="300" w:lineRule="atLeast"/>
              <w:rPr>
                <w:rFonts w:ascii="Times New Roman" w:hAnsi="Times New Roman"/>
                <w:sz w:val="20"/>
              </w:rPr>
            </w:pPr>
            <w:r>
              <w:rPr>
                <w:rFonts w:ascii="Times New Roman" w:hAnsi="Times New Roman"/>
                <w:sz w:val="20"/>
              </w:rPr>
              <w:t>4</w:t>
            </w:r>
            <w:r w:rsidR="005F6EEE">
              <w:rPr>
                <w:rFonts w:ascii="Times New Roman" w:hAnsi="Times New Roman"/>
                <w:sz w:val="20"/>
              </w:rPr>
              <w:t>0,000</w:t>
            </w:r>
          </w:p>
        </w:tc>
      </w:tr>
      <w:tr w:rsidR="005F6EEE" w14:paraId="19A31950" w14:textId="77777777" w:rsidTr="006960A4">
        <w:tc>
          <w:tcPr>
            <w:tcW w:w="6318" w:type="dxa"/>
          </w:tcPr>
          <w:p w14:paraId="19A3194D" w14:textId="77777777" w:rsidR="005F6EEE" w:rsidRDefault="005F6EEE" w:rsidP="006960A4">
            <w:pPr>
              <w:spacing w:line="300" w:lineRule="atLeast"/>
              <w:rPr>
                <w:rFonts w:ascii="Times New Roman" w:hAnsi="Times New Roman"/>
                <w:sz w:val="20"/>
              </w:rPr>
            </w:pPr>
            <w:r>
              <w:rPr>
                <w:rFonts w:ascii="Times New Roman" w:hAnsi="Times New Roman"/>
                <w:sz w:val="20"/>
              </w:rPr>
              <w:t xml:space="preserve">Total Gasoline Loading Emissions % of Total </w:t>
            </w:r>
          </w:p>
        </w:tc>
        <w:tc>
          <w:tcPr>
            <w:tcW w:w="1260" w:type="dxa"/>
          </w:tcPr>
          <w:p w14:paraId="19A3194E" w14:textId="77777777" w:rsidR="005F6EEE" w:rsidRDefault="005F6EEE" w:rsidP="006960A4">
            <w:pPr>
              <w:spacing w:line="300" w:lineRule="atLeast"/>
              <w:rPr>
                <w:rFonts w:ascii="Times New Roman" w:hAnsi="Times New Roman"/>
                <w:sz w:val="20"/>
              </w:rPr>
            </w:pPr>
            <w:r>
              <w:rPr>
                <w:rFonts w:ascii="Times New Roman" w:hAnsi="Times New Roman"/>
                <w:sz w:val="20"/>
              </w:rPr>
              <w:t>%</w:t>
            </w:r>
          </w:p>
        </w:tc>
        <w:tc>
          <w:tcPr>
            <w:tcW w:w="1278" w:type="dxa"/>
          </w:tcPr>
          <w:p w14:paraId="19A3194F" w14:textId="77777777" w:rsidR="005F6EEE" w:rsidRDefault="005F6EEE" w:rsidP="006960A4">
            <w:pPr>
              <w:spacing w:line="300" w:lineRule="atLeast"/>
              <w:rPr>
                <w:rFonts w:ascii="Times New Roman" w:hAnsi="Times New Roman"/>
                <w:sz w:val="20"/>
              </w:rPr>
            </w:pPr>
            <w:r>
              <w:rPr>
                <w:rFonts w:ascii="Times New Roman" w:hAnsi="Times New Roman"/>
                <w:sz w:val="20"/>
              </w:rPr>
              <w:t>28.28</w:t>
            </w:r>
          </w:p>
        </w:tc>
      </w:tr>
      <w:tr w:rsidR="005F6EEE" w14:paraId="19A31954" w14:textId="77777777" w:rsidTr="006960A4">
        <w:tc>
          <w:tcPr>
            <w:tcW w:w="6318" w:type="dxa"/>
          </w:tcPr>
          <w:p w14:paraId="19A31951" w14:textId="77777777" w:rsidR="005F6EEE" w:rsidRDefault="005F6EEE" w:rsidP="006960A4">
            <w:pPr>
              <w:spacing w:line="300" w:lineRule="atLeast"/>
              <w:rPr>
                <w:rFonts w:ascii="Times New Roman" w:hAnsi="Times New Roman"/>
                <w:sz w:val="20"/>
              </w:rPr>
            </w:pPr>
            <w:r>
              <w:rPr>
                <w:rFonts w:ascii="Times New Roman" w:hAnsi="Times New Roman"/>
                <w:sz w:val="20"/>
              </w:rPr>
              <w:t xml:space="preserve">Total Diesel Loading Emissions % of Total </w:t>
            </w:r>
          </w:p>
        </w:tc>
        <w:tc>
          <w:tcPr>
            <w:tcW w:w="1260" w:type="dxa"/>
          </w:tcPr>
          <w:p w14:paraId="19A31952" w14:textId="77777777" w:rsidR="005F6EEE" w:rsidRDefault="005F6EEE" w:rsidP="006960A4">
            <w:pPr>
              <w:spacing w:line="300" w:lineRule="atLeast"/>
              <w:rPr>
                <w:rFonts w:ascii="Times New Roman" w:hAnsi="Times New Roman"/>
                <w:sz w:val="20"/>
              </w:rPr>
            </w:pPr>
            <w:r>
              <w:rPr>
                <w:rFonts w:ascii="Times New Roman" w:hAnsi="Times New Roman"/>
                <w:sz w:val="20"/>
              </w:rPr>
              <w:t>%</w:t>
            </w:r>
          </w:p>
        </w:tc>
        <w:tc>
          <w:tcPr>
            <w:tcW w:w="1278" w:type="dxa"/>
          </w:tcPr>
          <w:p w14:paraId="19A31953" w14:textId="77777777" w:rsidR="005F6EEE" w:rsidRDefault="005F6EEE" w:rsidP="006960A4">
            <w:pPr>
              <w:spacing w:line="300" w:lineRule="atLeast"/>
              <w:rPr>
                <w:rFonts w:ascii="Times New Roman" w:hAnsi="Times New Roman"/>
                <w:sz w:val="20"/>
              </w:rPr>
            </w:pPr>
            <w:r>
              <w:rPr>
                <w:rFonts w:ascii="Times New Roman" w:hAnsi="Times New Roman"/>
                <w:sz w:val="20"/>
              </w:rPr>
              <w:t>71.72</w:t>
            </w:r>
          </w:p>
        </w:tc>
      </w:tr>
      <w:tr w:rsidR="005F6EEE" w14:paraId="19A31958" w14:textId="77777777" w:rsidTr="006960A4">
        <w:tc>
          <w:tcPr>
            <w:tcW w:w="6318" w:type="dxa"/>
          </w:tcPr>
          <w:p w14:paraId="19A31955" w14:textId="77777777" w:rsidR="005F6EEE" w:rsidRDefault="005F6EEE" w:rsidP="006960A4">
            <w:pPr>
              <w:spacing w:line="300" w:lineRule="atLeast"/>
              <w:rPr>
                <w:rFonts w:ascii="Times New Roman" w:hAnsi="Times New Roman"/>
                <w:sz w:val="20"/>
              </w:rPr>
            </w:pPr>
            <w:r>
              <w:rPr>
                <w:rFonts w:ascii="Times New Roman" w:hAnsi="Times New Roman"/>
                <w:sz w:val="20"/>
              </w:rPr>
              <w:t>Total Gasoline Loading Emissions</w:t>
            </w:r>
          </w:p>
        </w:tc>
        <w:tc>
          <w:tcPr>
            <w:tcW w:w="1260" w:type="dxa"/>
          </w:tcPr>
          <w:p w14:paraId="19A31956" w14:textId="77777777" w:rsidR="005F6EEE" w:rsidRDefault="005F6EEE" w:rsidP="006960A4">
            <w:pPr>
              <w:spacing w:line="300" w:lineRule="atLeast"/>
              <w:rPr>
                <w:rFonts w:ascii="Times New Roman" w:hAnsi="Times New Roman"/>
                <w:sz w:val="20"/>
              </w:rPr>
            </w:pPr>
            <w:r>
              <w:rPr>
                <w:rFonts w:ascii="Times New Roman" w:hAnsi="Times New Roman"/>
                <w:sz w:val="20"/>
              </w:rPr>
              <w:t>Lbs/Year</w:t>
            </w:r>
          </w:p>
        </w:tc>
        <w:tc>
          <w:tcPr>
            <w:tcW w:w="1278" w:type="dxa"/>
          </w:tcPr>
          <w:p w14:paraId="19A31957" w14:textId="77777777" w:rsidR="005F6EEE" w:rsidRDefault="00762851" w:rsidP="006960A4">
            <w:pPr>
              <w:spacing w:line="300" w:lineRule="atLeast"/>
              <w:rPr>
                <w:rFonts w:ascii="Times New Roman" w:hAnsi="Times New Roman"/>
                <w:sz w:val="20"/>
              </w:rPr>
            </w:pPr>
            <w:r>
              <w:rPr>
                <w:rFonts w:ascii="Times New Roman" w:hAnsi="Times New Roman"/>
                <w:sz w:val="20"/>
              </w:rPr>
              <w:t>11,312</w:t>
            </w:r>
          </w:p>
        </w:tc>
      </w:tr>
      <w:tr w:rsidR="005F6EEE" w14:paraId="19A3195C" w14:textId="77777777" w:rsidTr="006960A4">
        <w:tc>
          <w:tcPr>
            <w:tcW w:w="6318" w:type="dxa"/>
          </w:tcPr>
          <w:p w14:paraId="19A31959" w14:textId="77777777" w:rsidR="005F6EEE" w:rsidRDefault="005F6EEE" w:rsidP="006960A4">
            <w:pPr>
              <w:spacing w:line="300" w:lineRule="atLeast"/>
              <w:rPr>
                <w:rFonts w:ascii="Times New Roman" w:hAnsi="Times New Roman"/>
                <w:sz w:val="20"/>
              </w:rPr>
            </w:pPr>
            <w:r>
              <w:rPr>
                <w:rFonts w:ascii="Times New Roman" w:hAnsi="Times New Roman"/>
                <w:sz w:val="20"/>
              </w:rPr>
              <w:t>Total Diesel Loading Emissions</w:t>
            </w:r>
          </w:p>
        </w:tc>
        <w:tc>
          <w:tcPr>
            <w:tcW w:w="1260" w:type="dxa"/>
          </w:tcPr>
          <w:p w14:paraId="19A3195A" w14:textId="77777777" w:rsidR="005F6EEE" w:rsidRDefault="005F6EEE" w:rsidP="006960A4">
            <w:pPr>
              <w:spacing w:line="300" w:lineRule="atLeast"/>
              <w:rPr>
                <w:rFonts w:ascii="Times New Roman" w:hAnsi="Times New Roman"/>
                <w:sz w:val="20"/>
              </w:rPr>
            </w:pPr>
            <w:r>
              <w:rPr>
                <w:rFonts w:ascii="Times New Roman" w:hAnsi="Times New Roman"/>
                <w:sz w:val="20"/>
              </w:rPr>
              <w:t>Lbs/Year</w:t>
            </w:r>
          </w:p>
        </w:tc>
        <w:tc>
          <w:tcPr>
            <w:tcW w:w="1278" w:type="dxa"/>
          </w:tcPr>
          <w:p w14:paraId="19A3195B" w14:textId="77777777" w:rsidR="005F6EEE" w:rsidRDefault="00762851" w:rsidP="006960A4">
            <w:pPr>
              <w:spacing w:line="300" w:lineRule="atLeast"/>
              <w:rPr>
                <w:rFonts w:ascii="Times New Roman" w:hAnsi="Times New Roman"/>
                <w:sz w:val="20"/>
              </w:rPr>
            </w:pPr>
            <w:r>
              <w:rPr>
                <w:rFonts w:ascii="Times New Roman" w:hAnsi="Times New Roman"/>
                <w:sz w:val="20"/>
              </w:rPr>
              <w:t>28,688</w:t>
            </w:r>
          </w:p>
        </w:tc>
      </w:tr>
    </w:tbl>
    <w:p w14:paraId="19A3195D" w14:textId="77777777" w:rsidR="005F6EEE" w:rsidRDefault="005F6EEE" w:rsidP="005F6EEE">
      <w:pPr>
        <w:spacing w:line="300" w:lineRule="atLeast"/>
        <w:rPr>
          <w:rFonts w:ascii="Times New Roman" w:hAnsi="Times New Roman"/>
          <w:sz w:val="20"/>
        </w:rPr>
      </w:pPr>
    </w:p>
    <w:p w14:paraId="19A3195E" w14:textId="77777777" w:rsidR="00D72125" w:rsidRDefault="00762851" w:rsidP="00BA5BAF">
      <w:pPr>
        <w:autoSpaceDE w:val="0"/>
        <w:autoSpaceDN w:val="0"/>
        <w:adjustRightInd w:val="0"/>
        <w:rPr>
          <w:rFonts w:ascii="Times New Roman" w:hAnsi="Times New Roman"/>
          <w:sz w:val="20"/>
        </w:rPr>
      </w:pPr>
      <w:r>
        <w:rPr>
          <w:rFonts w:ascii="Times New Roman" w:hAnsi="Times New Roman"/>
          <w:sz w:val="20"/>
        </w:rPr>
        <w:t xml:space="preserve">However, to conservatively estimate TAC emissions for loading operations, Tesoro has requested the TAC emissions be based on </w:t>
      </w:r>
      <w:r w:rsidR="00D72125">
        <w:rPr>
          <w:rFonts w:ascii="Times New Roman" w:hAnsi="Times New Roman"/>
          <w:sz w:val="20"/>
        </w:rPr>
        <w:t>the following criteria:</w:t>
      </w:r>
    </w:p>
    <w:p w14:paraId="19A3195F" w14:textId="77777777" w:rsidR="00D72125" w:rsidRDefault="00D72125" w:rsidP="00BA5BAF">
      <w:pPr>
        <w:autoSpaceDE w:val="0"/>
        <w:autoSpaceDN w:val="0"/>
        <w:adjustRightInd w:val="0"/>
        <w:rPr>
          <w:rFonts w:ascii="Times New Roman" w:hAnsi="Times New Roman"/>
          <w:sz w:val="20"/>
        </w:rPr>
      </w:pPr>
    </w:p>
    <w:tbl>
      <w:tblPr>
        <w:tblStyle w:val="TableGrid"/>
        <w:tblW w:w="0" w:type="auto"/>
        <w:tblLook w:val="04A0" w:firstRow="1" w:lastRow="0" w:firstColumn="1" w:lastColumn="0" w:noHBand="0" w:noVBand="1"/>
      </w:tblPr>
      <w:tblGrid>
        <w:gridCol w:w="6318"/>
        <w:gridCol w:w="1260"/>
        <w:gridCol w:w="1278"/>
      </w:tblGrid>
      <w:tr w:rsidR="00D72125" w:rsidRPr="000F5065" w14:paraId="19A31965" w14:textId="77777777" w:rsidTr="0076429A">
        <w:trPr>
          <w:cantSplit/>
          <w:tblHeader/>
        </w:trPr>
        <w:tc>
          <w:tcPr>
            <w:tcW w:w="6318" w:type="dxa"/>
            <w:shd w:val="clear" w:color="auto" w:fill="B8CCE4" w:themeFill="accent1" w:themeFillTint="66"/>
          </w:tcPr>
          <w:p w14:paraId="19A31960" w14:textId="77777777" w:rsidR="00D72125" w:rsidRPr="000F5065" w:rsidRDefault="00D72125" w:rsidP="0076429A">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Description</w:t>
            </w:r>
          </w:p>
        </w:tc>
        <w:tc>
          <w:tcPr>
            <w:tcW w:w="1260" w:type="dxa"/>
            <w:shd w:val="clear" w:color="auto" w:fill="B8CCE4" w:themeFill="accent1" w:themeFillTint="66"/>
          </w:tcPr>
          <w:p w14:paraId="19A31961" w14:textId="77777777" w:rsidR="00D72125" w:rsidRDefault="00D72125" w:rsidP="0076429A">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 Basis</w:t>
            </w:r>
          </w:p>
          <w:p w14:paraId="19A31962" w14:textId="77777777" w:rsidR="00D72125" w:rsidRPr="000F5065" w:rsidRDefault="00D72125" w:rsidP="0076429A">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tpy</w:t>
            </w:r>
          </w:p>
        </w:tc>
        <w:tc>
          <w:tcPr>
            <w:tcW w:w="1278" w:type="dxa"/>
            <w:shd w:val="clear" w:color="auto" w:fill="B8CCE4" w:themeFill="accent1" w:themeFillTint="66"/>
          </w:tcPr>
          <w:p w14:paraId="19A31963" w14:textId="77777777" w:rsidR="00D72125" w:rsidRDefault="00D72125" w:rsidP="0076429A">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 Basis</w:t>
            </w:r>
          </w:p>
          <w:p w14:paraId="19A31964" w14:textId="77777777" w:rsidR="00D72125" w:rsidRPr="000F5065" w:rsidRDefault="00D72125" w:rsidP="0076429A">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lb/year</w:t>
            </w:r>
          </w:p>
        </w:tc>
      </w:tr>
      <w:tr w:rsidR="00D72125" w14:paraId="19A31969" w14:textId="77777777" w:rsidTr="0076429A">
        <w:tc>
          <w:tcPr>
            <w:tcW w:w="6318" w:type="dxa"/>
          </w:tcPr>
          <w:p w14:paraId="19A31966" w14:textId="77777777" w:rsidR="00D72125" w:rsidRDefault="00D72125" w:rsidP="0076429A">
            <w:pPr>
              <w:spacing w:line="300" w:lineRule="atLeast"/>
              <w:rPr>
                <w:rFonts w:ascii="Times New Roman" w:hAnsi="Times New Roman"/>
                <w:sz w:val="20"/>
              </w:rPr>
            </w:pPr>
            <w:r>
              <w:rPr>
                <w:rFonts w:ascii="Times New Roman" w:hAnsi="Times New Roman"/>
                <w:sz w:val="20"/>
              </w:rPr>
              <w:t>Total S-1560 Loading Operations Emissions (based on 20 ton/yr limit)</w:t>
            </w:r>
          </w:p>
        </w:tc>
        <w:tc>
          <w:tcPr>
            <w:tcW w:w="1260" w:type="dxa"/>
          </w:tcPr>
          <w:p w14:paraId="19A31967" w14:textId="77777777" w:rsidR="00D72125" w:rsidRDefault="00D72125" w:rsidP="0076429A">
            <w:pPr>
              <w:spacing w:line="300" w:lineRule="atLeast"/>
              <w:jc w:val="center"/>
              <w:rPr>
                <w:rFonts w:ascii="Times New Roman" w:hAnsi="Times New Roman"/>
                <w:sz w:val="20"/>
              </w:rPr>
            </w:pPr>
            <w:r>
              <w:rPr>
                <w:rFonts w:ascii="Times New Roman" w:hAnsi="Times New Roman"/>
                <w:sz w:val="20"/>
              </w:rPr>
              <w:t>20</w:t>
            </w:r>
          </w:p>
        </w:tc>
        <w:tc>
          <w:tcPr>
            <w:tcW w:w="1278" w:type="dxa"/>
          </w:tcPr>
          <w:p w14:paraId="19A31968" w14:textId="77777777" w:rsidR="00D72125" w:rsidRDefault="00D72125" w:rsidP="0076429A">
            <w:pPr>
              <w:spacing w:line="300" w:lineRule="atLeast"/>
              <w:jc w:val="center"/>
              <w:rPr>
                <w:rFonts w:ascii="Times New Roman" w:hAnsi="Times New Roman"/>
                <w:sz w:val="20"/>
              </w:rPr>
            </w:pPr>
            <w:r>
              <w:rPr>
                <w:rFonts w:ascii="Times New Roman" w:hAnsi="Times New Roman"/>
                <w:sz w:val="20"/>
              </w:rPr>
              <w:t>40,000</w:t>
            </w:r>
          </w:p>
        </w:tc>
      </w:tr>
      <w:tr w:rsidR="00D72125" w14:paraId="19A3196D" w14:textId="77777777" w:rsidTr="0076429A">
        <w:tc>
          <w:tcPr>
            <w:tcW w:w="6318" w:type="dxa"/>
          </w:tcPr>
          <w:p w14:paraId="19A3196A" w14:textId="77777777" w:rsidR="00D72125" w:rsidRPr="0040789B" w:rsidRDefault="00D72125" w:rsidP="0076429A">
            <w:pPr>
              <w:spacing w:line="300" w:lineRule="atLeast"/>
              <w:rPr>
                <w:rFonts w:ascii="Times New Roman" w:hAnsi="Times New Roman"/>
                <w:sz w:val="20"/>
              </w:rPr>
            </w:pPr>
            <w:r>
              <w:rPr>
                <w:rFonts w:ascii="Times New Roman" w:hAnsi="Times New Roman"/>
                <w:sz w:val="20"/>
              </w:rPr>
              <w:t>Maximum Expected</w:t>
            </w:r>
            <w:r w:rsidRPr="0040789B">
              <w:rPr>
                <w:rFonts w:ascii="Times New Roman" w:hAnsi="Times New Roman"/>
                <w:sz w:val="20"/>
              </w:rPr>
              <w:t xml:space="preserve"> </w:t>
            </w:r>
            <w:r>
              <w:rPr>
                <w:rFonts w:ascii="Times New Roman" w:hAnsi="Times New Roman"/>
                <w:sz w:val="20"/>
              </w:rPr>
              <w:t>G</w:t>
            </w:r>
            <w:r w:rsidRPr="0040789B">
              <w:rPr>
                <w:rFonts w:ascii="Times New Roman" w:hAnsi="Times New Roman"/>
                <w:sz w:val="20"/>
              </w:rPr>
              <w:t xml:space="preserve">asoline </w:t>
            </w:r>
            <w:r>
              <w:rPr>
                <w:rFonts w:ascii="Times New Roman" w:hAnsi="Times New Roman"/>
                <w:sz w:val="20"/>
              </w:rPr>
              <w:t>L</w:t>
            </w:r>
            <w:r w:rsidRPr="0040789B">
              <w:rPr>
                <w:rFonts w:ascii="Times New Roman" w:hAnsi="Times New Roman"/>
                <w:sz w:val="20"/>
              </w:rPr>
              <w:t xml:space="preserve">oading </w:t>
            </w:r>
            <w:r>
              <w:rPr>
                <w:rFonts w:ascii="Times New Roman" w:hAnsi="Times New Roman"/>
                <w:sz w:val="20"/>
              </w:rPr>
              <w:t>E</w:t>
            </w:r>
            <w:r w:rsidRPr="0040789B">
              <w:rPr>
                <w:rFonts w:ascii="Times New Roman" w:hAnsi="Times New Roman"/>
                <w:sz w:val="20"/>
              </w:rPr>
              <w:t>missions</w:t>
            </w:r>
          </w:p>
        </w:tc>
        <w:tc>
          <w:tcPr>
            <w:tcW w:w="1260" w:type="dxa"/>
          </w:tcPr>
          <w:p w14:paraId="19A3196B" w14:textId="77777777" w:rsidR="00D72125" w:rsidRPr="00F21CAB" w:rsidRDefault="00D72125" w:rsidP="0076429A">
            <w:pPr>
              <w:spacing w:line="300" w:lineRule="atLeast"/>
              <w:jc w:val="center"/>
              <w:rPr>
                <w:rFonts w:ascii="Times New Roman" w:hAnsi="Times New Roman"/>
                <w:sz w:val="20"/>
              </w:rPr>
            </w:pPr>
            <w:r>
              <w:rPr>
                <w:rFonts w:ascii="Times New Roman" w:hAnsi="Times New Roman"/>
                <w:sz w:val="20"/>
              </w:rPr>
              <w:t>20</w:t>
            </w:r>
          </w:p>
        </w:tc>
        <w:tc>
          <w:tcPr>
            <w:tcW w:w="1278" w:type="dxa"/>
          </w:tcPr>
          <w:p w14:paraId="19A3196C" w14:textId="77777777" w:rsidR="00D72125" w:rsidRPr="0040789B" w:rsidRDefault="00D72125" w:rsidP="0076429A">
            <w:pPr>
              <w:spacing w:line="300" w:lineRule="atLeast"/>
              <w:jc w:val="center"/>
              <w:rPr>
                <w:rFonts w:ascii="Times New Roman" w:hAnsi="Times New Roman"/>
                <w:sz w:val="20"/>
              </w:rPr>
            </w:pPr>
            <w:r>
              <w:rPr>
                <w:rFonts w:ascii="Times New Roman" w:hAnsi="Times New Roman"/>
                <w:sz w:val="20"/>
              </w:rPr>
              <w:t>40,000</w:t>
            </w:r>
          </w:p>
        </w:tc>
      </w:tr>
      <w:tr w:rsidR="00D72125" w14:paraId="19A31971" w14:textId="77777777" w:rsidTr="0076429A">
        <w:tc>
          <w:tcPr>
            <w:tcW w:w="6318" w:type="dxa"/>
          </w:tcPr>
          <w:p w14:paraId="19A3196E" w14:textId="77777777" w:rsidR="00D72125" w:rsidRPr="0040789B" w:rsidRDefault="00D72125" w:rsidP="0076429A">
            <w:pPr>
              <w:spacing w:line="300" w:lineRule="atLeast"/>
              <w:rPr>
                <w:rFonts w:ascii="Times New Roman" w:hAnsi="Times New Roman"/>
                <w:sz w:val="20"/>
              </w:rPr>
            </w:pPr>
            <w:r>
              <w:rPr>
                <w:rFonts w:ascii="Times New Roman" w:hAnsi="Times New Roman"/>
                <w:sz w:val="20"/>
              </w:rPr>
              <w:t xml:space="preserve">Maximum Expected </w:t>
            </w:r>
            <w:r w:rsidRPr="0040789B">
              <w:rPr>
                <w:rFonts w:ascii="Times New Roman" w:hAnsi="Times New Roman"/>
                <w:sz w:val="20"/>
              </w:rPr>
              <w:t>Diesel Loading Emissions</w:t>
            </w:r>
          </w:p>
        </w:tc>
        <w:tc>
          <w:tcPr>
            <w:tcW w:w="1260" w:type="dxa"/>
          </w:tcPr>
          <w:p w14:paraId="19A3196F" w14:textId="77777777" w:rsidR="00D72125" w:rsidRPr="00F21CAB" w:rsidRDefault="00D72125" w:rsidP="0076429A">
            <w:pPr>
              <w:spacing w:line="300" w:lineRule="atLeast"/>
              <w:jc w:val="center"/>
              <w:rPr>
                <w:rFonts w:ascii="Times New Roman" w:hAnsi="Times New Roman"/>
                <w:sz w:val="20"/>
              </w:rPr>
            </w:pPr>
            <w:r>
              <w:rPr>
                <w:rFonts w:ascii="Times New Roman" w:hAnsi="Times New Roman"/>
                <w:sz w:val="20"/>
              </w:rPr>
              <w:t>5</w:t>
            </w:r>
          </w:p>
        </w:tc>
        <w:tc>
          <w:tcPr>
            <w:tcW w:w="1278" w:type="dxa"/>
          </w:tcPr>
          <w:p w14:paraId="19A31970" w14:textId="77777777" w:rsidR="00D72125" w:rsidRPr="0040789B" w:rsidRDefault="00D72125" w:rsidP="0076429A">
            <w:pPr>
              <w:spacing w:line="300" w:lineRule="atLeast"/>
              <w:jc w:val="center"/>
              <w:rPr>
                <w:rFonts w:ascii="Times New Roman" w:hAnsi="Times New Roman"/>
                <w:sz w:val="20"/>
              </w:rPr>
            </w:pPr>
            <w:r>
              <w:rPr>
                <w:rFonts w:ascii="Times New Roman" w:hAnsi="Times New Roman"/>
                <w:sz w:val="20"/>
              </w:rPr>
              <w:t>10,000</w:t>
            </w:r>
          </w:p>
        </w:tc>
      </w:tr>
    </w:tbl>
    <w:p w14:paraId="19A31972" w14:textId="77777777" w:rsidR="00D72125" w:rsidRDefault="00D72125" w:rsidP="00BA5BAF">
      <w:pPr>
        <w:autoSpaceDE w:val="0"/>
        <w:autoSpaceDN w:val="0"/>
        <w:adjustRightInd w:val="0"/>
        <w:rPr>
          <w:rFonts w:ascii="Times New Roman" w:hAnsi="Times New Roman"/>
          <w:sz w:val="20"/>
        </w:rPr>
      </w:pPr>
    </w:p>
    <w:p w14:paraId="19A31973" w14:textId="77777777" w:rsidR="005F6EEE" w:rsidRDefault="005F6EEE" w:rsidP="00BA5BAF">
      <w:pPr>
        <w:autoSpaceDE w:val="0"/>
        <w:autoSpaceDN w:val="0"/>
        <w:adjustRightInd w:val="0"/>
        <w:rPr>
          <w:rFonts w:ascii="Times New Roman" w:hAnsi="Times New Roman"/>
          <w:sz w:val="20"/>
        </w:rPr>
      </w:pPr>
      <w:r>
        <w:rPr>
          <w:rFonts w:ascii="Times New Roman" w:hAnsi="Times New Roman"/>
          <w:sz w:val="20"/>
        </w:rPr>
        <w:t xml:space="preserve">TAC composition of gasoline and diesel are specified on the material MSDSs.  Composition of the loading operation vapor emissions are determined using Raoult's Law applied to the liquid material composition.  </w:t>
      </w:r>
      <w:r w:rsidR="003246FF">
        <w:rPr>
          <w:rFonts w:ascii="Times New Roman" w:hAnsi="Times New Roman"/>
          <w:sz w:val="20"/>
        </w:rPr>
        <w:t>This was done</w:t>
      </w:r>
      <w:r>
        <w:rPr>
          <w:rFonts w:ascii="Times New Roman" w:hAnsi="Times New Roman"/>
          <w:sz w:val="20"/>
        </w:rPr>
        <w:t xml:space="preserve"> when the emissions of S-1564 Recovered Oil Tank were evaluated, </w:t>
      </w:r>
      <w:r w:rsidR="003246FF">
        <w:rPr>
          <w:rFonts w:ascii="Times New Roman" w:hAnsi="Times New Roman"/>
          <w:sz w:val="20"/>
        </w:rPr>
        <w:t xml:space="preserve">and </w:t>
      </w:r>
      <w:r>
        <w:rPr>
          <w:rFonts w:ascii="Times New Roman" w:hAnsi="Times New Roman"/>
          <w:sz w:val="20"/>
        </w:rPr>
        <w:t>the TAC compositions of gasoline and diesel were included in the TANKS 4.0d estimates (see Part E below).  The results of these tank emission estimates include the tank emissions TAC composition.  The gasoline and diesel compositions are summarized in the following table.</w:t>
      </w:r>
    </w:p>
    <w:p w14:paraId="19A31974" w14:textId="77777777" w:rsidR="008D3AAA" w:rsidRDefault="008D3AAA" w:rsidP="00BA5BAF">
      <w:pPr>
        <w:autoSpaceDE w:val="0"/>
        <w:autoSpaceDN w:val="0"/>
        <w:adjustRightInd w:val="0"/>
        <w:rPr>
          <w:rFonts w:ascii="Times New Roman" w:hAnsi="Times New Roman"/>
          <w:sz w:val="20"/>
        </w:rPr>
      </w:pPr>
    </w:p>
    <w:p w14:paraId="19A31975" w14:textId="77777777" w:rsidR="005F6EEE" w:rsidRDefault="005F6EEE" w:rsidP="00BA5BAF">
      <w:pPr>
        <w:autoSpaceDE w:val="0"/>
        <w:autoSpaceDN w:val="0"/>
        <w:adjustRightInd w:val="0"/>
        <w:rPr>
          <w:rFonts w:ascii="Times New Roman" w:hAnsi="Times New Roman"/>
          <w:sz w:val="20"/>
        </w:rPr>
      </w:pPr>
    </w:p>
    <w:tbl>
      <w:tblPr>
        <w:tblStyle w:val="TableGrid"/>
        <w:tblW w:w="0" w:type="auto"/>
        <w:tblLook w:val="04A0" w:firstRow="1" w:lastRow="0" w:firstColumn="1" w:lastColumn="0" w:noHBand="0" w:noVBand="1"/>
      </w:tblPr>
      <w:tblGrid>
        <w:gridCol w:w="1771"/>
        <w:gridCol w:w="1577"/>
        <w:gridCol w:w="1260"/>
        <w:gridCol w:w="1890"/>
        <w:gridCol w:w="1710"/>
      </w:tblGrid>
      <w:tr w:rsidR="005F6EEE" w:rsidRPr="000F5065" w14:paraId="19A3197B" w14:textId="77777777" w:rsidTr="00F80460">
        <w:trPr>
          <w:cantSplit/>
          <w:tblHeader/>
        </w:trPr>
        <w:tc>
          <w:tcPr>
            <w:tcW w:w="1771" w:type="dxa"/>
            <w:shd w:val="clear" w:color="auto" w:fill="B8CCE4" w:themeFill="accent1" w:themeFillTint="66"/>
          </w:tcPr>
          <w:p w14:paraId="19A31976"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TAC</w:t>
            </w:r>
          </w:p>
        </w:tc>
        <w:tc>
          <w:tcPr>
            <w:tcW w:w="1577" w:type="dxa"/>
            <w:shd w:val="clear" w:color="auto" w:fill="B8CCE4" w:themeFill="accent1" w:themeFillTint="66"/>
          </w:tcPr>
          <w:p w14:paraId="19A31977"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Gasoline wt%</w:t>
            </w:r>
          </w:p>
        </w:tc>
        <w:tc>
          <w:tcPr>
            <w:tcW w:w="1260" w:type="dxa"/>
            <w:shd w:val="clear" w:color="auto" w:fill="B8CCE4" w:themeFill="accent1" w:themeFillTint="66"/>
          </w:tcPr>
          <w:p w14:paraId="19A31978"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Diesel wt%</w:t>
            </w:r>
          </w:p>
        </w:tc>
        <w:tc>
          <w:tcPr>
            <w:tcW w:w="1890" w:type="dxa"/>
            <w:shd w:val="clear" w:color="auto" w:fill="B8CCE4" w:themeFill="accent1" w:themeFillTint="66"/>
          </w:tcPr>
          <w:p w14:paraId="19A31979"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Gasoline Vapor wt%</w:t>
            </w:r>
          </w:p>
        </w:tc>
        <w:tc>
          <w:tcPr>
            <w:tcW w:w="1710" w:type="dxa"/>
            <w:shd w:val="clear" w:color="auto" w:fill="B8CCE4" w:themeFill="accent1" w:themeFillTint="66"/>
          </w:tcPr>
          <w:p w14:paraId="19A3197A"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Diesel Vapor wt%</w:t>
            </w:r>
          </w:p>
        </w:tc>
      </w:tr>
      <w:tr w:rsidR="005F6EEE" w14:paraId="19A31981" w14:textId="77777777" w:rsidTr="006960A4">
        <w:tc>
          <w:tcPr>
            <w:tcW w:w="1771" w:type="dxa"/>
          </w:tcPr>
          <w:p w14:paraId="19A3197C"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Toluene</w:t>
            </w:r>
          </w:p>
        </w:tc>
        <w:tc>
          <w:tcPr>
            <w:tcW w:w="1577" w:type="dxa"/>
            <w:vAlign w:val="bottom"/>
          </w:tcPr>
          <w:p w14:paraId="19A3197D"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30%</w:t>
            </w:r>
          </w:p>
        </w:tc>
        <w:tc>
          <w:tcPr>
            <w:tcW w:w="1260" w:type="dxa"/>
          </w:tcPr>
          <w:p w14:paraId="19A3197E" w14:textId="77777777" w:rsidR="005F6EEE" w:rsidRDefault="005F6EEE" w:rsidP="006960A4">
            <w:pPr>
              <w:spacing w:line="300" w:lineRule="atLeast"/>
              <w:jc w:val="center"/>
              <w:rPr>
                <w:rFonts w:ascii="Times New Roman" w:hAnsi="Times New Roman"/>
                <w:sz w:val="20"/>
              </w:rPr>
            </w:pPr>
          </w:p>
        </w:tc>
        <w:tc>
          <w:tcPr>
            <w:tcW w:w="1890" w:type="dxa"/>
            <w:vAlign w:val="bottom"/>
          </w:tcPr>
          <w:p w14:paraId="19A3197F"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1.717%</w:t>
            </w:r>
          </w:p>
        </w:tc>
        <w:tc>
          <w:tcPr>
            <w:tcW w:w="1710" w:type="dxa"/>
          </w:tcPr>
          <w:p w14:paraId="19A31980" w14:textId="77777777" w:rsidR="005F6EEE" w:rsidRDefault="005F6EEE" w:rsidP="006960A4">
            <w:pPr>
              <w:spacing w:line="300" w:lineRule="atLeast"/>
              <w:jc w:val="center"/>
              <w:rPr>
                <w:rFonts w:ascii="Times New Roman" w:hAnsi="Times New Roman"/>
                <w:sz w:val="20"/>
              </w:rPr>
            </w:pPr>
          </w:p>
        </w:tc>
      </w:tr>
      <w:tr w:rsidR="005F6EEE" w14:paraId="19A31987" w14:textId="77777777" w:rsidTr="006960A4">
        <w:tc>
          <w:tcPr>
            <w:tcW w:w="1771" w:type="dxa"/>
          </w:tcPr>
          <w:p w14:paraId="19A31982"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Ethylbenzene</w:t>
            </w:r>
          </w:p>
        </w:tc>
        <w:tc>
          <w:tcPr>
            <w:tcW w:w="1577" w:type="dxa"/>
            <w:vAlign w:val="bottom"/>
          </w:tcPr>
          <w:p w14:paraId="19A31983"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5.0%</w:t>
            </w:r>
          </w:p>
        </w:tc>
        <w:tc>
          <w:tcPr>
            <w:tcW w:w="1260" w:type="dxa"/>
          </w:tcPr>
          <w:p w14:paraId="19A31984" w14:textId="77777777" w:rsidR="005F6EEE" w:rsidRDefault="005F6EEE" w:rsidP="006960A4">
            <w:pPr>
              <w:spacing w:line="300" w:lineRule="atLeast"/>
              <w:jc w:val="center"/>
              <w:rPr>
                <w:rFonts w:ascii="Times New Roman" w:hAnsi="Times New Roman"/>
                <w:sz w:val="20"/>
              </w:rPr>
            </w:pPr>
          </w:p>
        </w:tc>
        <w:tc>
          <w:tcPr>
            <w:tcW w:w="1890" w:type="dxa"/>
            <w:vAlign w:val="bottom"/>
          </w:tcPr>
          <w:p w14:paraId="19A31985"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0.095%</w:t>
            </w:r>
          </w:p>
        </w:tc>
        <w:tc>
          <w:tcPr>
            <w:tcW w:w="1710" w:type="dxa"/>
          </w:tcPr>
          <w:p w14:paraId="19A31986" w14:textId="77777777" w:rsidR="005F6EEE" w:rsidRDefault="005F6EEE" w:rsidP="006960A4">
            <w:pPr>
              <w:spacing w:line="300" w:lineRule="atLeast"/>
              <w:jc w:val="center"/>
              <w:rPr>
                <w:rFonts w:ascii="Times New Roman" w:hAnsi="Times New Roman"/>
                <w:sz w:val="20"/>
              </w:rPr>
            </w:pPr>
          </w:p>
        </w:tc>
      </w:tr>
      <w:tr w:rsidR="005F6EEE" w14:paraId="19A3198D" w14:textId="77777777" w:rsidTr="006960A4">
        <w:tc>
          <w:tcPr>
            <w:tcW w:w="1771" w:type="dxa"/>
          </w:tcPr>
          <w:p w14:paraId="19A31988"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Xylene (Total)</w:t>
            </w:r>
          </w:p>
        </w:tc>
        <w:tc>
          <w:tcPr>
            <w:tcW w:w="1577" w:type="dxa"/>
            <w:vAlign w:val="bottom"/>
          </w:tcPr>
          <w:p w14:paraId="19A31989"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30%</w:t>
            </w:r>
          </w:p>
        </w:tc>
        <w:tc>
          <w:tcPr>
            <w:tcW w:w="1260" w:type="dxa"/>
            <w:vAlign w:val="bottom"/>
          </w:tcPr>
          <w:p w14:paraId="19A3198A"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2%</w:t>
            </w:r>
          </w:p>
        </w:tc>
        <w:tc>
          <w:tcPr>
            <w:tcW w:w="1890" w:type="dxa"/>
            <w:vAlign w:val="bottom"/>
          </w:tcPr>
          <w:p w14:paraId="19A3198B"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0.474%</w:t>
            </w:r>
          </w:p>
        </w:tc>
        <w:tc>
          <w:tcPr>
            <w:tcW w:w="1710" w:type="dxa"/>
            <w:vAlign w:val="bottom"/>
          </w:tcPr>
          <w:p w14:paraId="19A3198C"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37.2%</w:t>
            </w:r>
          </w:p>
        </w:tc>
      </w:tr>
      <w:tr w:rsidR="005F6EEE" w14:paraId="19A31993" w14:textId="77777777" w:rsidTr="006960A4">
        <w:tc>
          <w:tcPr>
            <w:tcW w:w="1771" w:type="dxa"/>
          </w:tcPr>
          <w:p w14:paraId="19A3198E"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Benzene</w:t>
            </w:r>
          </w:p>
        </w:tc>
        <w:tc>
          <w:tcPr>
            <w:tcW w:w="1577" w:type="dxa"/>
            <w:vAlign w:val="bottom"/>
          </w:tcPr>
          <w:p w14:paraId="19A3198F"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1.3%</w:t>
            </w:r>
          </w:p>
        </w:tc>
        <w:tc>
          <w:tcPr>
            <w:tcW w:w="1260" w:type="dxa"/>
            <w:vAlign w:val="bottom"/>
          </w:tcPr>
          <w:p w14:paraId="19A31990" w14:textId="77777777" w:rsidR="005F6EEE" w:rsidRPr="00C51902" w:rsidRDefault="005F6EEE" w:rsidP="006960A4">
            <w:pPr>
              <w:spacing w:line="300" w:lineRule="atLeast"/>
              <w:jc w:val="center"/>
              <w:rPr>
                <w:rFonts w:ascii="Times New Roman" w:hAnsi="Times New Roman"/>
                <w:sz w:val="20"/>
              </w:rPr>
            </w:pPr>
          </w:p>
        </w:tc>
        <w:tc>
          <w:tcPr>
            <w:tcW w:w="1890" w:type="dxa"/>
            <w:vAlign w:val="bottom"/>
          </w:tcPr>
          <w:p w14:paraId="19A31991"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0.261%</w:t>
            </w:r>
          </w:p>
        </w:tc>
        <w:tc>
          <w:tcPr>
            <w:tcW w:w="1710" w:type="dxa"/>
            <w:vAlign w:val="bottom"/>
          </w:tcPr>
          <w:p w14:paraId="19A31992" w14:textId="77777777" w:rsidR="005F6EEE" w:rsidRPr="00C51902" w:rsidRDefault="005F6EEE" w:rsidP="006960A4">
            <w:pPr>
              <w:spacing w:line="300" w:lineRule="atLeast"/>
              <w:jc w:val="center"/>
              <w:rPr>
                <w:rFonts w:ascii="Times New Roman" w:hAnsi="Times New Roman"/>
                <w:sz w:val="20"/>
              </w:rPr>
            </w:pPr>
          </w:p>
        </w:tc>
      </w:tr>
      <w:tr w:rsidR="005F6EEE" w14:paraId="19A31999" w14:textId="77777777" w:rsidTr="006960A4">
        <w:tc>
          <w:tcPr>
            <w:tcW w:w="1771" w:type="dxa"/>
          </w:tcPr>
          <w:p w14:paraId="19A31994"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Naphthalene</w:t>
            </w:r>
          </w:p>
        </w:tc>
        <w:tc>
          <w:tcPr>
            <w:tcW w:w="1577" w:type="dxa"/>
            <w:vAlign w:val="bottom"/>
          </w:tcPr>
          <w:p w14:paraId="19A31995"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5%</w:t>
            </w:r>
          </w:p>
        </w:tc>
        <w:tc>
          <w:tcPr>
            <w:tcW w:w="1260" w:type="dxa"/>
            <w:vAlign w:val="bottom"/>
          </w:tcPr>
          <w:p w14:paraId="19A31996"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1%</w:t>
            </w:r>
          </w:p>
        </w:tc>
        <w:tc>
          <w:tcPr>
            <w:tcW w:w="1890" w:type="dxa"/>
            <w:vAlign w:val="bottom"/>
          </w:tcPr>
          <w:p w14:paraId="19A31997"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0.0018%</w:t>
            </w:r>
          </w:p>
        </w:tc>
        <w:tc>
          <w:tcPr>
            <w:tcW w:w="1710" w:type="dxa"/>
            <w:vAlign w:val="bottom"/>
          </w:tcPr>
          <w:p w14:paraId="19A31998"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0.471%</w:t>
            </w:r>
          </w:p>
        </w:tc>
      </w:tr>
      <w:tr w:rsidR="005F6EEE" w14:paraId="19A3199F" w14:textId="77777777" w:rsidTr="006960A4">
        <w:tc>
          <w:tcPr>
            <w:tcW w:w="1771" w:type="dxa"/>
          </w:tcPr>
          <w:p w14:paraId="19A3199A"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n-Hexane</w:t>
            </w:r>
          </w:p>
        </w:tc>
        <w:tc>
          <w:tcPr>
            <w:tcW w:w="1577" w:type="dxa"/>
            <w:vAlign w:val="bottom"/>
          </w:tcPr>
          <w:p w14:paraId="19A3199B"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0.75%</w:t>
            </w:r>
          </w:p>
        </w:tc>
        <w:tc>
          <w:tcPr>
            <w:tcW w:w="1260" w:type="dxa"/>
          </w:tcPr>
          <w:p w14:paraId="19A3199C" w14:textId="77777777" w:rsidR="005F6EEE" w:rsidRDefault="005F6EEE" w:rsidP="006960A4">
            <w:pPr>
              <w:spacing w:line="300" w:lineRule="atLeast"/>
              <w:jc w:val="center"/>
              <w:rPr>
                <w:rFonts w:ascii="Times New Roman" w:hAnsi="Times New Roman"/>
                <w:sz w:val="20"/>
              </w:rPr>
            </w:pPr>
          </w:p>
        </w:tc>
        <w:tc>
          <w:tcPr>
            <w:tcW w:w="1890" w:type="dxa"/>
            <w:vAlign w:val="bottom"/>
          </w:tcPr>
          <w:p w14:paraId="19A3199D"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0.246%</w:t>
            </w:r>
          </w:p>
        </w:tc>
        <w:tc>
          <w:tcPr>
            <w:tcW w:w="1710" w:type="dxa"/>
          </w:tcPr>
          <w:p w14:paraId="19A3199E" w14:textId="77777777" w:rsidR="005F6EEE" w:rsidRDefault="005F6EEE" w:rsidP="006960A4">
            <w:pPr>
              <w:spacing w:line="300" w:lineRule="atLeast"/>
              <w:jc w:val="center"/>
              <w:rPr>
                <w:rFonts w:ascii="Times New Roman" w:hAnsi="Times New Roman"/>
                <w:sz w:val="20"/>
              </w:rPr>
            </w:pPr>
          </w:p>
        </w:tc>
      </w:tr>
    </w:tbl>
    <w:p w14:paraId="19A319A0" w14:textId="77777777" w:rsidR="005F6EEE" w:rsidRDefault="005F6EEE" w:rsidP="005F6EEE">
      <w:pPr>
        <w:spacing w:line="300" w:lineRule="atLeast"/>
        <w:rPr>
          <w:rFonts w:ascii="Times New Roman" w:hAnsi="Times New Roman"/>
          <w:sz w:val="20"/>
        </w:rPr>
      </w:pPr>
    </w:p>
    <w:p w14:paraId="19A319A1" w14:textId="77777777" w:rsidR="005F6EEE" w:rsidRDefault="005F6EEE" w:rsidP="005F6EEE">
      <w:pPr>
        <w:spacing w:line="300" w:lineRule="atLeast"/>
        <w:rPr>
          <w:rFonts w:ascii="Times New Roman" w:hAnsi="Times New Roman"/>
          <w:sz w:val="20"/>
        </w:rPr>
      </w:pPr>
      <w:r>
        <w:rPr>
          <w:rFonts w:ascii="Times New Roman" w:hAnsi="Times New Roman"/>
          <w:sz w:val="20"/>
        </w:rPr>
        <w:t xml:space="preserve">The annual TAC emissions from the S-1560 Loading Operations are summarized in the following table.  </w:t>
      </w:r>
    </w:p>
    <w:p w14:paraId="19A319A2" w14:textId="77777777" w:rsidR="005F6EEE" w:rsidRDefault="005F6EEE" w:rsidP="005F6EEE">
      <w:pPr>
        <w:spacing w:line="300" w:lineRule="atLeast"/>
        <w:rPr>
          <w:rFonts w:ascii="Times New Roman" w:hAnsi="Times New Roman"/>
          <w:sz w:val="20"/>
        </w:rPr>
      </w:pPr>
    </w:p>
    <w:tbl>
      <w:tblPr>
        <w:tblStyle w:val="TableGrid"/>
        <w:tblW w:w="0" w:type="auto"/>
        <w:tblLook w:val="04A0" w:firstRow="1" w:lastRow="0" w:firstColumn="1" w:lastColumn="0" w:noHBand="0" w:noVBand="1"/>
      </w:tblPr>
      <w:tblGrid>
        <w:gridCol w:w="1458"/>
        <w:gridCol w:w="1350"/>
        <w:gridCol w:w="1620"/>
        <w:gridCol w:w="1170"/>
        <w:gridCol w:w="1620"/>
        <w:gridCol w:w="1620"/>
      </w:tblGrid>
      <w:tr w:rsidR="005F6EEE" w:rsidRPr="000F5065" w14:paraId="19A319A9" w14:textId="77777777" w:rsidTr="00F80460">
        <w:trPr>
          <w:cantSplit/>
          <w:tblHeader/>
        </w:trPr>
        <w:tc>
          <w:tcPr>
            <w:tcW w:w="1458" w:type="dxa"/>
            <w:shd w:val="clear" w:color="auto" w:fill="B8CCE4" w:themeFill="accent1" w:themeFillTint="66"/>
          </w:tcPr>
          <w:p w14:paraId="19A319A3"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TAC</w:t>
            </w:r>
          </w:p>
        </w:tc>
        <w:tc>
          <w:tcPr>
            <w:tcW w:w="1350" w:type="dxa"/>
            <w:shd w:val="clear" w:color="auto" w:fill="B8CCE4" w:themeFill="accent1" w:themeFillTint="66"/>
          </w:tcPr>
          <w:p w14:paraId="19A319A4"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Gasoline Vapor wt%</w:t>
            </w:r>
          </w:p>
        </w:tc>
        <w:tc>
          <w:tcPr>
            <w:tcW w:w="1620" w:type="dxa"/>
            <w:shd w:val="clear" w:color="auto" w:fill="B8CCE4" w:themeFill="accent1" w:themeFillTint="66"/>
          </w:tcPr>
          <w:p w14:paraId="19A319A5"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Gasoline Loading Emissions, lb/year</w:t>
            </w:r>
          </w:p>
        </w:tc>
        <w:tc>
          <w:tcPr>
            <w:tcW w:w="1170" w:type="dxa"/>
            <w:shd w:val="clear" w:color="auto" w:fill="B8CCE4" w:themeFill="accent1" w:themeFillTint="66"/>
          </w:tcPr>
          <w:p w14:paraId="19A319A6"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Diesel Vapor wt%</w:t>
            </w:r>
          </w:p>
        </w:tc>
        <w:tc>
          <w:tcPr>
            <w:tcW w:w="1620" w:type="dxa"/>
            <w:shd w:val="clear" w:color="auto" w:fill="B8CCE4" w:themeFill="accent1" w:themeFillTint="66"/>
          </w:tcPr>
          <w:p w14:paraId="19A319A7"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Diesel Loading Emissions, lb/year</w:t>
            </w:r>
          </w:p>
        </w:tc>
        <w:tc>
          <w:tcPr>
            <w:tcW w:w="1620" w:type="dxa"/>
            <w:shd w:val="clear" w:color="auto" w:fill="B8CCE4" w:themeFill="accent1" w:themeFillTint="66"/>
          </w:tcPr>
          <w:p w14:paraId="19A319A8"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 Loading Emissions, lb/year</w:t>
            </w:r>
          </w:p>
        </w:tc>
      </w:tr>
      <w:tr w:rsidR="003D148D" w14:paraId="19A319B0" w14:textId="77777777" w:rsidTr="0076429A">
        <w:tc>
          <w:tcPr>
            <w:tcW w:w="1458" w:type="dxa"/>
          </w:tcPr>
          <w:p w14:paraId="19A319AA"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lastRenderedPageBreak/>
              <w:t>Toluene</w:t>
            </w:r>
          </w:p>
        </w:tc>
        <w:tc>
          <w:tcPr>
            <w:tcW w:w="1350" w:type="dxa"/>
            <w:vAlign w:val="bottom"/>
          </w:tcPr>
          <w:p w14:paraId="19A319AB" w14:textId="77777777" w:rsidR="003D148D" w:rsidRPr="00C51902" w:rsidRDefault="003D148D" w:rsidP="00951887">
            <w:pPr>
              <w:jc w:val="center"/>
              <w:rPr>
                <w:rFonts w:ascii="Times New Roman" w:hAnsi="Times New Roman"/>
                <w:sz w:val="20"/>
              </w:rPr>
            </w:pPr>
            <w:r w:rsidRPr="00C51902">
              <w:rPr>
                <w:rFonts w:ascii="Times New Roman" w:hAnsi="Times New Roman"/>
                <w:sz w:val="20"/>
              </w:rPr>
              <w:t>1.717%</w:t>
            </w:r>
          </w:p>
        </w:tc>
        <w:tc>
          <w:tcPr>
            <w:tcW w:w="1620" w:type="dxa"/>
            <w:tcBorders>
              <w:top w:val="nil"/>
              <w:left w:val="nil"/>
              <w:bottom w:val="single" w:sz="8" w:space="0" w:color="auto"/>
              <w:right w:val="single" w:sz="8" w:space="0" w:color="auto"/>
            </w:tcBorders>
          </w:tcPr>
          <w:p w14:paraId="19A319AC"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687</w:t>
            </w:r>
          </w:p>
        </w:tc>
        <w:tc>
          <w:tcPr>
            <w:tcW w:w="1170" w:type="dxa"/>
          </w:tcPr>
          <w:p w14:paraId="19A319AD" w14:textId="77777777" w:rsidR="003D148D" w:rsidRDefault="003D148D" w:rsidP="00951887">
            <w:pPr>
              <w:jc w:val="center"/>
              <w:rPr>
                <w:rFonts w:ascii="Times New Roman" w:hAnsi="Times New Roman"/>
                <w:sz w:val="20"/>
              </w:rPr>
            </w:pPr>
          </w:p>
        </w:tc>
        <w:tc>
          <w:tcPr>
            <w:tcW w:w="1620" w:type="dxa"/>
            <w:vAlign w:val="bottom"/>
          </w:tcPr>
          <w:p w14:paraId="19A319AE" w14:textId="77777777" w:rsidR="003D148D" w:rsidRPr="00680281" w:rsidRDefault="003D148D" w:rsidP="00951887">
            <w:pPr>
              <w:jc w:val="center"/>
              <w:rPr>
                <w:rFonts w:ascii="Times New Roman" w:hAnsi="Times New Roman"/>
                <w:sz w:val="20"/>
              </w:rPr>
            </w:pPr>
          </w:p>
        </w:tc>
        <w:tc>
          <w:tcPr>
            <w:tcW w:w="1620" w:type="dxa"/>
          </w:tcPr>
          <w:p w14:paraId="19A319AF"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687</w:t>
            </w:r>
          </w:p>
        </w:tc>
      </w:tr>
      <w:tr w:rsidR="003D148D" w14:paraId="19A319B7" w14:textId="77777777" w:rsidTr="0076429A">
        <w:tc>
          <w:tcPr>
            <w:tcW w:w="1458" w:type="dxa"/>
          </w:tcPr>
          <w:p w14:paraId="19A319B1"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Ethylbenzene</w:t>
            </w:r>
          </w:p>
        </w:tc>
        <w:tc>
          <w:tcPr>
            <w:tcW w:w="1350" w:type="dxa"/>
            <w:vAlign w:val="bottom"/>
          </w:tcPr>
          <w:p w14:paraId="19A319B2" w14:textId="77777777" w:rsidR="003D148D" w:rsidRPr="00C51902" w:rsidRDefault="003D148D" w:rsidP="00951887">
            <w:pPr>
              <w:jc w:val="center"/>
              <w:rPr>
                <w:rFonts w:ascii="Times New Roman" w:hAnsi="Times New Roman"/>
                <w:sz w:val="20"/>
              </w:rPr>
            </w:pPr>
            <w:r w:rsidRPr="00C51902">
              <w:rPr>
                <w:rFonts w:ascii="Times New Roman" w:hAnsi="Times New Roman"/>
                <w:sz w:val="20"/>
              </w:rPr>
              <w:t>0.095%</w:t>
            </w:r>
          </w:p>
        </w:tc>
        <w:tc>
          <w:tcPr>
            <w:tcW w:w="1620" w:type="dxa"/>
            <w:tcBorders>
              <w:top w:val="nil"/>
              <w:left w:val="nil"/>
              <w:bottom w:val="single" w:sz="8" w:space="0" w:color="auto"/>
              <w:right w:val="single" w:sz="8" w:space="0" w:color="auto"/>
            </w:tcBorders>
          </w:tcPr>
          <w:p w14:paraId="19A319B3"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38.0</w:t>
            </w:r>
          </w:p>
        </w:tc>
        <w:tc>
          <w:tcPr>
            <w:tcW w:w="1170" w:type="dxa"/>
          </w:tcPr>
          <w:p w14:paraId="19A319B4" w14:textId="77777777" w:rsidR="003D148D" w:rsidRDefault="003D148D" w:rsidP="00951887">
            <w:pPr>
              <w:jc w:val="center"/>
              <w:rPr>
                <w:rFonts w:ascii="Times New Roman" w:hAnsi="Times New Roman"/>
                <w:sz w:val="20"/>
              </w:rPr>
            </w:pPr>
          </w:p>
        </w:tc>
        <w:tc>
          <w:tcPr>
            <w:tcW w:w="1620" w:type="dxa"/>
            <w:vAlign w:val="bottom"/>
          </w:tcPr>
          <w:p w14:paraId="19A319B5" w14:textId="77777777" w:rsidR="003D148D" w:rsidRPr="00680281" w:rsidRDefault="003D148D" w:rsidP="00951887">
            <w:pPr>
              <w:jc w:val="center"/>
              <w:rPr>
                <w:rFonts w:ascii="Times New Roman" w:hAnsi="Times New Roman"/>
                <w:sz w:val="20"/>
              </w:rPr>
            </w:pPr>
          </w:p>
        </w:tc>
        <w:tc>
          <w:tcPr>
            <w:tcW w:w="1620" w:type="dxa"/>
          </w:tcPr>
          <w:p w14:paraId="19A319B6"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38</w:t>
            </w:r>
          </w:p>
        </w:tc>
      </w:tr>
      <w:tr w:rsidR="003D148D" w14:paraId="19A319BE" w14:textId="77777777" w:rsidTr="0076429A">
        <w:tc>
          <w:tcPr>
            <w:tcW w:w="1458" w:type="dxa"/>
          </w:tcPr>
          <w:p w14:paraId="19A319B8"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Xylene (Total)</w:t>
            </w:r>
          </w:p>
        </w:tc>
        <w:tc>
          <w:tcPr>
            <w:tcW w:w="1350" w:type="dxa"/>
            <w:vAlign w:val="bottom"/>
          </w:tcPr>
          <w:p w14:paraId="19A319B9" w14:textId="77777777" w:rsidR="003D148D" w:rsidRPr="00C51902" w:rsidRDefault="003D148D" w:rsidP="00951887">
            <w:pPr>
              <w:jc w:val="center"/>
              <w:rPr>
                <w:rFonts w:ascii="Times New Roman" w:hAnsi="Times New Roman"/>
                <w:sz w:val="20"/>
              </w:rPr>
            </w:pPr>
            <w:r w:rsidRPr="00C51902">
              <w:rPr>
                <w:rFonts w:ascii="Times New Roman" w:hAnsi="Times New Roman"/>
                <w:sz w:val="20"/>
              </w:rPr>
              <w:t>0.474%</w:t>
            </w:r>
          </w:p>
        </w:tc>
        <w:tc>
          <w:tcPr>
            <w:tcW w:w="1620" w:type="dxa"/>
            <w:tcBorders>
              <w:top w:val="nil"/>
              <w:left w:val="nil"/>
              <w:bottom w:val="single" w:sz="8" w:space="0" w:color="auto"/>
              <w:right w:val="single" w:sz="8" w:space="0" w:color="auto"/>
            </w:tcBorders>
          </w:tcPr>
          <w:p w14:paraId="19A319BA"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190</w:t>
            </w:r>
          </w:p>
        </w:tc>
        <w:tc>
          <w:tcPr>
            <w:tcW w:w="1170" w:type="dxa"/>
            <w:vAlign w:val="bottom"/>
          </w:tcPr>
          <w:p w14:paraId="19A319BB" w14:textId="77777777" w:rsidR="003D148D" w:rsidRPr="00C51902" w:rsidRDefault="003D148D" w:rsidP="00951887">
            <w:pPr>
              <w:jc w:val="center"/>
              <w:rPr>
                <w:rFonts w:ascii="Times New Roman" w:hAnsi="Times New Roman"/>
                <w:sz w:val="20"/>
              </w:rPr>
            </w:pPr>
            <w:r w:rsidRPr="00C51902">
              <w:rPr>
                <w:rFonts w:ascii="Times New Roman" w:hAnsi="Times New Roman"/>
                <w:sz w:val="20"/>
              </w:rPr>
              <w:t>37.2%</w:t>
            </w:r>
          </w:p>
        </w:tc>
        <w:tc>
          <w:tcPr>
            <w:tcW w:w="1620" w:type="dxa"/>
            <w:vAlign w:val="center"/>
          </w:tcPr>
          <w:p w14:paraId="19A319BC" w14:textId="77777777" w:rsidR="003D148D" w:rsidRPr="00680281" w:rsidRDefault="003D148D" w:rsidP="00951887">
            <w:pPr>
              <w:jc w:val="center"/>
              <w:rPr>
                <w:rFonts w:ascii="Times New Roman" w:hAnsi="Times New Roman"/>
                <w:sz w:val="20"/>
              </w:rPr>
            </w:pPr>
            <w:r w:rsidRPr="00951887">
              <w:rPr>
                <w:rFonts w:ascii="Times New Roman" w:hAnsi="Times New Roman"/>
                <w:sz w:val="20"/>
              </w:rPr>
              <w:t>3</w:t>
            </w:r>
            <w:r>
              <w:rPr>
                <w:rFonts w:ascii="Times New Roman" w:hAnsi="Times New Roman"/>
                <w:sz w:val="20"/>
              </w:rPr>
              <w:t>,</w:t>
            </w:r>
            <w:r w:rsidRPr="00951887">
              <w:rPr>
                <w:rFonts w:ascii="Times New Roman" w:hAnsi="Times New Roman"/>
                <w:sz w:val="20"/>
              </w:rPr>
              <w:t>720</w:t>
            </w:r>
          </w:p>
        </w:tc>
        <w:tc>
          <w:tcPr>
            <w:tcW w:w="1620" w:type="dxa"/>
          </w:tcPr>
          <w:p w14:paraId="19A319BD"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3</w:t>
            </w:r>
            <w:r>
              <w:rPr>
                <w:rFonts w:ascii="Times New Roman" w:hAnsi="Times New Roman"/>
                <w:sz w:val="20"/>
              </w:rPr>
              <w:t>,</w:t>
            </w:r>
            <w:r w:rsidRPr="003D148D">
              <w:rPr>
                <w:rFonts w:ascii="Times New Roman" w:hAnsi="Times New Roman"/>
                <w:sz w:val="20"/>
              </w:rPr>
              <w:t>910</w:t>
            </w:r>
          </w:p>
        </w:tc>
      </w:tr>
      <w:tr w:rsidR="003D148D" w14:paraId="19A319C5" w14:textId="77777777" w:rsidTr="0076429A">
        <w:tc>
          <w:tcPr>
            <w:tcW w:w="1458" w:type="dxa"/>
          </w:tcPr>
          <w:p w14:paraId="19A319BF"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Benzene</w:t>
            </w:r>
          </w:p>
        </w:tc>
        <w:tc>
          <w:tcPr>
            <w:tcW w:w="1350" w:type="dxa"/>
            <w:vAlign w:val="bottom"/>
          </w:tcPr>
          <w:p w14:paraId="19A319C0" w14:textId="77777777" w:rsidR="003D148D" w:rsidRPr="00C51902" w:rsidRDefault="003D148D" w:rsidP="00951887">
            <w:pPr>
              <w:jc w:val="center"/>
              <w:rPr>
                <w:rFonts w:ascii="Times New Roman" w:hAnsi="Times New Roman"/>
                <w:sz w:val="20"/>
              </w:rPr>
            </w:pPr>
            <w:r w:rsidRPr="00C51902">
              <w:rPr>
                <w:rFonts w:ascii="Times New Roman" w:hAnsi="Times New Roman"/>
                <w:sz w:val="20"/>
              </w:rPr>
              <w:t>0.261%</w:t>
            </w:r>
          </w:p>
        </w:tc>
        <w:tc>
          <w:tcPr>
            <w:tcW w:w="1620" w:type="dxa"/>
            <w:tcBorders>
              <w:top w:val="nil"/>
              <w:left w:val="nil"/>
              <w:bottom w:val="single" w:sz="8" w:space="0" w:color="auto"/>
              <w:right w:val="single" w:sz="8" w:space="0" w:color="auto"/>
            </w:tcBorders>
          </w:tcPr>
          <w:p w14:paraId="19A319C1"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104</w:t>
            </w:r>
          </w:p>
        </w:tc>
        <w:tc>
          <w:tcPr>
            <w:tcW w:w="1170" w:type="dxa"/>
            <w:vAlign w:val="bottom"/>
          </w:tcPr>
          <w:p w14:paraId="19A319C2" w14:textId="77777777" w:rsidR="003D148D" w:rsidRPr="00C51902" w:rsidRDefault="003D148D" w:rsidP="00951887">
            <w:pPr>
              <w:jc w:val="center"/>
              <w:rPr>
                <w:rFonts w:ascii="Times New Roman" w:hAnsi="Times New Roman"/>
                <w:sz w:val="20"/>
              </w:rPr>
            </w:pPr>
          </w:p>
        </w:tc>
        <w:tc>
          <w:tcPr>
            <w:tcW w:w="1620" w:type="dxa"/>
            <w:vAlign w:val="center"/>
          </w:tcPr>
          <w:p w14:paraId="19A319C3" w14:textId="77777777" w:rsidR="003D148D" w:rsidRPr="00680281" w:rsidRDefault="003D148D" w:rsidP="00951887">
            <w:pPr>
              <w:jc w:val="center"/>
              <w:rPr>
                <w:rFonts w:ascii="Times New Roman" w:hAnsi="Times New Roman"/>
                <w:sz w:val="20"/>
              </w:rPr>
            </w:pPr>
            <w:r w:rsidRPr="00951887">
              <w:rPr>
                <w:rFonts w:ascii="Times New Roman" w:hAnsi="Times New Roman"/>
                <w:sz w:val="20"/>
              </w:rPr>
              <w:t>0</w:t>
            </w:r>
          </w:p>
        </w:tc>
        <w:tc>
          <w:tcPr>
            <w:tcW w:w="1620" w:type="dxa"/>
          </w:tcPr>
          <w:p w14:paraId="19A319C4"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104</w:t>
            </w:r>
          </w:p>
        </w:tc>
      </w:tr>
      <w:tr w:rsidR="003D148D" w14:paraId="19A319CC" w14:textId="77777777" w:rsidTr="0076429A">
        <w:tc>
          <w:tcPr>
            <w:tcW w:w="1458" w:type="dxa"/>
          </w:tcPr>
          <w:p w14:paraId="19A319C6"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Naphthalene</w:t>
            </w:r>
          </w:p>
        </w:tc>
        <w:tc>
          <w:tcPr>
            <w:tcW w:w="1350" w:type="dxa"/>
            <w:vAlign w:val="bottom"/>
          </w:tcPr>
          <w:p w14:paraId="19A319C7" w14:textId="77777777" w:rsidR="003D148D" w:rsidRPr="00C51902" w:rsidRDefault="003D148D" w:rsidP="00951887">
            <w:pPr>
              <w:jc w:val="center"/>
              <w:rPr>
                <w:rFonts w:ascii="Times New Roman" w:hAnsi="Times New Roman"/>
                <w:sz w:val="20"/>
              </w:rPr>
            </w:pPr>
            <w:r w:rsidRPr="00C51902">
              <w:rPr>
                <w:rFonts w:ascii="Times New Roman" w:hAnsi="Times New Roman"/>
                <w:sz w:val="20"/>
              </w:rPr>
              <w:t>0.0018%</w:t>
            </w:r>
          </w:p>
        </w:tc>
        <w:tc>
          <w:tcPr>
            <w:tcW w:w="1620" w:type="dxa"/>
            <w:tcBorders>
              <w:top w:val="nil"/>
              <w:left w:val="nil"/>
              <w:bottom w:val="single" w:sz="8" w:space="0" w:color="auto"/>
              <w:right w:val="single" w:sz="8" w:space="0" w:color="auto"/>
            </w:tcBorders>
          </w:tcPr>
          <w:p w14:paraId="19A319C8"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0.720</w:t>
            </w:r>
          </w:p>
        </w:tc>
        <w:tc>
          <w:tcPr>
            <w:tcW w:w="1170" w:type="dxa"/>
            <w:vAlign w:val="bottom"/>
          </w:tcPr>
          <w:p w14:paraId="19A319C9" w14:textId="77777777" w:rsidR="003D148D" w:rsidRPr="00C51902" w:rsidRDefault="003D148D" w:rsidP="00951887">
            <w:pPr>
              <w:jc w:val="center"/>
              <w:rPr>
                <w:rFonts w:ascii="Times New Roman" w:hAnsi="Times New Roman"/>
                <w:sz w:val="20"/>
              </w:rPr>
            </w:pPr>
            <w:r w:rsidRPr="00C51902">
              <w:rPr>
                <w:rFonts w:ascii="Times New Roman" w:hAnsi="Times New Roman"/>
                <w:sz w:val="20"/>
              </w:rPr>
              <w:t>0.471%</w:t>
            </w:r>
          </w:p>
        </w:tc>
        <w:tc>
          <w:tcPr>
            <w:tcW w:w="1620" w:type="dxa"/>
            <w:vAlign w:val="center"/>
          </w:tcPr>
          <w:p w14:paraId="19A319CA" w14:textId="77777777" w:rsidR="003D148D" w:rsidRPr="00680281" w:rsidRDefault="003D148D" w:rsidP="00951887">
            <w:pPr>
              <w:jc w:val="center"/>
              <w:rPr>
                <w:rFonts w:ascii="Times New Roman" w:hAnsi="Times New Roman"/>
                <w:sz w:val="20"/>
              </w:rPr>
            </w:pPr>
            <w:r w:rsidRPr="00951887">
              <w:rPr>
                <w:rFonts w:ascii="Times New Roman" w:hAnsi="Times New Roman"/>
                <w:sz w:val="20"/>
              </w:rPr>
              <w:t>47.1</w:t>
            </w:r>
          </w:p>
        </w:tc>
        <w:tc>
          <w:tcPr>
            <w:tcW w:w="1620" w:type="dxa"/>
          </w:tcPr>
          <w:p w14:paraId="19A319CB"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48</w:t>
            </w:r>
          </w:p>
        </w:tc>
      </w:tr>
      <w:tr w:rsidR="003D148D" w14:paraId="19A319D3" w14:textId="77777777" w:rsidTr="0076429A">
        <w:tc>
          <w:tcPr>
            <w:tcW w:w="1458" w:type="dxa"/>
          </w:tcPr>
          <w:p w14:paraId="19A319CD"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n-Hexane</w:t>
            </w:r>
          </w:p>
        </w:tc>
        <w:tc>
          <w:tcPr>
            <w:tcW w:w="1350" w:type="dxa"/>
            <w:vAlign w:val="bottom"/>
          </w:tcPr>
          <w:p w14:paraId="19A319CE" w14:textId="77777777" w:rsidR="003D148D" w:rsidRPr="00C51902" w:rsidRDefault="003D148D" w:rsidP="00951887">
            <w:pPr>
              <w:jc w:val="center"/>
              <w:rPr>
                <w:rFonts w:ascii="Times New Roman" w:hAnsi="Times New Roman"/>
                <w:sz w:val="20"/>
              </w:rPr>
            </w:pPr>
            <w:r w:rsidRPr="00C51902">
              <w:rPr>
                <w:rFonts w:ascii="Times New Roman" w:hAnsi="Times New Roman"/>
                <w:sz w:val="20"/>
              </w:rPr>
              <w:t>0.246%</w:t>
            </w:r>
          </w:p>
        </w:tc>
        <w:tc>
          <w:tcPr>
            <w:tcW w:w="1620" w:type="dxa"/>
            <w:tcBorders>
              <w:top w:val="nil"/>
              <w:left w:val="nil"/>
              <w:bottom w:val="single" w:sz="8" w:space="0" w:color="auto"/>
              <w:right w:val="single" w:sz="8" w:space="0" w:color="auto"/>
            </w:tcBorders>
          </w:tcPr>
          <w:p w14:paraId="19A319CF"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98.40</w:t>
            </w:r>
          </w:p>
        </w:tc>
        <w:tc>
          <w:tcPr>
            <w:tcW w:w="1170" w:type="dxa"/>
          </w:tcPr>
          <w:p w14:paraId="19A319D0" w14:textId="77777777" w:rsidR="003D148D" w:rsidRDefault="003D148D" w:rsidP="00951887">
            <w:pPr>
              <w:jc w:val="center"/>
              <w:rPr>
                <w:rFonts w:ascii="Times New Roman" w:hAnsi="Times New Roman"/>
                <w:sz w:val="20"/>
              </w:rPr>
            </w:pPr>
          </w:p>
        </w:tc>
        <w:tc>
          <w:tcPr>
            <w:tcW w:w="1620" w:type="dxa"/>
            <w:vAlign w:val="center"/>
          </w:tcPr>
          <w:p w14:paraId="19A319D1" w14:textId="77777777" w:rsidR="003D148D" w:rsidRPr="00680281" w:rsidRDefault="003D148D" w:rsidP="00951887">
            <w:pPr>
              <w:jc w:val="center"/>
              <w:rPr>
                <w:rFonts w:ascii="Times New Roman" w:hAnsi="Times New Roman"/>
                <w:sz w:val="20"/>
              </w:rPr>
            </w:pPr>
            <w:r w:rsidRPr="00951887">
              <w:rPr>
                <w:rFonts w:ascii="Times New Roman" w:hAnsi="Times New Roman"/>
                <w:sz w:val="20"/>
              </w:rPr>
              <w:t>0</w:t>
            </w:r>
          </w:p>
        </w:tc>
        <w:tc>
          <w:tcPr>
            <w:tcW w:w="1620" w:type="dxa"/>
          </w:tcPr>
          <w:p w14:paraId="19A319D2" w14:textId="77777777" w:rsidR="003D148D" w:rsidRPr="00680281" w:rsidRDefault="003D148D" w:rsidP="00951887">
            <w:pPr>
              <w:jc w:val="center"/>
              <w:rPr>
                <w:rFonts w:ascii="Times New Roman" w:hAnsi="Times New Roman"/>
                <w:sz w:val="20"/>
              </w:rPr>
            </w:pPr>
            <w:r w:rsidRPr="003D148D">
              <w:rPr>
                <w:rFonts w:ascii="Times New Roman" w:hAnsi="Times New Roman"/>
                <w:sz w:val="20"/>
              </w:rPr>
              <w:t>98</w:t>
            </w:r>
          </w:p>
        </w:tc>
      </w:tr>
      <w:tr w:rsidR="005F6EEE" w14:paraId="19A319DA" w14:textId="77777777" w:rsidTr="006960A4">
        <w:tc>
          <w:tcPr>
            <w:tcW w:w="1458" w:type="dxa"/>
          </w:tcPr>
          <w:p w14:paraId="19A319D4" w14:textId="77777777" w:rsidR="005F6EEE" w:rsidRPr="00C51902" w:rsidRDefault="005F6EEE" w:rsidP="006960A4">
            <w:pPr>
              <w:spacing w:line="300" w:lineRule="atLeast"/>
              <w:rPr>
                <w:rFonts w:ascii="Times New Roman" w:hAnsi="Times New Roman"/>
                <w:b/>
                <w:sz w:val="20"/>
              </w:rPr>
            </w:pPr>
            <w:r>
              <w:rPr>
                <w:rFonts w:ascii="Times New Roman" w:hAnsi="Times New Roman"/>
                <w:b/>
                <w:sz w:val="20"/>
              </w:rPr>
              <w:t>Total POC lbs/year</w:t>
            </w:r>
          </w:p>
        </w:tc>
        <w:tc>
          <w:tcPr>
            <w:tcW w:w="1350" w:type="dxa"/>
            <w:vAlign w:val="bottom"/>
          </w:tcPr>
          <w:p w14:paraId="19A319D5" w14:textId="77777777" w:rsidR="005F6EEE" w:rsidRPr="00C51902" w:rsidRDefault="005F6EEE" w:rsidP="00951887">
            <w:pPr>
              <w:jc w:val="center"/>
              <w:rPr>
                <w:rFonts w:ascii="Times New Roman" w:hAnsi="Times New Roman"/>
                <w:sz w:val="20"/>
              </w:rPr>
            </w:pPr>
          </w:p>
        </w:tc>
        <w:tc>
          <w:tcPr>
            <w:tcW w:w="1620" w:type="dxa"/>
            <w:tcBorders>
              <w:top w:val="nil"/>
              <w:left w:val="nil"/>
              <w:bottom w:val="single" w:sz="8" w:space="0" w:color="auto"/>
              <w:right w:val="single" w:sz="8" w:space="0" w:color="auto"/>
            </w:tcBorders>
            <w:vAlign w:val="center"/>
          </w:tcPr>
          <w:p w14:paraId="19A319D6" w14:textId="77777777" w:rsidR="005F6EEE" w:rsidRDefault="003D148D" w:rsidP="00951887">
            <w:pPr>
              <w:jc w:val="center"/>
              <w:rPr>
                <w:rFonts w:ascii="Times New Roman" w:hAnsi="Times New Roman"/>
                <w:sz w:val="20"/>
              </w:rPr>
            </w:pPr>
            <w:r>
              <w:rPr>
                <w:rFonts w:ascii="Times New Roman" w:hAnsi="Times New Roman"/>
                <w:sz w:val="20"/>
              </w:rPr>
              <w:t>40,000</w:t>
            </w:r>
          </w:p>
        </w:tc>
        <w:tc>
          <w:tcPr>
            <w:tcW w:w="1170" w:type="dxa"/>
          </w:tcPr>
          <w:p w14:paraId="19A319D7" w14:textId="77777777" w:rsidR="005F6EEE" w:rsidRDefault="005F6EEE" w:rsidP="00951887">
            <w:pPr>
              <w:jc w:val="center"/>
              <w:rPr>
                <w:rFonts w:ascii="Times New Roman" w:hAnsi="Times New Roman"/>
                <w:sz w:val="20"/>
              </w:rPr>
            </w:pPr>
          </w:p>
        </w:tc>
        <w:tc>
          <w:tcPr>
            <w:tcW w:w="1620" w:type="dxa"/>
            <w:vAlign w:val="center"/>
          </w:tcPr>
          <w:p w14:paraId="19A319D8" w14:textId="77777777" w:rsidR="005F6EEE" w:rsidRDefault="005F6EEE" w:rsidP="00951887">
            <w:pPr>
              <w:jc w:val="center"/>
              <w:rPr>
                <w:rFonts w:ascii="Times New Roman" w:hAnsi="Times New Roman"/>
                <w:sz w:val="20"/>
              </w:rPr>
            </w:pPr>
            <w:r w:rsidRPr="00951887">
              <w:rPr>
                <w:rFonts w:ascii="Times New Roman" w:hAnsi="Times New Roman"/>
                <w:sz w:val="20"/>
              </w:rPr>
              <w:t>10</w:t>
            </w:r>
            <w:r w:rsidR="003D148D">
              <w:rPr>
                <w:rFonts w:ascii="Times New Roman" w:hAnsi="Times New Roman"/>
                <w:sz w:val="20"/>
              </w:rPr>
              <w:t>,</w:t>
            </w:r>
            <w:r w:rsidRPr="00951887">
              <w:rPr>
                <w:rFonts w:ascii="Times New Roman" w:hAnsi="Times New Roman"/>
                <w:sz w:val="20"/>
              </w:rPr>
              <w:t>000</w:t>
            </w:r>
          </w:p>
        </w:tc>
        <w:tc>
          <w:tcPr>
            <w:tcW w:w="1620" w:type="dxa"/>
            <w:vAlign w:val="center"/>
          </w:tcPr>
          <w:p w14:paraId="19A319D9" w14:textId="77777777" w:rsidR="005F6EEE" w:rsidRPr="00680281" w:rsidRDefault="003D148D" w:rsidP="00951887">
            <w:pPr>
              <w:jc w:val="center"/>
              <w:rPr>
                <w:rFonts w:ascii="Times New Roman" w:hAnsi="Times New Roman"/>
                <w:sz w:val="20"/>
              </w:rPr>
            </w:pPr>
            <w:r>
              <w:rPr>
                <w:rFonts w:ascii="Times New Roman" w:hAnsi="Times New Roman"/>
                <w:sz w:val="20"/>
              </w:rPr>
              <w:t>4</w:t>
            </w:r>
            <w:r w:rsidR="005F6EEE" w:rsidRPr="00951887">
              <w:rPr>
                <w:rFonts w:ascii="Times New Roman" w:hAnsi="Times New Roman"/>
                <w:sz w:val="20"/>
              </w:rPr>
              <w:t>0</w:t>
            </w:r>
            <w:r>
              <w:rPr>
                <w:rFonts w:ascii="Times New Roman" w:hAnsi="Times New Roman"/>
                <w:sz w:val="20"/>
              </w:rPr>
              <w:t>,</w:t>
            </w:r>
            <w:r w:rsidR="005F6EEE" w:rsidRPr="00951887">
              <w:rPr>
                <w:rFonts w:ascii="Times New Roman" w:hAnsi="Times New Roman"/>
                <w:sz w:val="20"/>
              </w:rPr>
              <w:t>000</w:t>
            </w:r>
          </w:p>
        </w:tc>
      </w:tr>
    </w:tbl>
    <w:p w14:paraId="19A319DB" w14:textId="77777777" w:rsidR="005F6EEE" w:rsidRDefault="005F6EEE" w:rsidP="005F6EEE">
      <w:pPr>
        <w:spacing w:line="300" w:lineRule="atLeast"/>
        <w:rPr>
          <w:rFonts w:ascii="Times New Roman" w:hAnsi="Times New Roman"/>
          <w:sz w:val="20"/>
        </w:rPr>
      </w:pPr>
    </w:p>
    <w:p w14:paraId="19A319DC" w14:textId="77777777" w:rsidR="005F6EEE" w:rsidRDefault="005F6EEE" w:rsidP="00BA5BAF">
      <w:pPr>
        <w:autoSpaceDE w:val="0"/>
        <w:autoSpaceDN w:val="0"/>
        <w:adjustRightInd w:val="0"/>
        <w:rPr>
          <w:rFonts w:ascii="Times New Roman" w:hAnsi="Times New Roman"/>
          <w:sz w:val="20"/>
        </w:rPr>
      </w:pPr>
    </w:p>
    <w:p w14:paraId="19A319DD" w14:textId="77777777" w:rsidR="005F6EEE" w:rsidRDefault="005F6EEE" w:rsidP="00BA5BAF">
      <w:pPr>
        <w:autoSpaceDE w:val="0"/>
        <w:autoSpaceDN w:val="0"/>
        <w:adjustRightInd w:val="0"/>
        <w:rPr>
          <w:rFonts w:ascii="Times New Roman" w:hAnsi="Times New Roman"/>
          <w:sz w:val="20"/>
        </w:rPr>
      </w:pPr>
      <w:r>
        <w:rPr>
          <w:rFonts w:ascii="Times New Roman" w:hAnsi="Times New Roman"/>
          <w:sz w:val="20"/>
        </w:rPr>
        <w:t xml:space="preserve">Hourly TAC emissions can be derived by an evaluation of each loading operation in the 3-year baseline period.  Using each loading operation calculated emissions and dividing it by the cargo carrier hoteling duration, a loading operation emission rate in lb/hr can be derived.  The peak emission rate for gasoline loading occurred during a loading operation on beginning on 5/6/2014 and is </w:t>
      </w:r>
      <w:r w:rsidR="003D148D">
        <w:rPr>
          <w:rFonts w:ascii="Times New Roman" w:hAnsi="Times New Roman"/>
          <w:sz w:val="20"/>
        </w:rPr>
        <w:t>5.46</w:t>
      </w:r>
      <w:r>
        <w:rPr>
          <w:rFonts w:ascii="Times New Roman" w:hAnsi="Times New Roman"/>
          <w:sz w:val="20"/>
        </w:rPr>
        <w:t xml:space="preserve"> lb/hr.  The peak emission rate for diesel loading occurred during a loading operation beginning on 5/17/2014 and is 2.42 lb/hr.</w:t>
      </w:r>
    </w:p>
    <w:p w14:paraId="19A319DE" w14:textId="77777777" w:rsidR="008D3AAA" w:rsidRDefault="008D3AAA" w:rsidP="00BA5BAF">
      <w:pPr>
        <w:autoSpaceDE w:val="0"/>
        <w:autoSpaceDN w:val="0"/>
        <w:adjustRightInd w:val="0"/>
        <w:rPr>
          <w:rFonts w:ascii="Times New Roman" w:hAnsi="Times New Roman"/>
          <w:sz w:val="20"/>
        </w:rPr>
      </w:pPr>
    </w:p>
    <w:p w14:paraId="19A319DF" w14:textId="77777777" w:rsidR="005F6EEE" w:rsidRDefault="005F6EEE" w:rsidP="00BA5BAF">
      <w:pPr>
        <w:autoSpaceDE w:val="0"/>
        <w:autoSpaceDN w:val="0"/>
        <w:adjustRightInd w:val="0"/>
        <w:rPr>
          <w:rFonts w:ascii="Times New Roman" w:hAnsi="Times New Roman"/>
          <w:sz w:val="20"/>
        </w:rPr>
      </w:pPr>
      <w:r>
        <w:rPr>
          <w:rFonts w:ascii="Times New Roman" w:hAnsi="Times New Roman"/>
          <w:sz w:val="20"/>
        </w:rPr>
        <w:t>The maximum hourly TAC emissions from S-1560 Loading Operations are summarized in the following table.</w:t>
      </w:r>
    </w:p>
    <w:p w14:paraId="19A319E0" w14:textId="77777777" w:rsidR="008D3AAA" w:rsidRDefault="008D3AAA" w:rsidP="005F6EEE">
      <w:pPr>
        <w:spacing w:line="300" w:lineRule="atLeast"/>
        <w:rPr>
          <w:rFonts w:ascii="Times New Roman" w:hAnsi="Times New Roman"/>
          <w:sz w:val="20"/>
        </w:rPr>
      </w:pPr>
    </w:p>
    <w:tbl>
      <w:tblPr>
        <w:tblStyle w:val="TableGrid"/>
        <w:tblW w:w="8928" w:type="dxa"/>
        <w:tblLook w:val="04A0" w:firstRow="1" w:lastRow="0" w:firstColumn="1" w:lastColumn="0" w:noHBand="0" w:noVBand="1"/>
      </w:tblPr>
      <w:tblGrid>
        <w:gridCol w:w="1455"/>
        <w:gridCol w:w="1245"/>
        <w:gridCol w:w="1679"/>
        <w:gridCol w:w="1155"/>
        <w:gridCol w:w="1684"/>
        <w:gridCol w:w="1710"/>
      </w:tblGrid>
      <w:tr w:rsidR="005F6EEE" w:rsidRPr="000F5065" w14:paraId="19A319E7" w14:textId="77777777" w:rsidTr="00F80460">
        <w:trPr>
          <w:cantSplit/>
          <w:tblHeader/>
        </w:trPr>
        <w:tc>
          <w:tcPr>
            <w:tcW w:w="1455" w:type="dxa"/>
            <w:shd w:val="clear" w:color="auto" w:fill="B8CCE4" w:themeFill="accent1" w:themeFillTint="66"/>
          </w:tcPr>
          <w:p w14:paraId="19A319E1"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TAC</w:t>
            </w:r>
          </w:p>
        </w:tc>
        <w:tc>
          <w:tcPr>
            <w:tcW w:w="1245" w:type="dxa"/>
            <w:shd w:val="clear" w:color="auto" w:fill="B8CCE4" w:themeFill="accent1" w:themeFillTint="66"/>
          </w:tcPr>
          <w:p w14:paraId="19A319E2"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Gasoline Vapor wt%</w:t>
            </w:r>
          </w:p>
        </w:tc>
        <w:tc>
          <w:tcPr>
            <w:tcW w:w="1679" w:type="dxa"/>
            <w:shd w:val="clear" w:color="auto" w:fill="B8CCE4" w:themeFill="accent1" w:themeFillTint="66"/>
          </w:tcPr>
          <w:p w14:paraId="19A319E3"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Gasoline Loading Emissions, lb/hour</w:t>
            </w:r>
          </w:p>
        </w:tc>
        <w:tc>
          <w:tcPr>
            <w:tcW w:w="1155" w:type="dxa"/>
            <w:shd w:val="clear" w:color="auto" w:fill="B8CCE4" w:themeFill="accent1" w:themeFillTint="66"/>
          </w:tcPr>
          <w:p w14:paraId="19A319E4"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Diesel Vapor wt%</w:t>
            </w:r>
          </w:p>
        </w:tc>
        <w:tc>
          <w:tcPr>
            <w:tcW w:w="1684" w:type="dxa"/>
            <w:shd w:val="clear" w:color="auto" w:fill="B8CCE4" w:themeFill="accent1" w:themeFillTint="66"/>
          </w:tcPr>
          <w:p w14:paraId="19A319E5"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Diesel Loading Emissions, lb/hour</w:t>
            </w:r>
          </w:p>
        </w:tc>
        <w:tc>
          <w:tcPr>
            <w:tcW w:w="1710" w:type="dxa"/>
            <w:shd w:val="clear" w:color="auto" w:fill="B8CCE4" w:themeFill="accent1" w:themeFillTint="66"/>
          </w:tcPr>
          <w:p w14:paraId="19A319E6"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 Loading Emissions, lb/hour</w:t>
            </w:r>
          </w:p>
        </w:tc>
      </w:tr>
      <w:tr w:rsidR="003D148D" w14:paraId="19A319EE" w14:textId="77777777" w:rsidTr="006960A4">
        <w:tc>
          <w:tcPr>
            <w:tcW w:w="1455" w:type="dxa"/>
          </w:tcPr>
          <w:p w14:paraId="19A319E8"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Toluene</w:t>
            </w:r>
          </w:p>
        </w:tc>
        <w:tc>
          <w:tcPr>
            <w:tcW w:w="1245" w:type="dxa"/>
            <w:vAlign w:val="bottom"/>
          </w:tcPr>
          <w:p w14:paraId="19A319E9" w14:textId="77777777" w:rsidR="003D148D" w:rsidRPr="00C51902" w:rsidRDefault="003D148D" w:rsidP="006960A4">
            <w:pPr>
              <w:spacing w:line="300" w:lineRule="atLeast"/>
              <w:jc w:val="center"/>
              <w:rPr>
                <w:rFonts w:ascii="Times New Roman" w:hAnsi="Times New Roman"/>
                <w:sz w:val="20"/>
              </w:rPr>
            </w:pPr>
            <w:r w:rsidRPr="00C51902">
              <w:rPr>
                <w:rFonts w:ascii="Times New Roman" w:hAnsi="Times New Roman"/>
                <w:sz w:val="20"/>
              </w:rPr>
              <w:t>1.717%</w:t>
            </w:r>
          </w:p>
        </w:tc>
        <w:tc>
          <w:tcPr>
            <w:tcW w:w="1679" w:type="dxa"/>
            <w:vAlign w:val="bottom"/>
          </w:tcPr>
          <w:p w14:paraId="19A319EA" w14:textId="77777777" w:rsidR="003D148D" w:rsidRPr="00680281" w:rsidRDefault="003D148D" w:rsidP="006960A4">
            <w:pPr>
              <w:jc w:val="center"/>
              <w:rPr>
                <w:rFonts w:ascii="Times New Roman" w:hAnsi="Times New Roman"/>
                <w:sz w:val="20"/>
              </w:rPr>
            </w:pPr>
            <w:r>
              <w:rPr>
                <w:rFonts w:ascii="Times New Roman" w:hAnsi="Times New Roman"/>
                <w:sz w:val="20"/>
              </w:rPr>
              <w:t>0.09380</w:t>
            </w:r>
          </w:p>
        </w:tc>
        <w:tc>
          <w:tcPr>
            <w:tcW w:w="1155" w:type="dxa"/>
          </w:tcPr>
          <w:p w14:paraId="19A319EB" w14:textId="77777777" w:rsidR="003D148D" w:rsidRDefault="003D148D" w:rsidP="006960A4">
            <w:pPr>
              <w:spacing w:line="300" w:lineRule="atLeast"/>
              <w:jc w:val="center"/>
              <w:rPr>
                <w:rFonts w:ascii="Times New Roman" w:hAnsi="Times New Roman"/>
                <w:sz w:val="20"/>
              </w:rPr>
            </w:pPr>
          </w:p>
        </w:tc>
        <w:tc>
          <w:tcPr>
            <w:tcW w:w="1684" w:type="dxa"/>
            <w:vAlign w:val="bottom"/>
          </w:tcPr>
          <w:p w14:paraId="19A319EC" w14:textId="77777777" w:rsidR="003D148D" w:rsidRPr="00680281" w:rsidRDefault="003D148D" w:rsidP="006960A4">
            <w:pPr>
              <w:jc w:val="center"/>
              <w:rPr>
                <w:rFonts w:ascii="Times New Roman" w:hAnsi="Times New Roman"/>
                <w:sz w:val="20"/>
              </w:rPr>
            </w:pPr>
          </w:p>
        </w:tc>
        <w:tc>
          <w:tcPr>
            <w:tcW w:w="1710" w:type="dxa"/>
            <w:vAlign w:val="bottom"/>
          </w:tcPr>
          <w:p w14:paraId="19A319ED" w14:textId="77777777" w:rsidR="003D148D" w:rsidRPr="00975B90" w:rsidRDefault="003D148D" w:rsidP="006960A4">
            <w:pPr>
              <w:jc w:val="center"/>
              <w:rPr>
                <w:rFonts w:ascii="Times New Roman" w:hAnsi="Times New Roman"/>
                <w:sz w:val="20"/>
              </w:rPr>
            </w:pPr>
            <w:r>
              <w:rPr>
                <w:rFonts w:ascii="Times New Roman" w:hAnsi="Times New Roman"/>
                <w:sz w:val="20"/>
              </w:rPr>
              <w:t>0.0938</w:t>
            </w:r>
          </w:p>
        </w:tc>
      </w:tr>
      <w:tr w:rsidR="003D148D" w14:paraId="19A319F5" w14:textId="77777777" w:rsidTr="006960A4">
        <w:tc>
          <w:tcPr>
            <w:tcW w:w="1455" w:type="dxa"/>
          </w:tcPr>
          <w:p w14:paraId="19A319EF"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Ethylbenzene</w:t>
            </w:r>
          </w:p>
        </w:tc>
        <w:tc>
          <w:tcPr>
            <w:tcW w:w="1245" w:type="dxa"/>
            <w:vAlign w:val="bottom"/>
          </w:tcPr>
          <w:p w14:paraId="19A319F0" w14:textId="77777777" w:rsidR="003D148D" w:rsidRPr="00C51902" w:rsidRDefault="003D148D" w:rsidP="006960A4">
            <w:pPr>
              <w:spacing w:line="300" w:lineRule="atLeast"/>
              <w:jc w:val="center"/>
              <w:rPr>
                <w:rFonts w:ascii="Times New Roman" w:hAnsi="Times New Roman"/>
                <w:sz w:val="20"/>
              </w:rPr>
            </w:pPr>
            <w:r w:rsidRPr="00C51902">
              <w:rPr>
                <w:rFonts w:ascii="Times New Roman" w:hAnsi="Times New Roman"/>
                <w:sz w:val="20"/>
              </w:rPr>
              <w:t>0.095%</w:t>
            </w:r>
          </w:p>
        </w:tc>
        <w:tc>
          <w:tcPr>
            <w:tcW w:w="1679" w:type="dxa"/>
            <w:vAlign w:val="bottom"/>
          </w:tcPr>
          <w:p w14:paraId="19A319F1" w14:textId="77777777" w:rsidR="003D148D" w:rsidRPr="00680281" w:rsidRDefault="003D148D" w:rsidP="006960A4">
            <w:pPr>
              <w:jc w:val="center"/>
              <w:rPr>
                <w:rFonts w:ascii="Times New Roman" w:hAnsi="Times New Roman"/>
                <w:sz w:val="20"/>
              </w:rPr>
            </w:pPr>
            <w:r>
              <w:rPr>
                <w:rFonts w:ascii="Times New Roman" w:hAnsi="Times New Roman"/>
                <w:sz w:val="20"/>
              </w:rPr>
              <w:t>0.00519</w:t>
            </w:r>
          </w:p>
        </w:tc>
        <w:tc>
          <w:tcPr>
            <w:tcW w:w="1155" w:type="dxa"/>
          </w:tcPr>
          <w:p w14:paraId="19A319F2" w14:textId="77777777" w:rsidR="003D148D" w:rsidRDefault="003D148D" w:rsidP="006960A4">
            <w:pPr>
              <w:spacing w:line="300" w:lineRule="atLeast"/>
              <w:jc w:val="center"/>
              <w:rPr>
                <w:rFonts w:ascii="Times New Roman" w:hAnsi="Times New Roman"/>
                <w:sz w:val="20"/>
              </w:rPr>
            </w:pPr>
          </w:p>
        </w:tc>
        <w:tc>
          <w:tcPr>
            <w:tcW w:w="1684" w:type="dxa"/>
            <w:vAlign w:val="bottom"/>
          </w:tcPr>
          <w:p w14:paraId="19A319F3" w14:textId="77777777" w:rsidR="003D148D" w:rsidRPr="00680281" w:rsidRDefault="003D148D" w:rsidP="006960A4">
            <w:pPr>
              <w:jc w:val="center"/>
              <w:rPr>
                <w:rFonts w:ascii="Times New Roman" w:hAnsi="Times New Roman"/>
                <w:sz w:val="20"/>
              </w:rPr>
            </w:pPr>
          </w:p>
        </w:tc>
        <w:tc>
          <w:tcPr>
            <w:tcW w:w="1710" w:type="dxa"/>
            <w:vAlign w:val="bottom"/>
          </w:tcPr>
          <w:p w14:paraId="19A319F4" w14:textId="77777777" w:rsidR="003D148D" w:rsidRPr="00975B90" w:rsidRDefault="003D148D" w:rsidP="006960A4">
            <w:pPr>
              <w:jc w:val="center"/>
              <w:rPr>
                <w:rFonts w:ascii="Times New Roman" w:hAnsi="Times New Roman"/>
                <w:sz w:val="20"/>
              </w:rPr>
            </w:pPr>
            <w:r>
              <w:rPr>
                <w:rFonts w:ascii="Times New Roman" w:hAnsi="Times New Roman"/>
                <w:sz w:val="20"/>
              </w:rPr>
              <w:t>0.0052</w:t>
            </w:r>
          </w:p>
        </w:tc>
      </w:tr>
      <w:tr w:rsidR="003D148D" w14:paraId="19A319FC" w14:textId="77777777" w:rsidTr="006960A4">
        <w:tc>
          <w:tcPr>
            <w:tcW w:w="1455" w:type="dxa"/>
          </w:tcPr>
          <w:p w14:paraId="19A319F6"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Xylene (Total)</w:t>
            </w:r>
          </w:p>
        </w:tc>
        <w:tc>
          <w:tcPr>
            <w:tcW w:w="1245" w:type="dxa"/>
            <w:vAlign w:val="bottom"/>
          </w:tcPr>
          <w:p w14:paraId="19A319F7" w14:textId="77777777" w:rsidR="003D148D" w:rsidRPr="00C51902" w:rsidRDefault="003D148D" w:rsidP="006960A4">
            <w:pPr>
              <w:spacing w:line="300" w:lineRule="atLeast"/>
              <w:jc w:val="center"/>
              <w:rPr>
                <w:rFonts w:ascii="Times New Roman" w:hAnsi="Times New Roman"/>
                <w:sz w:val="20"/>
              </w:rPr>
            </w:pPr>
            <w:r w:rsidRPr="00C51902">
              <w:rPr>
                <w:rFonts w:ascii="Times New Roman" w:hAnsi="Times New Roman"/>
                <w:sz w:val="20"/>
              </w:rPr>
              <w:t>0.474%</w:t>
            </w:r>
          </w:p>
        </w:tc>
        <w:tc>
          <w:tcPr>
            <w:tcW w:w="1679" w:type="dxa"/>
            <w:vAlign w:val="bottom"/>
          </w:tcPr>
          <w:p w14:paraId="19A319F8" w14:textId="77777777" w:rsidR="003D148D" w:rsidRPr="00680281" w:rsidRDefault="003D148D" w:rsidP="006960A4">
            <w:pPr>
              <w:jc w:val="center"/>
              <w:rPr>
                <w:rFonts w:ascii="Times New Roman" w:hAnsi="Times New Roman"/>
                <w:sz w:val="20"/>
              </w:rPr>
            </w:pPr>
            <w:r>
              <w:rPr>
                <w:rFonts w:ascii="Times New Roman" w:hAnsi="Times New Roman"/>
                <w:sz w:val="20"/>
              </w:rPr>
              <w:t>0.02589</w:t>
            </w:r>
          </w:p>
        </w:tc>
        <w:tc>
          <w:tcPr>
            <w:tcW w:w="1155" w:type="dxa"/>
            <w:vAlign w:val="bottom"/>
          </w:tcPr>
          <w:p w14:paraId="19A319F9" w14:textId="77777777" w:rsidR="003D148D" w:rsidRPr="00C51902" w:rsidRDefault="003D148D" w:rsidP="006960A4">
            <w:pPr>
              <w:spacing w:line="300" w:lineRule="atLeast"/>
              <w:jc w:val="center"/>
              <w:rPr>
                <w:rFonts w:ascii="Times New Roman" w:hAnsi="Times New Roman"/>
                <w:sz w:val="20"/>
              </w:rPr>
            </w:pPr>
            <w:r w:rsidRPr="00C51902">
              <w:rPr>
                <w:rFonts w:ascii="Times New Roman" w:hAnsi="Times New Roman"/>
                <w:sz w:val="20"/>
              </w:rPr>
              <w:t>37.2%</w:t>
            </w:r>
          </w:p>
        </w:tc>
        <w:tc>
          <w:tcPr>
            <w:tcW w:w="1684" w:type="dxa"/>
            <w:vAlign w:val="bottom"/>
          </w:tcPr>
          <w:p w14:paraId="19A319FA" w14:textId="77777777" w:rsidR="003D148D" w:rsidRPr="00680281" w:rsidRDefault="003D148D" w:rsidP="006960A4">
            <w:pPr>
              <w:jc w:val="center"/>
              <w:rPr>
                <w:rFonts w:ascii="Times New Roman" w:hAnsi="Times New Roman"/>
                <w:sz w:val="20"/>
              </w:rPr>
            </w:pPr>
            <w:r w:rsidRPr="00680281">
              <w:rPr>
                <w:rFonts w:ascii="Times New Roman" w:hAnsi="Times New Roman"/>
                <w:sz w:val="20"/>
              </w:rPr>
              <w:t>0.900</w:t>
            </w:r>
          </w:p>
        </w:tc>
        <w:tc>
          <w:tcPr>
            <w:tcW w:w="1710" w:type="dxa"/>
            <w:vAlign w:val="bottom"/>
          </w:tcPr>
          <w:p w14:paraId="19A319FB" w14:textId="77777777" w:rsidR="003D148D" w:rsidRPr="00975B90" w:rsidRDefault="003D148D" w:rsidP="006960A4">
            <w:pPr>
              <w:jc w:val="center"/>
              <w:rPr>
                <w:rFonts w:ascii="Times New Roman" w:hAnsi="Times New Roman"/>
                <w:sz w:val="20"/>
              </w:rPr>
            </w:pPr>
            <w:r>
              <w:rPr>
                <w:rFonts w:ascii="Times New Roman" w:hAnsi="Times New Roman"/>
                <w:sz w:val="20"/>
              </w:rPr>
              <w:t>0.9255</w:t>
            </w:r>
          </w:p>
        </w:tc>
      </w:tr>
      <w:tr w:rsidR="003D148D" w14:paraId="19A31A03" w14:textId="77777777" w:rsidTr="006960A4">
        <w:tc>
          <w:tcPr>
            <w:tcW w:w="1455" w:type="dxa"/>
          </w:tcPr>
          <w:p w14:paraId="19A319FD"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Benzene</w:t>
            </w:r>
          </w:p>
        </w:tc>
        <w:tc>
          <w:tcPr>
            <w:tcW w:w="1245" w:type="dxa"/>
            <w:vAlign w:val="bottom"/>
          </w:tcPr>
          <w:p w14:paraId="19A319FE" w14:textId="77777777" w:rsidR="003D148D" w:rsidRPr="00C51902" w:rsidRDefault="003D148D" w:rsidP="006960A4">
            <w:pPr>
              <w:spacing w:line="300" w:lineRule="atLeast"/>
              <w:jc w:val="center"/>
              <w:rPr>
                <w:rFonts w:ascii="Times New Roman" w:hAnsi="Times New Roman"/>
                <w:sz w:val="20"/>
              </w:rPr>
            </w:pPr>
            <w:r w:rsidRPr="00C51902">
              <w:rPr>
                <w:rFonts w:ascii="Times New Roman" w:hAnsi="Times New Roman"/>
                <w:sz w:val="20"/>
              </w:rPr>
              <w:t>0.261%</w:t>
            </w:r>
          </w:p>
        </w:tc>
        <w:tc>
          <w:tcPr>
            <w:tcW w:w="1679" w:type="dxa"/>
            <w:vAlign w:val="bottom"/>
          </w:tcPr>
          <w:p w14:paraId="19A319FF" w14:textId="77777777" w:rsidR="003D148D" w:rsidRPr="00680281" w:rsidRDefault="003D148D" w:rsidP="006960A4">
            <w:pPr>
              <w:jc w:val="center"/>
              <w:rPr>
                <w:rFonts w:ascii="Times New Roman" w:hAnsi="Times New Roman"/>
                <w:sz w:val="20"/>
              </w:rPr>
            </w:pPr>
            <w:r>
              <w:rPr>
                <w:rFonts w:ascii="Times New Roman" w:hAnsi="Times New Roman"/>
                <w:sz w:val="20"/>
              </w:rPr>
              <w:t>0.01426</w:t>
            </w:r>
          </w:p>
        </w:tc>
        <w:tc>
          <w:tcPr>
            <w:tcW w:w="1155" w:type="dxa"/>
            <w:vAlign w:val="bottom"/>
          </w:tcPr>
          <w:p w14:paraId="19A31A00" w14:textId="77777777" w:rsidR="003D148D" w:rsidRPr="00C51902" w:rsidRDefault="003D148D" w:rsidP="006960A4">
            <w:pPr>
              <w:spacing w:line="300" w:lineRule="atLeast"/>
              <w:jc w:val="center"/>
              <w:rPr>
                <w:rFonts w:ascii="Times New Roman" w:hAnsi="Times New Roman"/>
                <w:sz w:val="20"/>
              </w:rPr>
            </w:pPr>
          </w:p>
        </w:tc>
        <w:tc>
          <w:tcPr>
            <w:tcW w:w="1684" w:type="dxa"/>
            <w:vAlign w:val="bottom"/>
          </w:tcPr>
          <w:p w14:paraId="19A31A01" w14:textId="77777777" w:rsidR="003D148D" w:rsidRPr="00680281" w:rsidRDefault="003D148D" w:rsidP="006960A4">
            <w:pPr>
              <w:jc w:val="center"/>
              <w:rPr>
                <w:rFonts w:ascii="Times New Roman" w:hAnsi="Times New Roman"/>
                <w:sz w:val="20"/>
              </w:rPr>
            </w:pPr>
          </w:p>
        </w:tc>
        <w:tc>
          <w:tcPr>
            <w:tcW w:w="1710" w:type="dxa"/>
            <w:vAlign w:val="bottom"/>
          </w:tcPr>
          <w:p w14:paraId="19A31A02" w14:textId="77777777" w:rsidR="003D148D" w:rsidRPr="00975B90" w:rsidRDefault="003D148D" w:rsidP="006960A4">
            <w:pPr>
              <w:jc w:val="center"/>
              <w:rPr>
                <w:rFonts w:ascii="Times New Roman" w:hAnsi="Times New Roman"/>
                <w:sz w:val="20"/>
              </w:rPr>
            </w:pPr>
            <w:r>
              <w:rPr>
                <w:rFonts w:ascii="Times New Roman" w:hAnsi="Times New Roman"/>
                <w:sz w:val="20"/>
              </w:rPr>
              <w:t>0.0143</w:t>
            </w:r>
          </w:p>
        </w:tc>
      </w:tr>
      <w:tr w:rsidR="003D148D" w14:paraId="19A31A0A" w14:textId="77777777" w:rsidTr="006960A4">
        <w:tc>
          <w:tcPr>
            <w:tcW w:w="1455" w:type="dxa"/>
          </w:tcPr>
          <w:p w14:paraId="19A31A04"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Naphthalene</w:t>
            </w:r>
          </w:p>
        </w:tc>
        <w:tc>
          <w:tcPr>
            <w:tcW w:w="1245" w:type="dxa"/>
            <w:vAlign w:val="bottom"/>
          </w:tcPr>
          <w:p w14:paraId="19A31A05" w14:textId="77777777" w:rsidR="003D148D" w:rsidRPr="00C51902" w:rsidRDefault="003D148D" w:rsidP="006960A4">
            <w:pPr>
              <w:spacing w:line="300" w:lineRule="atLeast"/>
              <w:jc w:val="center"/>
              <w:rPr>
                <w:rFonts w:ascii="Times New Roman" w:hAnsi="Times New Roman"/>
                <w:sz w:val="20"/>
              </w:rPr>
            </w:pPr>
            <w:r w:rsidRPr="00C51902">
              <w:rPr>
                <w:rFonts w:ascii="Times New Roman" w:hAnsi="Times New Roman"/>
                <w:sz w:val="20"/>
              </w:rPr>
              <w:t>0.0018%</w:t>
            </w:r>
          </w:p>
        </w:tc>
        <w:tc>
          <w:tcPr>
            <w:tcW w:w="1679" w:type="dxa"/>
            <w:vAlign w:val="bottom"/>
          </w:tcPr>
          <w:p w14:paraId="19A31A06" w14:textId="77777777" w:rsidR="003D148D" w:rsidRPr="00680281" w:rsidRDefault="003D148D" w:rsidP="006960A4">
            <w:pPr>
              <w:jc w:val="center"/>
              <w:rPr>
                <w:rFonts w:ascii="Times New Roman" w:hAnsi="Times New Roman"/>
                <w:sz w:val="20"/>
              </w:rPr>
            </w:pPr>
            <w:r>
              <w:rPr>
                <w:rFonts w:ascii="Times New Roman" w:hAnsi="Times New Roman"/>
                <w:sz w:val="20"/>
              </w:rPr>
              <w:t>0.00010</w:t>
            </w:r>
          </w:p>
        </w:tc>
        <w:tc>
          <w:tcPr>
            <w:tcW w:w="1155" w:type="dxa"/>
            <w:vAlign w:val="bottom"/>
          </w:tcPr>
          <w:p w14:paraId="19A31A07" w14:textId="77777777" w:rsidR="003D148D" w:rsidRPr="00C51902" w:rsidRDefault="003D148D" w:rsidP="006960A4">
            <w:pPr>
              <w:spacing w:line="300" w:lineRule="atLeast"/>
              <w:jc w:val="center"/>
              <w:rPr>
                <w:rFonts w:ascii="Times New Roman" w:hAnsi="Times New Roman"/>
                <w:sz w:val="20"/>
              </w:rPr>
            </w:pPr>
            <w:r w:rsidRPr="00C51902">
              <w:rPr>
                <w:rFonts w:ascii="Times New Roman" w:hAnsi="Times New Roman"/>
                <w:sz w:val="20"/>
              </w:rPr>
              <w:t>0.471%</w:t>
            </w:r>
          </w:p>
        </w:tc>
        <w:tc>
          <w:tcPr>
            <w:tcW w:w="1684" w:type="dxa"/>
            <w:vAlign w:val="bottom"/>
          </w:tcPr>
          <w:p w14:paraId="19A31A08" w14:textId="77777777" w:rsidR="003D148D" w:rsidRPr="00680281" w:rsidRDefault="003D148D" w:rsidP="006960A4">
            <w:pPr>
              <w:jc w:val="center"/>
              <w:rPr>
                <w:rFonts w:ascii="Times New Roman" w:hAnsi="Times New Roman"/>
                <w:sz w:val="20"/>
              </w:rPr>
            </w:pPr>
            <w:r w:rsidRPr="00680281">
              <w:rPr>
                <w:rFonts w:ascii="Times New Roman" w:hAnsi="Times New Roman"/>
                <w:sz w:val="20"/>
              </w:rPr>
              <w:t>0.0114</w:t>
            </w:r>
          </w:p>
        </w:tc>
        <w:tc>
          <w:tcPr>
            <w:tcW w:w="1710" w:type="dxa"/>
            <w:vAlign w:val="bottom"/>
          </w:tcPr>
          <w:p w14:paraId="19A31A09" w14:textId="77777777" w:rsidR="003D148D" w:rsidRPr="00975B90" w:rsidRDefault="003D148D" w:rsidP="006960A4">
            <w:pPr>
              <w:jc w:val="center"/>
              <w:rPr>
                <w:rFonts w:ascii="Times New Roman" w:hAnsi="Times New Roman"/>
                <w:sz w:val="20"/>
              </w:rPr>
            </w:pPr>
            <w:r>
              <w:rPr>
                <w:rFonts w:ascii="Times New Roman" w:hAnsi="Times New Roman"/>
                <w:sz w:val="20"/>
              </w:rPr>
              <w:t>0.0115</w:t>
            </w:r>
          </w:p>
        </w:tc>
      </w:tr>
      <w:tr w:rsidR="003D148D" w14:paraId="19A31A11" w14:textId="77777777" w:rsidTr="006960A4">
        <w:tc>
          <w:tcPr>
            <w:tcW w:w="1455" w:type="dxa"/>
          </w:tcPr>
          <w:p w14:paraId="19A31A0B" w14:textId="77777777" w:rsidR="003D148D" w:rsidRPr="00C51902" w:rsidRDefault="003D148D" w:rsidP="006960A4">
            <w:pPr>
              <w:spacing w:line="300" w:lineRule="atLeast"/>
              <w:rPr>
                <w:rFonts w:ascii="Times New Roman" w:hAnsi="Times New Roman"/>
                <w:b/>
                <w:sz w:val="20"/>
              </w:rPr>
            </w:pPr>
            <w:r w:rsidRPr="00C51902">
              <w:rPr>
                <w:rFonts w:ascii="Times New Roman" w:hAnsi="Times New Roman"/>
                <w:b/>
                <w:sz w:val="20"/>
              </w:rPr>
              <w:t>n-Hexane</w:t>
            </w:r>
          </w:p>
        </w:tc>
        <w:tc>
          <w:tcPr>
            <w:tcW w:w="1245" w:type="dxa"/>
            <w:vAlign w:val="bottom"/>
          </w:tcPr>
          <w:p w14:paraId="19A31A0C" w14:textId="77777777" w:rsidR="003D148D" w:rsidRPr="00C51902" w:rsidRDefault="003D148D" w:rsidP="006960A4">
            <w:pPr>
              <w:spacing w:line="300" w:lineRule="atLeast"/>
              <w:jc w:val="center"/>
              <w:rPr>
                <w:rFonts w:ascii="Times New Roman" w:hAnsi="Times New Roman"/>
                <w:sz w:val="20"/>
              </w:rPr>
            </w:pPr>
            <w:r w:rsidRPr="00C51902">
              <w:rPr>
                <w:rFonts w:ascii="Times New Roman" w:hAnsi="Times New Roman"/>
                <w:sz w:val="20"/>
              </w:rPr>
              <w:t>0.246%</w:t>
            </w:r>
          </w:p>
        </w:tc>
        <w:tc>
          <w:tcPr>
            <w:tcW w:w="1679" w:type="dxa"/>
            <w:vAlign w:val="bottom"/>
          </w:tcPr>
          <w:p w14:paraId="19A31A0D" w14:textId="77777777" w:rsidR="003D148D" w:rsidRPr="00680281" w:rsidRDefault="003D148D" w:rsidP="006960A4">
            <w:pPr>
              <w:jc w:val="center"/>
              <w:rPr>
                <w:rFonts w:ascii="Times New Roman" w:hAnsi="Times New Roman"/>
                <w:sz w:val="20"/>
              </w:rPr>
            </w:pPr>
            <w:r>
              <w:rPr>
                <w:rFonts w:ascii="Times New Roman" w:hAnsi="Times New Roman"/>
                <w:sz w:val="20"/>
              </w:rPr>
              <w:t>0.01344</w:t>
            </w:r>
          </w:p>
        </w:tc>
        <w:tc>
          <w:tcPr>
            <w:tcW w:w="1155" w:type="dxa"/>
          </w:tcPr>
          <w:p w14:paraId="19A31A0E" w14:textId="77777777" w:rsidR="003D148D" w:rsidRDefault="003D148D" w:rsidP="006960A4">
            <w:pPr>
              <w:spacing w:line="300" w:lineRule="atLeast"/>
              <w:jc w:val="center"/>
              <w:rPr>
                <w:rFonts w:ascii="Times New Roman" w:hAnsi="Times New Roman"/>
                <w:sz w:val="20"/>
              </w:rPr>
            </w:pPr>
          </w:p>
        </w:tc>
        <w:tc>
          <w:tcPr>
            <w:tcW w:w="1684" w:type="dxa"/>
            <w:vAlign w:val="bottom"/>
          </w:tcPr>
          <w:p w14:paraId="19A31A0F" w14:textId="77777777" w:rsidR="003D148D" w:rsidRPr="00680281" w:rsidRDefault="003D148D" w:rsidP="006960A4">
            <w:pPr>
              <w:jc w:val="center"/>
              <w:rPr>
                <w:rFonts w:ascii="Times New Roman" w:hAnsi="Times New Roman"/>
                <w:sz w:val="20"/>
              </w:rPr>
            </w:pPr>
          </w:p>
        </w:tc>
        <w:tc>
          <w:tcPr>
            <w:tcW w:w="1710" w:type="dxa"/>
            <w:vAlign w:val="bottom"/>
          </w:tcPr>
          <w:p w14:paraId="19A31A10" w14:textId="77777777" w:rsidR="003D148D" w:rsidRPr="00975B90" w:rsidRDefault="003D148D" w:rsidP="006960A4">
            <w:pPr>
              <w:jc w:val="center"/>
              <w:rPr>
                <w:rFonts w:ascii="Times New Roman" w:hAnsi="Times New Roman"/>
                <w:sz w:val="20"/>
              </w:rPr>
            </w:pPr>
            <w:r>
              <w:rPr>
                <w:rFonts w:ascii="Times New Roman" w:hAnsi="Times New Roman"/>
                <w:sz w:val="20"/>
              </w:rPr>
              <w:t>0.0134</w:t>
            </w:r>
          </w:p>
        </w:tc>
      </w:tr>
      <w:tr w:rsidR="005F6EEE" w14:paraId="19A31A18" w14:textId="77777777" w:rsidTr="006960A4">
        <w:tc>
          <w:tcPr>
            <w:tcW w:w="1455" w:type="dxa"/>
          </w:tcPr>
          <w:p w14:paraId="19A31A12" w14:textId="77777777" w:rsidR="005F6EEE" w:rsidRPr="00C51902" w:rsidRDefault="005F6EEE" w:rsidP="006960A4">
            <w:pPr>
              <w:spacing w:line="300" w:lineRule="atLeast"/>
              <w:rPr>
                <w:rFonts w:ascii="Times New Roman" w:hAnsi="Times New Roman"/>
                <w:b/>
                <w:sz w:val="20"/>
              </w:rPr>
            </w:pPr>
            <w:r>
              <w:rPr>
                <w:rFonts w:ascii="Times New Roman" w:hAnsi="Times New Roman"/>
                <w:b/>
                <w:sz w:val="20"/>
              </w:rPr>
              <w:t>Total lbs/hour</w:t>
            </w:r>
          </w:p>
        </w:tc>
        <w:tc>
          <w:tcPr>
            <w:tcW w:w="1245" w:type="dxa"/>
            <w:vAlign w:val="bottom"/>
          </w:tcPr>
          <w:p w14:paraId="19A31A13" w14:textId="77777777" w:rsidR="005F6EEE" w:rsidRPr="00C51902" w:rsidRDefault="005F6EEE" w:rsidP="006960A4">
            <w:pPr>
              <w:spacing w:line="300" w:lineRule="atLeast"/>
              <w:jc w:val="center"/>
              <w:rPr>
                <w:rFonts w:ascii="Times New Roman" w:hAnsi="Times New Roman"/>
                <w:sz w:val="20"/>
              </w:rPr>
            </w:pPr>
          </w:p>
        </w:tc>
        <w:tc>
          <w:tcPr>
            <w:tcW w:w="1679" w:type="dxa"/>
          </w:tcPr>
          <w:p w14:paraId="19A31A14" w14:textId="77777777" w:rsidR="005F6EEE" w:rsidRPr="00680281" w:rsidRDefault="003D148D" w:rsidP="006960A4">
            <w:pPr>
              <w:jc w:val="center"/>
              <w:rPr>
                <w:rFonts w:ascii="Times New Roman" w:hAnsi="Times New Roman"/>
                <w:sz w:val="20"/>
              </w:rPr>
            </w:pPr>
            <w:r>
              <w:rPr>
                <w:rFonts w:ascii="Times New Roman" w:hAnsi="Times New Roman"/>
                <w:sz w:val="20"/>
              </w:rPr>
              <w:t>5.46</w:t>
            </w:r>
          </w:p>
        </w:tc>
        <w:tc>
          <w:tcPr>
            <w:tcW w:w="1155" w:type="dxa"/>
          </w:tcPr>
          <w:p w14:paraId="19A31A15" w14:textId="77777777" w:rsidR="005F6EEE" w:rsidRPr="00680281" w:rsidRDefault="005F6EEE" w:rsidP="006960A4">
            <w:pPr>
              <w:spacing w:line="300" w:lineRule="atLeast"/>
              <w:jc w:val="center"/>
              <w:rPr>
                <w:rFonts w:ascii="Times New Roman" w:hAnsi="Times New Roman"/>
                <w:sz w:val="20"/>
              </w:rPr>
            </w:pPr>
          </w:p>
        </w:tc>
        <w:tc>
          <w:tcPr>
            <w:tcW w:w="1684" w:type="dxa"/>
          </w:tcPr>
          <w:p w14:paraId="19A31A16" w14:textId="77777777" w:rsidR="005F6EEE" w:rsidRPr="00680281" w:rsidRDefault="005F6EEE" w:rsidP="006960A4">
            <w:pPr>
              <w:jc w:val="center"/>
              <w:rPr>
                <w:rFonts w:ascii="Times New Roman" w:hAnsi="Times New Roman"/>
                <w:sz w:val="20"/>
              </w:rPr>
            </w:pPr>
            <w:r w:rsidRPr="00680281">
              <w:rPr>
                <w:rFonts w:ascii="Times New Roman" w:hAnsi="Times New Roman"/>
                <w:sz w:val="20"/>
              </w:rPr>
              <w:t>2.42</w:t>
            </w:r>
          </w:p>
        </w:tc>
        <w:tc>
          <w:tcPr>
            <w:tcW w:w="1710" w:type="dxa"/>
          </w:tcPr>
          <w:p w14:paraId="19A31A17" w14:textId="77777777" w:rsidR="005F6EEE" w:rsidRPr="00680281" w:rsidRDefault="005F6EEE" w:rsidP="006960A4">
            <w:pPr>
              <w:jc w:val="center"/>
              <w:rPr>
                <w:rFonts w:ascii="Times New Roman" w:hAnsi="Times New Roman"/>
                <w:sz w:val="20"/>
              </w:rPr>
            </w:pPr>
          </w:p>
        </w:tc>
      </w:tr>
    </w:tbl>
    <w:p w14:paraId="19A31A19" w14:textId="77777777" w:rsidR="005F6EEE" w:rsidRDefault="005F6EEE" w:rsidP="005F6EEE">
      <w:pPr>
        <w:spacing w:line="300" w:lineRule="atLeast"/>
        <w:rPr>
          <w:rFonts w:ascii="Times New Roman" w:hAnsi="Times New Roman"/>
          <w:sz w:val="20"/>
        </w:rPr>
      </w:pPr>
    </w:p>
    <w:p w14:paraId="19A31A1A"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Gasoline and diesel loading operations can occur simultaneously (there were 7 cargo carrier calls during the 3-year baseline where both gasoline and diesel were loaded onto the cargo carrier).</w:t>
      </w:r>
    </w:p>
    <w:p w14:paraId="19A31A1B" w14:textId="77777777" w:rsidR="005F6EEE" w:rsidRDefault="005F6EEE" w:rsidP="00684936">
      <w:pPr>
        <w:autoSpaceDE w:val="0"/>
        <w:autoSpaceDN w:val="0"/>
        <w:adjustRightInd w:val="0"/>
        <w:rPr>
          <w:rFonts w:ascii="Times New Roman" w:hAnsi="Times New Roman"/>
          <w:sz w:val="20"/>
        </w:rPr>
      </w:pPr>
    </w:p>
    <w:p w14:paraId="19A31A1C"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The gasoline loading portion of the emissions from S-1560 Berth 1A will be recovered by A-1560 Marine Vapor Recovery System, and abated by the furnaces that burn 40# fuel gas (S-908, S-909 and S-912 in the process block of the refinery).  Therefore, only the diesel loading TACs are emitted at S-1560.</w:t>
      </w:r>
    </w:p>
    <w:p w14:paraId="19A31A1D" w14:textId="77777777" w:rsidR="005F6EEE" w:rsidRDefault="005F6EEE" w:rsidP="00684936">
      <w:pPr>
        <w:autoSpaceDE w:val="0"/>
        <w:autoSpaceDN w:val="0"/>
        <w:adjustRightInd w:val="0"/>
        <w:rPr>
          <w:rFonts w:ascii="Times New Roman" w:hAnsi="Times New Roman"/>
          <w:sz w:val="20"/>
        </w:rPr>
      </w:pPr>
    </w:p>
    <w:p w14:paraId="19A31A1E" w14:textId="77777777" w:rsidR="005F6EEE" w:rsidRPr="00A9616F" w:rsidRDefault="005F6EEE" w:rsidP="005F6EEE">
      <w:pPr>
        <w:spacing w:line="300" w:lineRule="atLeast"/>
        <w:rPr>
          <w:rFonts w:ascii="Times New Roman" w:hAnsi="Times New Roman"/>
          <w:b/>
          <w:sz w:val="20"/>
        </w:rPr>
      </w:pPr>
      <w:r>
        <w:rPr>
          <w:rFonts w:ascii="Times New Roman" w:hAnsi="Times New Roman"/>
          <w:b/>
          <w:sz w:val="20"/>
        </w:rPr>
        <w:t>C</w:t>
      </w:r>
      <w:r w:rsidRPr="00A9616F">
        <w:rPr>
          <w:rFonts w:ascii="Times New Roman" w:hAnsi="Times New Roman"/>
          <w:b/>
          <w:sz w:val="20"/>
        </w:rPr>
        <w:t>.</w:t>
      </w:r>
      <w:r w:rsidRPr="00A9616F">
        <w:rPr>
          <w:rFonts w:ascii="Times New Roman" w:hAnsi="Times New Roman"/>
          <w:b/>
          <w:sz w:val="20"/>
        </w:rPr>
        <w:tab/>
      </w:r>
      <w:r>
        <w:rPr>
          <w:rFonts w:ascii="Times New Roman" w:hAnsi="Times New Roman"/>
          <w:b/>
          <w:sz w:val="20"/>
        </w:rPr>
        <w:t xml:space="preserve">Total </w:t>
      </w:r>
      <w:r w:rsidRPr="00A9616F">
        <w:rPr>
          <w:rFonts w:ascii="Times New Roman" w:hAnsi="Times New Roman"/>
          <w:b/>
          <w:sz w:val="20"/>
        </w:rPr>
        <w:t xml:space="preserve">S-1560 TAC Emissions </w:t>
      </w:r>
    </w:p>
    <w:p w14:paraId="19A31A1F" w14:textId="77777777" w:rsidR="005F6EEE" w:rsidRDefault="005F6EEE" w:rsidP="00684936">
      <w:pPr>
        <w:autoSpaceDE w:val="0"/>
        <w:autoSpaceDN w:val="0"/>
        <w:adjustRightInd w:val="0"/>
        <w:rPr>
          <w:rFonts w:ascii="Times New Roman" w:hAnsi="Times New Roman"/>
          <w:sz w:val="20"/>
        </w:rPr>
      </w:pPr>
    </w:p>
    <w:p w14:paraId="19A31A20"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The total TAC emissions from S-1560 Berth 1A are summarized in the following table.</w:t>
      </w:r>
    </w:p>
    <w:p w14:paraId="19A31A21" w14:textId="77777777" w:rsidR="005F6EEE" w:rsidRDefault="005F6EEE" w:rsidP="00684936">
      <w:pPr>
        <w:autoSpaceDE w:val="0"/>
        <w:autoSpaceDN w:val="0"/>
        <w:adjustRightInd w:val="0"/>
        <w:rPr>
          <w:rFonts w:ascii="Times New Roman" w:hAnsi="Times New Roman"/>
          <w:sz w:val="20"/>
        </w:rPr>
      </w:pPr>
    </w:p>
    <w:tbl>
      <w:tblPr>
        <w:tblStyle w:val="TableGrid"/>
        <w:tblW w:w="0" w:type="auto"/>
        <w:tblLook w:val="04A0" w:firstRow="1" w:lastRow="0" w:firstColumn="1" w:lastColumn="0" w:noHBand="0" w:noVBand="1"/>
      </w:tblPr>
      <w:tblGrid>
        <w:gridCol w:w="1771"/>
        <w:gridCol w:w="1577"/>
        <w:gridCol w:w="1710"/>
        <w:gridCol w:w="1620"/>
        <w:gridCol w:w="1710"/>
      </w:tblGrid>
      <w:tr w:rsidR="005F6EEE" w:rsidRPr="000F5065" w14:paraId="19A31A27" w14:textId="77777777" w:rsidTr="00F80460">
        <w:trPr>
          <w:cantSplit/>
          <w:tblHeader/>
        </w:trPr>
        <w:tc>
          <w:tcPr>
            <w:tcW w:w="1771" w:type="dxa"/>
            <w:shd w:val="clear" w:color="auto" w:fill="B8CCE4" w:themeFill="accent1" w:themeFillTint="66"/>
          </w:tcPr>
          <w:p w14:paraId="19A31A22"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TAC</w:t>
            </w:r>
          </w:p>
        </w:tc>
        <w:tc>
          <w:tcPr>
            <w:tcW w:w="1577" w:type="dxa"/>
            <w:shd w:val="clear" w:color="auto" w:fill="B8CCE4" w:themeFill="accent1" w:themeFillTint="66"/>
          </w:tcPr>
          <w:p w14:paraId="19A31A23"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Cargo Carrier Hoteling, lbs/year</w:t>
            </w:r>
          </w:p>
        </w:tc>
        <w:tc>
          <w:tcPr>
            <w:tcW w:w="1710" w:type="dxa"/>
            <w:shd w:val="clear" w:color="auto" w:fill="B8CCE4" w:themeFill="accent1" w:themeFillTint="66"/>
          </w:tcPr>
          <w:p w14:paraId="19A31A24"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Loading Operations, lb/year</w:t>
            </w:r>
          </w:p>
        </w:tc>
        <w:tc>
          <w:tcPr>
            <w:tcW w:w="1620" w:type="dxa"/>
            <w:shd w:val="clear" w:color="auto" w:fill="B8CCE4" w:themeFill="accent1" w:themeFillTint="66"/>
          </w:tcPr>
          <w:p w14:paraId="19A31A25"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 S-1560 TAC Emissions lb/year</w:t>
            </w:r>
          </w:p>
        </w:tc>
        <w:tc>
          <w:tcPr>
            <w:tcW w:w="1710" w:type="dxa"/>
            <w:shd w:val="clear" w:color="auto" w:fill="B8CCE4" w:themeFill="accent1" w:themeFillTint="66"/>
          </w:tcPr>
          <w:p w14:paraId="19A31A26"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Loading Emissions, lb/hour</w:t>
            </w:r>
          </w:p>
        </w:tc>
      </w:tr>
      <w:tr w:rsidR="005F6EEE" w14:paraId="19A31A2D" w14:textId="77777777" w:rsidTr="006960A4">
        <w:tc>
          <w:tcPr>
            <w:tcW w:w="1771" w:type="dxa"/>
          </w:tcPr>
          <w:p w14:paraId="19A31A28" w14:textId="77777777" w:rsidR="005F6EEE" w:rsidRPr="00C51902" w:rsidRDefault="005F6EEE" w:rsidP="006960A4">
            <w:pPr>
              <w:spacing w:line="300" w:lineRule="atLeast"/>
              <w:rPr>
                <w:rFonts w:ascii="Times New Roman" w:hAnsi="Times New Roman"/>
                <w:b/>
                <w:sz w:val="20"/>
              </w:rPr>
            </w:pPr>
            <w:r>
              <w:rPr>
                <w:rFonts w:ascii="Times New Roman" w:hAnsi="Times New Roman"/>
                <w:b/>
                <w:sz w:val="20"/>
              </w:rPr>
              <w:t>Diesel PM</w:t>
            </w:r>
          </w:p>
        </w:tc>
        <w:tc>
          <w:tcPr>
            <w:tcW w:w="1577" w:type="dxa"/>
            <w:vAlign w:val="bottom"/>
          </w:tcPr>
          <w:p w14:paraId="19A31A29" w14:textId="77777777" w:rsidR="005F6EEE" w:rsidRPr="00C51902" w:rsidRDefault="00A75031" w:rsidP="006960A4">
            <w:pPr>
              <w:spacing w:line="300" w:lineRule="atLeast"/>
              <w:jc w:val="center"/>
              <w:rPr>
                <w:rFonts w:ascii="Times New Roman" w:hAnsi="Times New Roman"/>
                <w:sz w:val="20"/>
              </w:rPr>
            </w:pPr>
            <w:r>
              <w:rPr>
                <w:rFonts w:ascii="Times New Roman" w:hAnsi="Times New Roman"/>
                <w:sz w:val="20"/>
              </w:rPr>
              <w:t>3433</w:t>
            </w:r>
          </w:p>
        </w:tc>
        <w:tc>
          <w:tcPr>
            <w:tcW w:w="1710" w:type="dxa"/>
            <w:vAlign w:val="bottom"/>
          </w:tcPr>
          <w:p w14:paraId="19A31A2A" w14:textId="77777777" w:rsidR="005F6EEE" w:rsidRPr="00680281" w:rsidRDefault="005F6EEE" w:rsidP="006960A4">
            <w:pPr>
              <w:jc w:val="center"/>
              <w:rPr>
                <w:rFonts w:ascii="Times New Roman" w:hAnsi="Times New Roman"/>
                <w:sz w:val="20"/>
              </w:rPr>
            </w:pPr>
          </w:p>
        </w:tc>
        <w:tc>
          <w:tcPr>
            <w:tcW w:w="1620" w:type="dxa"/>
            <w:vAlign w:val="bottom"/>
          </w:tcPr>
          <w:p w14:paraId="19A31A2B" w14:textId="77777777" w:rsidR="005F6EEE" w:rsidRPr="00C51902" w:rsidRDefault="00A75031" w:rsidP="006960A4">
            <w:pPr>
              <w:spacing w:line="300" w:lineRule="atLeast"/>
              <w:jc w:val="center"/>
              <w:rPr>
                <w:rFonts w:ascii="Times New Roman" w:hAnsi="Times New Roman"/>
                <w:sz w:val="20"/>
              </w:rPr>
            </w:pPr>
            <w:r>
              <w:rPr>
                <w:rFonts w:ascii="Times New Roman" w:hAnsi="Times New Roman"/>
                <w:sz w:val="20"/>
              </w:rPr>
              <w:t>3433</w:t>
            </w:r>
          </w:p>
        </w:tc>
        <w:tc>
          <w:tcPr>
            <w:tcW w:w="1710" w:type="dxa"/>
            <w:vAlign w:val="bottom"/>
          </w:tcPr>
          <w:p w14:paraId="19A31A2C" w14:textId="77777777" w:rsidR="005F6EEE" w:rsidRPr="00680281" w:rsidRDefault="005F6EEE" w:rsidP="006960A4">
            <w:pPr>
              <w:jc w:val="center"/>
              <w:rPr>
                <w:rFonts w:ascii="Times New Roman" w:hAnsi="Times New Roman"/>
                <w:sz w:val="20"/>
              </w:rPr>
            </w:pPr>
          </w:p>
        </w:tc>
      </w:tr>
      <w:tr w:rsidR="00A75031" w14:paraId="19A31A33" w14:textId="77777777" w:rsidTr="0076429A">
        <w:tc>
          <w:tcPr>
            <w:tcW w:w="1771" w:type="dxa"/>
          </w:tcPr>
          <w:p w14:paraId="19A31A2E" w14:textId="77777777" w:rsidR="00A75031" w:rsidRPr="00C51902" w:rsidRDefault="00A75031" w:rsidP="006960A4">
            <w:pPr>
              <w:spacing w:line="300" w:lineRule="atLeast"/>
              <w:rPr>
                <w:rFonts w:ascii="Times New Roman" w:hAnsi="Times New Roman"/>
                <w:b/>
                <w:sz w:val="20"/>
              </w:rPr>
            </w:pPr>
            <w:r w:rsidRPr="00C51902">
              <w:rPr>
                <w:rFonts w:ascii="Times New Roman" w:hAnsi="Times New Roman"/>
                <w:b/>
                <w:sz w:val="20"/>
              </w:rPr>
              <w:t>Toluene</w:t>
            </w:r>
          </w:p>
        </w:tc>
        <w:tc>
          <w:tcPr>
            <w:tcW w:w="1577" w:type="dxa"/>
            <w:vAlign w:val="bottom"/>
          </w:tcPr>
          <w:p w14:paraId="19A31A2F" w14:textId="77777777" w:rsidR="00A75031" w:rsidRPr="00C51902" w:rsidRDefault="00A75031" w:rsidP="006960A4">
            <w:pPr>
              <w:spacing w:line="300" w:lineRule="atLeast"/>
              <w:jc w:val="center"/>
              <w:rPr>
                <w:rFonts w:ascii="Times New Roman" w:hAnsi="Times New Roman"/>
                <w:sz w:val="20"/>
              </w:rPr>
            </w:pPr>
          </w:p>
        </w:tc>
        <w:tc>
          <w:tcPr>
            <w:tcW w:w="1710" w:type="dxa"/>
          </w:tcPr>
          <w:p w14:paraId="19A31A30"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687</w:t>
            </w:r>
          </w:p>
        </w:tc>
        <w:tc>
          <w:tcPr>
            <w:tcW w:w="1620" w:type="dxa"/>
          </w:tcPr>
          <w:p w14:paraId="19A31A31"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687</w:t>
            </w:r>
          </w:p>
        </w:tc>
        <w:tc>
          <w:tcPr>
            <w:tcW w:w="1710" w:type="dxa"/>
            <w:vAlign w:val="bottom"/>
          </w:tcPr>
          <w:p w14:paraId="19A31A32" w14:textId="77777777" w:rsidR="00A75031" w:rsidRPr="00975B90" w:rsidRDefault="00A75031" w:rsidP="006960A4">
            <w:pPr>
              <w:jc w:val="center"/>
              <w:rPr>
                <w:rFonts w:ascii="Times New Roman" w:hAnsi="Times New Roman"/>
                <w:sz w:val="20"/>
              </w:rPr>
            </w:pPr>
            <w:r>
              <w:rPr>
                <w:rFonts w:ascii="Times New Roman" w:hAnsi="Times New Roman"/>
                <w:sz w:val="20"/>
              </w:rPr>
              <w:t>0.0938</w:t>
            </w:r>
          </w:p>
        </w:tc>
      </w:tr>
      <w:tr w:rsidR="00A75031" w14:paraId="19A31A39" w14:textId="77777777" w:rsidTr="0076429A">
        <w:tc>
          <w:tcPr>
            <w:tcW w:w="1771" w:type="dxa"/>
          </w:tcPr>
          <w:p w14:paraId="19A31A34" w14:textId="77777777" w:rsidR="00A75031" w:rsidRPr="00C51902" w:rsidRDefault="00A75031" w:rsidP="006960A4">
            <w:pPr>
              <w:spacing w:line="300" w:lineRule="atLeast"/>
              <w:rPr>
                <w:rFonts w:ascii="Times New Roman" w:hAnsi="Times New Roman"/>
                <w:b/>
                <w:sz w:val="20"/>
              </w:rPr>
            </w:pPr>
            <w:r w:rsidRPr="00C51902">
              <w:rPr>
                <w:rFonts w:ascii="Times New Roman" w:hAnsi="Times New Roman"/>
                <w:b/>
                <w:sz w:val="20"/>
              </w:rPr>
              <w:t>Ethylbenzene</w:t>
            </w:r>
          </w:p>
        </w:tc>
        <w:tc>
          <w:tcPr>
            <w:tcW w:w="1577" w:type="dxa"/>
            <w:vAlign w:val="bottom"/>
          </w:tcPr>
          <w:p w14:paraId="19A31A35" w14:textId="77777777" w:rsidR="00A75031" w:rsidRPr="00C51902" w:rsidRDefault="00A75031" w:rsidP="006960A4">
            <w:pPr>
              <w:spacing w:line="300" w:lineRule="atLeast"/>
              <w:jc w:val="center"/>
              <w:rPr>
                <w:rFonts w:ascii="Times New Roman" w:hAnsi="Times New Roman"/>
                <w:sz w:val="20"/>
              </w:rPr>
            </w:pPr>
          </w:p>
        </w:tc>
        <w:tc>
          <w:tcPr>
            <w:tcW w:w="1710" w:type="dxa"/>
          </w:tcPr>
          <w:p w14:paraId="19A31A36"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38</w:t>
            </w:r>
          </w:p>
        </w:tc>
        <w:tc>
          <w:tcPr>
            <w:tcW w:w="1620" w:type="dxa"/>
          </w:tcPr>
          <w:p w14:paraId="19A31A37"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38</w:t>
            </w:r>
          </w:p>
        </w:tc>
        <w:tc>
          <w:tcPr>
            <w:tcW w:w="1710" w:type="dxa"/>
            <w:vAlign w:val="bottom"/>
          </w:tcPr>
          <w:p w14:paraId="19A31A38" w14:textId="77777777" w:rsidR="00A75031" w:rsidRPr="00975B90" w:rsidRDefault="00A75031" w:rsidP="006960A4">
            <w:pPr>
              <w:jc w:val="center"/>
              <w:rPr>
                <w:rFonts w:ascii="Times New Roman" w:hAnsi="Times New Roman"/>
                <w:sz w:val="20"/>
              </w:rPr>
            </w:pPr>
            <w:r>
              <w:rPr>
                <w:rFonts w:ascii="Times New Roman" w:hAnsi="Times New Roman"/>
                <w:sz w:val="20"/>
              </w:rPr>
              <w:t>0.0052</w:t>
            </w:r>
          </w:p>
        </w:tc>
      </w:tr>
      <w:tr w:rsidR="00A75031" w14:paraId="19A31A3F" w14:textId="77777777" w:rsidTr="0076429A">
        <w:tc>
          <w:tcPr>
            <w:tcW w:w="1771" w:type="dxa"/>
          </w:tcPr>
          <w:p w14:paraId="19A31A3A" w14:textId="77777777" w:rsidR="00A75031" w:rsidRPr="00C51902" w:rsidRDefault="00A75031" w:rsidP="006960A4">
            <w:pPr>
              <w:spacing w:line="300" w:lineRule="atLeast"/>
              <w:rPr>
                <w:rFonts w:ascii="Times New Roman" w:hAnsi="Times New Roman"/>
                <w:b/>
                <w:sz w:val="20"/>
              </w:rPr>
            </w:pPr>
            <w:r w:rsidRPr="00C51902">
              <w:rPr>
                <w:rFonts w:ascii="Times New Roman" w:hAnsi="Times New Roman"/>
                <w:b/>
                <w:sz w:val="20"/>
              </w:rPr>
              <w:lastRenderedPageBreak/>
              <w:t>Xylene (Total)</w:t>
            </w:r>
          </w:p>
        </w:tc>
        <w:tc>
          <w:tcPr>
            <w:tcW w:w="1577" w:type="dxa"/>
            <w:vAlign w:val="bottom"/>
          </w:tcPr>
          <w:p w14:paraId="19A31A3B" w14:textId="77777777" w:rsidR="00A75031" w:rsidRPr="00C51902" w:rsidRDefault="00A75031" w:rsidP="006960A4">
            <w:pPr>
              <w:spacing w:line="300" w:lineRule="atLeast"/>
              <w:jc w:val="center"/>
              <w:rPr>
                <w:rFonts w:ascii="Times New Roman" w:hAnsi="Times New Roman"/>
                <w:sz w:val="20"/>
              </w:rPr>
            </w:pPr>
          </w:p>
        </w:tc>
        <w:tc>
          <w:tcPr>
            <w:tcW w:w="1710" w:type="dxa"/>
          </w:tcPr>
          <w:p w14:paraId="19A31A3C"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3</w:t>
            </w:r>
            <w:r>
              <w:rPr>
                <w:rFonts w:ascii="Times New Roman" w:hAnsi="Times New Roman"/>
                <w:sz w:val="20"/>
              </w:rPr>
              <w:t>,</w:t>
            </w:r>
            <w:r w:rsidRPr="003D148D">
              <w:rPr>
                <w:rFonts w:ascii="Times New Roman" w:hAnsi="Times New Roman"/>
                <w:sz w:val="20"/>
              </w:rPr>
              <w:t>910</w:t>
            </w:r>
          </w:p>
        </w:tc>
        <w:tc>
          <w:tcPr>
            <w:tcW w:w="1620" w:type="dxa"/>
          </w:tcPr>
          <w:p w14:paraId="19A31A3D"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3</w:t>
            </w:r>
            <w:r>
              <w:rPr>
                <w:rFonts w:ascii="Times New Roman" w:hAnsi="Times New Roman"/>
                <w:sz w:val="20"/>
              </w:rPr>
              <w:t>,</w:t>
            </w:r>
            <w:r w:rsidRPr="003D148D">
              <w:rPr>
                <w:rFonts w:ascii="Times New Roman" w:hAnsi="Times New Roman"/>
                <w:sz w:val="20"/>
              </w:rPr>
              <w:t>910</w:t>
            </w:r>
          </w:p>
        </w:tc>
        <w:tc>
          <w:tcPr>
            <w:tcW w:w="1710" w:type="dxa"/>
            <w:vAlign w:val="bottom"/>
          </w:tcPr>
          <w:p w14:paraId="19A31A3E" w14:textId="77777777" w:rsidR="00A75031" w:rsidRPr="00975B90" w:rsidRDefault="00A75031" w:rsidP="006960A4">
            <w:pPr>
              <w:jc w:val="center"/>
              <w:rPr>
                <w:rFonts w:ascii="Times New Roman" w:hAnsi="Times New Roman"/>
                <w:sz w:val="20"/>
              </w:rPr>
            </w:pPr>
            <w:r>
              <w:rPr>
                <w:rFonts w:ascii="Times New Roman" w:hAnsi="Times New Roman"/>
                <w:sz w:val="20"/>
              </w:rPr>
              <w:t>0.9255</w:t>
            </w:r>
          </w:p>
        </w:tc>
      </w:tr>
      <w:tr w:rsidR="00A75031" w14:paraId="19A31A45" w14:textId="77777777" w:rsidTr="0076429A">
        <w:tc>
          <w:tcPr>
            <w:tcW w:w="1771" w:type="dxa"/>
          </w:tcPr>
          <w:p w14:paraId="19A31A40" w14:textId="77777777" w:rsidR="00A75031" w:rsidRPr="00C51902" w:rsidRDefault="00A75031" w:rsidP="006960A4">
            <w:pPr>
              <w:spacing w:line="300" w:lineRule="atLeast"/>
              <w:rPr>
                <w:rFonts w:ascii="Times New Roman" w:hAnsi="Times New Roman"/>
                <w:b/>
                <w:sz w:val="20"/>
              </w:rPr>
            </w:pPr>
            <w:r w:rsidRPr="00C51902">
              <w:rPr>
                <w:rFonts w:ascii="Times New Roman" w:hAnsi="Times New Roman"/>
                <w:b/>
                <w:sz w:val="20"/>
              </w:rPr>
              <w:t>Benzene</w:t>
            </w:r>
          </w:p>
        </w:tc>
        <w:tc>
          <w:tcPr>
            <w:tcW w:w="1577" w:type="dxa"/>
            <w:vAlign w:val="bottom"/>
          </w:tcPr>
          <w:p w14:paraId="19A31A41" w14:textId="77777777" w:rsidR="00A75031" w:rsidRPr="00C51902" w:rsidRDefault="00A75031" w:rsidP="006960A4">
            <w:pPr>
              <w:spacing w:line="300" w:lineRule="atLeast"/>
              <w:jc w:val="center"/>
              <w:rPr>
                <w:rFonts w:ascii="Times New Roman" w:hAnsi="Times New Roman"/>
                <w:sz w:val="20"/>
              </w:rPr>
            </w:pPr>
          </w:p>
        </w:tc>
        <w:tc>
          <w:tcPr>
            <w:tcW w:w="1710" w:type="dxa"/>
          </w:tcPr>
          <w:p w14:paraId="19A31A42"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104</w:t>
            </w:r>
          </w:p>
        </w:tc>
        <w:tc>
          <w:tcPr>
            <w:tcW w:w="1620" w:type="dxa"/>
          </w:tcPr>
          <w:p w14:paraId="19A31A43"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104</w:t>
            </w:r>
          </w:p>
        </w:tc>
        <w:tc>
          <w:tcPr>
            <w:tcW w:w="1710" w:type="dxa"/>
            <w:vAlign w:val="bottom"/>
          </w:tcPr>
          <w:p w14:paraId="19A31A44" w14:textId="77777777" w:rsidR="00A75031" w:rsidRPr="00975B90" w:rsidRDefault="00A75031" w:rsidP="006960A4">
            <w:pPr>
              <w:jc w:val="center"/>
              <w:rPr>
                <w:rFonts w:ascii="Times New Roman" w:hAnsi="Times New Roman"/>
                <w:sz w:val="20"/>
              </w:rPr>
            </w:pPr>
            <w:r>
              <w:rPr>
                <w:rFonts w:ascii="Times New Roman" w:hAnsi="Times New Roman"/>
                <w:sz w:val="20"/>
              </w:rPr>
              <w:t>0.0143</w:t>
            </w:r>
          </w:p>
        </w:tc>
      </w:tr>
      <w:tr w:rsidR="00A75031" w14:paraId="19A31A4B" w14:textId="77777777" w:rsidTr="0076429A">
        <w:tc>
          <w:tcPr>
            <w:tcW w:w="1771" w:type="dxa"/>
          </w:tcPr>
          <w:p w14:paraId="19A31A46" w14:textId="77777777" w:rsidR="00A75031" w:rsidRPr="00C51902" w:rsidRDefault="00A75031" w:rsidP="006960A4">
            <w:pPr>
              <w:spacing w:line="300" w:lineRule="atLeast"/>
              <w:rPr>
                <w:rFonts w:ascii="Times New Roman" w:hAnsi="Times New Roman"/>
                <w:b/>
                <w:sz w:val="20"/>
              </w:rPr>
            </w:pPr>
            <w:r w:rsidRPr="00C51902">
              <w:rPr>
                <w:rFonts w:ascii="Times New Roman" w:hAnsi="Times New Roman"/>
                <w:b/>
                <w:sz w:val="20"/>
              </w:rPr>
              <w:t>Naphthalene</w:t>
            </w:r>
          </w:p>
        </w:tc>
        <w:tc>
          <w:tcPr>
            <w:tcW w:w="1577" w:type="dxa"/>
            <w:vAlign w:val="bottom"/>
          </w:tcPr>
          <w:p w14:paraId="19A31A47" w14:textId="77777777" w:rsidR="00A75031" w:rsidRPr="00C51902" w:rsidRDefault="00A75031" w:rsidP="006960A4">
            <w:pPr>
              <w:spacing w:line="300" w:lineRule="atLeast"/>
              <w:jc w:val="center"/>
              <w:rPr>
                <w:rFonts w:ascii="Times New Roman" w:hAnsi="Times New Roman"/>
                <w:sz w:val="20"/>
              </w:rPr>
            </w:pPr>
          </w:p>
        </w:tc>
        <w:tc>
          <w:tcPr>
            <w:tcW w:w="1710" w:type="dxa"/>
          </w:tcPr>
          <w:p w14:paraId="19A31A48"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48</w:t>
            </w:r>
          </w:p>
        </w:tc>
        <w:tc>
          <w:tcPr>
            <w:tcW w:w="1620" w:type="dxa"/>
          </w:tcPr>
          <w:p w14:paraId="19A31A49"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48</w:t>
            </w:r>
          </w:p>
        </w:tc>
        <w:tc>
          <w:tcPr>
            <w:tcW w:w="1710" w:type="dxa"/>
            <w:vAlign w:val="bottom"/>
          </w:tcPr>
          <w:p w14:paraId="19A31A4A" w14:textId="77777777" w:rsidR="00A75031" w:rsidRPr="00975B90" w:rsidRDefault="00A75031" w:rsidP="006960A4">
            <w:pPr>
              <w:jc w:val="center"/>
              <w:rPr>
                <w:rFonts w:ascii="Times New Roman" w:hAnsi="Times New Roman"/>
                <w:sz w:val="20"/>
              </w:rPr>
            </w:pPr>
            <w:r>
              <w:rPr>
                <w:rFonts w:ascii="Times New Roman" w:hAnsi="Times New Roman"/>
                <w:sz w:val="20"/>
              </w:rPr>
              <w:t>0.0115</w:t>
            </w:r>
          </w:p>
        </w:tc>
      </w:tr>
      <w:tr w:rsidR="00A75031" w14:paraId="19A31A51" w14:textId="77777777" w:rsidTr="0076429A">
        <w:tc>
          <w:tcPr>
            <w:tcW w:w="1771" w:type="dxa"/>
          </w:tcPr>
          <w:p w14:paraId="19A31A4C" w14:textId="77777777" w:rsidR="00A75031" w:rsidRPr="00C51902" w:rsidRDefault="00A75031" w:rsidP="006960A4">
            <w:pPr>
              <w:spacing w:line="300" w:lineRule="atLeast"/>
              <w:rPr>
                <w:rFonts w:ascii="Times New Roman" w:hAnsi="Times New Roman"/>
                <w:b/>
                <w:sz w:val="20"/>
              </w:rPr>
            </w:pPr>
            <w:r w:rsidRPr="00C51902">
              <w:rPr>
                <w:rFonts w:ascii="Times New Roman" w:hAnsi="Times New Roman"/>
                <w:b/>
                <w:sz w:val="20"/>
              </w:rPr>
              <w:t>n-Hexane</w:t>
            </w:r>
          </w:p>
        </w:tc>
        <w:tc>
          <w:tcPr>
            <w:tcW w:w="1577" w:type="dxa"/>
            <w:vAlign w:val="bottom"/>
          </w:tcPr>
          <w:p w14:paraId="19A31A4D" w14:textId="77777777" w:rsidR="00A75031" w:rsidRPr="00C51902" w:rsidRDefault="00A75031" w:rsidP="006960A4">
            <w:pPr>
              <w:spacing w:line="300" w:lineRule="atLeast"/>
              <w:jc w:val="center"/>
              <w:rPr>
                <w:rFonts w:ascii="Times New Roman" w:hAnsi="Times New Roman"/>
                <w:sz w:val="20"/>
              </w:rPr>
            </w:pPr>
          </w:p>
        </w:tc>
        <w:tc>
          <w:tcPr>
            <w:tcW w:w="1710" w:type="dxa"/>
          </w:tcPr>
          <w:p w14:paraId="19A31A4E"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98</w:t>
            </w:r>
          </w:p>
        </w:tc>
        <w:tc>
          <w:tcPr>
            <w:tcW w:w="1620" w:type="dxa"/>
          </w:tcPr>
          <w:p w14:paraId="19A31A4F" w14:textId="77777777" w:rsidR="00A75031" w:rsidRPr="00680281" w:rsidRDefault="00A75031" w:rsidP="006960A4">
            <w:pPr>
              <w:jc w:val="center"/>
              <w:rPr>
                <w:rFonts w:ascii="Times New Roman" w:hAnsi="Times New Roman"/>
                <w:sz w:val="20"/>
              </w:rPr>
            </w:pPr>
            <w:r w:rsidRPr="003D148D">
              <w:rPr>
                <w:rFonts w:ascii="Times New Roman" w:hAnsi="Times New Roman"/>
                <w:sz w:val="20"/>
              </w:rPr>
              <w:t>98</w:t>
            </w:r>
          </w:p>
        </w:tc>
        <w:tc>
          <w:tcPr>
            <w:tcW w:w="1710" w:type="dxa"/>
            <w:vAlign w:val="bottom"/>
          </w:tcPr>
          <w:p w14:paraId="19A31A50" w14:textId="77777777" w:rsidR="00A75031" w:rsidRPr="00975B90" w:rsidRDefault="00A75031" w:rsidP="006960A4">
            <w:pPr>
              <w:jc w:val="center"/>
              <w:rPr>
                <w:rFonts w:ascii="Times New Roman" w:hAnsi="Times New Roman"/>
                <w:sz w:val="20"/>
              </w:rPr>
            </w:pPr>
            <w:r>
              <w:rPr>
                <w:rFonts w:ascii="Times New Roman" w:hAnsi="Times New Roman"/>
                <w:sz w:val="20"/>
              </w:rPr>
              <w:t>0.0134</w:t>
            </w:r>
          </w:p>
        </w:tc>
      </w:tr>
    </w:tbl>
    <w:p w14:paraId="19A31A52" w14:textId="77777777" w:rsidR="005F6EEE" w:rsidRDefault="005F6EEE" w:rsidP="005F6EEE">
      <w:pPr>
        <w:spacing w:line="300" w:lineRule="atLeast"/>
        <w:rPr>
          <w:rFonts w:ascii="Times New Roman" w:hAnsi="Times New Roman"/>
          <w:sz w:val="20"/>
        </w:rPr>
      </w:pPr>
    </w:p>
    <w:p w14:paraId="19A31A53" w14:textId="77777777" w:rsidR="008D3AAA" w:rsidRDefault="008D3AAA" w:rsidP="005F6EEE">
      <w:pPr>
        <w:spacing w:line="300" w:lineRule="atLeast"/>
        <w:rPr>
          <w:rFonts w:ascii="Times New Roman" w:hAnsi="Times New Roman"/>
          <w:sz w:val="20"/>
        </w:rPr>
      </w:pPr>
    </w:p>
    <w:p w14:paraId="19A31A54" w14:textId="77777777" w:rsidR="005F6EEE" w:rsidRPr="00A9616F" w:rsidRDefault="005F6EEE" w:rsidP="005F6EEE">
      <w:pPr>
        <w:spacing w:line="300" w:lineRule="atLeast"/>
        <w:rPr>
          <w:rFonts w:ascii="Times New Roman" w:hAnsi="Times New Roman"/>
          <w:b/>
          <w:sz w:val="20"/>
        </w:rPr>
      </w:pPr>
      <w:r>
        <w:rPr>
          <w:rFonts w:ascii="Times New Roman" w:hAnsi="Times New Roman"/>
          <w:b/>
          <w:sz w:val="20"/>
        </w:rPr>
        <w:t>D</w:t>
      </w:r>
      <w:r w:rsidRPr="00A9616F">
        <w:rPr>
          <w:rFonts w:ascii="Times New Roman" w:hAnsi="Times New Roman"/>
          <w:b/>
          <w:sz w:val="20"/>
        </w:rPr>
        <w:t>.</w:t>
      </w:r>
      <w:r w:rsidRPr="00A9616F">
        <w:rPr>
          <w:rFonts w:ascii="Times New Roman" w:hAnsi="Times New Roman"/>
          <w:b/>
          <w:sz w:val="20"/>
        </w:rPr>
        <w:tab/>
      </w:r>
      <w:r>
        <w:rPr>
          <w:rFonts w:ascii="Times New Roman" w:hAnsi="Times New Roman"/>
          <w:b/>
          <w:sz w:val="20"/>
        </w:rPr>
        <w:t>Diesel Engine TAC Emissions: S-1561, S-1562 and S-1563</w:t>
      </w:r>
    </w:p>
    <w:p w14:paraId="19A31A55" w14:textId="77777777" w:rsidR="005F6EEE" w:rsidRDefault="005F6EEE" w:rsidP="005F6EEE">
      <w:pPr>
        <w:spacing w:line="300" w:lineRule="atLeast"/>
        <w:rPr>
          <w:rFonts w:ascii="Times New Roman" w:hAnsi="Times New Roman"/>
          <w:sz w:val="20"/>
        </w:rPr>
      </w:pPr>
    </w:p>
    <w:p w14:paraId="19A31A56"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Diesel particulate emissions for the new engines were calculated in Parts B and C of the Emissions Calculations section above.  The following table summarizes these emissions.</w:t>
      </w:r>
    </w:p>
    <w:p w14:paraId="19A31A57" w14:textId="77777777" w:rsidR="005F6EEE" w:rsidRDefault="005F6EEE" w:rsidP="005F6EEE">
      <w:pPr>
        <w:spacing w:line="300" w:lineRule="atLeast"/>
        <w:rPr>
          <w:rFonts w:ascii="Times New Roman" w:hAnsi="Times New Roman"/>
          <w:sz w:val="20"/>
        </w:rPr>
      </w:pPr>
    </w:p>
    <w:tbl>
      <w:tblPr>
        <w:tblStyle w:val="TableGrid"/>
        <w:tblW w:w="0" w:type="auto"/>
        <w:tblLook w:val="04A0" w:firstRow="1" w:lastRow="0" w:firstColumn="1" w:lastColumn="0" w:noHBand="0" w:noVBand="1"/>
      </w:tblPr>
      <w:tblGrid>
        <w:gridCol w:w="1771"/>
        <w:gridCol w:w="1577"/>
        <w:gridCol w:w="1710"/>
        <w:gridCol w:w="1620"/>
        <w:gridCol w:w="1710"/>
      </w:tblGrid>
      <w:tr w:rsidR="005F6EEE" w:rsidRPr="000F5065" w14:paraId="19A31A5D" w14:textId="77777777" w:rsidTr="00684936">
        <w:trPr>
          <w:cantSplit/>
          <w:tblHeader/>
        </w:trPr>
        <w:tc>
          <w:tcPr>
            <w:tcW w:w="1771" w:type="dxa"/>
            <w:shd w:val="clear" w:color="auto" w:fill="B8CCE4" w:themeFill="accent1" w:themeFillTint="66"/>
          </w:tcPr>
          <w:p w14:paraId="19A31A58"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TAC</w:t>
            </w:r>
          </w:p>
        </w:tc>
        <w:tc>
          <w:tcPr>
            <w:tcW w:w="1577" w:type="dxa"/>
            <w:shd w:val="clear" w:color="auto" w:fill="B8CCE4" w:themeFill="accent1" w:themeFillTint="66"/>
          </w:tcPr>
          <w:p w14:paraId="19A31A59"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S-1561 Diesel Generator, lbs/year</w:t>
            </w:r>
          </w:p>
        </w:tc>
        <w:tc>
          <w:tcPr>
            <w:tcW w:w="1710" w:type="dxa"/>
            <w:shd w:val="clear" w:color="auto" w:fill="B8CCE4" w:themeFill="accent1" w:themeFillTint="66"/>
          </w:tcPr>
          <w:p w14:paraId="19A31A5A"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S-1562 Diesel Firewater Pump, lbs/year</w:t>
            </w:r>
          </w:p>
        </w:tc>
        <w:tc>
          <w:tcPr>
            <w:tcW w:w="1620" w:type="dxa"/>
            <w:shd w:val="clear" w:color="auto" w:fill="B8CCE4" w:themeFill="accent1" w:themeFillTint="66"/>
          </w:tcPr>
          <w:p w14:paraId="19A31A5B"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S-1563 Diesel Firewater Pump, lbs/year</w:t>
            </w:r>
          </w:p>
        </w:tc>
        <w:tc>
          <w:tcPr>
            <w:tcW w:w="1710" w:type="dxa"/>
            <w:shd w:val="clear" w:color="auto" w:fill="B8CCE4" w:themeFill="accent1" w:themeFillTint="66"/>
          </w:tcPr>
          <w:p w14:paraId="19A31A5C" w14:textId="77777777" w:rsidR="005F6EEE" w:rsidRPr="000F5065"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 Diesel Engine lb/year</w:t>
            </w:r>
          </w:p>
        </w:tc>
      </w:tr>
      <w:tr w:rsidR="005F6EEE" w14:paraId="19A31A63" w14:textId="77777777" w:rsidTr="006960A4">
        <w:tc>
          <w:tcPr>
            <w:tcW w:w="1771" w:type="dxa"/>
          </w:tcPr>
          <w:p w14:paraId="19A31A5E" w14:textId="77777777" w:rsidR="005F6EEE" w:rsidRPr="00C51902" w:rsidRDefault="005F6EEE" w:rsidP="006960A4">
            <w:pPr>
              <w:spacing w:line="300" w:lineRule="atLeast"/>
              <w:rPr>
                <w:rFonts w:ascii="Times New Roman" w:hAnsi="Times New Roman"/>
                <w:b/>
                <w:sz w:val="20"/>
              </w:rPr>
            </w:pPr>
            <w:r>
              <w:rPr>
                <w:rFonts w:ascii="Times New Roman" w:hAnsi="Times New Roman"/>
                <w:b/>
                <w:sz w:val="20"/>
              </w:rPr>
              <w:t>Diesel PM</w:t>
            </w:r>
          </w:p>
        </w:tc>
        <w:tc>
          <w:tcPr>
            <w:tcW w:w="1577" w:type="dxa"/>
            <w:vAlign w:val="bottom"/>
          </w:tcPr>
          <w:p w14:paraId="19A31A5F" w14:textId="77777777" w:rsidR="005F6EEE" w:rsidRPr="00C51902" w:rsidRDefault="005F6EEE" w:rsidP="00951887">
            <w:pPr>
              <w:jc w:val="center"/>
              <w:rPr>
                <w:rFonts w:ascii="Times New Roman" w:hAnsi="Times New Roman"/>
                <w:sz w:val="20"/>
              </w:rPr>
            </w:pPr>
            <w:r w:rsidRPr="00951887">
              <w:rPr>
                <w:rFonts w:ascii="Times New Roman" w:hAnsi="Times New Roman"/>
                <w:sz w:val="20"/>
              </w:rPr>
              <w:t>4.39</w:t>
            </w:r>
          </w:p>
        </w:tc>
        <w:tc>
          <w:tcPr>
            <w:tcW w:w="1710" w:type="dxa"/>
            <w:vAlign w:val="bottom"/>
          </w:tcPr>
          <w:p w14:paraId="19A31A60" w14:textId="77777777" w:rsidR="005F6EEE" w:rsidRPr="00680281" w:rsidRDefault="005F6EEE" w:rsidP="00951887">
            <w:pPr>
              <w:jc w:val="center"/>
              <w:rPr>
                <w:rFonts w:ascii="Times New Roman" w:hAnsi="Times New Roman"/>
                <w:sz w:val="20"/>
              </w:rPr>
            </w:pPr>
            <w:r w:rsidRPr="00951887">
              <w:rPr>
                <w:rFonts w:ascii="Times New Roman" w:hAnsi="Times New Roman"/>
                <w:sz w:val="20"/>
              </w:rPr>
              <w:t>7.60</w:t>
            </w:r>
          </w:p>
        </w:tc>
        <w:tc>
          <w:tcPr>
            <w:tcW w:w="1620" w:type="dxa"/>
            <w:vAlign w:val="bottom"/>
          </w:tcPr>
          <w:p w14:paraId="19A31A61" w14:textId="77777777" w:rsidR="005F6EEE" w:rsidRPr="00C51902" w:rsidRDefault="005F6EEE" w:rsidP="00951887">
            <w:pPr>
              <w:jc w:val="center"/>
              <w:rPr>
                <w:rFonts w:ascii="Times New Roman" w:hAnsi="Times New Roman"/>
                <w:sz w:val="20"/>
              </w:rPr>
            </w:pPr>
            <w:r w:rsidRPr="00951887">
              <w:rPr>
                <w:rFonts w:ascii="Times New Roman" w:hAnsi="Times New Roman"/>
                <w:sz w:val="20"/>
              </w:rPr>
              <w:t>7.60</w:t>
            </w:r>
          </w:p>
        </w:tc>
        <w:tc>
          <w:tcPr>
            <w:tcW w:w="1710" w:type="dxa"/>
            <w:vAlign w:val="bottom"/>
          </w:tcPr>
          <w:p w14:paraId="19A31A62" w14:textId="77777777" w:rsidR="005F6EEE" w:rsidRPr="00680281" w:rsidRDefault="00881D99" w:rsidP="00951887">
            <w:pPr>
              <w:jc w:val="center"/>
              <w:rPr>
                <w:rFonts w:ascii="Times New Roman" w:hAnsi="Times New Roman"/>
                <w:sz w:val="20"/>
              </w:rPr>
            </w:pPr>
            <w:r>
              <w:rPr>
                <w:rFonts w:ascii="Times New Roman" w:hAnsi="Times New Roman"/>
                <w:sz w:val="20"/>
              </w:rPr>
              <w:fldChar w:fldCharType="begin"/>
            </w:r>
            <w:r w:rsidR="005F6EEE">
              <w:rPr>
                <w:rFonts w:ascii="Times New Roman" w:hAnsi="Times New Roman"/>
                <w:sz w:val="20"/>
              </w:rPr>
              <w:instrText xml:space="preserve"> =SUM(LEFT) \# "#,##0.00" </w:instrText>
            </w:r>
            <w:r>
              <w:rPr>
                <w:rFonts w:ascii="Times New Roman" w:hAnsi="Times New Roman"/>
                <w:sz w:val="20"/>
              </w:rPr>
              <w:fldChar w:fldCharType="separate"/>
            </w:r>
            <w:r w:rsidR="005F6EEE">
              <w:rPr>
                <w:rFonts w:ascii="Times New Roman" w:hAnsi="Times New Roman"/>
                <w:sz w:val="20"/>
              </w:rPr>
              <w:t xml:space="preserve">  19.59</w:t>
            </w:r>
            <w:r>
              <w:rPr>
                <w:rFonts w:ascii="Times New Roman" w:hAnsi="Times New Roman"/>
                <w:sz w:val="20"/>
              </w:rPr>
              <w:fldChar w:fldCharType="end"/>
            </w:r>
          </w:p>
        </w:tc>
      </w:tr>
    </w:tbl>
    <w:p w14:paraId="19A31A64" w14:textId="77777777" w:rsidR="008D3AAA" w:rsidRDefault="008D3AAA" w:rsidP="005F6EEE">
      <w:pPr>
        <w:spacing w:line="300" w:lineRule="atLeast"/>
        <w:rPr>
          <w:rFonts w:ascii="Times New Roman" w:hAnsi="Times New Roman"/>
          <w:sz w:val="20"/>
        </w:rPr>
      </w:pPr>
    </w:p>
    <w:p w14:paraId="19A31A65" w14:textId="77777777" w:rsidR="005F6EEE" w:rsidRPr="00A9616F" w:rsidRDefault="005F6EEE" w:rsidP="005F6EEE">
      <w:pPr>
        <w:spacing w:line="300" w:lineRule="atLeast"/>
        <w:rPr>
          <w:rFonts w:ascii="Times New Roman" w:hAnsi="Times New Roman"/>
          <w:b/>
          <w:sz w:val="20"/>
        </w:rPr>
      </w:pPr>
      <w:r>
        <w:rPr>
          <w:rFonts w:ascii="Times New Roman" w:hAnsi="Times New Roman"/>
          <w:b/>
          <w:sz w:val="20"/>
        </w:rPr>
        <w:t>E</w:t>
      </w:r>
      <w:r w:rsidRPr="00A9616F">
        <w:rPr>
          <w:rFonts w:ascii="Times New Roman" w:hAnsi="Times New Roman"/>
          <w:b/>
          <w:sz w:val="20"/>
        </w:rPr>
        <w:t>.</w:t>
      </w:r>
      <w:r w:rsidRPr="00A9616F">
        <w:rPr>
          <w:rFonts w:ascii="Times New Roman" w:hAnsi="Times New Roman"/>
          <w:b/>
          <w:sz w:val="20"/>
        </w:rPr>
        <w:tab/>
      </w:r>
      <w:r>
        <w:rPr>
          <w:rFonts w:ascii="Times New Roman" w:hAnsi="Times New Roman"/>
          <w:b/>
          <w:sz w:val="20"/>
        </w:rPr>
        <w:t>S-1564 Recovered Oil Tank TAC Emissions</w:t>
      </w:r>
    </w:p>
    <w:p w14:paraId="19A31A66" w14:textId="77777777" w:rsidR="005F6EEE" w:rsidRDefault="005F6EEE" w:rsidP="00684936">
      <w:pPr>
        <w:autoSpaceDE w:val="0"/>
        <w:autoSpaceDN w:val="0"/>
        <w:adjustRightInd w:val="0"/>
        <w:rPr>
          <w:rFonts w:ascii="Times New Roman" w:hAnsi="Times New Roman"/>
          <w:sz w:val="20"/>
        </w:rPr>
      </w:pPr>
    </w:p>
    <w:p w14:paraId="19A31A67"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S-1564 emissions were estimated in Part D of the Emissions Calculations section above.  These emissions were estimated using EPA's TANKS 4.09d program.  The input information for this program included TAC concentrations of gasoline and diesel.  The TANKS program calculates vapor emission compositions.  Both the liquid material concentrations and the vapor emission compositions are summarized in the following table.</w:t>
      </w:r>
    </w:p>
    <w:p w14:paraId="19A31A68" w14:textId="77777777" w:rsidR="005F6EEE" w:rsidRDefault="005F6EEE" w:rsidP="005F6EEE">
      <w:pPr>
        <w:spacing w:line="300" w:lineRule="atLeast"/>
        <w:rPr>
          <w:rFonts w:ascii="Times New Roman" w:hAnsi="Times New Roman"/>
          <w:sz w:val="20"/>
        </w:rPr>
      </w:pPr>
    </w:p>
    <w:tbl>
      <w:tblPr>
        <w:tblStyle w:val="TableGrid"/>
        <w:tblW w:w="0" w:type="auto"/>
        <w:tblLook w:val="04A0" w:firstRow="1" w:lastRow="0" w:firstColumn="1" w:lastColumn="0" w:noHBand="0" w:noVBand="1"/>
      </w:tblPr>
      <w:tblGrid>
        <w:gridCol w:w="1771"/>
        <w:gridCol w:w="1577"/>
        <w:gridCol w:w="1260"/>
        <w:gridCol w:w="1890"/>
        <w:gridCol w:w="1710"/>
      </w:tblGrid>
      <w:tr w:rsidR="005F6EEE" w:rsidRPr="000F5065" w14:paraId="19A31A6E" w14:textId="77777777" w:rsidTr="00F80460">
        <w:trPr>
          <w:cantSplit/>
          <w:tblHeader/>
        </w:trPr>
        <w:tc>
          <w:tcPr>
            <w:tcW w:w="1771" w:type="dxa"/>
            <w:shd w:val="clear" w:color="auto" w:fill="B8CCE4" w:themeFill="accent1" w:themeFillTint="66"/>
          </w:tcPr>
          <w:p w14:paraId="19A31A69"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TAC</w:t>
            </w:r>
          </w:p>
        </w:tc>
        <w:tc>
          <w:tcPr>
            <w:tcW w:w="1577" w:type="dxa"/>
            <w:shd w:val="clear" w:color="auto" w:fill="B8CCE4" w:themeFill="accent1" w:themeFillTint="66"/>
          </w:tcPr>
          <w:p w14:paraId="19A31A6A"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Gasoline wt%</w:t>
            </w:r>
          </w:p>
        </w:tc>
        <w:tc>
          <w:tcPr>
            <w:tcW w:w="1260" w:type="dxa"/>
            <w:shd w:val="clear" w:color="auto" w:fill="B8CCE4" w:themeFill="accent1" w:themeFillTint="66"/>
          </w:tcPr>
          <w:p w14:paraId="19A31A6B"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Diesel wt%</w:t>
            </w:r>
          </w:p>
        </w:tc>
        <w:tc>
          <w:tcPr>
            <w:tcW w:w="1890" w:type="dxa"/>
            <w:shd w:val="clear" w:color="auto" w:fill="B8CCE4" w:themeFill="accent1" w:themeFillTint="66"/>
          </w:tcPr>
          <w:p w14:paraId="19A31A6C"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Gasoline Vapor wt%</w:t>
            </w:r>
          </w:p>
        </w:tc>
        <w:tc>
          <w:tcPr>
            <w:tcW w:w="1710" w:type="dxa"/>
            <w:shd w:val="clear" w:color="auto" w:fill="B8CCE4" w:themeFill="accent1" w:themeFillTint="66"/>
          </w:tcPr>
          <w:p w14:paraId="19A31A6D" w14:textId="77777777" w:rsidR="005F6EEE" w:rsidRPr="000F5065" w:rsidRDefault="005F6EEE" w:rsidP="006960A4">
            <w:pPr>
              <w:spacing w:line="240" w:lineRule="auto"/>
              <w:jc w:val="center"/>
              <w:rPr>
                <w:rFonts w:ascii="Times New Roman" w:hAnsi="Times New Roman"/>
                <w:b/>
                <w:bCs/>
                <w:color w:val="000000"/>
                <w:sz w:val="18"/>
                <w:szCs w:val="18"/>
              </w:rPr>
            </w:pPr>
            <w:r w:rsidRPr="000F5065">
              <w:rPr>
                <w:rFonts w:ascii="Times New Roman" w:hAnsi="Times New Roman"/>
                <w:b/>
                <w:bCs/>
                <w:color w:val="000000"/>
                <w:sz w:val="18"/>
                <w:szCs w:val="18"/>
              </w:rPr>
              <w:t>Diesel Vapor wt%</w:t>
            </w:r>
          </w:p>
        </w:tc>
      </w:tr>
      <w:tr w:rsidR="005F6EEE" w14:paraId="19A31A74" w14:textId="77777777" w:rsidTr="006960A4">
        <w:tc>
          <w:tcPr>
            <w:tcW w:w="1771" w:type="dxa"/>
          </w:tcPr>
          <w:p w14:paraId="19A31A6F"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Toluene</w:t>
            </w:r>
          </w:p>
        </w:tc>
        <w:tc>
          <w:tcPr>
            <w:tcW w:w="1577" w:type="dxa"/>
            <w:vAlign w:val="bottom"/>
          </w:tcPr>
          <w:p w14:paraId="19A31A70"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30%</w:t>
            </w:r>
          </w:p>
        </w:tc>
        <w:tc>
          <w:tcPr>
            <w:tcW w:w="1260" w:type="dxa"/>
          </w:tcPr>
          <w:p w14:paraId="19A31A71" w14:textId="77777777" w:rsidR="005F6EEE" w:rsidRDefault="005F6EEE" w:rsidP="006960A4">
            <w:pPr>
              <w:spacing w:line="300" w:lineRule="atLeast"/>
              <w:jc w:val="center"/>
              <w:rPr>
                <w:rFonts w:ascii="Times New Roman" w:hAnsi="Times New Roman"/>
                <w:sz w:val="20"/>
              </w:rPr>
            </w:pPr>
          </w:p>
        </w:tc>
        <w:tc>
          <w:tcPr>
            <w:tcW w:w="1890" w:type="dxa"/>
            <w:vAlign w:val="bottom"/>
          </w:tcPr>
          <w:p w14:paraId="19A31A72"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1.717%</w:t>
            </w:r>
          </w:p>
        </w:tc>
        <w:tc>
          <w:tcPr>
            <w:tcW w:w="1710" w:type="dxa"/>
          </w:tcPr>
          <w:p w14:paraId="19A31A73" w14:textId="77777777" w:rsidR="005F6EEE" w:rsidRDefault="005F6EEE" w:rsidP="006960A4">
            <w:pPr>
              <w:spacing w:line="300" w:lineRule="atLeast"/>
              <w:jc w:val="center"/>
              <w:rPr>
                <w:rFonts w:ascii="Times New Roman" w:hAnsi="Times New Roman"/>
                <w:sz w:val="20"/>
              </w:rPr>
            </w:pPr>
          </w:p>
        </w:tc>
      </w:tr>
      <w:tr w:rsidR="005F6EEE" w14:paraId="19A31A7A" w14:textId="77777777" w:rsidTr="006960A4">
        <w:tc>
          <w:tcPr>
            <w:tcW w:w="1771" w:type="dxa"/>
          </w:tcPr>
          <w:p w14:paraId="19A31A75"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Ethylbenzene</w:t>
            </w:r>
          </w:p>
        </w:tc>
        <w:tc>
          <w:tcPr>
            <w:tcW w:w="1577" w:type="dxa"/>
            <w:vAlign w:val="bottom"/>
          </w:tcPr>
          <w:p w14:paraId="19A31A76"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5.0%</w:t>
            </w:r>
          </w:p>
        </w:tc>
        <w:tc>
          <w:tcPr>
            <w:tcW w:w="1260" w:type="dxa"/>
          </w:tcPr>
          <w:p w14:paraId="19A31A77" w14:textId="77777777" w:rsidR="005F6EEE" w:rsidRDefault="005F6EEE" w:rsidP="006960A4">
            <w:pPr>
              <w:spacing w:line="300" w:lineRule="atLeast"/>
              <w:jc w:val="center"/>
              <w:rPr>
                <w:rFonts w:ascii="Times New Roman" w:hAnsi="Times New Roman"/>
                <w:sz w:val="20"/>
              </w:rPr>
            </w:pPr>
          </w:p>
        </w:tc>
        <w:tc>
          <w:tcPr>
            <w:tcW w:w="1890" w:type="dxa"/>
            <w:vAlign w:val="bottom"/>
          </w:tcPr>
          <w:p w14:paraId="19A31A78"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0.095%</w:t>
            </w:r>
          </w:p>
        </w:tc>
        <w:tc>
          <w:tcPr>
            <w:tcW w:w="1710" w:type="dxa"/>
          </w:tcPr>
          <w:p w14:paraId="19A31A79" w14:textId="77777777" w:rsidR="005F6EEE" w:rsidRDefault="005F6EEE" w:rsidP="006960A4">
            <w:pPr>
              <w:spacing w:line="300" w:lineRule="atLeast"/>
              <w:jc w:val="center"/>
              <w:rPr>
                <w:rFonts w:ascii="Times New Roman" w:hAnsi="Times New Roman"/>
                <w:sz w:val="20"/>
              </w:rPr>
            </w:pPr>
          </w:p>
        </w:tc>
      </w:tr>
      <w:tr w:rsidR="005F6EEE" w14:paraId="19A31A80" w14:textId="77777777" w:rsidTr="006960A4">
        <w:tc>
          <w:tcPr>
            <w:tcW w:w="1771" w:type="dxa"/>
          </w:tcPr>
          <w:p w14:paraId="19A31A7B"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Xylene (Total)</w:t>
            </w:r>
          </w:p>
        </w:tc>
        <w:tc>
          <w:tcPr>
            <w:tcW w:w="1577" w:type="dxa"/>
            <w:vAlign w:val="bottom"/>
          </w:tcPr>
          <w:p w14:paraId="19A31A7C"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30%</w:t>
            </w:r>
          </w:p>
        </w:tc>
        <w:tc>
          <w:tcPr>
            <w:tcW w:w="1260" w:type="dxa"/>
            <w:vAlign w:val="bottom"/>
          </w:tcPr>
          <w:p w14:paraId="19A31A7D"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2%</w:t>
            </w:r>
          </w:p>
        </w:tc>
        <w:tc>
          <w:tcPr>
            <w:tcW w:w="1890" w:type="dxa"/>
            <w:vAlign w:val="bottom"/>
          </w:tcPr>
          <w:p w14:paraId="19A31A7E"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0.474%</w:t>
            </w:r>
          </w:p>
        </w:tc>
        <w:tc>
          <w:tcPr>
            <w:tcW w:w="1710" w:type="dxa"/>
            <w:vAlign w:val="bottom"/>
          </w:tcPr>
          <w:p w14:paraId="19A31A7F"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37.2%</w:t>
            </w:r>
          </w:p>
        </w:tc>
      </w:tr>
      <w:tr w:rsidR="005F6EEE" w14:paraId="19A31A86" w14:textId="77777777" w:rsidTr="006960A4">
        <w:tc>
          <w:tcPr>
            <w:tcW w:w="1771" w:type="dxa"/>
          </w:tcPr>
          <w:p w14:paraId="19A31A81"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Benzene</w:t>
            </w:r>
          </w:p>
        </w:tc>
        <w:tc>
          <w:tcPr>
            <w:tcW w:w="1577" w:type="dxa"/>
            <w:vAlign w:val="bottom"/>
          </w:tcPr>
          <w:p w14:paraId="19A31A82"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1.3%</w:t>
            </w:r>
          </w:p>
        </w:tc>
        <w:tc>
          <w:tcPr>
            <w:tcW w:w="1260" w:type="dxa"/>
            <w:vAlign w:val="bottom"/>
          </w:tcPr>
          <w:p w14:paraId="19A31A83" w14:textId="77777777" w:rsidR="005F6EEE" w:rsidRPr="00C51902" w:rsidRDefault="005F6EEE" w:rsidP="006960A4">
            <w:pPr>
              <w:spacing w:line="300" w:lineRule="atLeast"/>
              <w:jc w:val="center"/>
              <w:rPr>
                <w:rFonts w:ascii="Times New Roman" w:hAnsi="Times New Roman"/>
                <w:sz w:val="20"/>
              </w:rPr>
            </w:pPr>
          </w:p>
        </w:tc>
        <w:tc>
          <w:tcPr>
            <w:tcW w:w="1890" w:type="dxa"/>
            <w:vAlign w:val="bottom"/>
          </w:tcPr>
          <w:p w14:paraId="19A31A84"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0.261%</w:t>
            </w:r>
          </w:p>
        </w:tc>
        <w:tc>
          <w:tcPr>
            <w:tcW w:w="1710" w:type="dxa"/>
            <w:vAlign w:val="bottom"/>
          </w:tcPr>
          <w:p w14:paraId="19A31A85" w14:textId="77777777" w:rsidR="005F6EEE" w:rsidRPr="00C51902" w:rsidRDefault="005F6EEE" w:rsidP="006960A4">
            <w:pPr>
              <w:spacing w:line="300" w:lineRule="atLeast"/>
              <w:jc w:val="center"/>
              <w:rPr>
                <w:rFonts w:ascii="Times New Roman" w:hAnsi="Times New Roman"/>
                <w:sz w:val="20"/>
              </w:rPr>
            </w:pPr>
          </w:p>
        </w:tc>
      </w:tr>
      <w:tr w:rsidR="005F6EEE" w14:paraId="19A31A8C" w14:textId="77777777" w:rsidTr="006960A4">
        <w:tc>
          <w:tcPr>
            <w:tcW w:w="1771" w:type="dxa"/>
          </w:tcPr>
          <w:p w14:paraId="19A31A87"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Naphthalene</w:t>
            </w:r>
          </w:p>
        </w:tc>
        <w:tc>
          <w:tcPr>
            <w:tcW w:w="1577" w:type="dxa"/>
            <w:vAlign w:val="bottom"/>
          </w:tcPr>
          <w:p w14:paraId="19A31A88"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5%</w:t>
            </w:r>
          </w:p>
        </w:tc>
        <w:tc>
          <w:tcPr>
            <w:tcW w:w="1260" w:type="dxa"/>
            <w:vAlign w:val="bottom"/>
          </w:tcPr>
          <w:p w14:paraId="19A31A89"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1%</w:t>
            </w:r>
          </w:p>
        </w:tc>
        <w:tc>
          <w:tcPr>
            <w:tcW w:w="1890" w:type="dxa"/>
            <w:vAlign w:val="bottom"/>
          </w:tcPr>
          <w:p w14:paraId="19A31A8A"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0.0018%</w:t>
            </w:r>
          </w:p>
        </w:tc>
        <w:tc>
          <w:tcPr>
            <w:tcW w:w="1710" w:type="dxa"/>
            <w:vAlign w:val="bottom"/>
          </w:tcPr>
          <w:p w14:paraId="19A31A8B"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0.471%</w:t>
            </w:r>
          </w:p>
        </w:tc>
      </w:tr>
      <w:tr w:rsidR="005F6EEE" w14:paraId="19A31A92" w14:textId="77777777" w:rsidTr="006960A4">
        <w:tc>
          <w:tcPr>
            <w:tcW w:w="1771" w:type="dxa"/>
          </w:tcPr>
          <w:p w14:paraId="19A31A8D" w14:textId="77777777" w:rsidR="005F6EEE" w:rsidRPr="00C51902" w:rsidRDefault="005F6EEE" w:rsidP="006960A4">
            <w:pPr>
              <w:spacing w:line="300" w:lineRule="atLeast"/>
              <w:rPr>
                <w:rFonts w:ascii="Times New Roman" w:hAnsi="Times New Roman"/>
                <w:b/>
                <w:sz w:val="20"/>
              </w:rPr>
            </w:pPr>
            <w:r w:rsidRPr="00C51902">
              <w:rPr>
                <w:rFonts w:ascii="Times New Roman" w:hAnsi="Times New Roman"/>
                <w:b/>
                <w:sz w:val="20"/>
              </w:rPr>
              <w:t>n-Hexane</w:t>
            </w:r>
          </w:p>
        </w:tc>
        <w:tc>
          <w:tcPr>
            <w:tcW w:w="1577" w:type="dxa"/>
            <w:vAlign w:val="bottom"/>
          </w:tcPr>
          <w:p w14:paraId="19A31A8E"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0.75%</w:t>
            </w:r>
          </w:p>
        </w:tc>
        <w:tc>
          <w:tcPr>
            <w:tcW w:w="1260" w:type="dxa"/>
          </w:tcPr>
          <w:p w14:paraId="19A31A8F" w14:textId="77777777" w:rsidR="005F6EEE" w:rsidRDefault="005F6EEE" w:rsidP="006960A4">
            <w:pPr>
              <w:spacing w:line="300" w:lineRule="atLeast"/>
              <w:jc w:val="center"/>
              <w:rPr>
                <w:rFonts w:ascii="Times New Roman" w:hAnsi="Times New Roman"/>
                <w:sz w:val="20"/>
              </w:rPr>
            </w:pPr>
          </w:p>
        </w:tc>
        <w:tc>
          <w:tcPr>
            <w:tcW w:w="1890" w:type="dxa"/>
            <w:vAlign w:val="bottom"/>
          </w:tcPr>
          <w:p w14:paraId="19A31A90"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0.246%</w:t>
            </w:r>
          </w:p>
        </w:tc>
        <w:tc>
          <w:tcPr>
            <w:tcW w:w="1710" w:type="dxa"/>
          </w:tcPr>
          <w:p w14:paraId="19A31A91" w14:textId="77777777" w:rsidR="005F6EEE" w:rsidRDefault="005F6EEE" w:rsidP="006960A4">
            <w:pPr>
              <w:spacing w:line="300" w:lineRule="atLeast"/>
              <w:jc w:val="center"/>
              <w:rPr>
                <w:rFonts w:ascii="Times New Roman" w:hAnsi="Times New Roman"/>
                <w:sz w:val="20"/>
              </w:rPr>
            </w:pPr>
          </w:p>
        </w:tc>
      </w:tr>
    </w:tbl>
    <w:p w14:paraId="19A31A93" w14:textId="77777777" w:rsidR="005F6EEE" w:rsidRDefault="005F6EEE" w:rsidP="005F6EEE">
      <w:pPr>
        <w:spacing w:line="300" w:lineRule="atLeast"/>
        <w:rPr>
          <w:rFonts w:ascii="Times New Roman" w:hAnsi="Times New Roman"/>
          <w:sz w:val="20"/>
        </w:rPr>
      </w:pPr>
    </w:p>
    <w:p w14:paraId="19A31A94"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The total POC emissions estimated by the TANKS program are summarized in the following table.</w:t>
      </w:r>
    </w:p>
    <w:p w14:paraId="19A31A95" w14:textId="77777777" w:rsidR="00F82F1D" w:rsidRDefault="00F82F1D" w:rsidP="00684936">
      <w:pPr>
        <w:autoSpaceDE w:val="0"/>
        <w:autoSpaceDN w:val="0"/>
        <w:adjustRightInd w:val="0"/>
        <w:rPr>
          <w:rFonts w:ascii="Times New Roman" w:hAnsi="Times New Roman"/>
          <w:sz w:val="20"/>
        </w:rPr>
      </w:pPr>
    </w:p>
    <w:tbl>
      <w:tblPr>
        <w:tblW w:w="7447" w:type="dxa"/>
        <w:tblInd w:w="113" w:type="dxa"/>
        <w:tblLook w:val="04A0" w:firstRow="1" w:lastRow="0" w:firstColumn="1" w:lastColumn="0" w:noHBand="0" w:noVBand="1"/>
      </w:tblPr>
      <w:tblGrid>
        <w:gridCol w:w="3015"/>
        <w:gridCol w:w="1958"/>
        <w:gridCol w:w="2474"/>
      </w:tblGrid>
      <w:tr w:rsidR="005F6EEE" w:rsidRPr="00BE63DD" w14:paraId="19A31A99" w14:textId="77777777" w:rsidTr="00F80460">
        <w:trPr>
          <w:cantSplit/>
          <w:trHeight w:val="288"/>
          <w:tblHeader/>
        </w:trPr>
        <w:tc>
          <w:tcPr>
            <w:tcW w:w="3015" w:type="dxa"/>
            <w:vMerge w:val="restart"/>
            <w:tcBorders>
              <w:top w:val="single" w:sz="4" w:space="0" w:color="auto"/>
              <w:left w:val="single" w:sz="4" w:space="0" w:color="auto"/>
              <w:right w:val="nil"/>
            </w:tcBorders>
            <w:shd w:val="clear" w:color="auto" w:fill="B8CCE4" w:themeFill="accent1" w:themeFillTint="66"/>
            <w:noWrap/>
            <w:vAlign w:val="bottom"/>
            <w:hideMark/>
          </w:tcPr>
          <w:p w14:paraId="19A31A96" w14:textId="77777777" w:rsidR="005F6EEE" w:rsidRPr="00BE63DD" w:rsidRDefault="005F6EEE" w:rsidP="006960A4">
            <w:pPr>
              <w:jc w:val="center"/>
              <w:rPr>
                <w:rFonts w:ascii="Times New Roman" w:hAnsi="Times New Roman"/>
                <w:b/>
                <w:bCs/>
                <w:color w:val="000000"/>
                <w:sz w:val="18"/>
                <w:szCs w:val="18"/>
              </w:rPr>
            </w:pPr>
            <w:r>
              <w:rPr>
                <w:rFonts w:ascii="Times New Roman" w:hAnsi="Times New Roman"/>
                <w:b/>
                <w:bCs/>
                <w:color w:val="000000"/>
                <w:sz w:val="18"/>
                <w:szCs w:val="18"/>
              </w:rPr>
              <w:t>Pollutant</w:t>
            </w:r>
          </w:p>
        </w:tc>
        <w:tc>
          <w:tcPr>
            <w:tcW w:w="1958"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bottom"/>
            <w:hideMark/>
          </w:tcPr>
          <w:p w14:paraId="19A31A97" w14:textId="77777777" w:rsidR="005F6EEE" w:rsidRPr="00BE63DD" w:rsidRDefault="005F6EEE" w:rsidP="006960A4">
            <w:pPr>
              <w:keepNext/>
              <w:jc w:val="center"/>
              <w:rPr>
                <w:rFonts w:ascii="Times New Roman" w:hAnsi="Times New Roman"/>
                <w:b/>
                <w:bCs/>
                <w:color w:val="000000"/>
                <w:sz w:val="18"/>
                <w:szCs w:val="18"/>
              </w:rPr>
            </w:pPr>
            <w:r>
              <w:rPr>
                <w:rFonts w:ascii="Times New Roman" w:hAnsi="Times New Roman"/>
                <w:b/>
                <w:bCs/>
                <w:color w:val="000000"/>
                <w:sz w:val="18"/>
                <w:szCs w:val="18"/>
              </w:rPr>
              <w:t xml:space="preserve">Emissions from </w:t>
            </w:r>
            <w:r w:rsidRPr="00BE63DD">
              <w:rPr>
                <w:rFonts w:ascii="Times New Roman" w:hAnsi="Times New Roman"/>
                <w:b/>
                <w:bCs/>
                <w:color w:val="000000"/>
                <w:sz w:val="18"/>
                <w:szCs w:val="18"/>
              </w:rPr>
              <w:t>Diesel</w:t>
            </w:r>
            <w:r>
              <w:rPr>
                <w:rFonts w:ascii="Times New Roman" w:hAnsi="Times New Roman"/>
                <w:b/>
                <w:bCs/>
                <w:color w:val="000000"/>
                <w:sz w:val="18"/>
                <w:szCs w:val="18"/>
              </w:rPr>
              <w:t xml:space="preserve"> Storage</w:t>
            </w:r>
          </w:p>
        </w:tc>
        <w:tc>
          <w:tcPr>
            <w:tcW w:w="2474" w:type="dxa"/>
            <w:tcBorders>
              <w:top w:val="single" w:sz="4" w:space="0" w:color="auto"/>
              <w:left w:val="nil"/>
              <w:bottom w:val="single" w:sz="4" w:space="0" w:color="auto"/>
              <w:right w:val="single" w:sz="4" w:space="0" w:color="auto"/>
            </w:tcBorders>
            <w:shd w:val="clear" w:color="auto" w:fill="B8CCE4" w:themeFill="accent1" w:themeFillTint="66"/>
            <w:noWrap/>
            <w:vAlign w:val="bottom"/>
            <w:hideMark/>
          </w:tcPr>
          <w:p w14:paraId="19A31A98" w14:textId="77777777" w:rsidR="005F6EEE" w:rsidRPr="00BE63DD" w:rsidRDefault="005F6EEE" w:rsidP="006960A4">
            <w:pPr>
              <w:keepNext/>
              <w:jc w:val="center"/>
              <w:rPr>
                <w:rFonts w:ascii="Times New Roman" w:hAnsi="Times New Roman"/>
                <w:b/>
                <w:bCs/>
                <w:color w:val="000000"/>
                <w:sz w:val="18"/>
                <w:szCs w:val="18"/>
              </w:rPr>
            </w:pPr>
            <w:r>
              <w:rPr>
                <w:rFonts w:ascii="Times New Roman" w:hAnsi="Times New Roman"/>
                <w:b/>
                <w:bCs/>
                <w:color w:val="000000"/>
                <w:sz w:val="18"/>
                <w:szCs w:val="18"/>
              </w:rPr>
              <w:t xml:space="preserve">Emissions from </w:t>
            </w:r>
            <w:r w:rsidRPr="00BE63DD">
              <w:rPr>
                <w:rFonts w:ascii="Times New Roman" w:hAnsi="Times New Roman"/>
                <w:b/>
                <w:bCs/>
                <w:color w:val="000000"/>
                <w:sz w:val="18"/>
                <w:szCs w:val="18"/>
              </w:rPr>
              <w:t>Gasoline</w:t>
            </w:r>
            <w:r>
              <w:rPr>
                <w:rFonts w:ascii="Times New Roman" w:hAnsi="Times New Roman"/>
                <w:b/>
                <w:bCs/>
                <w:color w:val="000000"/>
                <w:sz w:val="18"/>
                <w:szCs w:val="18"/>
              </w:rPr>
              <w:t xml:space="preserve"> Storage</w:t>
            </w:r>
          </w:p>
        </w:tc>
      </w:tr>
      <w:tr w:rsidR="005F6EEE" w:rsidRPr="00BE63DD" w14:paraId="19A31A9D" w14:textId="77777777" w:rsidTr="00F80460">
        <w:trPr>
          <w:cantSplit/>
          <w:trHeight w:val="288"/>
          <w:tblHeader/>
        </w:trPr>
        <w:tc>
          <w:tcPr>
            <w:tcW w:w="3015" w:type="dxa"/>
            <w:vMerge/>
            <w:tcBorders>
              <w:left w:val="single" w:sz="4" w:space="0" w:color="auto"/>
              <w:bottom w:val="single" w:sz="4" w:space="0" w:color="auto"/>
              <w:right w:val="nil"/>
            </w:tcBorders>
            <w:shd w:val="clear" w:color="auto" w:fill="B8CCE4" w:themeFill="accent1" w:themeFillTint="66"/>
            <w:noWrap/>
            <w:vAlign w:val="bottom"/>
            <w:hideMark/>
          </w:tcPr>
          <w:p w14:paraId="19A31A9A" w14:textId="77777777" w:rsidR="005F6EEE" w:rsidRPr="00BE63DD" w:rsidRDefault="005F6EEE" w:rsidP="006960A4">
            <w:pPr>
              <w:spacing w:line="240" w:lineRule="auto"/>
              <w:jc w:val="center"/>
              <w:rPr>
                <w:rFonts w:ascii="Times New Roman" w:hAnsi="Times New Roman"/>
                <w:b/>
                <w:bCs/>
                <w:color w:val="000000"/>
                <w:sz w:val="18"/>
                <w:szCs w:val="18"/>
              </w:rPr>
            </w:pPr>
          </w:p>
        </w:tc>
        <w:tc>
          <w:tcPr>
            <w:tcW w:w="1958" w:type="dxa"/>
            <w:tcBorders>
              <w:top w:val="nil"/>
              <w:left w:val="single" w:sz="4" w:space="0" w:color="auto"/>
              <w:bottom w:val="single" w:sz="4" w:space="0" w:color="auto"/>
              <w:right w:val="single" w:sz="4" w:space="0" w:color="auto"/>
            </w:tcBorders>
            <w:shd w:val="clear" w:color="auto" w:fill="B8CCE4" w:themeFill="accent1" w:themeFillTint="66"/>
            <w:noWrap/>
            <w:vAlign w:val="bottom"/>
            <w:hideMark/>
          </w:tcPr>
          <w:p w14:paraId="19A31A9B"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Lb/yr</w:t>
            </w:r>
          </w:p>
        </w:tc>
        <w:tc>
          <w:tcPr>
            <w:tcW w:w="2474" w:type="dxa"/>
            <w:tcBorders>
              <w:top w:val="nil"/>
              <w:left w:val="nil"/>
              <w:bottom w:val="single" w:sz="4" w:space="0" w:color="auto"/>
              <w:right w:val="single" w:sz="4" w:space="0" w:color="auto"/>
            </w:tcBorders>
            <w:shd w:val="clear" w:color="auto" w:fill="B8CCE4" w:themeFill="accent1" w:themeFillTint="66"/>
            <w:noWrap/>
            <w:vAlign w:val="bottom"/>
            <w:hideMark/>
          </w:tcPr>
          <w:p w14:paraId="19A31A9C"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Lb/yr</w:t>
            </w:r>
          </w:p>
        </w:tc>
      </w:tr>
      <w:tr w:rsidR="005F6EEE" w:rsidRPr="00BE63DD" w14:paraId="19A31AA1" w14:textId="77777777" w:rsidTr="006960A4">
        <w:trPr>
          <w:trHeight w:val="288"/>
        </w:trPr>
        <w:tc>
          <w:tcPr>
            <w:tcW w:w="3015" w:type="dxa"/>
            <w:tcBorders>
              <w:top w:val="nil"/>
              <w:left w:val="single" w:sz="4" w:space="0" w:color="auto"/>
              <w:bottom w:val="single" w:sz="4" w:space="0" w:color="auto"/>
              <w:right w:val="nil"/>
            </w:tcBorders>
            <w:noWrap/>
            <w:vAlign w:val="center"/>
            <w:hideMark/>
          </w:tcPr>
          <w:p w14:paraId="19A31A9E"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Total POC</w:t>
            </w:r>
          </w:p>
        </w:tc>
        <w:tc>
          <w:tcPr>
            <w:tcW w:w="1958" w:type="dxa"/>
            <w:tcBorders>
              <w:top w:val="nil"/>
              <w:left w:val="single" w:sz="4" w:space="0" w:color="auto"/>
              <w:bottom w:val="single" w:sz="4" w:space="0" w:color="auto"/>
              <w:right w:val="single" w:sz="4" w:space="0" w:color="auto"/>
            </w:tcBorders>
            <w:noWrap/>
            <w:vAlign w:val="bottom"/>
            <w:hideMark/>
          </w:tcPr>
          <w:p w14:paraId="19A31A9F"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4.25</w:t>
            </w:r>
          </w:p>
        </w:tc>
        <w:tc>
          <w:tcPr>
            <w:tcW w:w="2474" w:type="dxa"/>
            <w:tcBorders>
              <w:top w:val="nil"/>
              <w:left w:val="nil"/>
              <w:bottom w:val="single" w:sz="4" w:space="0" w:color="auto"/>
              <w:right w:val="single" w:sz="4" w:space="0" w:color="auto"/>
            </w:tcBorders>
            <w:noWrap/>
            <w:vAlign w:val="bottom"/>
            <w:hideMark/>
          </w:tcPr>
          <w:p w14:paraId="19A31AA0" w14:textId="77777777" w:rsidR="005F6EEE" w:rsidRPr="00951887" w:rsidRDefault="008D3AAA" w:rsidP="006960A4">
            <w:pPr>
              <w:jc w:val="center"/>
              <w:rPr>
                <w:rFonts w:ascii="Times New Roman" w:hAnsi="Times New Roman"/>
                <w:color w:val="000000"/>
                <w:sz w:val="20"/>
              </w:rPr>
            </w:pPr>
            <w:r>
              <w:rPr>
                <w:rFonts w:ascii="Times New Roman" w:hAnsi="Times New Roman"/>
                <w:color w:val="000000"/>
                <w:sz w:val="20"/>
              </w:rPr>
              <w:t>3,166</w:t>
            </w:r>
          </w:p>
        </w:tc>
      </w:tr>
    </w:tbl>
    <w:p w14:paraId="19A31AA2" w14:textId="77777777" w:rsidR="005F6EEE" w:rsidRDefault="005F6EEE" w:rsidP="005F6EEE">
      <w:pPr>
        <w:spacing w:line="300" w:lineRule="atLeast"/>
        <w:rPr>
          <w:rFonts w:ascii="Times New Roman" w:hAnsi="Times New Roman"/>
          <w:sz w:val="20"/>
        </w:rPr>
      </w:pPr>
    </w:p>
    <w:p w14:paraId="19A31AA3"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Daily POC emissions were estimated to be 21.4 lb/day (estimated in Part D of the Emissions Calculations section above).</w:t>
      </w:r>
    </w:p>
    <w:p w14:paraId="19A31AA4" w14:textId="77777777" w:rsidR="005F6EEE" w:rsidRDefault="005F6EEE" w:rsidP="00684936">
      <w:pPr>
        <w:autoSpaceDE w:val="0"/>
        <w:autoSpaceDN w:val="0"/>
        <w:adjustRightInd w:val="0"/>
        <w:rPr>
          <w:rFonts w:ascii="Times New Roman" w:hAnsi="Times New Roman"/>
          <w:sz w:val="20"/>
        </w:rPr>
      </w:pPr>
    </w:p>
    <w:p w14:paraId="19A31AA5"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 xml:space="preserve">Hourly emissions would be based on the maximum fill rate specified for this tank.  This is specified at 8400 gallons/hr.  However, the tank capacity is  3800 gallons, therefore the tank can be filled in less than an hour.  The displaced gas from filling the tank volume was estimated when deriving the maximum daily </w:t>
      </w:r>
      <w:r>
        <w:rPr>
          <w:rFonts w:ascii="Times New Roman" w:hAnsi="Times New Roman"/>
          <w:sz w:val="20"/>
        </w:rPr>
        <w:lastRenderedPageBreak/>
        <w:t>emissions of 21.4 lb/day.  Based on the maximum fill rate for the tank, the maximum hourly emissions rate is also 21.4 lbs.</w:t>
      </w:r>
    </w:p>
    <w:p w14:paraId="19A31AA6" w14:textId="77777777" w:rsidR="005F6EEE" w:rsidRDefault="005F6EEE" w:rsidP="00684936">
      <w:pPr>
        <w:autoSpaceDE w:val="0"/>
        <w:autoSpaceDN w:val="0"/>
        <w:adjustRightInd w:val="0"/>
        <w:rPr>
          <w:rFonts w:ascii="Times New Roman" w:hAnsi="Times New Roman"/>
          <w:sz w:val="20"/>
        </w:rPr>
      </w:pPr>
    </w:p>
    <w:p w14:paraId="19A31AA7"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 xml:space="preserve">TAC emissions estimated by the TANKS program are summarized in the following table.  </w:t>
      </w:r>
    </w:p>
    <w:p w14:paraId="19A31AA8" w14:textId="77777777" w:rsidR="00F82F1D" w:rsidRDefault="00F82F1D" w:rsidP="00684936">
      <w:pPr>
        <w:autoSpaceDE w:val="0"/>
        <w:autoSpaceDN w:val="0"/>
        <w:adjustRightInd w:val="0"/>
        <w:rPr>
          <w:rFonts w:ascii="Times New Roman" w:hAnsi="Times New Roman"/>
          <w:sz w:val="20"/>
        </w:rPr>
      </w:pPr>
    </w:p>
    <w:tbl>
      <w:tblPr>
        <w:tblW w:w="7447" w:type="dxa"/>
        <w:tblInd w:w="113" w:type="dxa"/>
        <w:tblLook w:val="04A0" w:firstRow="1" w:lastRow="0" w:firstColumn="1" w:lastColumn="0" w:noHBand="0" w:noVBand="1"/>
      </w:tblPr>
      <w:tblGrid>
        <w:gridCol w:w="1525"/>
        <w:gridCol w:w="990"/>
        <w:gridCol w:w="1251"/>
        <w:gridCol w:w="1251"/>
        <w:gridCol w:w="1170"/>
        <w:gridCol w:w="1260"/>
      </w:tblGrid>
      <w:tr w:rsidR="005F6EEE" w:rsidRPr="0022445D" w14:paraId="19A31AAD" w14:textId="77777777" w:rsidTr="00F80460">
        <w:trPr>
          <w:cantSplit/>
          <w:trHeight w:val="288"/>
          <w:tblHeader/>
        </w:trPr>
        <w:tc>
          <w:tcPr>
            <w:tcW w:w="1525" w:type="dxa"/>
            <w:vMerge w:val="restart"/>
            <w:tcBorders>
              <w:top w:val="single" w:sz="4" w:space="0" w:color="auto"/>
              <w:left w:val="single" w:sz="4" w:space="0" w:color="auto"/>
              <w:right w:val="nil"/>
            </w:tcBorders>
            <w:shd w:val="clear" w:color="auto" w:fill="B8CCE4" w:themeFill="accent1" w:themeFillTint="66"/>
            <w:noWrap/>
            <w:vAlign w:val="bottom"/>
            <w:hideMark/>
          </w:tcPr>
          <w:p w14:paraId="19A31AA9" w14:textId="77777777" w:rsidR="005F6EEE" w:rsidRPr="00BE63DD" w:rsidRDefault="005F6EEE" w:rsidP="006960A4">
            <w:pPr>
              <w:jc w:val="center"/>
              <w:rPr>
                <w:rFonts w:ascii="Times New Roman" w:hAnsi="Times New Roman"/>
                <w:b/>
                <w:bCs/>
                <w:color w:val="000000"/>
                <w:sz w:val="18"/>
                <w:szCs w:val="18"/>
              </w:rPr>
            </w:pPr>
            <w:r w:rsidRPr="00BE63DD">
              <w:rPr>
                <w:rFonts w:ascii="Times New Roman" w:hAnsi="Times New Roman"/>
                <w:b/>
                <w:bCs/>
                <w:color w:val="000000"/>
                <w:sz w:val="18"/>
                <w:szCs w:val="18"/>
              </w:rPr>
              <w:t>Chemical</w:t>
            </w:r>
          </w:p>
        </w:tc>
        <w:tc>
          <w:tcPr>
            <w:tcW w:w="990"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bottom"/>
            <w:hideMark/>
          </w:tcPr>
          <w:p w14:paraId="19A31AAA"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Diesel</w:t>
            </w:r>
            <w:r>
              <w:rPr>
                <w:rFonts w:ascii="Times New Roman" w:hAnsi="Times New Roman"/>
                <w:b/>
                <w:bCs/>
                <w:color w:val="000000"/>
                <w:sz w:val="18"/>
                <w:szCs w:val="18"/>
              </w:rPr>
              <w:t xml:space="preserve"> TANKS</w:t>
            </w:r>
          </w:p>
        </w:tc>
        <w:tc>
          <w:tcPr>
            <w:tcW w:w="1251" w:type="dxa"/>
            <w:tcBorders>
              <w:top w:val="single" w:sz="4" w:space="0" w:color="auto"/>
              <w:left w:val="nil"/>
              <w:bottom w:val="single" w:sz="4" w:space="0" w:color="auto"/>
              <w:right w:val="single" w:sz="4" w:space="0" w:color="auto"/>
            </w:tcBorders>
            <w:shd w:val="clear" w:color="auto" w:fill="B8CCE4" w:themeFill="accent1" w:themeFillTint="66"/>
            <w:noWrap/>
            <w:vAlign w:val="bottom"/>
            <w:hideMark/>
          </w:tcPr>
          <w:p w14:paraId="19A31AAB"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Gasoline</w:t>
            </w:r>
            <w:r>
              <w:rPr>
                <w:rFonts w:ascii="Times New Roman" w:hAnsi="Times New Roman"/>
                <w:b/>
                <w:bCs/>
                <w:color w:val="000000"/>
                <w:sz w:val="18"/>
                <w:szCs w:val="18"/>
              </w:rPr>
              <w:t xml:space="preserve"> TANKS</w:t>
            </w:r>
          </w:p>
        </w:tc>
        <w:tc>
          <w:tcPr>
            <w:tcW w:w="3681" w:type="dxa"/>
            <w:gridSpan w:val="3"/>
            <w:tcBorders>
              <w:top w:val="single" w:sz="4" w:space="0" w:color="auto"/>
              <w:left w:val="nil"/>
              <w:bottom w:val="single" w:sz="4" w:space="0" w:color="auto"/>
              <w:right w:val="single" w:sz="4" w:space="0" w:color="000000"/>
            </w:tcBorders>
            <w:shd w:val="clear" w:color="auto" w:fill="B8CCE4" w:themeFill="accent1" w:themeFillTint="66"/>
            <w:noWrap/>
            <w:vAlign w:val="bottom"/>
            <w:hideMark/>
          </w:tcPr>
          <w:p w14:paraId="19A31AAC"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Worst Case Material</w:t>
            </w:r>
          </w:p>
        </w:tc>
      </w:tr>
      <w:tr w:rsidR="005F6EEE" w:rsidRPr="0022445D" w14:paraId="19A31AB4" w14:textId="77777777" w:rsidTr="00F80460">
        <w:trPr>
          <w:cantSplit/>
          <w:trHeight w:val="288"/>
          <w:tblHeader/>
        </w:trPr>
        <w:tc>
          <w:tcPr>
            <w:tcW w:w="1525" w:type="dxa"/>
            <w:vMerge/>
            <w:tcBorders>
              <w:left w:val="single" w:sz="4" w:space="0" w:color="auto"/>
              <w:bottom w:val="single" w:sz="4" w:space="0" w:color="auto"/>
              <w:right w:val="nil"/>
            </w:tcBorders>
            <w:shd w:val="clear" w:color="auto" w:fill="B8CCE4" w:themeFill="accent1" w:themeFillTint="66"/>
            <w:noWrap/>
            <w:vAlign w:val="bottom"/>
            <w:hideMark/>
          </w:tcPr>
          <w:p w14:paraId="19A31AAE" w14:textId="77777777" w:rsidR="005F6EEE" w:rsidRPr="00BE63DD" w:rsidRDefault="005F6EEE" w:rsidP="006960A4">
            <w:pPr>
              <w:spacing w:line="240" w:lineRule="auto"/>
              <w:jc w:val="center"/>
              <w:rPr>
                <w:rFonts w:ascii="Times New Roman" w:hAnsi="Times New Roman"/>
                <w:b/>
                <w:bCs/>
                <w:color w:val="000000"/>
                <w:sz w:val="18"/>
                <w:szCs w:val="18"/>
              </w:rPr>
            </w:pPr>
          </w:p>
        </w:tc>
        <w:tc>
          <w:tcPr>
            <w:tcW w:w="990" w:type="dxa"/>
            <w:tcBorders>
              <w:top w:val="nil"/>
              <w:left w:val="single" w:sz="4" w:space="0" w:color="auto"/>
              <w:bottom w:val="single" w:sz="4" w:space="0" w:color="auto"/>
              <w:right w:val="single" w:sz="4" w:space="0" w:color="auto"/>
            </w:tcBorders>
            <w:shd w:val="clear" w:color="auto" w:fill="B8CCE4" w:themeFill="accent1" w:themeFillTint="66"/>
            <w:noWrap/>
            <w:vAlign w:val="bottom"/>
            <w:hideMark/>
          </w:tcPr>
          <w:p w14:paraId="19A31AAF"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Lb/yr</w:t>
            </w:r>
          </w:p>
        </w:tc>
        <w:tc>
          <w:tcPr>
            <w:tcW w:w="1251" w:type="dxa"/>
            <w:tcBorders>
              <w:top w:val="nil"/>
              <w:left w:val="nil"/>
              <w:bottom w:val="single" w:sz="4" w:space="0" w:color="auto"/>
              <w:right w:val="single" w:sz="4" w:space="0" w:color="auto"/>
            </w:tcBorders>
            <w:shd w:val="clear" w:color="auto" w:fill="B8CCE4" w:themeFill="accent1" w:themeFillTint="66"/>
            <w:noWrap/>
            <w:vAlign w:val="bottom"/>
            <w:hideMark/>
          </w:tcPr>
          <w:p w14:paraId="19A31AB0"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Lb/yr</w:t>
            </w:r>
          </w:p>
        </w:tc>
        <w:tc>
          <w:tcPr>
            <w:tcW w:w="1251" w:type="dxa"/>
            <w:tcBorders>
              <w:top w:val="nil"/>
              <w:left w:val="nil"/>
              <w:bottom w:val="single" w:sz="4" w:space="0" w:color="auto"/>
              <w:right w:val="single" w:sz="4" w:space="0" w:color="auto"/>
            </w:tcBorders>
            <w:shd w:val="clear" w:color="auto" w:fill="B8CCE4" w:themeFill="accent1" w:themeFillTint="66"/>
            <w:noWrap/>
            <w:vAlign w:val="bottom"/>
            <w:hideMark/>
          </w:tcPr>
          <w:p w14:paraId="19A31AB1"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Lb/yr</w:t>
            </w:r>
          </w:p>
        </w:tc>
        <w:tc>
          <w:tcPr>
            <w:tcW w:w="1170" w:type="dxa"/>
            <w:tcBorders>
              <w:top w:val="nil"/>
              <w:left w:val="nil"/>
              <w:bottom w:val="single" w:sz="4" w:space="0" w:color="auto"/>
              <w:right w:val="single" w:sz="4" w:space="0" w:color="auto"/>
            </w:tcBorders>
            <w:shd w:val="clear" w:color="auto" w:fill="B8CCE4" w:themeFill="accent1" w:themeFillTint="66"/>
            <w:noWrap/>
            <w:vAlign w:val="bottom"/>
            <w:hideMark/>
          </w:tcPr>
          <w:p w14:paraId="19A31AB2"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lb/day</w:t>
            </w:r>
          </w:p>
        </w:tc>
        <w:tc>
          <w:tcPr>
            <w:tcW w:w="1260" w:type="dxa"/>
            <w:tcBorders>
              <w:top w:val="nil"/>
              <w:left w:val="nil"/>
              <w:bottom w:val="single" w:sz="4" w:space="0" w:color="auto"/>
              <w:right w:val="single" w:sz="4" w:space="0" w:color="auto"/>
            </w:tcBorders>
            <w:shd w:val="clear" w:color="auto" w:fill="B8CCE4" w:themeFill="accent1" w:themeFillTint="66"/>
            <w:noWrap/>
            <w:vAlign w:val="bottom"/>
            <w:hideMark/>
          </w:tcPr>
          <w:p w14:paraId="19A31AB3" w14:textId="77777777" w:rsidR="005F6EEE" w:rsidRPr="00BE63DD" w:rsidRDefault="005F6EEE" w:rsidP="006960A4">
            <w:pPr>
              <w:keepNext/>
              <w:jc w:val="center"/>
              <w:rPr>
                <w:rFonts w:ascii="Times New Roman" w:hAnsi="Times New Roman"/>
                <w:b/>
                <w:bCs/>
                <w:color w:val="000000"/>
                <w:sz w:val="18"/>
                <w:szCs w:val="18"/>
              </w:rPr>
            </w:pPr>
            <w:r w:rsidRPr="00BE63DD">
              <w:rPr>
                <w:rFonts w:ascii="Times New Roman" w:hAnsi="Times New Roman"/>
                <w:b/>
                <w:bCs/>
                <w:color w:val="000000"/>
                <w:sz w:val="18"/>
                <w:szCs w:val="18"/>
              </w:rPr>
              <w:t>lb/hr</w:t>
            </w:r>
          </w:p>
        </w:tc>
      </w:tr>
      <w:tr w:rsidR="005F6EEE" w:rsidRPr="0022445D" w14:paraId="19A31ABB" w14:textId="77777777" w:rsidTr="006960A4">
        <w:trPr>
          <w:trHeight w:val="288"/>
        </w:trPr>
        <w:tc>
          <w:tcPr>
            <w:tcW w:w="1525" w:type="dxa"/>
            <w:tcBorders>
              <w:top w:val="nil"/>
              <w:left w:val="single" w:sz="4" w:space="0" w:color="auto"/>
              <w:bottom w:val="single" w:sz="4" w:space="0" w:color="auto"/>
              <w:right w:val="nil"/>
            </w:tcBorders>
            <w:noWrap/>
            <w:vAlign w:val="center"/>
            <w:hideMark/>
          </w:tcPr>
          <w:p w14:paraId="19A31AB5"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POC</w:t>
            </w:r>
          </w:p>
        </w:tc>
        <w:tc>
          <w:tcPr>
            <w:tcW w:w="990" w:type="dxa"/>
            <w:tcBorders>
              <w:top w:val="nil"/>
              <w:left w:val="single" w:sz="4" w:space="0" w:color="auto"/>
              <w:bottom w:val="single" w:sz="4" w:space="0" w:color="auto"/>
              <w:right w:val="single" w:sz="4" w:space="0" w:color="auto"/>
            </w:tcBorders>
            <w:noWrap/>
            <w:vAlign w:val="bottom"/>
            <w:hideMark/>
          </w:tcPr>
          <w:p w14:paraId="19A31AB6"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4.25</w:t>
            </w:r>
          </w:p>
        </w:tc>
        <w:tc>
          <w:tcPr>
            <w:tcW w:w="1251" w:type="dxa"/>
            <w:tcBorders>
              <w:top w:val="nil"/>
              <w:left w:val="nil"/>
              <w:bottom w:val="single" w:sz="4" w:space="0" w:color="auto"/>
              <w:right w:val="single" w:sz="4" w:space="0" w:color="auto"/>
            </w:tcBorders>
            <w:noWrap/>
            <w:vAlign w:val="bottom"/>
            <w:hideMark/>
          </w:tcPr>
          <w:p w14:paraId="19A31AB7"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3,165.61</w:t>
            </w:r>
          </w:p>
        </w:tc>
        <w:tc>
          <w:tcPr>
            <w:tcW w:w="1251" w:type="dxa"/>
            <w:tcBorders>
              <w:top w:val="nil"/>
              <w:left w:val="nil"/>
              <w:bottom w:val="single" w:sz="4" w:space="0" w:color="auto"/>
              <w:right w:val="single" w:sz="4" w:space="0" w:color="auto"/>
            </w:tcBorders>
            <w:noWrap/>
            <w:vAlign w:val="bottom"/>
            <w:hideMark/>
          </w:tcPr>
          <w:p w14:paraId="19A31AB8"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3,165.61</w:t>
            </w:r>
          </w:p>
        </w:tc>
        <w:tc>
          <w:tcPr>
            <w:tcW w:w="1170" w:type="dxa"/>
            <w:tcBorders>
              <w:top w:val="nil"/>
              <w:left w:val="nil"/>
              <w:bottom w:val="single" w:sz="4" w:space="0" w:color="auto"/>
              <w:right w:val="single" w:sz="4" w:space="0" w:color="auto"/>
            </w:tcBorders>
            <w:noWrap/>
            <w:vAlign w:val="bottom"/>
            <w:hideMark/>
          </w:tcPr>
          <w:p w14:paraId="19A31AB9"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21.40</w:t>
            </w:r>
          </w:p>
        </w:tc>
        <w:tc>
          <w:tcPr>
            <w:tcW w:w="1260" w:type="dxa"/>
            <w:tcBorders>
              <w:top w:val="nil"/>
              <w:left w:val="nil"/>
              <w:bottom w:val="single" w:sz="4" w:space="0" w:color="auto"/>
              <w:right w:val="single" w:sz="4" w:space="0" w:color="auto"/>
            </w:tcBorders>
            <w:noWrap/>
            <w:vAlign w:val="bottom"/>
            <w:hideMark/>
          </w:tcPr>
          <w:p w14:paraId="19A31ABA"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21.40</w:t>
            </w:r>
          </w:p>
        </w:tc>
      </w:tr>
      <w:tr w:rsidR="005F6EEE" w:rsidRPr="0022445D" w14:paraId="19A31AC2" w14:textId="77777777" w:rsidTr="006960A4">
        <w:trPr>
          <w:trHeight w:val="288"/>
        </w:trPr>
        <w:tc>
          <w:tcPr>
            <w:tcW w:w="1525" w:type="dxa"/>
            <w:tcBorders>
              <w:top w:val="nil"/>
              <w:left w:val="single" w:sz="4" w:space="0" w:color="auto"/>
              <w:bottom w:val="single" w:sz="4" w:space="0" w:color="auto"/>
              <w:right w:val="nil"/>
            </w:tcBorders>
            <w:noWrap/>
            <w:vAlign w:val="center"/>
            <w:hideMark/>
          </w:tcPr>
          <w:p w14:paraId="19A31ABC"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Toluene</w:t>
            </w:r>
          </w:p>
        </w:tc>
        <w:tc>
          <w:tcPr>
            <w:tcW w:w="990" w:type="dxa"/>
            <w:tcBorders>
              <w:top w:val="nil"/>
              <w:left w:val="single" w:sz="4" w:space="0" w:color="auto"/>
              <w:bottom w:val="single" w:sz="4" w:space="0" w:color="auto"/>
              <w:right w:val="single" w:sz="4" w:space="0" w:color="auto"/>
            </w:tcBorders>
            <w:noWrap/>
            <w:vAlign w:val="bottom"/>
            <w:hideMark/>
          </w:tcPr>
          <w:p w14:paraId="19A31ABD"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 </w:t>
            </w:r>
          </w:p>
        </w:tc>
        <w:tc>
          <w:tcPr>
            <w:tcW w:w="1251" w:type="dxa"/>
            <w:tcBorders>
              <w:top w:val="nil"/>
              <w:left w:val="nil"/>
              <w:bottom w:val="single" w:sz="4" w:space="0" w:color="auto"/>
              <w:right w:val="single" w:sz="4" w:space="0" w:color="auto"/>
            </w:tcBorders>
            <w:noWrap/>
            <w:vAlign w:val="bottom"/>
            <w:hideMark/>
          </w:tcPr>
          <w:p w14:paraId="19A31ABE"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56.95</w:t>
            </w:r>
          </w:p>
        </w:tc>
        <w:tc>
          <w:tcPr>
            <w:tcW w:w="1251" w:type="dxa"/>
            <w:tcBorders>
              <w:top w:val="nil"/>
              <w:left w:val="nil"/>
              <w:bottom w:val="single" w:sz="4" w:space="0" w:color="auto"/>
              <w:right w:val="single" w:sz="4" w:space="0" w:color="auto"/>
            </w:tcBorders>
            <w:noWrap/>
            <w:vAlign w:val="bottom"/>
            <w:hideMark/>
          </w:tcPr>
          <w:p w14:paraId="19A31ABF"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56.95</w:t>
            </w:r>
          </w:p>
        </w:tc>
        <w:tc>
          <w:tcPr>
            <w:tcW w:w="1170" w:type="dxa"/>
            <w:tcBorders>
              <w:top w:val="nil"/>
              <w:left w:val="nil"/>
              <w:bottom w:val="single" w:sz="4" w:space="0" w:color="auto"/>
              <w:right w:val="single" w:sz="4" w:space="0" w:color="auto"/>
            </w:tcBorders>
            <w:noWrap/>
            <w:vAlign w:val="bottom"/>
            <w:hideMark/>
          </w:tcPr>
          <w:p w14:paraId="19A31AC0"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3.85E-01</w:t>
            </w:r>
          </w:p>
        </w:tc>
        <w:tc>
          <w:tcPr>
            <w:tcW w:w="1260" w:type="dxa"/>
            <w:tcBorders>
              <w:top w:val="nil"/>
              <w:left w:val="nil"/>
              <w:bottom w:val="single" w:sz="4" w:space="0" w:color="auto"/>
              <w:right w:val="single" w:sz="4" w:space="0" w:color="auto"/>
            </w:tcBorders>
            <w:noWrap/>
            <w:vAlign w:val="bottom"/>
            <w:hideMark/>
          </w:tcPr>
          <w:p w14:paraId="19A31AC1"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3.85E-01</w:t>
            </w:r>
          </w:p>
        </w:tc>
      </w:tr>
      <w:tr w:rsidR="005F6EEE" w:rsidRPr="0022445D" w14:paraId="19A31AC9" w14:textId="77777777" w:rsidTr="006960A4">
        <w:trPr>
          <w:trHeight w:val="288"/>
        </w:trPr>
        <w:tc>
          <w:tcPr>
            <w:tcW w:w="1525" w:type="dxa"/>
            <w:tcBorders>
              <w:top w:val="nil"/>
              <w:left w:val="single" w:sz="4" w:space="0" w:color="auto"/>
              <w:bottom w:val="single" w:sz="4" w:space="0" w:color="auto"/>
              <w:right w:val="nil"/>
            </w:tcBorders>
            <w:noWrap/>
            <w:vAlign w:val="center"/>
            <w:hideMark/>
          </w:tcPr>
          <w:p w14:paraId="19A31AC3"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Ethylbenzene</w:t>
            </w:r>
          </w:p>
        </w:tc>
        <w:tc>
          <w:tcPr>
            <w:tcW w:w="990" w:type="dxa"/>
            <w:tcBorders>
              <w:top w:val="nil"/>
              <w:left w:val="single" w:sz="4" w:space="0" w:color="auto"/>
              <w:bottom w:val="single" w:sz="4" w:space="0" w:color="auto"/>
              <w:right w:val="single" w:sz="4" w:space="0" w:color="auto"/>
            </w:tcBorders>
            <w:noWrap/>
            <w:vAlign w:val="bottom"/>
            <w:hideMark/>
          </w:tcPr>
          <w:p w14:paraId="19A31AC4"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 </w:t>
            </w:r>
          </w:p>
        </w:tc>
        <w:tc>
          <w:tcPr>
            <w:tcW w:w="1251" w:type="dxa"/>
            <w:tcBorders>
              <w:top w:val="nil"/>
              <w:left w:val="nil"/>
              <w:bottom w:val="single" w:sz="4" w:space="0" w:color="auto"/>
              <w:right w:val="single" w:sz="4" w:space="0" w:color="auto"/>
            </w:tcBorders>
            <w:noWrap/>
            <w:vAlign w:val="bottom"/>
            <w:hideMark/>
          </w:tcPr>
          <w:p w14:paraId="19A31AC5"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3.15</w:t>
            </w:r>
          </w:p>
        </w:tc>
        <w:tc>
          <w:tcPr>
            <w:tcW w:w="1251" w:type="dxa"/>
            <w:tcBorders>
              <w:top w:val="nil"/>
              <w:left w:val="nil"/>
              <w:bottom w:val="single" w:sz="4" w:space="0" w:color="auto"/>
              <w:right w:val="single" w:sz="4" w:space="0" w:color="auto"/>
            </w:tcBorders>
            <w:noWrap/>
            <w:vAlign w:val="bottom"/>
            <w:hideMark/>
          </w:tcPr>
          <w:p w14:paraId="19A31AC6"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3.15</w:t>
            </w:r>
          </w:p>
        </w:tc>
        <w:tc>
          <w:tcPr>
            <w:tcW w:w="1170" w:type="dxa"/>
            <w:tcBorders>
              <w:top w:val="nil"/>
              <w:left w:val="nil"/>
              <w:bottom w:val="single" w:sz="4" w:space="0" w:color="auto"/>
              <w:right w:val="single" w:sz="4" w:space="0" w:color="auto"/>
            </w:tcBorders>
            <w:noWrap/>
            <w:vAlign w:val="bottom"/>
            <w:hideMark/>
          </w:tcPr>
          <w:p w14:paraId="19A31AC7"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2.13E-02</w:t>
            </w:r>
          </w:p>
        </w:tc>
        <w:tc>
          <w:tcPr>
            <w:tcW w:w="1260" w:type="dxa"/>
            <w:tcBorders>
              <w:top w:val="nil"/>
              <w:left w:val="nil"/>
              <w:bottom w:val="single" w:sz="4" w:space="0" w:color="auto"/>
              <w:right w:val="single" w:sz="4" w:space="0" w:color="auto"/>
            </w:tcBorders>
            <w:noWrap/>
            <w:vAlign w:val="bottom"/>
            <w:hideMark/>
          </w:tcPr>
          <w:p w14:paraId="19A31AC8"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2.13E-02</w:t>
            </w:r>
          </w:p>
        </w:tc>
      </w:tr>
      <w:tr w:rsidR="005F6EEE" w:rsidRPr="0022445D" w14:paraId="19A31AD0" w14:textId="77777777" w:rsidTr="006960A4">
        <w:trPr>
          <w:trHeight w:val="288"/>
        </w:trPr>
        <w:tc>
          <w:tcPr>
            <w:tcW w:w="1525" w:type="dxa"/>
            <w:tcBorders>
              <w:top w:val="nil"/>
              <w:left w:val="single" w:sz="4" w:space="0" w:color="auto"/>
              <w:bottom w:val="single" w:sz="4" w:space="0" w:color="auto"/>
              <w:right w:val="nil"/>
            </w:tcBorders>
            <w:noWrap/>
            <w:vAlign w:val="center"/>
            <w:hideMark/>
          </w:tcPr>
          <w:p w14:paraId="19A31ACA"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Xylene (Total)</w:t>
            </w:r>
          </w:p>
        </w:tc>
        <w:tc>
          <w:tcPr>
            <w:tcW w:w="990" w:type="dxa"/>
            <w:tcBorders>
              <w:top w:val="nil"/>
              <w:left w:val="single" w:sz="4" w:space="0" w:color="auto"/>
              <w:bottom w:val="single" w:sz="4" w:space="0" w:color="auto"/>
              <w:right w:val="single" w:sz="4" w:space="0" w:color="auto"/>
            </w:tcBorders>
            <w:noWrap/>
            <w:vAlign w:val="bottom"/>
            <w:hideMark/>
          </w:tcPr>
          <w:p w14:paraId="19A31ACB"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1.58</w:t>
            </w:r>
          </w:p>
        </w:tc>
        <w:tc>
          <w:tcPr>
            <w:tcW w:w="1251" w:type="dxa"/>
            <w:tcBorders>
              <w:top w:val="nil"/>
              <w:left w:val="nil"/>
              <w:bottom w:val="single" w:sz="4" w:space="0" w:color="auto"/>
              <w:right w:val="single" w:sz="4" w:space="0" w:color="auto"/>
            </w:tcBorders>
            <w:noWrap/>
            <w:vAlign w:val="bottom"/>
            <w:hideMark/>
          </w:tcPr>
          <w:p w14:paraId="19A31ACC"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15.73</w:t>
            </w:r>
          </w:p>
        </w:tc>
        <w:tc>
          <w:tcPr>
            <w:tcW w:w="1251" w:type="dxa"/>
            <w:tcBorders>
              <w:top w:val="nil"/>
              <w:left w:val="nil"/>
              <w:bottom w:val="single" w:sz="4" w:space="0" w:color="auto"/>
              <w:right w:val="single" w:sz="4" w:space="0" w:color="auto"/>
            </w:tcBorders>
            <w:noWrap/>
            <w:vAlign w:val="bottom"/>
            <w:hideMark/>
          </w:tcPr>
          <w:p w14:paraId="19A31ACD"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15.73</w:t>
            </w:r>
          </w:p>
        </w:tc>
        <w:tc>
          <w:tcPr>
            <w:tcW w:w="1170" w:type="dxa"/>
            <w:tcBorders>
              <w:top w:val="nil"/>
              <w:left w:val="nil"/>
              <w:bottom w:val="single" w:sz="4" w:space="0" w:color="auto"/>
              <w:right w:val="single" w:sz="4" w:space="0" w:color="auto"/>
            </w:tcBorders>
            <w:noWrap/>
            <w:vAlign w:val="bottom"/>
            <w:hideMark/>
          </w:tcPr>
          <w:p w14:paraId="19A31ACE"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1.06E-01</w:t>
            </w:r>
          </w:p>
        </w:tc>
        <w:tc>
          <w:tcPr>
            <w:tcW w:w="1260" w:type="dxa"/>
            <w:tcBorders>
              <w:top w:val="nil"/>
              <w:left w:val="nil"/>
              <w:bottom w:val="single" w:sz="4" w:space="0" w:color="auto"/>
              <w:right w:val="single" w:sz="4" w:space="0" w:color="auto"/>
            </w:tcBorders>
            <w:noWrap/>
            <w:vAlign w:val="bottom"/>
            <w:hideMark/>
          </w:tcPr>
          <w:p w14:paraId="19A31ACF"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1.06E-01</w:t>
            </w:r>
          </w:p>
        </w:tc>
      </w:tr>
      <w:tr w:rsidR="005F6EEE" w:rsidRPr="0022445D" w14:paraId="19A31AD7" w14:textId="77777777" w:rsidTr="006960A4">
        <w:trPr>
          <w:trHeight w:val="288"/>
        </w:trPr>
        <w:tc>
          <w:tcPr>
            <w:tcW w:w="1525" w:type="dxa"/>
            <w:tcBorders>
              <w:top w:val="nil"/>
              <w:left w:val="single" w:sz="4" w:space="0" w:color="auto"/>
              <w:bottom w:val="single" w:sz="4" w:space="0" w:color="auto"/>
              <w:right w:val="nil"/>
            </w:tcBorders>
            <w:noWrap/>
            <w:vAlign w:val="center"/>
          </w:tcPr>
          <w:p w14:paraId="19A31AD1"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Benzene</w:t>
            </w:r>
          </w:p>
        </w:tc>
        <w:tc>
          <w:tcPr>
            <w:tcW w:w="990" w:type="dxa"/>
            <w:tcBorders>
              <w:top w:val="nil"/>
              <w:left w:val="single" w:sz="4" w:space="0" w:color="auto"/>
              <w:bottom w:val="single" w:sz="4" w:space="0" w:color="auto"/>
              <w:right w:val="single" w:sz="4" w:space="0" w:color="auto"/>
            </w:tcBorders>
            <w:noWrap/>
            <w:vAlign w:val="bottom"/>
          </w:tcPr>
          <w:p w14:paraId="19A31AD2"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 </w:t>
            </w:r>
          </w:p>
        </w:tc>
        <w:tc>
          <w:tcPr>
            <w:tcW w:w="1251" w:type="dxa"/>
            <w:tcBorders>
              <w:top w:val="nil"/>
              <w:left w:val="nil"/>
              <w:bottom w:val="single" w:sz="4" w:space="0" w:color="auto"/>
              <w:right w:val="single" w:sz="4" w:space="0" w:color="auto"/>
            </w:tcBorders>
            <w:noWrap/>
            <w:vAlign w:val="bottom"/>
          </w:tcPr>
          <w:p w14:paraId="19A31AD3"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8.67</w:t>
            </w:r>
          </w:p>
        </w:tc>
        <w:tc>
          <w:tcPr>
            <w:tcW w:w="1251" w:type="dxa"/>
            <w:tcBorders>
              <w:top w:val="nil"/>
              <w:left w:val="nil"/>
              <w:bottom w:val="single" w:sz="4" w:space="0" w:color="auto"/>
              <w:right w:val="single" w:sz="4" w:space="0" w:color="auto"/>
            </w:tcBorders>
            <w:noWrap/>
            <w:vAlign w:val="bottom"/>
          </w:tcPr>
          <w:p w14:paraId="19A31AD4"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8.67</w:t>
            </w:r>
          </w:p>
        </w:tc>
        <w:tc>
          <w:tcPr>
            <w:tcW w:w="1170" w:type="dxa"/>
            <w:tcBorders>
              <w:top w:val="nil"/>
              <w:left w:val="nil"/>
              <w:bottom w:val="single" w:sz="4" w:space="0" w:color="auto"/>
              <w:right w:val="single" w:sz="4" w:space="0" w:color="auto"/>
            </w:tcBorders>
            <w:noWrap/>
            <w:vAlign w:val="bottom"/>
          </w:tcPr>
          <w:p w14:paraId="19A31AD5"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5.86E-02</w:t>
            </w:r>
          </w:p>
        </w:tc>
        <w:tc>
          <w:tcPr>
            <w:tcW w:w="1260" w:type="dxa"/>
            <w:tcBorders>
              <w:top w:val="nil"/>
              <w:left w:val="nil"/>
              <w:bottom w:val="single" w:sz="4" w:space="0" w:color="auto"/>
              <w:right w:val="single" w:sz="4" w:space="0" w:color="auto"/>
            </w:tcBorders>
            <w:noWrap/>
            <w:vAlign w:val="bottom"/>
          </w:tcPr>
          <w:p w14:paraId="19A31AD6"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5.86E-02</w:t>
            </w:r>
          </w:p>
        </w:tc>
      </w:tr>
      <w:tr w:rsidR="005F6EEE" w:rsidRPr="0022445D" w14:paraId="19A31ADE" w14:textId="77777777" w:rsidTr="006960A4">
        <w:trPr>
          <w:trHeight w:val="288"/>
        </w:trPr>
        <w:tc>
          <w:tcPr>
            <w:tcW w:w="1525" w:type="dxa"/>
            <w:tcBorders>
              <w:top w:val="nil"/>
              <w:left w:val="single" w:sz="4" w:space="0" w:color="auto"/>
              <w:bottom w:val="single" w:sz="4" w:space="0" w:color="auto"/>
              <w:right w:val="nil"/>
            </w:tcBorders>
            <w:noWrap/>
            <w:vAlign w:val="center"/>
            <w:hideMark/>
          </w:tcPr>
          <w:p w14:paraId="19A31AD8"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Naphthalene</w:t>
            </w:r>
          </w:p>
        </w:tc>
        <w:tc>
          <w:tcPr>
            <w:tcW w:w="990" w:type="dxa"/>
            <w:tcBorders>
              <w:top w:val="nil"/>
              <w:left w:val="single" w:sz="4" w:space="0" w:color="auto"/>
              <w:bottom w:val="single" w:sz="4" w:space="0" w:color="auto"/>
              <w:right w:val="single" w:sz="4" w:space="0" w:color="auto"/>
            </w:tcBorders>
            <w:noWrap/>
            <w:vAlign w:val="bottom"/>
            <w:hideMark/>
          </w:tcPr>
          <w:p w14:paraId="19A31AD9"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0.02</w:t>
            </w:r>
          </w:p>
        </w:tc>
        <w:tc>
          <w:tcPr>
            <w:tcW w:w="1251" w:type="dxa"/>
            <w:tcBorders>
              <w:top w:val="nil"/>
              <w:left w:val="nil"/>
              <w:bottom w:val="single" w:sz="4" w:space="0" w:color="auto"/>
              <w:right w:val="single" w:sz="4" w:space="0" w:color="auto"/>
            </w:tcBorders>
            <w:noWrap/>
            <w:vAlign w:val="bottom"/>
            <w:hideMark/>
          </w:tcPr>
          <w:p w14:paraId="19A31ADA"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0.06</w:t>
            </w:r>
          </w:p>
        </w:tc>
        <w:tc>
          <w:tcPr>
            <w:tcW w:w="1251" w:type="dxa"/>
            <w:tcBorders>
              <w:top w:val="nil"/>
              <w:left w:val="nil"/>
              <w:bottom w:val="single" w:sz="4" w:space="0" w:color="auto"/>
              <w:right w:val="single" w:sz="4" w:space="0" w:color="auto"/>
            </w:tcBorders>
            <w:noWrap/>
            <w:vAlign w:val="bottom"/>
            <w:hideMark/>
          </w:tcPr>
          <w:p w14:paraId="19A31ADB"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0.06</w:t>
            </w:r>
          </w:p>
        </w:tc>
        <w:tc>
          <w:tcPr>
            <w:tcW w:w="1170" w:type="dxa"/>
            <w:tcBorders>
              <w:top w:val="nil"/>
              <w:left w:val="nil"/>
              <w:bottom w:val="single" w:sz="4" w:space="0" w:color="auto"/>
              <w:right w:val="single" w:sz="4" w:space="0" w:color="auto"/>
            </w:tcBorders>
            <w:noWrap/>
            <w:vAlign w:val="bottom"/>
            <w:hideMark/>
          </w:tcPr>
          <w:p w14:paraId="19A31ADC"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4.06E-04</w:t>
            </w:r>
          </w:p>
        </w:tc>
        <w:tc>
          <w:tcPr>
            <w:tcW w:w="1260" w:type="dxa"/>
            <w:tcBorders>
              <w:top w:val="nil"/>
              <w:left w:val="nil"/>
              <w:bottom w:val="single" w:sz="4" w:space="0" w:color="auto"/>
              <w:right w:val="single" w:sz="4" w:space="0" w:color="auto"/>
            </w:tcBorders>
            <w:noWrap/>
            <w:vAlign w:val="bottom"/>
            <w:hideMark/>
          </w:tcPr>
          <w:p w14:paraId="19A31ADD"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4.06E-04</w:t>
            </w:r>
          </w:p>
        </w:tc>
      </w:tr>
      <w:tr w:rsidR="005F6EEE" w:rsidRPr="0022445D" w14:paraId="19A31AE5" w14:textId="77777777" w:rsidTr="006960A4">
        <w:trPr>
          <w:trHeight w:val="288"/>
        </w:trPr>
        <w:tc>
          <w:tcPr>
            <w:tcW w:w="1525" w:type="dxa"/>
            <w:tcBorders>
              <w:top w:val="nil"/>
              <w:left w:val="single" w:sz="4" w:space="0" w:color="auto"/>
              <w:bottom w:val="single" w:sz="4" w:space="0" w:color="auto"/>
              <w:right w:val="nil"/>
            </w:tcBorders>
            <w:noWrap/>
            <w:vAlign w:val="center"/>
            <w:hideMark/>
          </w:tcPr>
          <w:p w14:paraId="19A31ADF"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Hexane, n-</w:t>
            </w:r>
          </w:p>
        </w:tc>
        <w:tc>
          <w:tcPr>
            <w:tcW w:w="990" w:type="dxa"/>
            <w:tcBorders>
              <w:top w:val="nil"/>
              <w:left w:val="single" w:sz="4" w:space="0" w:color="auto"/>
              <w:bottom w:val="single" w:sz="4" w:space="0" w:color="auto"/>
              <w:right w:val="single" w:sz="4" w:space="0" w:color="auto"/>
            </w:tcBorders>
            <w:noWrap/>
            <w:vAlign w:val="bottom"/>
            <w:hideMark/>
          </w:tcPr>
          <w:p w14:paraId="19A31AE0"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 </w:t>
            </w:r>
          </w:p>
        </w:tc>
        <w:tc>
          <w:tcPr>
            <w:tcW w:w="1251" w:type="dxa"/>
            <w:tcBorders>
              <w:top w:val="nil"/>
              <w:left w:val="nil"/>
              <w:bottom w:val="single" w:sz="4" w:space="0" w:color="auto"/>
              <w:right w:val="single" w:sz="4" w:space="0" w:color="auto"/>
            </w:tcBorders>
            <w:noWrap/>
            <w:vAlign w:val="bottom"/>
            <w:hideMark/>
          </w:tcPr>
          <w:p w14:paraId="19A31AE1"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8.16</w:t>
            </w:r>
          </w:p>
        </w:tc>
        <w:tc>
          <w:tcPr>
            <w:tcW w:w="1251" w:type="dxa"/>
            <w:tcBorders>
              <w:top w:val="nil"/>
              <w:left w:val="nil"/>
              <w:bottom w:val="single" w:sz="4" w:space="0" w:color="auto"/>
              <w:right w:val="single" w:sz="4" w:space="0" w:color="auto"/>
            </w:tcBorders>
            <w:noWrap/>
            <w:vAlign w:val="bottom"/>
            <w:hideMark/>
          </w:tcPr>
          <w:p w14:paraId="19A31AE2" w14:textId="77777777" w:rsidR="005F6EEE" w:rsidRPr="00951887" w:rsidRDefault="005F6EEE" w:rsidP="006960A4">
            <w:pPr>
              <w:jc w:val="center"/>
              <w:rPr>
                <w:rFonts w:ascii="Times New Roman" w:hAnsi="Times New Roman"/>
                <w:color w:val="000000"/>
                <w:sz w:val="20"/>
              </w:rPr>
            </w:pPr>
            <w:r w:rsidRPr="00951887">
              <w:rPr>
                <w:rFonts w:ascii="Times New Roman" w:hAnsi="Times New Roman"/>
                <w:color w:val="000000"/>
                <w:sz w:val="20"/>
              </w:rPr>
              <w:t>8.16</w:t>
            </w:r>
          </w:p>
        </w:tc>
        <w:tc>
          <w:tcPr>
            <w:tcW w:w="1170" w:type="dxa"/>
            <w:tcBorders>
              <w:top w:val="nil"/>
              <w:left w:val="nil"/>
              <w:bottom w:val="single" w:sz="4" w:space="0" w:color="auto"/>
              <w:right w:val="single" w:sz="4" w:space="0" w:color="auto"/>
            </w:tcBorders>
            <w:noWrap/>
            <w:vAlign w:val="bottom"/>
            <w:hideMark/>
          </w:tcPr>
          <w:p w14:paraId="19A31AE3"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5.52E-02</w:t>
            </w:r>
          </w:p>
        </w:tc>
        <w:tc>
          <w:tcPr>
            <w:tcW w:w="1260" w:type="dxa"/>
            <w:tcBorders>
              <w:top w:val="nil"/>
              <w:left w:val="nil"/>
              <w:bottom w:val="single" w:sz="4" w:space="0" w:color="auto"/>
              <w:right w:val="single" w:sz="4" w:space="0" w:color="auto"/>
            </w:tcBorders>
            <w:noWrap/>
            <w:vAlign w:val="bottom"/>
            <w:hideMark/>
          </w:tcPr>
          <w:p w14:paraId="19A31AE4" w14:textId="77777777" w:rsidR="005F6EEE" w:rsidRPr="00951887" w:rsidRDefault="005F6EEE" w:rsidP="006960A4">
            <w:pPr>
              <w:jc w:val="center"/>
              <w:rPr>
                <w:rFonts w:ascii="Times New Roman" w:hAnsi="Times New Roman"/>
                <w:color w:val="000000"/>
                <w:sz w:val="20"/>
                <w:highlight w:val="yellow"/>
              </w:rPr>
            </w:pPr>
            <w:r w:rsidRPr="00951887">
              <w:rPr>
                <w:rFonts w:ascii="Times New Roman" w:hAnsi="Times New Roman"/>
                <w:color w:val="000000"/>
                <w:sz w:val="20"/>
              </w:rPr>
              <w:t>5.52E-02</w:t>
            </w:r>
          </w:p>
        </w:tc>
      </w:tr>
    </w:tbl>
    <w:p w14:paraId="19A31AE6" w14:textId="77777777" w:rsidR="005F6EEE" w:rsidRDefault="005F6EEE" w:rsidP="005F6EEE">
      <w:pPr>
        <w:spacing w:line="300" w:lineRule="atLeast"/>
        <w:rPr>
          <w:rFonts w:ascii="Times New Roman" w:hAnsi="Times New Roman"/>
          <w:sz w:val="20"/>
        </w:rPr>
      </w:pPr>
    </w:p>
    <w:p w14:paraId="19A31AE7" w14:textId="77777777" w:rsidR="005F6EEE" w:rsidRPr="00A9616F" w:rsidRDefault="005F6EEE" w:rsidP="005F6EEE">
      <w:pPr>
        <w:spacing w:line="300" w:lineRule="atLeast"/>
        <w:rPr>
          <w:rFonts w:ascii="Times New Roman" w:hAnsi="Times New Roman"/>
          <w:b/>
          <w:sz w:val="20"/>
        </w:rPr>
      </w:pPr>
      <w:r>
        <w:rPr>
          <w:rFonts w:ascii="Times New Roman" w:hAnsi="Times New Roman"/>
          <w:b/>
          <w:sz w:val="20"/>
        </w:rPr>
        <w:t>F</w:t>
      </w:r>
      <w:r w:rsidRPr="00A9616F">
        <w:rPr>
          <w:rFonts w:ascii="Times New Roman" w:hAnsi="Times New Roman"/>
          <w:b/>
          <w:sz w:val="20"/>
        </w:rPr>
        <w:t>.</w:t>
      </w:r>
      <w:r w:rsidRPr="00A9616F">
        <w:rPr>
          <w:rFonts w:ascii="Times New Roman" w:hAnsi="Times New Roman"/>
          <w:b/>
          <w:sz w:val="20"/>
        </w:rPr>
        <w:tab/>
      </w:r>
      <w:r>
        <w:rPr>
          <w:rFonts w:ascii="Times New Roman" w:hAnsi="Times New Roman"/>
          <w:b/>
          <w:sz w:val="20"/>
        </w:rPr>
        <w:t>Fugitive TAC Emissions</w:t>
      </w:r>
    </w:p>
    <w:p w14:paraId="19A31AE8" w14:textId="77777777" w:rsidR="005F6EEE" w:rsidRDefault="005F6EEE" w:rsidP="005F6EEE">
      <w:pPr>
        <w:spacing w:line="300" w:lineRule="atLeast"/>
        <w:rPr>
          <w:rFonts w:ascii="Times New Roman" w:hAnsi="Times New Roman"/>
          <w:sz w:val="20"/>
        </w:rPr>
      </w:pPr>
    </w:p>
    <w:p w14:paraId="19A31AE9"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Total fugitive POC emissions were calculated in Part E of the Emission Calculations section above.  Fugitive TAC emissions are estimating using the approach summarized in the following table.</w:t>
      </w:r>
    </w:p>
    <w:p w14:paraId="19A31AEA" w14:textId="77777777" w:rsidR="005F6EEE" w:rsidRDefault="005F6EEE" w:rsidP="00684936">
      <w:pPr>
        <w:autoSpaceDE w:val="0"/>
        <w:autoSpaceDN w:val="0"/>
        <w:adjustRightInd w:val="0"/>
        <w:rPr>
          <w:rFonts w:ascii="Times New Roman" w:hAnsi="Times New Roman"/>
          <w:sz w:val="20"/>
        </w:rPr>
      </w:pPr>
    </w:p>
    <w:tbl>
      <w:tblPr>
        <w:tblStyle w:val="TableGrid"/>
        <w:tblW w:w="0" w:type="auto"/>
        <w:tblLook w:val="04A0" w:firstRow="1" w:lastRow="0" w:firstColumn="1" w:lastColumn="0" w:noHBand="0" w:noVBand="1"/>
      </w:tblPr>
      <w:tblGrid>
        <w:gridCol w:w="1372"/>
        <w:gridCol w:w="1653"/>
        <w:gridCol w:w="1465"/>
        <w:gridCol w:w="1602"/>
        <w:gridCol w:w="1516"/>
      </w:tblGrid>
      <w:tr w:rsidR="005F6EEE" w14:paraId="19A31AEF" w14:textId="77777777" w:rsidTr="006960A4">
        <w:trPr>
          <w:cantSplit/>
          <w:tblHeader/>
        </w:trPr>
        <w:tc>
          <w:tcPr>
            <w:tcW w:w="1372" w:type="dxa"/>
            <w:shd w:val="clear" w:color="auto" w:fill="B8CCE4" w:themeFill="accent1" w:themeFillTint="66"/>
          </w:tcPr>
          <w:p w14:paraId="19A31AEB"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Device</w:t>
            </w:r>
          </w:p>
        </w:tc>
        <w:tc>
          <w:tcPr>
            <w:tcW w:w="3118" w:type="dxa"/>
            <w:gridSpan w:val="2"/>
            <w:shd w:val="clear" w:color="auto" w:fill="B8CCE4" w:themeFill="accent1" w:themeFillTint="66"/>
          </w:tcPr>
          <w:p w14:paraId="19A31AEC"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S-1560</w:t>
            </w:r>
          </w:p>
        </w:tc>
        <w:tc>
          <w:tcPr>
            <w:tcW w:w="1602" w:type="dxa"/>
            <w:shd w:val="clear" w:color="auto" w:fill="B8CCE4" w:themeFill="accent1" w:themeFillTint="66"/>
          </w:tcPr>
          <w:p w14:paraId="19A31AED"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A-1560</w:t>
            </w:r>
          </w:p>
        </w:tc>
        <w:tc>
          <w:tcPr>
            <w:tcW w:w="1516" w:type="dxa"/>
            <w:shd w:val="clear" w:color="auto" w:fill="B8CCE4" w:themeFill="accent1" w:themeFillTint="66"/>
          </w:tcPr>
          <w:p w14:paraId="19A31AEE"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S-1564</w:t>
            </w:r>
          </w:p>
        </w:tc>
      </w:tr>
      <w:tr w:rsidR="005F6EEE" w14:paraId="19A31AF5" w14:textId="77777777" w:rsidTr="006960A4">
        <w:trPr>
          <w:cantSplit/>
          <w:tblHeader/>
        </w:trPr>
        <w:tc>
          <w:tcPr>
            <w:tcW w:w="1372" w:type="dxa"/>
            <w:shd w:val="clear" w:color="auto" w:fill="B8CCE4" w:themeFill="accent1" w:themeFillTint="66"/>
          </w:tcPr>
          <w:p w14:paraId="19A31AF0"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Service</w:t>
            </w:r>
          </w:p>
        </w:tc>
        <w:tc>
          <w:tcPr>
            <w:tcW w:w="1653" w:type="dxa"/>
            <w:shd w:val="clear" w:color="auto" w:fill="B8CCE4" w:themeFill="accent1" w:themeFillTint="66"/>
          </w:tcPr>
          <w:p w14:paraId="19A31AF1"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Light Liquid</w:t>
            </w:r>
          </w:p>
        </w:tc>
        <w:tc>
          <w:tcPr>
            <w:tcW w:w="1465" w:type="dxa"/>
            <w:shd w:val="clear" w:color="auto" w:fill="B8CCE4" w:themeFill="accent1" w:themeFillTint="66"/>
          </w:tcPr>
          <w:p w14:paraId="19A31AF2"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Heavy Liquid</w:t>
            </w:r>
          </w:p>
        </w:tc>
        <w:tc>
          <w:tcPr>
            <w:tcW w:w="1602" w:type="dxa"/>
            <w:shd w:val="clear" w:color="auto" w:fill="B8CCE4" w:themeFill="accent1" w:themeFillTint="66"/>
          </w:tcPr>
          <w:p w14:paraId="19A31AF3"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Gas/Vapor</w:t>
            </w:r>
          </w:p>
        </w:tc>
        <w:tc>
          <w:tcPr>
            <w:tcW w:w="1516" w:type="dxa"/>
            <w:shd w:val="clear" w:color="auto" w:fill="B8CCE4" w:themeFill="accent1" w:themeFillTint="66"/>
          </w:tcPr>
          <w:p w14:paraId="19A31AF4"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Light Liquid</w:t>
            </w:r>
          </w:p>
        </w:tc>
      </w:tr>
      <w:tr w:rsidR="005F6EEE" w14:paraId="19A31AFB" w14:textId="77777777" w:rsidTr="006960A4">
        <w:trPr>
          <w:cantSplit/>
        </w:trPr>
        <w:tc>
          <w:tcPr>
            <w:tcW w:w="1372" w:type="dxa"/>
          </w:tcPr>
          <w:p w14:paraId="19A31AF6" w14:textId="77777777" w:rsidR="005F6EEE" w:rsidRDefault="005F6EEE" w:rsidP="006960A4">
            <w:pPr>
              <w:spacing w:line="300" w:lineRule="atLeast"/>
              <w:rPr>
                <w:rFonts w:ascii="Times New Roman" w:hAnsi="Times New Roman"/>
                <w:sz w:val="20"/>
              </w:rPr>
            </w:pPr>
            <w:r>
              <w:rPr>
                <w:rFonts w:ascii="Times New Roman" w:hAnsi="Times New Roman"/>
                <w:sz w:val="20"/>
              </w:rPr>
              <w:t>Calculation Approach</w:t>
            </w:r>
          </w:p>
        </w:tc>
        <w:tc>
          <w:tcPr>
            <w:tcW w:w="1653" w:type="dxa"/>
          </w:tcPr>
          <w:p w14:paraId="19A31AF7" w14:textId="77777777" w:rsidR="005F6EEE" w:rsidRDefault="005F6EEE" w:rsidP="006960A4">
            <w:pPr>
              <w:spacing w:line="300" w:lineRule="atLeast"/>
              <w:rPr>
                <w:rFonts w:ascii="Times New Roman" w:hAnsi="Times New Roman"/>
                <w:sz w:val="20"/>
              </w:rPr>
            </w:pPr>
            <w:r>
              <w:rPr>
                <w:rFonts w:ascii="Times New Roman" w:hAnsi="Times New Roman"/>
                <w:sz w:val="20"/>
              </w:rPr>
              <w:t>Composition of Liquid Gasoline</w:t>
            </w:r>
          </w:p>
        </w:tc>
        <w:tc>
          <w:tcPr>
            <w:tcW w:w="1465" w:type="dxa"/>
          </w:tcPr>
          <w:p w14:paraId="19A31AF8" w14:textId="77777777" w:rsidR="005F6EEE" w:rsidRDefault="005F6EEE" w:rsidP="006960A4">
            <w:pPr>
              <w:spacing w:line="300" w:lineRule="atLeast"/>
              <w:rPr>
                <w:rFonts w:ascii="Times New Roman" w:hAnsi="Times New Roman"/>
                <w:sz w:val="20"/>
              </w:rPr>
            </w:pPr>
            <w:r>
              <w:rPr>
                <w:rFonts w:ascii="Times New Roman" w:hAnsi="Times New Roman"/>
                <w:sz w:val="20"/>
              </w:rPr>
              <w:t>Composition of Liquid Diesel</w:t>
            </w:r>
          </w:p>
        </w:tc>
        <w:tc>
          <w:tcPr>
            <w:tcW w:w="1602" w:type="dxa"/>
          </w:tcPr>
          <w:p w14:paraId="19A31AF9" w14:textId="77777777" w:rsidR="005F6EEE" w:rsidRDefault="005F6EEE" w:rsidP="006960A4">
            <w:pPr>
              <w:spacing w:line="300" w:lineRule="atLeast"/>
              <w:rPr>
                <w:rFonts w:ascii="Times New Roman" w:hAnsi="Times New Roman"/>
                <w:sz w:val="20"/>
              </w:rPr>
            </w:pPr>
            <w:r>
              <w:rPr>
                <w:rFonts w:ascii="Times New Roman" w:hAnsi="Times New Roman"/>
                <w:sz w:val="20"/>
              </w:rPr>
              <w:t>Enrichment Gas Composition</w:t>
            </w:r>
          </w:p>
        </w:tc>
        <w:tc>
          <w:tcPr>
            <w:tcW w:w="1516" w:type="dxa"/>
          </w:tcPr>
          <w:p w14:paraId="19A31AFA" w14:textId="77777777" w:rsidR="005F6EEE" w:rsidRDefault="005F6EEE" w:rsidP="006960A4">
            <w:pPr>
              <w:spacing w:line="300" w:lineRule="atLeast"/>
              <w:rPr>
                <w:rFonts w:ascii="Times New Roman" w:hAnsi="Times New Roman"/>
                <w:sz w:val="20"/>
              </w:rPr>
            </w:pPr>
            <w:r>
              <w:rPr>
                <w:rFonts w:ascii="Times New Roman" w:hAnsi="Times New Roman"/>
                <w:sz w:val="20"/>
              </w:rPr>
              <w:t>Composition of Liquid Gasoline</w:t>
            </w:r>
          </w:p>
        </w:tc>
      </w:tr>
      <w:tr w:rsidR="005F6EEE" w14:paraId="19A31AFD" w14:textId="77777777" w:rsidTr="006960A4">
        <w:trPr>
          <w:cantSplit/>
        </w:trPr>
        <w:tc>
          <w:tcPr>
            <w:tcW w:w="7608" w:type="dxa"/>
            <w:gridSpan w:val="5"/>
            <w:shd w:val="clear" w:color="auto" w:fill="B8CCE4" w:themeFill="accent1" w:themeFillTint="66"/>
            <w:vAlign w:val="center"/>
          </w:tcPr>
          <w:p w14:paraId="19A31AFC" w14:textId="77777777" w:rsidR="005F6EEE" w:rsidRPr="0083665B" w:rsidRDefault="005F6EEE" w:rsidP="006960A4">
            <w:pPr>
              <w:spacing w:line="300" w:lineRule="atLeast"/>
              <w:jc w:val="center"/>
              <w:rPr>
                <w:rFonts w:ascii="Times New Roman" w:hAnsi="Times New Roman"/>
                <w:sz w:val="20"/>
              </w:rPr>
            </w:pPr>
            <w:r>
              <w:rPr>
                <w:rFonts w:ascii="Times New Roman" w:hAnsi="Times New Roman"/>
                <w:b/>
                <w:sz w:val="20"/>
              </w:rPr>
              <w:t>TAC Concentrations</w:t>
            </w:r>
          </w:p>
        </w:tc>
      </w:tr>
      <w:tr w:rsidR="005F6EEE" w14:paraId="19A31B03" w14:textId="77777777" w:rsidTr="006960A4">
        <w:trPr>
          <w:cantSplit/>
        </w:trPr>
        <w:tc>
          <w:tcPr>
            <w:tcW w:w="1372" w:type="dxa"/>
            <w:vAlign w:val="center"/>
          </w:tcPr>
          <w:p w14:paraId="19A31AFE"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Toluene</w:t>
            </w:r>
          </w:p>
        </w:tc>
        <w:tc>
          <w:tcPr>
            <w:tcW w:w="1653" w:type="dxa"/>
            <w:vAlign w:val="bottom"/>
          </w:tcPr>
          <w:p w14:paraId="19A31AFF"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30%</w:t>
            </w:r>
          </w:p>
        </w:tc>
        <w:tc>
          <w:tcPr>
            <w:tcW w:w="1465" w:type="dxa"/>
          </w:tcPr>
          <w:p w14:paraId="19A31B00" w14:textId="77777777" w:rsidR="005F6EEE" w:rsidRDefault="005F6EEE" w:rsidP="006960A4">
            <w:pPr>
              <w:spacing w:line="300" w:lineRule="atLeast"/>
              <w:jc w:val="center"/>
              <w:rPr>
                <w:rFonts w:ascii="Times New Roman" w:hAnsi="Times New Roman"/>
                <w:sz w:val="20"/>
              </w:rPr>
            </w:pPr>
          </w:p>
        </w:tc>
        <w:tc>
          <w:tcPr>
            <w:tcW w:w="1602" w:type="dxa"/>
          </w:tcPr>
          <w:p w14:paraId="19A31B01" w14:textId="77777777" w:rsidR="005F6EEE" w:rsidRDefault="005F6EEE" w:rsidP="006960A4">
            <w:pPr>
              <w:spacing w:line="300" w:lineRule="atLeast"/>
              <w:rPr>
                <w:rFonts w:ascii="Times New Roman" w:hAnsi="Times New Roman"/>
                <w:sz w:val="20"/>
              </w:rPr>
            </w:pPr>
          </w:p>
        </w:tc>
        <w:tc>
          <w:tcPr>
            <w:tcW w:w="1516" w:type="dxa"/>
            <w:vAlign w:val="bottom"/>
          </w:tcPr>
          <w:p w14:paraId="19A31B02"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30%</w:t>
            </w:r>
          </w:p>
        </w:tc>
      </w:tr>
      <w:tr w:rsidR="005F6EEE" w14:paraId="19A31B09" w14:textId="77777777" w:rsidTr="006960A4">
        <w:trPr>
          <w:cantSplit/>
        </w:trPr>
        <w:tc>
          <w:tcPr>
            <w:tcW w:w="1372" w:type="dxa"/>
            <w:vAlign w:val="center"/>
          </w:tcPr>
          <w:p w14:paraId="19A31B04"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Ethylbenzene</w:t>
            </w:r>
          </w:p>
        </w:tc>
        <w:tc>
          <w:tcPr>
            <w:tcW w:w="1653" w:type="dxa"/>
            <w:vAlign w:val="bottom"/>
          </w:tcPr>
          <w:p w14:paraId="19A31B05"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5.0%</w:t>
            </w:r>
          </w:p>
        </w:tc>
        <w:tc>
          <w:tcPr>
            <w:tcW w:w="1465" w:type="dxa"/>
          </w:tcPr>
          <w:p w14:paraId="19A31B06" w14:textId="77777777" w:rsidR="005F6EEE" w:rsidRDefault="005F6EEE" w:rsidP="006960A4">
            <w:pPr>
              <w:spacing w:line="300" w:lineRule="atLeast"/>
              <w:jc w:val="center"/>
              <w:rPr>
                <w:rFonts w:ascii="Times New Roman" w:hAnsi="Times New Roman"/>
                <w:sz w:val="20"/>
              </w:rPr>
            </w:pPr>
          </w:p>
        </w:tc>
        <w:tc>
          <w:tcPr>
            <w:tcW w:w="1602" w:type="dxa"/>
          </w:tcPr>
          <w:p w14:paraId="19A31B07" w14:textId="77777777" w:rsidR="005F6EEE" w:rsidRDefault="005F6EEE" w:rsidP="006960A4">
            <w:pPr>
              <w:spacing w:line="300" w:lineRule="atLeast"/>
              <w:rPr>
                <w:rFonts w:ascii="Times New Roman" w:hAnsi="Times New Roman"/>
                <w:sz w:val="20"/>
              </w:rPr>
            </w:pPr>
          </w:p>
        </w:tc>
        <w:tc>
          <w:tcPr>
            <w:tcW w:w="1516" w:type="dxa"/>
            <w:vAlign w:val="bottom"/>
          </w:tcPr>
          <w:p w14:paraId="19A31B08"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5.0%</w:t>
            </w:r>
          </w:p>
        </w:tc>
      </w:tr>
      <w:tr w:rsidR="005F6EEE" w14:paraId="19A31B0F" w14:textId="77777777" w:rsidTr="006960A4">
        <w:trPr>
          <w:cantSplit/>
        </w:trPr>
        <w:tc>
          <w:tcPr>
            <w:tcW w:w="1372" w:type="dxa"/>
            <w:vAlign w:val="center"/>
          </w:tcPr>
          <w:p w14:paraId="19A31B0A"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Xylene</w:t>
            </w:r>
          </w:p>
        </w:tc>
        <w:tc>
          <w:tcPr>
            <w:tcW w:w="1653" w:type="dxa"/>
            <w:vAlign w:val="bottom"/>
          </w:tcPr>
          <w:p w14:paraId="19A31B0B"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30%</w:t>
            </w:r>
          </w:p>
        </w:tc>
        <w:tc>
          <w:tcPr>
            <w:tcW w:w="1465" w:type="dxa"/>
            <w:vAlign w:val="bottom"/>
          </w:tcPr>
          <w:p w14:paraId="19A31B0C"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2%</w:t>
            </w:r>
          </w:p>
        </w:tc>
        <w:tc>
          <w:tcPr>
            <w:tcW w:w="1602" w:type="dxa"/>
          </w:tcPr>
          <w:p w14:paraId="19A31B0D" w14:textId="77777777" w:rsidR="005F6EEE" w:rsidRDefault="005F6EEE" w:rsidP="006960A4">
            <w:pPr>
              <w:spacing w:line="300" w:lineRule="atLeast"/>
              <w:rPr>
                <w:rFonts w:ascii="Times New Roman" w:hAnsi="Times New Roman"/>
                <w:sz w:val="20"/>
              </w:rPr>
            </w:pPr>
          </w:p>
        </w:tc>
        <w:tc>
          <w:tcPr>
            <w:tcW w:w="1516" w:type="dxa"/>
            <w:vAlign w:val="bottom"/>
          </w:tcPr>
          <w:p w14:paraId="19A31B0E"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30%</w:t>
            </w:r>
          </w:p>
        </w:tc>
      </w:tr>
      <w:tr w:rsidR="005F6EEE" w14:paraId="19A31B15" w14:textId="77777777" w:rsidTr="006960A4">
        <w:trPr>
          <w:cantSplit/>
        </w:trPr>
        <w:tc>
          <w:tcPr>
            <w:tcW w:w="1372" w:type="dxa"/>
            <w:vAlign w:val="center"/>
          </w:tcPr>
          <w:p w14:paraId="19A31B10"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Benzene</w:t>
            </w:r>
          </w:p>
        </w:tc>
        <w:tc>
          <w:tcPr>
            <w:tcW w:w="1653" w:type="dxa"/>
            <w:vAlign w:val="bottom"/>
          </w:tcPr>
          <w:p w14:paraId="19A31B11"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1.3%</w:t>
            </w:r>
          </w:p>
        </w:tc>
        <w:tc>
          <w:tcPr>
            <w:tcW w:w="1465" w:type="dxa"/>
            <w:vAlign w:val="bottom"/>
          </w:tcPr>
          <w:p w14:paraId="19A31B12" w14:textId="77777777" w:rsidR="005F6EEE" w:rsidRPr="00C51902" w:rsidRDefault="005F6EEE" w:rsidP="006960A4">
            <w:pPr>
              <w:spacing w:line="300" w:lineRule="atLeast"/>
              <w:jc w:val="center"/>
              <w:rPr>
                <w:rFonts w:ascii="Times New Roman" w:hAnsi="Times New Roman"/>
                <w:sz w:val="20"/>
              </w:rPr>
            </w:pPr>
          </w:p>
        </w:tc>
        <w:tc>
          <w:tcPr>
            <w:tcW w:w="1602" w:type="dxa"/>
          </w:tcPr>
          <w:p w14:paraId="19A31B13" w14:textId="77777777" w:rsidR="005F6EEE" w:rsidRDefault="005F6EEE" w:rsidP="006960A4">
            <w:pPr>
              <w:spacing w:line="300" w:lineRule="atLeast"/>
              <w:rPr>
                <w:rFonts w:ascii="Times New Roman" w:hAnsi="Times New Roman"/>
                <w:sz w:val="20"/>
              </w:rPr>
            </w:pPr>
          </w:p>
        </w:tc>
        <w:tc>
          <w:tcPr>
            <w:tcW w:w="1516" w:type="dxa"/>
            <w:vAlign w:val="bottom"/>
          </w:tcPr>
          <w:p w14:paraId="19A31B14"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1.3%</w:t>
            </w:r>
          </w:p>
        </w:tc>
      </w:tr>
      <w:tr w:rsidR="005F6EEE" w14:paraId="19A31B1B" w14:textId="77777777" w:rsidTr="006960A4">
        <w:trPr>
          <w:cantSplit/>
        </w:trPr>
        <w:tc>
          <w:tcPr>
            <w:tcW w:w="1372" w:type="dxa"/>
            <w:vAlign w:val="center"/>
          </w:tcPr>
          <w:p w14:paraId="19A31B16"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Naphthalene</w:t>
            </w:r>
          </w:p>
        </w:tc>
        <w:tc>
          <w:tcPr>
            <w:tcW w:w="1653" w:type="dxa"/>
            <w:vAlign w:val="bottom"/>
          </w:tcPr>
          <w:p w14:paraId="19A31B17"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5%</w:t>
            </w:r>
          </w:p>
        </w:tc>
        <w:tc>
          <w:tcPr>
            <w:tcW w:w="1465" w:type="dxa"/>
            <w:vAlign w:val="bottom"/>
          </w:tcPr>
          <w:p w14:paraId="19A31B18"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1%</w:t>
            </w:r>
          </w:p>
        </w:tc>
        <w:tc>
          <w:tcPr>
            <w:tcW w:w="1602" w:type="dxa"/>
          </w:tcPr>
          <w:p w14:paraId="19A31B19" w14:textId="77777777" w:rsidR="005F6EEE" w:rsidRDefault="005F6EEE" w:rsidP="006960A4">
            <w:pPr>
              <w:spacing w:line="300" w:lineRule="atLeast"/>
              <w:rPr>
                <w:rFonts w:ascii="Times New Roman" w:hAnsi="Times New Roman"/>
                <w:sz w:val="20"/>
              </w:rPr>
            </w:pPr>
          </w:p>
        </w:tc>
        <w:tc>
          <w:tcPr>
            <w:tcW w:w="1516" w:type="dxa"/>
            <w:vAlign w:val="bottom"/>
          </w:tcPr>
          <w:p w14:paraId="19A31B1A"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5%</w:t>
            </w:r>
          </w:p>
        </w:tc>
      </w:tr>
      <w:tr w:rsidR="005F6EEE" w14:paraId="19A31B21" w14:textId="77777777" w:rsidTr="006960A4">
        <w:trPr>
          <w:cantSplit/>
        </w:trPr>
        <w:tc>
          <w:tcPr>
            <w:tcW w:w="1372" w:type="dxa"/>
            <w:vAlign w:val="center"/>
          </w:tcPr>
          <w:p w14:paraId="19A31B1C"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Hexane, n-</w:t>
            </w:r>
          </w:p>
        </w:tc>
        <w:tc>
          <w:tcPr>
            <w:tcW w:w="1653" w:type="dxa"/>
            <w:vAlign w:val="bottom"/>
          </w:tcPr>
          <w:p w14:paraId="19A31B1D"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0.75%</w:t>
            </w:r>
          </w:p>
        </w:tc>
        <w:tc>
          <w:tcPr>
            <w:tcW w:w="1465" w:type="dxa"/>
          </w:tcPr>
          <w:p w14:paraId="19A31B1E" w14:textId="77777777" w:rsidR="005F6EEE" w:rsidRDefault="005F6EEE" w:rsidP="006960A4">
            <w:pPr>
              <w:spacing w:line="300" w:lineRule="atLeast"/>
              <w:jc w:val="center"/>
              <w:rPr>
                <w:rFonts w:ascii="Times New Roman" w:hAnsi="Times New Roman"/>
                <w:sz w:val="20"/>
              </w:rPr>
            </w:pPr>
          </w:p>
        </w:tc>
        <w:tc>
          <w:tcPr>
            <w:tcW w:w="1602" w:type="dxa"/>
          </w:tcPr>
          <w:p w14:paraId="19A31B1F" w14:textId="77777777" w:rsidR="005F6EEE" w:rsidRDefault="005F6EEE" w:rsidP="006960A4">
            <w:pPr>
              <w:spacing w:line="300" w:lineRule="atLeast"/>
              <w:rPr>
                <w:rFonts w:ascii="Times New Roman" w:hAnsi="Times New Roman"/>
                <w:sz w:val="20"/>
              </w:rPr>
            </w:pPr>
          </w:p>
        </w:tc>
        <w:tc>
          <w:tcPr>
            <w:tcW w:w="1516" w:type="dxa"/>
            <w:vAlign w:val="bottom"/>
          </w:tcPr>
          <w:p w14:paraId="19A31B20" w14:textId="77777777" w:rsidR="005F6EEE" w:rsidRPr="00C51902" w:rsidRDefault="005F6EEE" w:rsidP="006960A4">
            <w:pPr>
              <w:spacing w:line="300" w:lineRule="atLeast"/>
              <w:jc w:val="center"/>
              <w:rPr>
                <w:rFonts w:ascii="Times New Roman" w:hAnsi="Times New Roman"/>
                <w:sz w:val="20"/>
              </w:rPr>
            </w:pPr>
            <w:r w:rsidRPr="00C51902">
              <w:rPr>
                <w:rFonts w:ascii="Times New Roman" w:hAnsi="Times New Roman"/>
                <w:sz w:val="20"/>
              </w:rPr>
              <w:t>0.75%</w:t>
            </w:r>
          </w:p>
        </w:tc>
      </w:tr>
      <w:tr w:rsidR="005F6EEE" w14:paraId="19A31B27" w14:textId="77777777" w:rsidTr="006960A4">
        <w:trPr>
          <w:cantSplit/>
        </w:trPr>
        <w:tc>
          <w:tcPr>
            <w:tcW w:w="1372" w:type="dxa"/>
          </w:tcPr>
          <w:p w14:paraId="19A31B22"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Propylene</w:t>
            </w:r>
          </w:p>
        </w:tc>
        <w:tc>
          <w:tcPr>
            <w:tcW w:w="1653" w:type="dxa"/>
          </w:tcPr>
          <w:p w14:paraId="19A31B23" w14:textId="77777777" w:rsidR="005F6EEE" w:rsidRDefault="005F6EEE" w:rsidP="006960A4">
            <w:pPr>
              <w:spacing w:line="300" w:lineRule="atLeast"/>
              <w:rPr>
                <w:rFonts w:ascii="Times New Roman" w:hAnsi="Times New Roman"/>
                <w:sz w:val="20"/>
              </w:rPr>
            </w:pPr>
          </w:p>
        </w:tc>
        <w:tc>
          <w:tcPr>
            <w:tcW w:w="1465" w:type="dxa"/>
          </w:tcPr>
          <w:p w14:paraId="19A31B24" w14:textId="77777777" w:rsidR="005F6EEE" w:rsidRDefault="005F6EEE" w:rsidP="006960A4">
            <w:pPr>
              <w:spacing w:line="300" w:lineRule="atLeast"/>
              <w:rPr>
                <w:rFonts w:ascii="Times New Roman" w:hAnsi="Times New Roman"/>
                <w:sz w:val="20"/>
              </w:rPr>
            </w:pPr>
          </w:p>
        </w:tc>
        <w:tc>
          <w:tcPr>
            <w:tcW w:w="1602" w:type="dxa"/>
          </w:tcPr>
          <w:p w14:paraId="19A31B25" w14:textId="77777777" w:rsidR="005F6EEE" w:rsidRDefault="005F6EEE" w:rsidP="006960A4">
            <w:pPr>
              <w:spacing w:line="300" w:lineRule="atLeast"/>
              <w:jc w:val="center"/>
              <w:rPr>
                <w:rFonts w:ascii="Times New Roman" w:hAnsi="Times New Roman"/>
                <w:sz w:val="20"/>
              </w:rPr>
            </w:pPr>
            <w:r>
              <w:rPr>
                <w:rFonts w:ascii="Times New Roman" w:hAnsi="Times New Roman"/>
                <w:sz w:val="20"/>
              </w:rPr>
              <w:t>5</w:t>
            </w:r>
            <w:r w:rsidRPr="00C51902">
              <w:rPr>
                <w:rFonts w:ascii="Times New Roman" w:hAnsi="Times New Roman"/>
                <w:sz w:val="20"/>
              </w:rPr>
              <w:t>0%</w:t>
            </w:r>
          </w:p>
        </w:tc>
        <w:tc>
          <w:tcPr>
            <w:tcW w:w="1516" w:type="dxa"/>
          </w:tcPr>
          <w:p w14:paraId="19A31B26" w14:textId="77777777" w:rsidR="005F6EEE" w:rsidRDefault="005F6EEE" w:rsidP="006960A4">
            <w:pPr>
              <w:spacing w:line="300" w:lineRule="atLeast"/>
              <w:rPr>
                <w:rFonts w:ascii="Times New Roman" w:hAnsi="Times New Roman"/>
                <w:sz w:val="20"/>
              </w:rPr>
            </w:pPr>
          </w:p>
        </w:tc>
      </w:tr>
    </w:tbl>
    <w:p w14:paraId="19A31B28" w14:textId="77777777" w:rsidR="005F6EEE" w:rsidRDefault="005F6EEE" w:rsidP="005F6EEE">
      <w:pPr>
        <w:spacing w:line="300" w:lineRule="atLeast"/>
        <w:rPr>
          <w:rFonts w:ascii="Times New Roman" w:hAnsi="Times New Roman"/>
          <w:sz w:val="20"/>
        </w:rPr>
      </w:pPr>
    </w:p>
    <w:p w14:paraId="19A31B29"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Applying the TAC concentrations above to the total fugitive POC emissions results in the fugitive TAC emissions summarized in the following table.</w:t>
      </w:r>
    </w:p>
    <w:p w14:paraId="19A31B2A" w14:textId="77777777" w:rsidR="005F6EEE" w:rsidRDefault="005F6EEE" w:rsidP="005F6EEE">
      <w:pPr>
        <w:spacing w:line="300" w:lineRule="atLeast"/>
        <w:rPr>
          <w:rFonts w:ascii="Times New Roman" w:hAnsi="Times New Roman"/>
          <w:sz w:val="20"/>
        </w:rPr>
      </w:pPr>
    </w:p>
    <w:tbl>
      <w:tblPr>
        <w:tblStyle w:val="TableGrid"/>
        <w:tblW w:w="0" w:type="auto"/>
        <w:tblLook w:val="04A0" w:firstRow="1" w:lastRow="0" w:firstColumn="1" w:lastColumn="0" w:noHBand="0" w:noVBand="1"/>
      </w:tblPr>
      <w:tblGrid>
        <w:gridCol w:w="1373"/>
        <w:gridCol w:w="1085"/>
        <w:gridCol w:w="1143"/>
        <w:gridCol w:w="1125"/>
        <w:gridCol w:w="1088"/>
        <w:gridCol w:w="1083"/>
        <w:gridCol w:w="1041"/>
        <w:gridCol w:w="918"/>
      </w:tblGrid>
      <w:tr w:rsidR="005F6EEE" w14:paraId="19A31B30" w14:textId="77777777" w:rsidTr="00F80460">
        <w:trPr>
          <w:cantSplit/>
          <w:tblHeader/>
        </w:trPr>
        <w:tc>
          <w:tcPr>
            <w:tcW w:w="1373" w:type="dxa"/>
            <w:shd w:val="clear" w:color="auto" w:fill="B8CCE4" w:themeFill="accent1" w:themeFillTint="66"/>
          </w:tcPr>
          <w:p w14:paraId="19A31B2B"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Device</w:t>
            </w:r>
          </w:p>
        </w:tc>
        <w:tc>
          <w:tcPr>
            <w:tcW w:w="2228" w:type="dxa"/>
            <w:gridSpan w:val="2"/>
            <w:shd w:val="clear" w:color="auto" w:fill="B8CCE4" w:themeFill="accent1" w:themeFillTint="66"/>
          </w:tcPr>
          <w:p w14:paraId="19A31B2C"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S-1560</w:t>
            </w:r>
          </w:p>
        </w:tc>
        <w:tc>
          <w:tcPr>
            <w:tcW w:w="1125" w:type="dxa"/>
            <w:shd w:val="clear" w:color="auto" w:fill="B8CCE4" w:themeFill="accent1" w:themeFillTint="66"/>
          </w:tcPr>
          <w:p w14:paraId="19A31B2D"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A-1560</w:t>
            </w:r>
          </w:p>
        </w:tc>
        <w:tc>
          <w:tcPr>
            <w:tcW w:w="1088" w:type="dxa"/>
            <w:shd w:val="clear" w:color="auto" w:fill="B8CCE4" w:themeFill="accent1" w:themeFillTint="66"/>
          </w:tcPr>
          <w:p w14:paraId="19A31B2E"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S-1564</w:t>
            </w:r>
          </w:p>
        </w:tc>
        <w:tc>
          <w:tcPr>
            <w:tcW w:w="3042" w:type="dxa"/>
            <w:gridSpan w:val="3"/>
            <w:vMerge w:val="restart"/>
            <w:shd w:val="clear" w:color="auto" w:fill="B8CCE4" w:themeFill="accent1" w:themeFillTint="66"/>
            <w:vAlign w:val="center"/>
          </w:tcPr>
          <w:p w14:paraId="19A31B2F" w14:textId="77777777" w:rsidR="005F6EEE" w:rsidRPr="0083665B" w:rsidRDefault="005F6EEE" w:rsidP="006960A4">
            <w:pPr>
              <w:jc w:val="center"/>
              <w:rPr>
                <w:rFonts w:ascii="Times New Roman" w:hAnsi="Times New Roman"/>
                <w:b/>
                <w:bCs/>
                <w:color w:val="000000"/>
                <w:sz w:val="18"/>
                <w:szCs w:val="18"/>
              </w:rPr>
            </w:pPr>
            <w:r>
              <w:rPr>
                <w:rFonts w:ascii="Times New Roman" w:hAnsi="Times New Roman"/>
                <w:b/>
                <w:bCs/>
                <w:color w:val="000000"/>
                <w:sz w:val="18"/>
                <w:szCs w:val="18"/>
              </w:rPr>
              <w:t>Total Emissions</w:t>
            </w:r>
          </w:p>
        </w:tc>
      </w:tr>
      <w:tr w:rsidR="005F6EEE" w14:paraId="19A31B37" w14:textId="77777777" w:rsidTr="00F80460">
        <w:trPr>
          <w:cantSplit/>
          <w:tblHeader/>
        </w:trPr>
        <w:tc>
          <w:tcPr>
            <w:tcW w:w="1373" w:type="dxa"/>
            <w:shd w:val="clear" w:color="auto" w:fill="B8CCE4" w:themeFill="accent1" w:themeFillTint="66"/>
          </w:tcPr>
          <w:p w14:paraId="19A31B31"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Service</w:t>
            </w:r>
          </w:p>
        </w:tc>
        <w:tc>
          <w:tcPr>
            <w:tcW w:w="1085" w:type="dxa"/>
            <w:shd w:val="clear" w:color="auto" w:fill="B8CCE4" w:themeFill="accent1" w:themeFillTint="66"/>
          </w:tcPr>
          <w:p w14:paraId="19A31B32"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Light Liquid</w:t>
            </w:r>
          </w:p>
        </w:tc>
        <w:tc>
          <w:tcPr>
            <w:tcW w:w="1143" w:type="dxa"/>
            <w:shd w:val="clear" w:color="auto" w:fill="B8CCE4" w:themeFill="accent1" w:themeFillTint="66"/>
          </w:tcPr>
          <w:p w14:paraId="19A31B33"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Heavy Liquid</w:t>
            </w:r>
          </w:p>
        </w:tc>
        <w:tc>
          <w:tcPr>
            <w:tcW w:w="1125" w:type="dxa"/>
            <w:shd w:val="clear" w:color="auto" w:fill="B8CCE4" w:themeFill="accent1" w:themeFillTint="66"/>
          </w:tcPr>
          <w:p w14:paraId="19A31B34"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Gas/Vapor</w:t>
            </w:r>
          </w:p>
        </w:tc>
        <w:tc>
          <w:tcPr>
            <w:tcW w:w="1088" w:type="dxa"/>
            <w:shd w:val="clear" w:color="auto" w:fill="B8CCE4" w:themeFill="accent1" w:themeFillTint="66"/>
          </w:tcPr>
          <w:p w14:paraId="19A31B35" w14:textId="77777777" w:rsidR="005F6EEE" w:rsidRPr="0083665B" w:rsidRDefault="005F6EEE" w:rsidP="006960A4">
            <w:pPr>
              <w:jc w:val="center"/>
              <w:rPr>
                <w:rFonts w:ascii="Times New Roman" w:hAnsi="Times New Roman"/>
                <w:b/>
                <w:bCs/>
                <w:color w:val="000000"/>
                <w:sz w:val="18"/>
                <w:szCs w:val="18"/>
              </w:rPr>
            </w:pPr>
            <w:r w:rsidRPr="0083665B">
              <w:rPr>
                <w:rFonts w:ascii="Times New Roman" w:hAnsi="Times New Roman"/>
                <w:b/>
                <w:bCs/>
                <w:color w:val="000000"/>
                <w:sz w:val="18"/>
                <w:szCs w:val="18"/>
              </w:rPr>
              <w:t>Light Liquid</w:t>
            </w:r>
          </w:p>
        </w:tc>
        <w:tc>
          <w:tcPr>
            <w:tcW w:w="3042" w:type="dxa"/>
            <w:gridSpan w:val="3"/>
            <w:vMerge/>
            <w:shd w:val="clear" w:color="auto" w:fill="B8CCE4" w:themeFill="accent1" w:themeFillTint="66"/>
          </w:tcPr>
          <w:p w14:paraId="19A31B36" w14:textId="77777777" w:rsidR="005F6EEE" w:rsidRPr="0083665B" w:rsidRDefault="005F6EEE" w:rsidP="006960A4">
            <w:pPr>
              <w:jc w:val="center"/>
              <w:rPr>
                <w:rFonts w:ascii="Times New Roman" w:hAnsi="Times New Roman"/>
                <w:b/>
                <w:bCs/>
                <w:color w:val="000000"/>
                <w:sz w:val="18"/>
                <w:szCs w:val="18"/>
              </w:rPr>
            </w:pPr>
          </w:p>
        </w:tc>
      </w:tr>
      <w:tr w:rsidR="005F6EEE" w14:paraId="19A31B40" w14:textId="77777777" w:rsidTr="00F80460">
        <w:trPr>
          <w:cantSplit/>
          <w:tblHeader/>
        </w:trPr>
        <w:tc>
          <w:tcPr>
            <w:tcW w:w="1373" w:type="dxa"/>
            <w:shd w:val="clear" w:color="auto" w:fill="B8CCE4" w:themeFill="accent1" w:themeFillTint="66"/>
            <w:vAlign w:val="center"/>
          </w:tcPr>
          <w:p w14:paraId="19A31B38" w14:textId="77777777" w:rsidR="005F6EEE" w:rsidRPr="0083665B" w:rsidRDefault="005F6EEE" w:rsidP="006960A4">
            <w:pPr>
              <w:spacing w:line="300" w:lineRule="atLeast"/>
              <w:rPr>
                <w:rFonts w:ascii="Times New Roman" w:hAnsi="Times New Roman"/>
                <w:b/>
                <w:sz w:val="20"/>
              </w:rPr>
            </w:pPr>
            <w:r>
              <w:rPr>
                <w:rFonts w:ascii="Times New Roman" w:hAnsi="Times New Roman"/>
                <w:b/>
                <w:sz w:val="20"/>
              </w:rPr>
              <w:t>Pollutant</w:t>
            </w:r>
          </w:p>
        </w:tc>
        <w:tc>
          <w:tcPr>
            <w:tcW w:w="1085" w:type="dxa"/>
            <w:shd w:val="clear" w:color="auto" w:fill="B8CCE4" w:themeFill="accent1" w:themeFillTint="66"/>
          </w:tcPr>
          <w:p w14:paraId="19A31B39" w14:textId="77777777" w:rsidR="005F6EEE" w:rsidRDefault="005F6EEE" w:rsidP="006960A4">
            <w:pPr>
              <w:jc w:val="center"/>
            </w:pPr>
            <w:r w:rsidRPr="00F621E6">
              <w:rPr>
                <w:rFonts w:ascii="Times New Roman" w:hAnsi="Times New Roman"/>
                <w:b/>
                <w:sz w:val="20"/>
              </w:rPr>
              <w:t>lbs/day</w:t>
            </w:r>
          </w:p>
        </w:tc>
        <w:tc>
          <w:tcPr>
            <w:tcW w:w="1143" w:type="dxa"/>
            <w:shd w:val="clear" w:color="auto" w:fill="B8CCE4" w:themeFill="accent1" w:themeFillTint="66"/>
          </w:tcPr>
          <w:p w14:paraId="19A31B3A" w14:textId="77777777" w:rsidR="005F6EEE" w:rsidRDefault="005F6EEE" w:rsidP="006960A4">
            <w:pPr>
              <w:jc w:val="center"/>
            </w:pPr>
            <w:r w:rsidRPr="00F621E6">
              <w:rPr>
                <w:rFonts w:ascii="Times New Roman" w:hAnsi="Times New Roman"/>
                <w:b/>
                <w:sz w:val="20"/>
              </w:rPr>
              <w:t>lbs/day</w:t>
            </w:r>
          </w:p>
        </w:tc>
        <w:tc>
          <w:tcPr>
            <w:tcW w:w="1125" w:type="dxa"/>
            <w:shd w:val="clear" w:color="auto" w:fill="B8CCE4" w:themeFill="accent1" w:themeFillTint="66"/>
          </w:tcPr>
          <w:p w14:paraId="19A31B3B" w14:textId="77777777" w:rsidR="005F6EEE" w:rsidRDefault="005F6EEE" w:rsidP="006960A4">
            <w:pPr>
              <w:jc w:val="center"/>
            </w:pPr>
            <w:r w:rsidRPr="00F621E6">
              <w:rPr>
                <w:rFonts w:ascii="Times New Roman" w:hAnsi="Times New Roman"/>
                <w:b/>
                <w:sz w:val="20"/>
              </w:rPr>
              <w:t>lbs/day</w:t>
            </w:r>
          </w:p>
        </w:tc>
        <w:tc>
          <w:tcPr>
            <w:tcW w:w="1088" w:type="dxa"/>
            <w:shd w:val="clear" w:color="auto" w:fill="B8CCE4" w:themeFill="accent1" w:themeFillTint="66"/>
          </w:tcPr>
          <w:p w14:paraId="19A31B3C" w14:textId="77777777" w:rsidR="005F6EEE" w:rsidRDefault="005F6EEE" w:rsidP="006960A4">
            <w:pPr>
              <w:jc w:val="center"/>
            </w:pPr>
            <w:r w:rsidRPr="00F621E6">
              <w:rPr>
                <w:rFonts w:ascii="Times New Roman" w:hAnsi="Times New Roman"/>
                <w:b/>
                <w:sz w:val="20"/>
              </w:rPr>
              <w:t>lbs/day</w:t>
            </w:r>
          </w:p>
        </w:tc>
        <w:tc>
          <w:tcPr>
            <w:tcW w:w="1083" w:type="dxa"/>
            <w:shd w:val="clear" w:color="auto" w:fill="B8CCE4" w:themeFill="accent1" w:themeFillTint="66"/>
          </w:tcPr>
          <w:p w14:paraId="19A31B3D" w14:textId="77777777" w:rsidR="005F6EEE" w:rsidRDefault="005F6EEE" w:rsidP="006960A4">
            <w:pPr>
              <w:jc w:val="center"/>
            </w:pPr>
            <w:r w:rsidRPr="00F621E6">
              <w:rPr>
                <w:rFonts w:ascii="Times New Roman" w:hAnsi="Times New Roman"/>
                <w:b/>
                <w:sz w:val="20"/>
              </w:rPr>
              <w:t>lbs/day</w:t>
            </w:r>
          </w:p>
        </w:tc>
        <w:tc>
          <w:tcPr>
            <w:tcW w:w="1041" w:type="dxa"/>
            <w:shd w:val="clear" w:color="auto" w:fill="B8CCE4" w:themeFill="accent1" w:themeFillTint="66"/>
          </w:tcPr>
          <w:p w14:paraId="19A31B3E" w14:textId="77777777" w:rsidR="005F6EEE" w:rsidRPr="008D4C0D" w:rsidRDefault="005F6EEE" w:rsidP="006960A4">
            <w:pPr>
              <w:jc w:val="center"/>
              <w:rPr>
                <w:rFonts w:ascii="Times New Roman" w:hAnsi="Times New Roman"/>
                <w:b/>
                <w:sz w:val="20"/>
              </w:rPr>
            </w:pPr>
            <w:r>
              <w:rPr>
                <w:rFonts w:ascii="Times New Roman" w:hAnsi="Times New Roman"/>
                <w:b/>
                <w:sz w:val="20"/>
              </w:rPr>
              <w:t>Lbs/hr</w:t>
            </w:r>
          </w:p>
        </w:tc>
        <w:tc>
          <w:tcPr>
            <w:tcW w:w="918" w:type="dxa"/>
            <w:shd w:val="clear" w:color="auto" w:fill="B8CCE4" w:themeFill="accent1" w:themeFillTint="66"/>
          </w:tcPr>
          <w:p w14:paraId="19A31B3F" w14:textId="77777777" w:rsidR="005F6EEE" w:rsidRPr="008D4C0D" w:rsidRDefault="005F6EEE" w:rsidP="006960A4">
            <w:pPr>
              <w:jc w:val="center"/>
              <w:rPr>
                <w:rFonts w:ascii="Times New Roman" w:hAnsi="Times New Roman"/>
                <w:b/>
                <w:sz w:val="20"/>
              </w:rPr>
            </w:pPr>
            <w:r w:rsidRPr="008D4C0D">
              <w:rPr>
                <w:rFonts w:ascii="Times New Roman" w:hAnsi="Times New Roman"/>
                <w:b/>
                <w:sz w:val="20"/>
              </w:rPr>
              <w:t>Lb/year</w:t>
            </w:r>
          </w:p>
        </w:tc>
      </w:tr>
      <w:tr w:rsidR="005F6EEE" w14:paraId="19A31B49" w14:textId="77777777" w:rsidTr="006960A4">
        <w:trPr>
          <w:cantSplit/>
        </w:trPr>
        <w:tc>
          <w:tcPr>
            <w:tcW w:w="1373" w:type="dxa"/>
            <w:vAlign w:val="center"/>
          </w:tcPr>
          <w:p w14:paraId="19A31B41"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 xml:space="preserve">Total POC </w:t>
            </w:r>
          </w:p>
        </w:tc>
        <w:tc>
          <w:tcPr>
            <w:tcW w:w="1085" w:type="dxa"/>
          </w:tcPr>
          <w:p w14:paraId="19A31B42"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1.159 </w:t>
            </w:r>
          </w:p>
        </w:tc>
        <w:tc>
          <w:tcPr>
            <w:tcW w:w="1143" w:type="dxa"/>
          </w:tcPr>
          <w:p w14:paraId="19A31B43"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0.169 </w:t>
            </w:r>
          </w:p>
        </w:tc>
        <w:tc>
          <w:tcPr>
            <w:tcW w:w="1125" w:type="dxa"/>
          </w:tcPr>
          <w:p w14:paraId="19A31B44"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0.466 </w:t>
            </w:r>
          </w:p>
        </w:tc>
        <w:tc>
          <w:tcPr>
            <w:tcW w:w="1088" w:type="dxa"/>
          </w:tcPr>
          <w:p w14:paraId="19A31B45"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0.432 </w:t>
            </w:r>
          </w:p>
        </w:tc>
        <w:tc>
          <w:tcPr>
            <w:tcW w:w="1083" w:type="dxa"/>
          </w:tcPr>
          <w:p w14:paraId="19A31B46"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2.226 </w:t>
            </w:r>
          </w:p>
        </w:tc>
        <w:tc>
          <w:tcPr>
            <w:tcW w:w="1041" w:type="dxa"/>
          </w:tcPr>
          <w:p w14:paraId="19A31B47"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0.093 </w:t>
            </w:r>
          </w:p>
        </w:tc>
        <w:tc>
          <w:tcPr>
            <w:tcW w:w="918" w:type="dxa"/>
          </w:tcPr>
          <w:p w14:paraId="19A31B48"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81</w:t>
            </w:r>
            <w:r w:rsidR="00807A64">
              <w:rPr>
                <w:rFonts w:ascii="Times New Roman" w:hAnsi="Times New Roman"/>
                <w:sz w:val="20"/>
              </w:rPr>
              <w:t>3</w:t>
            </w:r>
            <w:r w:rsidRPr="00951887">
              <w:rPr>
                <w:rFonts w:ascii="Times New Roman" w:hAnsi="Times New Roman"/>
                <w:sz w:val="20"/>
              </w:rPr>
              <w:t xml:space="preserve"> </w:t>
            </w:r>
          </w:p>
        </w:tc>
      </w:tr>
      <w:tr w:rsidR="005F6EEE" w14:paraId="19A31B52" w14:textId="77777777" w:rsidTr="006960A4">
        <w:trPr>
          <w:cantSplit/>
        </w:trPr>
        <w:tc>
          <w:tcPr>
            <w:tcW w:w="1373" w:type="dxa"/>
            <w:vAlign w:val="center"/>
          </w:tcPr>
          <w:p w14:paraId="19A31B4A"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Toluene</w:t>
            </w:r>
          </w:p>
        </w:tc>
        <w:tc>
          <w:tcPr>
            <w:tcW w:w="1085" w:type="dxa"/>
          </w:tcPr>
          <w:p w14:paraId="19A31B4B"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0.348 </w:t>
            </w:r>
          </w:p>
        </w:tc>
        <w:tc>
          <w:tcPr>
            <w:tcW w:w="1143" w:type="dxa"/>
          </w:tcPr>
          <w:p w14:paraId="19A31B4C"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125" w:type="dxa"/>
          </w:tcPr>
          <w:p w14:paraId="19A31B4D"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088" w:type="dxa"/>
            <w:tcBorders>
              <w:top w:val="single" w:sz="8" w:space="0" w:color="auto"/>
              <w:left w:val="single" w:sz="8" w:space="0" w:color="auto"/>
              <w:bottom w:val="single" w:sz="8" w:space="0" w:color="auto"/>
              <w:right w:val="single" w:sz="8" w:space="0" w:color="auto"/>
            </w:tcBorders>
            <w:vAlign w:val="bottom"/>
          </w:tcPr>
          <w:p w14:paraId="19A31B4E"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0.130 </w:t>
            </w:r>
          </w:p>
        </w:tc>
        <w:tc>
          <w:tcPr>
            <w:tcW w:w="1083" w:type="dxa"/>
          </w:tcPr>
          <w:p w14:paraId="19A31B4F"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0.477 </w:t>
            </w:r>
          </w:p>
        </w:tc>
        <w:tc>
          <w:tcPr>
            <w:tcW w:w="1041" w:type="dxa"/>
          </w:tcPr>
          <w:p w14:paraId="19A31B50"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0.0199</w:t>
            </w:r>
          </w:p>
        </w:tc>
        <w:tc>
          <w:tcPr>
            <w:tcW w:w="918" w:type="dxa"/>
          </w:tcPr>
          <w:p w14:paraId="19A31B51"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174.15 </w:t>
            </w:r>
          </w:p>
        </w:tc>
      </w:tr>
      <w:tr w:rsidR="005F6EEE" w14:paraId="19A31B5B" w14:textId="77777777" w:rsidTr="006960A4">
        <w:trPr>
          <w:cantSplit/>
        </w:trPr>
        <w:tc>
          <w:tcPr>
            <w:tcW w:w="1373" w:type="dxa"/>
            <w:vAlign w:val="center"/>
          </w:tcPr>
          <w:p w14:paraId="19A31B53"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Ethylbenzene</w:t>
            </w:r>
          </w:p>
        </w:tc>
        <w:tc>
          <w:tcPr>
            <w:tcW w:w="1085" w:type="dxa"/>
          </w:tcPr>
          <w:p w14:paraId="19A31B54"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0.058 </w:t>
            </w:r>
          </w:p>
        </w:tc>
        <w:tc>
          <w:tcPr>
            <w:tcW w:w="1143" w:type="dxa"/>
          </w:tcPr>
          <w:p w14:paraId="19A31B55"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125" w:type="dxa"/>
          </w:tcPr>
          <w:p w14:paraId="19A31B56"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088" w:type="dxa"/>
            <w:tcBorders>
              <w:top w:val="nil"/>
              <w:left w:val="single" w:sz="8" w:space="0" w:color="auto"/>
              <w:bottom w:val="single" w:sz="8" w:space="0" w:color="auto"/>
              <w:right w:val="single" w:sz="8" w:space="0" w:color="auto"/>
            </w:tcBorders>
            <w:vAlign w:val="bottom"/>
          </w:tcPr>
          <w:p w14:paraId="19A31B57"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0.022 </w:t>
            </w:r>
          </w:p>
        </w:tc>
        <w:tc>
          <w:tcPr>
            <w:tcW w:w="1083" w:type="dxa"/>
          </w:tcPr>
          <w:p w14:paraId="19A31B58"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0.080 </w:t>
            </w:r>
          </w:p>
        </w:tc>
        <w:tc>
          <w:tcPr>
            <w:tcW w:w="1041" w:type="dxa"/>
          </w:tcPr>
          <w:p w14:paraId="19A31B59"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0.0033</w:t>
            </w:r>
          </w:p>
        </w:tc>
        <w:tc>
          <w:tcPr>
            <w:tcW w:w="918" w:type="dxa"/>
          </w:tcPr>
          <w:p w14:paraId="19A31B5A"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29.03 </w:t>
            </w:r>
          </w:p>
        </w:tc>
      </w:tr>
      <w:tr w:rsidR="005F6EEE" w14:paraId="19A31B64" w14:textId="77777777" w:rsidTr="006960A4">
        <w:trPr>
          <w:cantSplit/>
        </w:trPr>
        <w:tc>
          <w:tcPr>
            <w:tcW w:w="1373" w:type="dxa"/>
            <w:vAlign w:val="center"/>
          </w:tcPr>
          <w:p w14:paraId="19A31B5C"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lastRenderedPageBreak/>
              <w:t>Xylene</w:t>
            </w:r>
          </w:p>
        </w:tc>
        <w:tc>
          <w:tcPr>
            <w:tcW w:w="1085" w:type="dxa"/>
          </w:tcPr>
          <w:p w14:paraId="19A31B5D"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0.348 </w:t>
            </w:r>
          </w:p>
        </w:tc>
        <w:tc>
          <w:tcPr>
            <w:tcW w:w="1143" w:type="dxa"/>
          </w:tcPr>
          <w:p w14:paraId="19A31B5E"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0.003 </w:t>
            </w:r>
          </w:p>
        </w:tc>
        <w:tc>
          <w:tcPr>
            <w:tcW w:w="1125" w:type="dxa"/>
          </w:tcPr>
          <w:p w14:paraId="19A31B5F"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088" w:type="dxa"/>
            <w:tcBorders>
              <w:top w:val="nil"/>
              <w:left w:val="single" w:sz="8" w:space="0" w:color="auto"/>
              <w:bottom w:val="single" w:sz="8" w:space="0" w:color="auto"/>
              <w:right w:val="single" w:sz="8" w:space="0" w:color="auto"/>
            </w:tcBorders>
            <w:vAlign w:val="bottom"/>
          </w:tcPr>
          <w:p w14:paraId="19A31B60"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0.130 </w:t>
            </w:r>
          </w:p>
        </w:tc>
        <w:tc>
          <w:tcPr>
            <w:tcW w:w="1083" w:type="dxa"/>
          </w:tcPr>
          <w:p w14:paraId="19A31B61"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0.481 </w:t>
            </w:r>
          </w:p>
        </w:tc>
        <w:tc>
          <w:tcPr>
            <w:tcW w:w="1041" w:type="dxa"/>
          </w:tcPr>
          <w:p w14:paraId="19A31B62"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0.0200</w:t>
            </w:r>
          </w:p>
        </w:tc>
        <w:tc>
          <w:tcPr>
            <w:tcW w:w="918" w:type="dxa"/>
          </w:tcPr>
          <w:p w14:paraId="19A31B63"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175.39 </w:t>
            </w:r>
          </w:p>
        </w:tc>
      </w:tr>
      <w:tr w:rsidR="005F6EEE" w14:paraId="19A31B6D" w14:textId="77777777" w:rsidTr="006960A4">
        <w:trPr>
          <w:cantSplit/>
        </w:trPr>
        <w:tc>
          <w:tcPr>
            <w:tcW w:w="1373" w:type="dxa"/>
            <w:vAlign w:val="center"/>
          </w:tcPr>
          <w:p w14:paraId="19A31B65"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Benzene</w:t>
            </w:r>
          </w:p>
        </w:tc>
        <w:tc>
          <w:tcPr>
            <w:tcW w:w="1085" w:type="dxa"/>
          </w:tcPr>
          <w:p w14:paraId="19A31B66"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0.015 </w:t>
            </w:r>
          </w:p>
        </w:tc>
        <w:tc>
          <w:tcPr>
            <w:tcW w:w="1143" w:type="dxa"/>
          </w:tcPr>
          <w:p w14:paraId="19A31B67"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125" w:type="dxa"/>
          </w:tcPr>
          <w:p w14:paraId="19A31B68"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088" w:type="dxa"/>
            <w:tcBorders>
              <w:top w:val="nil"/>
              <w:left w:val="single" w:sz="8" w:space="0" w:color="auto"/>
              <w:bottom w:val="single" w:sz="8" w:space="0" w:color="auto"/>
              <w:right w:val="single" w:sz="8" w:space="0" w:color="auto"/>
            </w:tcBorders>
            <w:vAlign w:val="bottom"/>
          </w:tcPr>
          <w:p w14:paraId="19A31B69"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0.006 </w:t>
            </w:r>
          </w:p>
        </w:tc>
        <w:tc>
          <w:tcPr>
            <w:tcW w:w="1083" w:type="dxa"/>
          </w:tcPr>
          <w:p w14:paraId="19A31B6A"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0.021 </w:t>
            </w:r>
          </w:p>
        </w:tc>
        <w:tc>
          <w:tcPr>
            <w:tcW w:w="1041" w:type="dxa"/>
          </w:tcPr>
          <w:p w14:paraId="19A31B6B"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0.0009</w:t>
            </w:r>
          </w:p>
        </w:tc>
        <w:tc>
          <w:tcPr>
            <w:tcW w:w="918" w:type="dxa"/>
          </w:tcPr>
          <w:p w14:paraId="19A31B6C"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7.55 </w:t>
            </w:r>
          </w:p>
        </w:tc>
      </w:tr>
      <w:tr w:rsidR="005F6EEE" w14:paraId="19A31B76" w14:textId="77777777" w:rsidTr="006960A4">
        <w:trPr>
          <w:cantSplit/>
        </w:trPr>
        <w:tc>
          <w:tcPr>
            <w:tcW w:w="1373" w:type="dxa"/>
            <w:vAlign w:val="center"/>
          </w:tcPr>
          <w:p w14:paraId="19A31B6E"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Naphthalene</w:t>
            </w:r>
          </w:p>
        </w:tc>
        <w:tc>
          <w:tcPr>
            <w:tcW w:w="1085" w:type="dxa"/>
          </w:tcPr>
          <w:p w14:paraId="19A31B6F"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0.058 </w:t>
            </w:r>
          </w:p>
        </w:tc>
        <w:tc>
          <w:tcPr>
            <w:tcW w:w="1143" w:type="dxa"/>
          </w:tcPr>
          <w:p w14:paraId="19A31B70"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0.002 </w:t>
            </w:r>
          </w:p>
        </w:tc>
        <w:tc>
          <w:tcPr>
            <w:tcW w:w="1125" w:type="dxa"/>
          </w:tcPr>
          <w:p w14:paraId="19A31B71"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088" w:type="dxa"/>
            <w:tcBorders>
              <w:top w:val="nil"/>
              <w:left w:val="single" w:sz="8" w:space="0" w:color="auto"/>
              <w:bottom w:val="single" w:sz="8" w:space="0" w:color="auto"/>
              <w:right w:val="single" w:sz="8" w:space="0" w:color="auto"/>
            </w:tcBorders>
            <w:vAlign w:val="bottom"/>
          </w:tcPr>
          <w:p w14:paraId="19A31B72"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0.022 </w:t>
            </w:r>
          </w:p>
        </w:tc>
        <w:tc>
          <w:tcPr>
            <w:tcW w:w="1083" w:type="dxa"/>
          </w:tcPr>
          <w:p w14:paraId="19A31B73"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0.081 </w:t>
            </w:r>
          </w:p>
        </w:tc>
        <w:tc>
          <w:tcPr>
            <w:tcW w:w="1041" w:type="dxa"/>
          </w:tcPr>
          <w:p w14:paraId="19A31B74"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0.0034</w:t>
            </w:r>
          </w:p>
        </w:tc>
        <w:tc>
          <w:tcPr>
            <w:tcW w:w="918" w:type="dxa"/>
          </w:tcPr>
          <w:p w14:paraId="19A31B75"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29.64 </w:t>
            </w:r>
          </w:p>
        </w:tc>
      </w:tr>
      <w:tr w:rsidR="005F6EEE" w14:paraId="19A31B7F" w14:textId="77777777" w:rsidTr="006960A4">
        <w:trPr>
          <w:cantSplit/>
        </w:trPr>
        <w:tc>
          <w:tcPr>
            <w:tcW w:w="1373" w:type="dxa"/>
            <w:vAlign w:val="center"/>
          </w:tcPr>
          <w:p w14:paraId="19A31B77"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Hexane, n-</w:t>
            </w:r>
          </w:p>
        </w:tc>
        <w:tc>
          <w:tcPr>
            <w:tcW w:w="1085" w:type="dxa"/>
          </w:tcPr>
          <w:p w14:paraId="19A31B78"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0.009 </w:t>
            </w:r>
          </w:p>
        </w:tc>
        <w:tc>
          <w:tcPr>
            <w:tcW w:w="1143" w:type="dxa"/>
          </w:tcPr>
          <w:p w14:paraId="19A31B79"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125" w:type="dxa"/>
          </w:tcPr>
          <w:p w14:paraId="19A31B7A"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088" w:type="dxa"/>
            <w:tcBorders>
              <w:top w:val="nil"/>
              <w:left w:val="single" w:sz="8" w:space="0" w:color="auto"/>
              <w:bottom w:val="single" w:sz="8" w:space="0" w:color="auto"/>
              <w:right w:val="single" w:sz="8" w:space="0" w:color="auto"/>
            </w:tcBorders>
            <w:vAlign w:val="bottom"/>
          </w:tcPr>
          <w:p w14:paraId="19A31B7B"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0.003 </w:t>
            </w:r>
          </w:p>
        </w:tc>
        <w:tc>
          <w:tcPr>
            <w:tcW w:w="1083" w:type="dxa"/>
          </w:tcPr>
          <w:p w14:paraId="19A31B7C"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0.012 </w:t>
            </w:r>
          </w:p>
        </w:tc>
        <w:tc>
          <w:tcPr>
            <w:tcW w:w="1041" w:type="dxa"/>
          </w:tcPr>
          <w:p w14:paraId="19A31B7D"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0.0005</w:t>
            </w:r>
          </w:p>
        </w:tc>
        <w:tc>
          <w:tcPr>
            <w:tcW w:w="918" w:type="dxa"/>
          </w:tcPr>
          <w:p w14:paraId="19A31B7E"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4.35 </w:t>
            </w:r>
          </w:p>
        </w:tc>
      </w:tr>
      <w:tr w:rsidR="005F6EEE" w14:paraId="19A31B88" w14:textId="77777777" w:rsidTr="006960A4">
        <w:trPr>
          <w:cantSplit/>
        </w:trPr>
        <w:tc>
          <w:tcPr>
            <w:tcW w:w="1373" w:type="dxa"/>
          </w:tcPr>
          <w:p w14:paraId="19A31B80" w14:textId="77777777" w:rsidR="005F6EEE" w:rsidRPr="0083665B" w:rsidRDefault="005F6EEE" w:rsidP="006960A4">
            <w:pPr>
              <w:spacing w:line="300" w:lineRule="atLeast"/>
              <w:rPr>
                <w:rFonts w:ascii="Times New Roman" w:hAnsi="Times New Roman"/>
                <w:b/>
                <w:sz w:val="20"/>
              </w:rPr>
            </w:pPr>
            <w:r w:rsidRPr="0083665B">
              <w:rPr>
                <w:rFonts w:ascii="Times New Roman" w:hAnsi="Times New Roman"/>
                <w:b/>
                <w:sz w:val="20"/>
              </w:rPr>
              <w:t>Propylene</w:t>
            </w:r>
          </w:p>
        </w:tc>
        <w:tc>
          <w:tcPr>
            <w:tcW w:w="1085" w:type="dxa"/>
          </w:tcPr>
          <w:p w14:paraId="19A31B81"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143" w:type="dxa"/>
          </w:tcPr>
          <w:p w14:paraId="19A31B82"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125" w:type="dxa"/>
          </w:tcPr>
          <w:p w14:paraId="19A31B83"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0.233 </w:t>
            </w:r>
          </w:p>
        </w:tc>
        <w:tc>
          <w:tcPr>
            <w:tcW w:w="1088" w:type="dxa"/>
          </w:tcPr>
          <w:p w14:paraId="19A31B84"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   </w:t>
            </w:r>
          </w:p>
        </w:tc>
        <w:tc>
          <w:tcPr>
            <w:tcW w:w="1083" w:type="dxa"/>
          </w:tcPr>
          <w:p w14:paraId="19A31B85"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0.233 </w:t>
            </w:r>
          </w:p>
        </w:tc>
        <w:tc>
          <w:tcPr>
            <w:tcW w:w="1041" w:type="dxa"/>
          </w:tcPr>
          <w:p w14:paraId="19A31B86"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0.0097</w:t>
            </w:r>
          </w:p>
        </w:tc>
        <w:tc>
          <w:tcPr>
            <w:tcW w:w="918" w:type="dxa"/>
          </w:tcPr>
          <w:p w14:paraId="19A31B87" w14:textId="77777777" w:rsidR="005F6EEE" w:rsidRPr="00951887" w:rsidRDefault="005F6EEE" w:rsidP="00951887">
            <w:pPr>
              <w:spacing w:line="300" w:lineRule="atLeast"/>
              <w:jc w:val="center"/>
              <w:rPr>
                <w:rFonts w:ascii="Times New Roman" w:hAnsi="Times New Roman"/>
                <w:sz w:val="20"/>
              </w:rPr>
            </w:pPr>
            <w:r w:rsidRPr="00951887">
              <w:rPr>
                <w:rFonts w:ascii="Times New Roman" w:hAnsi="Times New Roman"/>
                <w:sz w:val="20"/>
              </w:rPr>
              <w:t xml:space="preserve"> 85.03 </w:t>
            </w:r>
          </w:p>
        </w:tc>
      </w:tr>
    </w:tbl>
    <w:p w14:paraId="19A31B89" w14:textId="77777777" w:rsidR="005F6EEE" w:rsidRDefault="005F6EEE" w:rsidP="005F6EEE">
      <w:pPr>
        <w:spacing w:line="300" w:lineRule="atLeast"/>
        <w:rPr>
          <w:rFonts w:ascii="Times New Roman" w:hAnsi="Times New Roman"/>
          <w:sz w:val="20"/>
        </w:rPr>
      </w:pPr>
    </w:p>
    <w:p w14:paraId="19A31B8A" w14:textId="77777777" w:rsidR="005F6EEE" w:rsidRDefault="005F6EEE" w:rsidP="005F6EEE">
      <w:pPr>
        <w:spacing w:line="300" w:lineRule="atLeast"/>
        <w:rPr>
          <w:rFonts w:ascii="Times New Roman" w:hAnsi="Times New Roman"/>
          <w:sz w:val="20"/>
        </w:rPr>
      </w:pPr>
    </w:p>
    <w:p w14:paraId="19A31B8B" w14:textId="77777777" w:rsidR="005F6EEE" w:rsidRPr="00A9616F" w:rsidRDefault="005F6EEE" w:rsidP="005F6EEE">
      <w:pPr>
        <w:spacing w:line="300" w:lineRule="atLeast"/>
        <w:rPr>
          <w:rFonts w:ascii="Times New Roman" w:hAnsi="Times New Roman"/>
          <w:b/>
          <w:sz w:val="20"/>
        </w:rPr>
      </w:pPr>
      <w:r>
        <w:rPr>
          <w:rFonts w:ascii="Times New Roman" w:hAnsi="Times New Roman"/>
          <w:b/>
          <w:sz w:val="20"/>
        </w:rPr>
        <w:t>G</w:t>
      </w:r>
      <w:r w:rsidRPr="00A9616F">
        <w:rPr>
          <w:rFonts w:ascii="Times New Roman" w:hAnsi="Times New Roman"/>
          <w:b/>
          <w:sz w:val="20"/>
        </w:rPr>
        <w:t>.</w:t>
      </w:r>
      <w:r w:rsidRPr="00A9616F">
        <w:rPr>
          <w:rFonts w:ascii="Times New Roman" w:hAnsi="Times New Roman"/>
          <w:b/>
          <w:sz w:val="20"/>
        </w:rPr>
        <w:tab/>
      </w:r>
      <w:r>
        <w:rPr>
          <w:rFonts w:ascii="Times New Roman" w:hAnsi="Times New Roman"/>
          <w:b/>
          <w:sz w:val="20"/>
        </w:rPr>
        <w:t>Total Project TAC Emissions</w:t>
      </w:r>
    </w:p>
    <w:p w14:paraId="19A31B8C" w14:textId="77777777" w:rsidR="005F6EEE" w:rsidRDefault="005F6EEE" w:rsidP="00684936">
      <w:pPr>
        <w:autoSpaceDE w:val="0"/>
        <w:autoSpaceDN w:val="0"/>
        <w:adjustRightInd w:val="0"/>
        <w:rPr>
          <w:rFonts w:ascii="Times New Roman" w:hAnsi="Times New Roman"/>
          <w:sz w:val="20"/>
        </w:rPr>
      </w:pPr>
    </w:p>
    <w:p w14:paraId="19A31B8D"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The total project annual TAC emissions are summarized in the following table.</w:t>
      </w:r>
    </w:p>
    <w:p w14:paraId="19A31B8E" w14:textId="77777777" w:rsidR="005F6EEE" w:rsidRDefault="005F6EEE" w:rsidP="00684936">
      <w:pPr>
        <w:autoSpaceDE w:val="0"/>
        <w:autoSpaceDN w:val="0"/>
        <w:adjustRightInd w:val="0"/>
        <w:rPr>
          <w:rFonts w:ascii="Times New Roman" w:hAnsi="Times New Roman"/>
          <w:sz w:val="20"/>
        </w:rPr>
      </w:pPr>
    </w:p>
    <w:p w14:paraId="19A31B8F" w14:textId="77777777" w:rsidR="00B965EA" w:rsidRDefault="00B965EA" w:rsidP="00684936">
      <w:pPr>
        <w:autoSpaceDE w:val="0"/>
        <w:autoSpaceDN w:val="0"/>
        <w:adjustRightInd w:val="0"/>
        <w:rPr>
          <w:rFonts w:ascii="Times New Roman" w:hAnsi="Times New Roman"/>
          <w:sz w:val="20"/>
        </w:rPr>
      </w:pPr>
    </w:p>
    <w:p w14:paraId="19A31B90" w14:textId="77777777" w:rsidR="00B965EA" w:rsidRDefault="00B965EA" w:rsidP="00684936">
      <w:pPr>
        <w:autoSpaceDE w:val="0"/>
        <w:autoSpaceDN w:val="0"/>
        <w:adjustRightInd w:val="0"/>
        <w:rPr>
          <w:rFonts w:ascii="Times New Roman" w:hAnsi="Times New Roman"/>
          <w:sz w:val="20"/>
        </w:rPr>
      </w:pPr>
    </w:p>
    <w:p w14:paraId="19A31B91" w14:textId="77777777" w:rsidR="00B965EA" w:rsidRDefault="00B965EA" w:rsidP="00684936">
      <w:pPr>
        <w:autoSpaceDE w:val="0"/>
        <w:autoSpaceDN w:val="0"/>
        <w:adjustRightInd w:val="0"/>
        <w:rPr>
          <w:rFonts w:ascii="Times New Roman" w:hAnsi="Times New Roman"/>
          <w:sz w:val="20"/>
        </w:rPr>
      </w:pPr>
    </w:p>
    <w:p w14:paraId="19A31B92" w14:textId="77777777" w:rsidR="00B965EA" w:rsidRDefault="00B965EA" w:rsidP="00684936">
      <w:pPr>
        <w:autoSpaceDE w:val="0"/>
        <w:autoSpaceDN w:val="0"/>
        <w:adjustRightInd w:val="0"/>
        <w:rPr>
          <w:rFonts w:ascii="Times New Roman" w:hAnsi="Times New Roman"/>
          <w:sz w:val="20"/>
        </w:rPr>
      </w:pPr>
    </w:p>
    <w:tbl>
      <w:tblPr>
        <w:tblW w:w="8910" w:type="dxa"/>
        <w:tblInd w:w="108" w:type="dxa"/>
        <w:tblLayout w:type="fixed"/>
        <w:tblLook w:val="04A0" w:firstRow="1" w:lastRow="0" w:firstColumn="1" w:lastColumn="0" w:noHBand="0" w:noVBand="1"/>
      </w:tblPr>
      <w:tblGrid>
        <w:gridCol w:w="1440"/>
        <w:gridCol w:w="1047"/>
        <w:gridCol w:w="933"/>
        <w:gridCol w:w="720"/>
        <w:gridCol w:w="720"/>
        <w:gridCol w:w="720"/>
        <w:gridCol w:w="810"/>
        <w:gridCol w:w="810"/>
        <w:gridCol w:w="900"/>
        <w:gridCol w:w="810"/>
      </w:tblGrid>
      <w:tr w:rsidR="005F6EEE" w:rsidRPr="006159C1" w14:paraId="19A31B94" w14:textId="77777777" w:rsidTr="006960A4">
        <w:trPr>
          <w:cantSplit/>
          <w:trHeight w:val="358"/>
          <w:tblHeader/>
        </w:trPr>
        <w:tc>
          <w:tcPr>
            <w:tcW w:w="8910" w:type="dxa"/>
            <w:gridSpan w:val="10"/>
            <w:tcBorders>
              <w:top w:val="single" w:sz="8" w:space="0" w:color="auto"/>
              <w:left w:val="single" w:sz="8" w:space="0" w:color="auto"/>
              <w:bottom w:val="single" w:sz="4" w:space="0" w:color="000000"/>
              <w:right w:val="single" w:sz="4" w:space="0" w:color="auto"/>
            </w:tcBorders>
            <w:shd w:val="clear" w:color="auto" w:fill="B8CCE4" w:themeFill="accent1" w:themeFillTint="66"/>
            <w:noWrap/>
            <w:vAlign w:val="center"/>
            <w:hideMark/>
          </w:tcPr>
          <w:p w14:paraId="19A31B93"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 Project TAC Emissions, lbs/year</w:t>
            </w:r>
          </w:p>
        </w:tc>
      </w:tr>
      <w:tr w:rsidR="005F6EEE" w:rsidRPr="006159C1" w14:paraId="19A31B9F" w14:textId="77777777" w:rsidTr="006960A4">
        <w:trPr>
          <w:cantSplit/>
          <w:trHeight w:val="420"/>
          <w:tblHeader/>
        </w:trPr>
        <w:tc>
          <w:tcPr>
            <w:tcW w:w="1440" w:type="dxa"/>
            <w:vMerge w:val="restart"/>
            <w:tcBorders>
              <w:top w:val="single" w:sz="8" w:space="0" w:color="auto"/>
              <w:left w:val="single" w:sz="8" w:space="0" w:color="auto"/>
              <w:right w:val="single" w:sz="4" w:space="0" w:color="auto"/>
            </w:tcBorders>
            <w:shd w:val="clear" w:color="auto" w:fill="B8CCE4" w:themeFill="accent1" w:themeFillTint="66"/>
            <w:noWrap/>
            <w:vAlign w:val="center"/>
            <w:hideMark/>
          </w:tcPr>
          <w:p w14:paraId="19A31B95"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TAC</w:t>
            </w:r>
          </w:p>
        </w:tc>
        <w:tc>
          <w:tcPr>
            <w:tcW w:w="1047"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B96"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S-1560 Marine Cargo Carrier</w:t>
            </w:r>
          </w:p>
        </w:tc>
        <w:tc>
          <w:tcPr>
            <w:tcW w:w="1653"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9A31B97"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S-1560 Loading Operations</w:t>
            </w:r>
          </w:p>
        </w:tc>
        <w:tc>
          <w:tcPr>
            <w:tcW w:w="72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B98" w14:textId="77777777" w:rsidR="005F6EEE" w:rsidRDefault="005F6EEE" w:rsidP="006960A4">
            <w:pPr>
              <w:spacing w:line="240" w:lineRule="auto"/>
              <w:ind w:left="-108"/>
              <w:jc w:val="center"/>
              <w:rPr>
                <w:rFonts w:ascii="Times New Roman" w:hAnsi="Times New Roman"/>
                <w:b/>
                <w:bCs/>
                <w:color w:val="000000"/>
                <w:sz w:val="18"/>
                <w:szCs w:val="18"/>
              </w:rPr>
            </w:pPr>
            <w:r>
              <w:rPr>
                <w:rFonts w:ascii="Times New Roman" w:hAnsi="Times New Roman"/>
                <w:b/>
                <w:bCs/>
                <w:color w:val="000000"/>
                <w:sz w:val="18"/>
                <w:szCs w:val="18"/>
              </w:rPr>
              <w:t>S-1561</w:t>
            </w:r>
          </w:p>
          <w:p w14:paraId="19A31B99" w14:textId="77777777" w:rsidR="005F6EEE" w:rsidRDefault="005F6EEE" w:rsidP="006960A4">
            <w:pPr>
              <w:spacing w:line="240" w:lineRule="auto"/>
              <w:ind w:left="-108"/>
              <w:jc w:val="center"/>
              <w:rPr>
                <w:rFonts w:ascii="Times New Roman" w:hAnsi="Times New Roman"/>
                <w:b/>
                <w:bCs/>
                <w:color w:val="000000"/>
                <w:sz w:val="18"/>
                <w:szCs w:val="18"/>
              </w:rPr>
            </w:pPr>
            <w:r>
              <w:rPr>
                <w:rFonts w:ascii="Times New Roman" w:hAnsi="Times New Roman"/>
                <w:b/>
                <w:bCs/>
                <w:color w:val="000000"/>
                <w:sz w:val="18"/>
                <w:szCs w:val="18"/>
              </w:rPr>
              <w:t>Genera-tor</w:t>
            </w:r>
          </w:p>
        </w:tc>
        <w:tc>
          <w:tcPr>
            <w:tcW w:w="72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B9A" w14:textId="77777777" w:rsidR="005F6EEE" w:rsidRDefault="005F6EEE" w:rsidP="006960A4">
            <w:pPr>
              <w:spacing w:line="240" w:lineRule="auto"/>
              <w:ind w:right="-33"/>
              <w:jc w:val="center"/>
              <w:rPr>
                <w:rFonts w:ascii="Times New Roman" w:hAnsi="Times New Roman"/>
                <w:b/>
                <w:bCs/>
                <w:color w:val="000000"/>
                <w:sz w:val="18"/>
                <w:szCs w:val="18"/>
              </w:rPr>
            </w:pPr>
            <w:r>
              <w:rPr>
                <w:rFonts w:ascii="Times New Roman" w:hAnsi="Times New Roman"/>
                <w:b/>
                <w:bCs/>
                <w:color w:val="000000"/>
                <w:sz w:val="18"/>
                <w:szCs w:val="18"/>
              </w:rPr>
              <w:t>S-1562 East Pump</w:t>
            </w:r>
          </w:p>
        </w:tc>
        <w:tc>
          <w:tcPr>
            <w:tcW w:w="81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B9B"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S-1563 West Pump</w:t>
            </w:r>
          </w:p>
        </w:tc>
        <w:tc>
          <w:tcPr>
            <w:tcW w:w="81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B9C"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S-1564 Slop Tank</w:t>
            </w:r>
          </w:p>
        </w:tc>
        <w:tc>
          <w:tcPr>
            <w:tcW w:w="90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B9D" w14:textId="77777777" w:rsidR="005F6EEE" w:rsidRDefault="005F6EEE" w:rsidP="006960A4">
            <w:pPr>
              <w:spacing w:line="240" w:lineRule="auto"/>
              <w:ind w:left="-108" w:right="-108"/>
              <w:jc w:val="center"/>
              <w:rPr>
                <w:rFonts w:ascii="Times New Roman" w:hAnsi="Times New Roman"/>
                <w:b/>
                <w:bCs/>
                <w:color w:val="000000"/>
                <w:sz w:val="18"/>
                <w:szCs w:val="18"/>
              </w:rPr>
            </w:pPr>
            <w:r>
              <w:rPr>
                <w:rFonts w:ascii="Times New Roman" w:hAnsi="Times New Roman"/>
                <w:b/>
                <w:bCs/>
                <w:color w:val="000000"/>
                <w:sz w:val="18"/>
                <w:szCs w:val="18"/>
              </w:rPr>
              <w:t>Fugitives</w:t>
            </w:r>
          </w:p>
        </w:tc>
        <w:tc>
          <w:tcPr>
            <w:tcW w:w="81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B9E"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w:t>
            </w:r>
          </w:p>
        </w:tc>
      </w:tr>
      <w:tr w:rsidR="005F6EEE" w:rsidRPr="006159C1" w14:paraId="19A31BAA" w14:textId="77777777" w:rsidTr="006960A4">
        <w:trPr>
          <w:cantSplit/>
          <w:trHeight w:val="420"/>
          <w:tblHeader/>
        </w:trPr>
        <w:tc>
          <w:tcPr>
            <w:tcW w:w="1440" w:type="dxa"/>
            <w:vMerge/>
            <w:tcBorders>
              <w:left w:val="single" w:sz="8" w:space="0" w:color="auto"/>
              <w:bottom w:val="single" w:sz="4" w:space="0" w:color="000000"/>
              <w:right w:val="single" w:sz="4" w:space="0" w:color="auto"/>
            </w:tcBorders>
            <w:shd w:val="clear" w:color="000000" w:fill="D9D9D9"/>
            <w:noWrap/>
            <w:vAlign w:val="center"/>
            <w:hideMark/>
          </w:tcPr>
          <w:p w14:paraId="19A31BA0" w14:textId="77777777" w:rsidR="005F6EEE" w:rsidRDefault="005F6EEE" w:rsidP="006960A4">
            <w:pPr>
              <w:spacing w:line="240" w:lineRule="auto"/>
              <w:jc w:val="center"/>
              <w:rPr>
                <w:rFonts w:ascii="Times New Roman" w:hAnsi="Times New Roman"/>
                <w:b/>
                <w:bCs/>
                <w:color w:val="000000"/>
                <w:sz w:val="18"/>
                <w:szCs w:val="18"/>
              </w:rPr>
            </w:pPr>
          </w:p>
        </w:tc>
        <w:tc>
          <w:tcPr>
            <w:tcW w:w="1047" w:type="dxa"/>
            <w:vMerge/>
            <w:tcBorders>
              <w:left w:val="single" w:sz="4" w:space="0" w:color="auto"/>
              <w:bottom w:val="single" w:sz="4" w:space="0" w:color="auto"/>
              <w:right w:val="single" w:sz="4" w:space="0" w:color="auto"/>
            </w:tcBorders>
            <w:shd w:val="clear" w:color="000000" w:fill="D9D9D9"/>
          </w:tcPr>
          <w:p w14:paraId="19A31BA1" w14:textId="77777777" w:rsidR="005F6EEE" w:rsidRDefault="005F6EEE" w:rsidP="006960A4">
            <w:pPr>
              <w:spacing w:line="240" w:lineRule="auto"/>
              <w:jc w:val="center"/>
              <w:rPr>
                <w:rFonts w:ascii="Times New Roman" w:hAnsi="Times New Roman"/>
                <w:b/>
                <w:bCs/>
                <w:color w:val="000000"/>
                <w:sz w:val="18"/>
                <w:szCs w:val="18"/>
              </w:rPr>
            </w:pPr>
          </w:p>
        </w:tc>
        <w:tc>
          <w:tcPr>
            <w:tcW w:w="933"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9A31BA2" w14:textId="77777777" w:rsidR="005F6EEE" w:rsidRDefault="005F6EEE" w:rsidP="006960A4">
            <w:pPr>
              <w:spacing w:line="240" w:lineRule="auto"/>
              <w:ind w:right="-33"/>
              <w:jc w:val="center"/>
              <w:rPr>
                <w:rFonts w:ascii="Times New Roman" w:hAnsi="Times New Roman"/>
                <w:b/>
                <w:bCs/>
                <w:color w:val="000000"/>
                <w:sz w:val="18"/>
                <w:szCs w:val="18"/>
              </w:rPr>
            </w:pPr>
            <w:r>
              <w:rPr>
                <w:rFonts w:ascii="Times New Roman" w:hAnsi="Times New Roman"/>
                <w:b/>
                <w:bCs/>
                <w:color w:val="000000"/>
                <w:sz w:val="18"/>
                <w:szCs w:val="18"/>
              </w:rPr>
              <w:t>Gasoline</w:t>
            </w:r>
          </w:p>
        </w:tc>
        <w:tc>
          <w:tcPr>
            <w:tcW w:w="72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9A31BA3" w14:textId="77777777" w:rsidR="005F6EEE" w:rsidRDefault="005F6EEE" w:rsidP="006960A4">
            <w:pPr>
              <w:spacing w:line="240" w:lineRule="auto"/>
              <w:ind w:right="-33"/>
              <w:jc w:val="center"/>
              <w:rPr>
                <w:rFonts w:ascii="Times New Roman" w:hAnsi="Times New Roman"/>
                <w:b/>
                <w:bCs/>
                <w:color w:val="000000"/>
                <w:sz w:val="18"/>
                <w:szCs w:val="18"/>
              </w:rPr>
            </w:pPr>
            <w:r>
              <w:rPr>
                <w:rFonts w:ascii="Times New Roman" w:hAnsi="Times New Roman"/>
                <w:b/>
                <w:bCs/>
                <w:color w:val="000000"/>
                <w:sz w:val="18"/>
                <w:szCs w:val="18"/>
              </w:rPr>
              <w:t>Diesel</w:t>
            </w:r>
          </w:p>
        </w:tc>
        <w:tc>
          <w:tcPr>
            <w:tcW w:w="720" w:type="dxa"/>
            <w:vMerge/>
            <w:tcBorders>
              <w:left w:val="single" w:sz="4" w:space="0" w:color="auto"/>
              <w:bottom w:val="single" w:sz="4" w:space="0" w:color="auto"/>
              <w:right w:val="single" w:sz="4" w:space="0" w:color="auto"/>
            </w:tcBorders>
            <w:shd w:val="clear" w:color="000000" w:fill="D9D9D9"/>
          </w:tcPr>
          <w:p w14:paraId="19A31BA4" w14:textId="77777777" w:rsidR="005F6EEE" w:rsidRDefault="005F6EEE" w:rsidP="006960A4">
            <w:pPr>
              <w:spacing w:line="240" w:lineRule="auto"/>
              <w:jc w:val="center"/>
              <w:rPr>
                <w:rFonts w:ascii="Times New Roman" w:hAnsi="Times New Roman"/>
                <w:b/>
                <w:bCs/>
                <w:color w:val="000000"/>
                <w:sz w:val="18"/>
                <w:szCs w:val="18"/>
              </w:rPr>
            </w:pPr>
          </w:p>
        </w:tc>
        <w:tc>
          <w:tcPr>
            <w:tcW w:w="720" w:type="dxa"/>
            <w:vMerge/>
            <w:tcBorders>
              <w:left w:val="single" w:sz="4" w:space="0" w:color="auto"/>
              <w:bottom w:val="single" w:sz="4" w:space="0" w:color="auto"/>
              <w:right w:val="single" w:sz="4" w:space="0" w:color="auto"/>
            </w:tcBorders>
            <w:shd w:val="clear" w:color="000000" w:fill="D9D9D9"/>
          </w:tcPr>
          <w:p w14:paraId="19A31BA5" w14:textId="77777777" w:rsidR="005F6EEE" w:rsidRDefault="005F6EEE" w:rsidP="006960A4">
            <w:pPr>
              <w:spacing w:line="240" w:lineRule="auto"/>
              <w:jc w:val="center"/>
              <w:rPr>
                <w:rFonts w:ascii="Times New Roman" w:hAnsi="Times New Roman"/>
                <w:b/>
                <w:bCs/>
                <w:color w:val="000000"/>
                <w:sz w:val="18"/>
                <w:szCs w:val="18"/>
              </w:rPr>
            </w:pPr>
          </w:p>
        </w:tc>
        <w:tc>
          <w:tcPr>
            <w:tcW w:w="810" w:type="dxa"/>
            <w:vMerge/>
            <w:tcBorders>
              <w:left w:val="single" w:sz="4" w:space="0" w:color="auto"/>
              <w:bottom w:val="single" w:sz="4" w:space="0" w:color="auto"/>
              <w:right w:val="single" w:sz="4" w:space="0" w:color="auto"/>
            </w:tcBorders>
            <w:shd w:val="clear" w:color="000000" w:fill="D9D9D9"/>
          </w:tcPr>
          <w:p w14:paraId="19A31BA6" w14:textId="77777777" w:rsidR="005F6EEE" w:rsidRDefault="005F6EEE" w:rsidP="006960A4">
            <w:pPr>
              <w:spacing w:line="240" w:lineRule="auto"/>
              <w:jc w:val="center"/>
              <w:rPr>
                <w:rFonts w:ascii="Times New Roman" w:hAnsi="Times New Roman"/>
                <w:b/>
                <w:bCs/>
                <w:color w:val="000000"/>
                <w:sz w:val="18"/>
                <w:szCs w:val="18"/>
              </w:rPr>
            </w:pPr>
          </w:p>
        </w:tc>
        <w:tc>
          <w:tcPr>
            <w:tcW w:w="810" w:type="dxa"/>
            <w:vMerge/>
            <w:tcBorders>
              <w:left w:val="single" w:sz="4" w:space="0" w:color="auto"/>
              <w:bottom w:val="single" w:sz="4" w:space="0" w:color="auto"/>
              <w:right w:val="single" w:sz="4" w:space="0" w:color="auto"/>
            </w:tcBorders>
            <w:shd w:val="clear" w:color="000000" w:fill="D9D9D9"/>
          </w:tcPr>
          <w:p w14:paraId="19A31BA7" w14:textId="77777777" w:rsidR="005F6EEE" w:rsidRDefault="005F6EEE" w:rsidP="006960A4">
            <w:pPr>
              <w:spacing w:line="240" w:lineRule="auto"/>
              <w:jc w:val="center"/>
              <w:rPr>
                <w:rFonts w:ascii="Times New Roman" w:hAnsi="Times New Roman"/>
                <w:b/>
                <w:bCs/>
                <w:color w:val="000000"/>
                <w:sz w:val="18"/>
                <w:szCs w:val="18"/>
              </w:rPr>
            </w:pPr>
          </w:p>
        </w:tc>
        <w:tc>
          <w:tcPr>
            <w:tcW w:w="900" w:type="dxa"/>
            <w:vMerge/>
            <w:tcBorders>
              <w:left w:val="single" w:sz="4" w:space="0" w:color="auto"/>
              <w:bottom w:val="single" w:sz="4" w:space="0" w:color="auto"/>
              <w:right w:val="single" w:sz="4" w:space="0" w:color="auto"/>
            </w:tcBorders>
            <w:shd w:val="clear" w:color="000000" w:fill="D9D9D9"/>
          </w:tcPr>
          <w:p w14:paraId="19A31BA8" w14:textId="77777777" w:rsidR="005F6EEE" w:rsidRDefault="005F6EEE" w:rsidP="006960A4">
            <w:pPr>
              <w:spacing w:line="240" w:lineRule="auto"/>
              <w:jc w:val="center"/>
              <w:rPr>
                <w:rFonts w:ascii="Times New Roman" w:hAnsi="Times New Roman"/>
                <w:b/>
                <w:bCs/>
                <w:color w:val="000000"/>
                <w:sz w:val="18"/>
                <w:szCs w:val="18"/>
              </w:rPr>
            </w:pPr>
          </w:p>
        </w:tc>
        <w:tc>
          <w:tcPr>
            <w:tcW w:w="810" w:type="dxa"/>
            <w:vMerge/>
            <w:tcBorders>
              <w:left w:val="single" w:sz="4" w:space="0" w:color="auto"/>
              <w:bottom w:val="single" w:sz="4" w:space="0" w:color="auto"/>
              <w:right w:val="single" w:sz="4" w:space="0" w:color="auto"/>
            </w:tcBorders>
            <w:shd w:val="clear" w:color="000000" w:fill="D9D9D9"/>
          </w:tcPr>
          <w:p w14:paraId="19A31BA9" w14:textId="77777777" w:rsidR="005F6EEE" w:rsidRDefault="005F6EEE" w:rsidP="006960A4">
            <w:pPr>
              <w:spacing w:line="240" w:lineRule="auto"/>
              <w:jc w:val="center"/>
              <w:rPr>
                <w:rFonts w:ascii="Times New Roman" w:hAnsi="Times New Roman"/>
                <w:b/>
                <w:bCs/>
                <w:color w:val="000000"/>
                <w:sz w:val="18"/>
                <w:szCs w:val="18"/>
              </w:rPr>
            </w:pPr>
          </w:p>
        </w:tc>
      </w:tr>
      <w:tr w:rsidR="005F6EEE" w:rsidRPr="006159C1" w14:paraId="19A31BB5" w14:textId="77777777" w:rsidTr="00951887">
        <w:trPr>
          <w:trHeight w:val="368"/>
        </w:trPr>
        <w:tc>
          <w:tcPr>
            <w:tcW w:w="1440" w:type="dxa"/>
            <w:tcBorders>
              <w:top w:val="nil"/>
              <w:left w:val="single" w:sz="8" w:space="0" w:color="auto"/>
              <w:bottom w:val="single" w:sz="4" w:space="0" w:color="auto"/>
              <w:right w:val="single" w:sz="8" w:space="0" w:color="auto"/>
            </w:tcBorders>
            <w:vAlign w:val="center"/>
            <w:hideMark/>
          </w:tcPr>
          <w:p w14:paraId="19A31BAB" w14:textId="77777777" w:rsidR="005F6EEE" w:rsidRPr="006159C1" w:rsidRDefault="005F6EEE" w:rsidP="006960A4">
            <w:pPr>
              <w:spacing w:line="240" w:lineRule="auto"/>
              <w:rPr>
                <w:rFonts w:ascii="Times New Roman" w:hAnsi="Times New Roman"/>
                <w:b/>
                <w:bCs/>
                <w:color w:val="000000"/>
                <w:sz w:val="18"/>
                <w:szCs w:val="18"/>
              </w:rPr>
            </w:pPr>
            <w:r>
              <w:rPr>
                <w:rFonts w:ascii="Times New Roman" w:hAnsi="Times New Roman"/>
                <w:b/>
                <w:bCs/>
                <w:color w:val="000000"/>
                <w:sz w:val="18"/>
                <w:szCs w:val="18"/>
              </w:rPr>
              <w:t>Diesel P</w:t>
            </w:r>
            <w:r w:rsidRPr="006159C1">
              <w:rPr>
                <w:rFonts w:ascii="Times New Roman" w:hAnsi="Times New Roman"/>
                <w:b/>
                <w:bCs/>
                <w:color w:val="000000"/>
                <w:sz w:val="18"/>
                <w:szCs w:val="18"/>
              </w:rPr>
              <w:t>M</w:t>
            </w:r>
          </w:p>
        </w:tc>
        <w:tc>
          <w:tcPr>
            <w:tcW w:w="1047" w:type="dxa"/>
            <w:tcBorders>
              <w:top w:val="single" w:sz="4" w:space="0" w:color="auto"/>
              <w:left w:val="single" w:sz="8" w:space="0" w:color="auto"/>
              <w:bottom w:val="single" w:sz="4" w:space="0" w:color="auto"/>
              <w:right w:val="single" w:sz="8" w:space="0" w:color="auto"/>
            </w:tcBorders>
            <w:vAlign w:val="center"/>
          </w:tcPr>
          <w:p w14:paraId="19A31BAC" w14:textId="77777777" w:rsidR="005F6EEE" w:rsidRPr="006159C1" w:rsidRDefault="009C57FC" w:rsidP="006960A4">
            <w:pPr>
              <w:spacing w:line="240" w:lineRule="auto"/>
              <w:jc w:val="center"/>
              <w:rPr>
                <w:rFonts w:ascii="Times New Roman" w:hAnsi="Times New Roman"/>
                <w:b/>
                <w:bCs/>
                <w:color w:val="000000"/>
                <w:sz w:val="18"/>
                <w:szCs w:val="18"/>
              </w:rPr>
            </w:pPr>
            <w:r>
              <w:rPr>
                <w:rFonts w:ascii="Times New Roman" w:hAnsi="Times New Roman"/>
                <w:sz w:val="20"/>
              </w:rPr>
              <w:t>3433</w:t>
            </w:r>
          </w:p>
        </w:tc>
        <w:tc>
          <w:tcPr>
            <w:tcW w:w="933" w:type="dxa"/>
            <w:tcBorders>
              <w:top w:val="single" w:sz="4" w:space="0" w:color="auto"/>
              <w:left w:val="single" w:sz="8" w:space="0" w:color="auto"/>
              <w:bottom w:val="single" w:sz="4" w:space="0" w:color="auto"/>
              <w:right w:val="single" w:sz="8" w:space="0" w:color="auto"/>
            </w:tcBorders>
            <w:vAlign w:val="center"/>
          </w:tcPr>
          <w:p w14:paraId="19A31BAD" w14:textId="77777777" w:rsidR="005F6EEE" w:rsidRPr="00951887" w:rsidRDefault="005F6EEE" w:rsidP="006960A4">
            <w:pPr>
              <w:spacing w:line="240" w:lineRule="auto"/>
              <w:jc w:val="center"/>
              <w:rPr>
                <w:rFonts w:ascii="Times New Roman" w:hAnsi="Times New Roman"/>
                <w:sz w:val="20"/>
              </w:rPr>
            </w:pPr>
          </w:p>
        </w:tc>
        <w:tc>
          <w:tcPr>
            <w:tcW w:w="720" w:type="dxa"/>
            <w:tcBorders>
              <w:top w:val="single" w:sz="4" w:space="0" w:color="auto"/>
              <w:left w:val="single" w:sz="8" w:space="0" w:color="auto"/>
              <w:bottom w:val="single" w:sz="4" w:space="0" w:color="auto"/>
              <w:right w:val="single" w:sz="8" w:space="0" w:color="auto"/>
            </w:tcBorders>
            <w:vAlign w:val="center"/>
          </w:tcPr>
          <w:p w14:paraId="19A31BAE" w14:textId="77777777" w:rsidR="005F6EEE" w:rsidRPr="00951887" w:rsidRDefault="005F6EEE" w:rsidP="006960A4">
            <w:pPr>
              <w:spacing w:line="240" w:lineRule="auto"/>
              <w:jc w:val="center"/>
              <w:rPr>
                <w:rFonts w:ascii="Times New Roman" w:hAnsi="Times New Roman"/>
                <w:sz w:val="20"/>
              </w:rPr>
            </w:pPr>
          </w:p>
        </w:tc>
        <w:tc>
          <w:tcPr>
            <w:tcW w:w="720" w:type="dxa"/>
            <w:tcBorders>
              <w:top w:val="single" w:sz="4" w:space="0" w:color="auto"/>
              <w:left w:val="single" w:sz="8" w:space="0" w:color="auto"/>
              <w:bottom w:val="single" w:sz="4" w:space="0" w:color="auto"/>
              <w:right w:val="single" w:sz="8" w:space="0" w:color="auto"/>
            </w:tcBorders>
            <w:vAlign w:val="center"/>
          </w:tcPr>
          <w:p w14:paraId="19A31BAF" w14:textId="77777777" w:rsidR="005F6EEE" w:rsidRPr="00C51902" w:rsidRDefault="005F6EEE" w:rsidP="006960A4">
            <w:pPr>
              <w:spacing w:line="300" w:lineRule="atLeast"/>
              <w:jc w:val="center"/>
              <w:rPr>
                <w:rFonts w:ascii="Times New Roman" w:hAnsi="Times New Roman"/>
                <w:sz w:val="20"/>
              </w:rPr>
            </w:pPr>
            <w:r w:rsidRPr="00951887">
              <w:rPr>
                <w:rFonts w:ascii="Times New Roman" w:hAnsi="Times New Roman"/>
                <w:sz w:val="20"/>
              </w:rPr>
              <w:t>4.39</w:t>
            </w:r>
          </w:p>
        </w:tc>
        <w:tc>
          <w:tcPr>
            <w:tcW w:w="720" w:type="dxa"/>
            <w:tcBorders>
              <w:top w:val="single" w:sz="4" w:space="0" w:color="auto"/>
              <w:left w:val="single" w:sz="8" w:space="0" w:color="auto"/>
              <w:bottom w:val="single" w:sz="4" w:space="0" w:color="auto"/>
              <w:right w:val="single" w:sz="8" w:space="0" w:color="auto"/>
            </w:tcBorders>
            <w:vAlign w:val="center"/>
          </w:tcPr>
          <w:p w14:paraId="19A31BB0" w14:textId="77777777" w:rsidR="005F6EEE" w:rsidRPr="00680281" w:rsidRDefault="005F6EEE" w:rsidP="006960A4">
            <w:pPr>
              <w:jc w:val="center"/>
              <w:rPr>
                <w:rFonts w:ascii="Times New Roman" w:hAnsi="Times New Roman"/>
                <w:sz w:val="20"/>
              </w:rPr>
            </w:pPr>
            <w:r w:rsidRPr="00951887">
              <w:rPr>
                <w:rFonts w:ascii="Times New Roman" w:hAnsi="Times New Roman"/>
                <w:sz w:val="20"/>
              </w:rPr>
              <w:t>7.60</w:t>
            </w:r>
          </w:p>
        </w:tc>
        <w:tc>
          <w:tcPr>
            <w:tcW w:w="810" w:type="dxa"/>
            <w:tcBorders>
              <w:top w:val="single" w:sz="4" w:space="0" w:color="auto"/>
              <w:left w:val="single" w:sz="8" w:space="0" w:color="auto"/>
              <w:bottom w:val="single" w:sz="4" w:space="0" w:color="auto"/>
              <w:right w:val="single" w:sz="8" w:space="0" w:color="auto"/>
            </w:tcBorders>
            <w:vAlign w:val="center"/>
          </w:tcPr>
          <w:p w14:paraId="19A31BB1" w14:textId="77777777" w:rsidR="005F6EEE" w:rsidRPr="00C51902" w:rsidRDefault="005F6EEE" w:rsidP="006960A4">
            <w:pPr>
              <w:spacing w:line="300" w:lineRule="atLeast"/>
              <w:jc w:val="center"/>
              <w:rPr>
                <w:rFonts w:ascii="Times New Roman" w:hAnsi="Times New Roman"/>
                <w:sz w:val="20"/>
              </w:rPr>
            </w:pPr>
            <w:r w:rsidRPr="00951887">
              <w:rPr>
                <w:rFonts w:ascii="Times New Roman" w:hAnsi="Times New Roman"/>
                <w:sz w:val="20"/>
              </w:rPr>
              <w:t>7.60</w:t>
            </w:r>
          </w:p>
        </w:tc>
        <w:tc>
          <w:tcPr>
            <w:tcW w:w="810" w:type="dxa"/>
            <w:tcBorders>
              <w:top w:val="single" w:sz="4" w:space="0" w:color="auto"/>
              <w:left w:val="single" w:sz="8" w:space="0" w:color="auto"/>
              <w:bottom w:val="single" w:sz="4" w:space="0" w:color="auto"/>
              <w:right w:val="single" w:sz="8" w:space="0" w:color="auto"/>
            </w:tcBorders>
            <w:vAlign w:val="center"/>
          </w:tcPr>
          <w:p w14:paraId="19A31BB2" w14:textId="77777777" w:rsidR="005F6EEE" w:rsidRPr="00951887" w:rsidRDefault="005F6EEE" w:rsidP="006960A4">
            <w:pPr>
              <w:spacing w:line="240" w:lineRule="auto"/>
              <w:rPr>
                <w:rFonts w:ascii="Times New Roman" w:hAnsi="Times New Roman"/>
                <w:sz w:val="20"/>
              </w:rPr>
            </w:pPr>
          </w:p>
        </w:tc>
        <w:tc>
          <w:tcPr>
            <w:tcW w:w="900" w:type="dxa"/>
            <w:tcBorders>
              <w:top w:val="single" w:sz="4" w:space="0" w:color="auto"/>
              <w:left w:val="single" w:sz="8" w:space="0" w:color="auto"/>
              <w:bottom w:val="single" w:sz="4" w:space="0" w:color="auto"/>
              <w:right w:val="single" w:sz="8" w:space="0" w:color="auto"/>
            </w:tcBorders>
            <w:vAlign w:val="center"/>
          </w:tcPr>
          <w:p w14:paraId="19A31BB3" w14:textId="77777777" w:rsidR="005F6EEE" w:rsidRPr="00951887" w:rsidRDefault="005F6EEE" w:rsidP="006960A4">
            <w:pPr>
              <w:spacing w:line="240" w:lineRule="auto"/>
              <w:rPr>
                <w:rFonts w:ascii="Times New Roman" w:hAnsi="Times New Roman"/>
                <w:sz w:val="20"/>
              </w:rPr>
            </w:pPr>
          </w:p>
        </w:tc>
        <w:tc>
          <w:tcPr>
            <w:tcW w:w="810" w:type="dxa"/>
            <w:tcBorders>
              <w:top w:val="single" w:sz="4" w:space="0" w:color="auto"/>
              <w:left w:val="single" w:sz="8" w:space="0" w:color="auto"/>
              <w:bottom w:val="single" w:sz="4" w:space="0" w:color="auto"/>
              <w:right w:val="single" w:sz="8" w:space="0" w:color="auto"/>
            </w:tcBorders>
            <w:vAlign w:val="center"/>
          </w:tcPr>
          <w:p w14:paraId="19A31BB4" w14:textId="77777777" w:rsidR="005F6EEE" w:rsidRPr="00951887" w:rsidRDefault="009C57FC" w:rsidP="006960A4">
            <w:pPr>
              <w:jc w:val="center"/>
              <w:rPr>
                <w:rFonts w:ascii="Times New Roman" w:hAnsi="Times New Roman"/>
                <w:sz w:val="20"/>
              </w:rPr>
            </w:pPr>
            <w:r w:rsidRPr="00951887">
              <w:rPr>
                <w:rFonts w:ascii="Times New Roman" w:hAnsi="Times New Roman"/>
                <w:sz w:val="20"/>
              </w:rPr>
              <w:t>3453</w:t>
            </w:r>
          </w:p>
        </w:tc>
      </w:tr>
      <w:tr w:rsidR="00A75031" w:rsidRPr="006159C1" w14:paraId="19A31BC0" w14:textId="77777777" w:rsidTr="0076429A">
        <w:trPr>
          <w:trHeight w:val="300"/>
        </w:trPr>
        <w:tc>
          <w:tcPr>
            <w:tcW w:w="1440" w:type="dxa"/>
            <w:tcBorders>
              <w:top w:val="nil"/>
              <w:left w:val="single" w:sz="8" w:space="0" w:color="auto"/>
              <w:bottom w:val="single" w:sz="4" w:space="0" w:color="auto"/>
              <w:right w:val="single" w:sz="8" w:space="0" w:color="auto"/>
            </w:tcBorders>
            <w:vAlign w:val="center"/>
            <w:hideMark/>
          </w:tcPr>
          <w:p w14:paraId="19A31BB6" w14:textId="77777777" w:rsidR="00A75031" w:rsidRPr="006159C1" w:rsidRDefault="00A75031"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Toluene</w:t>
            </w:r>
          </w:p>
        </w:tc>
        <w:tc>
          <w:tcPr>
            <w:tcW w:w="1047" w:type="dxa"/>
            <w:tcBorders>
              <w:top w:val="nil"/>
              <w:left w:val="single" w:sz="8" w:space="0" w:color="auto"/>
              <w:bottom w:val="single" w:sz="4" w:space="0" w:color="auto"/>
              <w:right w:val="single" w:sz="8" w:space="0" w:color="auto"/>
            </w:tcBorders>
          </w:tcPr>
          <w:p w14:paraId="19A31BB7" w14:textId="77777777" w:rsidR="00A75031" w:rsidRPr="006159C1" w:rsidRDefault="00A75031"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4" w:space="0" w:color="auto"/>
              <w:right w:val="single" w:sz="8" w:space="0" w:color="auto"/>
            </w:tcBorders>
          </w:tcPr>
          <w:p w14:paraId="19A31BB8" w14:textId="77777777" w:rsidR="00A75031" w:rsidRPr="00680281" w:rsidRDefault="00A75031" w:rsidP="00951887">
            <w:pPr>
              <w:spacing w:line="240" w:lineRule="auto"/>
              <w:jc w:val="center"/>
              <w:rPr>
                <w:rFonts w:ascii="Times New Roman" w:hAnsi="Times New Roman"/>
                <w:sz w:val="20"/>
              </w:rPr>
            </w:pPr>
            <w:r w:rsidRPr="003D148D">
              <w:rPr>
                <w:rFonts w:ascii="Times New Roman" w:hAnsi="Times New Roman"/>
                <w:sz w:val="20"/>
              </w:rPr>
              <w:t>687</w:t>
            </w:r>
          </w:p>
        </w:tc>
        <w:tc>
          <w:tcPr>
            <w:tcW w:w="720" w:type="dxa"/>
            <w:tcBorders>
              <w:top w:val="nil"/>
              <w:left w:val="single" w:sz="8" w:space="0" w:color="auto"/>
              <w:bottom w:val="single" w:sz="4" w:space="0" w:color="auto"/>
              <w:right w:val="single" w:sz="8" w:space="0" w:color="auto"/>
            </w:tcBorders>
            <w:vAlign w:val="center"/>
          </w:tcPr>
          <w:p w14:paraId="19A31BB9" w14:textId="77777777" w:rsidR="00A75031" w:rsidRPr="00680281" w:rsidRDefault="00A75031" w:rsidP="00951887">
            <w:pPr>
              <w:spacing w:line="240" w:lineRule="auto"/>
              <w:jc w:val="center"/>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BA" w14:textId="77777777" w:rsidR="00A75031" w:rsidRPr="00951887" w:rsidRDefault="00A75031" w:rsidP="00951887">
            <w:pPr>
              <w:spacing w:line="240" w:lineRule="auto"/>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BB"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BC"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BD"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56.95</w:t>
            </w:r>
          </w:p>
        </w:tc>
        <w:tc>
          <w:tcPr>
            <w:tcW w:w="900" w:type="dxa"/>
            <w:tcBorders>
              <w:top w:val="nil"/>
              <w:left w:val="single" w:sz="8" w:space="0" w:color="auto"/>
              <w:bottom w:val="single" w:sz="4" w:space="0" w:color="auto"/>
              <w:right w:val="single" w:sz="8" w:space="0" w:color="auto"/>
            </w:tcBorders>
            <w:vAlign w:val="center"/>
          </w:tcPr>
          <w:p w14:paraId="19A31BBE"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 xml:space="preserve"> 174.15 </w:t>
            </w:r>
          </w:p>
        </w:tc>
        <w:tc>
          <w:tcPr>
            <w:tcW w:w="810" w:type="dxa"/>
            <w:tcBorders>
              <w:top w:val="nil"/>
              <w:left w:val="single" w:sz="8" w:space="0" w:color="auto"/>
              <w:bottom w:val="single" w:sz="4" w:space="0" w:color="auto"/>
              <w:right w:val="single" w:sz="8" w:space="0" w:color="auto"/>
            </w:tcBorders>
            <w:vAlign w:val="bottom"/>
          </w:tcPr>
          <w:p w14:paraId="19A31BBF" w14:textId="77777777" w:rsidR="00A75031" w:rsidRPr="00AA181C" w:rsidRDefault="00A75031" w:rsidP="00951887">
            <w:pPr>
              <w:spacing w:line="240" w:lineRule="auto"/>
              <w:jc w:val="center"/>
              <w:rPr>
                <w:rFonts w:ascii="Times New Roman" w:hAnsi="Times New Roman"/>
                <w:sz w:val="20"/>
              </w:rPr>
            </w:pPr>
            <w:r w:rsidRPr="00A75031">
              <w:rPr>
                <w:rFonts w:ascii="Times New Roman" w:hAnsi="Times New Roman"/>
                <w:sz w:val="20"/>
              </w:rPr>
              <w:t>918</w:t>
            </w:r>
          </w:p>
        </w:tc>
      </w:tr>
      <w:tr w:rsidR="00A75031" w:rsidRPr="006159C1" w14:paraId="19A31BCB" w14:textId="77777777" w:rsidTr="0076429A">
        <w:trPr>
          <w:trHeight w:val="300"/>
        </w:trPr>
        <w:tc>
          <w:tcPr>
            <w:tcW w:w="1440" w:type="dxa"/>
            <w:tcBorders>
              <w:top w:val="nil"/>
              <w:left w:val="single" w:sz="8" w:space="0" w:color="auto"/>
              <w:bottom w:val="single" w:sz="4" w:space="0" w:color="auto"/>
              <w:right w:val="single" w:sz="8" w:space="0" w:color="auto"/>
            </w:tcBorders>
            <w:vAlign w:val="center"/>
            <w:hideMark/>
          </w:tcPr>
          <w:p w14:paraId="19A31BC1" w14:textId="77777777" w:rsidR="00A75031" w:rsidRPr="006159C1" w:rsidRDefault="00A75031"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Ethylbenzene</w:t>
            </w:r>
          </w:p>
        </w:tc>
        <w:tc>
          <w:tcPr>
            <w:tcW w:w="1047" w:type="dxa"/>
            <w:tcBorders>
              <w:top w:val="nil"/>
              <w:left w:val="single" w:sz="8" w:space="0" w:color="auto"/>
              <w:bottom w:val="single" w:sz="4" w:space="0" w:color="auto"/>
              <w:right w:val="single" w:sz="8" w:space="0" w:color="auto"/>
            </w:tcBorders>
          </w:tcPr>
          <w:p w14:paraId="19A31BC2" w14:textId="77777777" w:rsidR="00A75031" w:rsidRPr="006159C1" w:rsidRDefault="00A75031"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4" w:space="0" w:color="auto"/>
              <w:right w:val="single" w:sz="8" w:space="0" w:color="auto"/>
            </w:tcBorders>
          </w:tcPr>
          <w:p w14:paraId="19A31BC3" w14:textId="77777777" w:rsidR="00A75031" w:rsidRPr="00680281" w:rsidRDefault="00A75031" w:rsidP="00951887">
            <w:pPr>
              <w:spacing w:line="240" w:lineRule="auto"/>
              <w:jc w:val="center"/>
              <w:rPr>
                <w:rFonts w:ascii="Times New Roman" w:hAnsi="Times New Roman"/>
                <w:sz w:val="20"/>
              </w:rPr>
            </w:pPr>
            <w:r w:rsidRPr="003D148D">
              <w:rPr>
                <w:rFonts w:ascii="Times New Roman" w:hAnsi="Times New Roman"/>
                <w:sz w:val="20"/>
              </w:rPr>
              <w:t>38.0</w:t>
            </w:r>
          </w:p>
        </w:tc>
        <w:tc>
          <w:tcPr>
            <w:tcW w:w="720" w:type="dxa"/>
            <w:tcBorders>
              <w:top w:val="nil"/>
              <w:left w:val="single" w:sz="8" w:space="0" w:color="auto"/>
              <w:bottom w:val="single" w:sz="4" w:space="0" w:color="auto"/>
              <w:right w:val="single" w:sz="8" w:space="0" w:color="auto"/>
            </w:tcBorders>
            <w:vAlign w:val="center"/>
          </w:tcPr>
          <w:p w14:paraId="19A31BC4" w14:textId="77777777" w:rsidR="00A75031" w:rsidRPr="00680281" w:rsidRDefault="00A75031" w:rsidP="00951887">
            <w:pPr>
              <w:spacing w:line="240" w:lineRule="auto"/>
              <w:jc w:val="center"/>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C5" w14:textId="77777777" w:rsidR="00A75031" w:rsidRPr="00951887" w:rsidRDefault="00A75031" w:rsidP="00951887">
            <w:pPr>
              <w:spacing w:line="240" w:lineRule="auto"/>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C6"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C7"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C8"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3.15</w:t>
            </w:r>
          </w:p>
        </w:tc>
        <w:tc>
          <w:tcPr>
            <w:tcW w:w="900" w:type="dxa"/>
            <w:tcBorders>
              <w:top w:val="nil"/>
              <w:left w:val="single" w:sz="8" w:space="0" w:color="auto"/>
              <w:bottom w:val="single" w:sz="4" w:space="0" w:color="auto"/>
              <w:right w:val="single" w:sz="8" w:space="0" w:color="auto"/>
            </w:tcBorders>
            <w:vAlign w:val="center"/>
          </w:tcPr>
          <w:p w14:paraId="19A31BC9"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 xml:space="preserve"> 29.03 </w:t>
            </w:r>
          </w:p>
        </w:tc>
        <w:tc>
          <w:tcPr>
            <w:tcW w:w="810" w:type="dxa"/>
            <w:tcBorders>
              <w:top w:val="nil"/>
              <w:left w:val="single" w:sz="8" w:space="0" w:color="auto"/>
              <w:bottom w:val="single" w:sz="4" w:space="0" w:color="auto"/>
              <w:right w:val="single" w:sz="8" w:space="0" w:color="auto"/>
            </w:tcBorders>
            <w:vAlign w:val="bottom"/>
          </w:tcPr>
          <w:p w14:paraId="19A31BCA" w14:textId="77777777" w:rsidR="00A75031" w:rsidRPr="00AA181C" w:rsidRDefault="00A75031" w:rsidP="00951887">
            <w:pPr>
              <w:spacing w:line="240" w:lineRule="auto"/>
              <w:jc w:val="center"/>
              <w:rPr>
                <w:rFonts w:ascii="Times New Roman" w:hAnsi="Times New Roman"/>
                <w:sz w:val="20"/>
              </w:rPr>
            </w:pPr>
            <w:r w:rsidRPr="00A75031">
              <w:rPr>
                <w:rFonts w:ascii="Times New Roman" w:hAnsi="Times New Roman"/>
                <w:sz w:val="20"/>
              </w:rPr>
              <w:t>70</w:t>
            </w:r>
          </w:p>
        </w:tc>
      </w:tr>
      <w:tr w:rsidR="00A75031" w:rsidRPr="006159C1" w14:paraId="19A31BD6" w14:textId="77777777" w:rsidTr="0076429A">
        <w:trPr>
          <w:trHeight w:val="300"/>
        </w:trPr>
        <w:tc>
          <w:tcPr>
            <w:tcW w:w="1440" w:type="dxa"/>
            <w:tcBorders>
              <w:top w:val="nil"/>
              <w:left w:val="single" w:sz="8" w:space="0" w:color="auto"/>
              <w:bottom w:val="single" w:sz="4" w:space="0" w:color="auto"/>
              <w:right w:val="single" w:sz="8" w:space="0" w:color="auto"/>
            </w:tcBorders>
            <w:vAlign w:val="center"/>
            <w:hideMark/>
          </w:tcPr>
          <w:p w14:paraId="19A31BCC" w14:textId="77777777" w:rsidR="00A75031" w:rsidRPr="006159C1" w:rsidRDefault="00A75031"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Xylene (Total)</w:t>
            </w:r>
          </w:p>
        </w:tc>
        <w:tc>
          <w:tcPr>
            <w:tcW w:w="1047" w:type="dxa"/>
            <w:tcBorders>
              <w:top w:val="nil"/>
              <w:left w:val="single" w:sz="8" w:space="0" w:color="auto"/>
              <w:bottom w:val="single" w:sz="4" w:space="0" w:color="auto"/>
              <w:right w:val="single" w:sz="8" w:space="0" w:color="auto"/>
            </w:tcBorders>
          </w:tcPr>
          <w:p w14:paraId="19A31BCD" w14:textId="77777777" w:rsidR="00A75031" w:rsidRPr="006159C1" w:rsidRDefault="00A75031"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4" w:space="0" w:color="auto"/>
              <w:right w:val="single" w:sz="8" w:space="0" w:color="auto"/>
            </w:tcBorders>
          </w:tcPr>
          <w:p w14:paraId="19A31BCE" w14:textId="77777777" w:rsidR="00A75031" w:rsidRPr="00680281" w:rsidRDefault="00A75031" w:rsidP="00951887">
            <w:pPr>
              <w:spacing w:line="240" w:lineRule="auto"/>
              <w:jc w:val="center"/>
              <w:rPr>
                <w:rFonts w:ascii="Times New Roman" w:hAnsi="Times New Roman"/>
                <w:sz w:val="20"/>
              </w:rPr>
            </w:pPr>
            <w:r w:rsidRPr="003D148D">
              <w:rPr>
                <w:rFonts w:ascii="Times New Roman" w:hAnsi="Times New Roman"/>
                <w:sz w:val="20"/>
              </w:rPr>
              <w:t>190</w:t>
            </w:r>
          </w:p>
        </w:tc>
        <w:tc>
          <w:tcPr>
            <w:tcW w:w="720" w:type="dxa"/>
            <w:tcBorders>
              <w:top w:val="nil"/>
              <w:left w:val="single" w:sz="8" w:space="0" w:color="auto"/>
              <w:bottom w:val="single" w:sz="4" w:space="0" w:color="auto"/>
              <w:right w:val="single" w:sz="8" w:space="0" w:color="auto"/>
            </w:tcBorders>
            <w:vAlign w:val="center"/>
          </w:tcPr>
          <w:p w14:paraId="19A31BCF" w14:textId="77777777" w:rsidR="00A75031" w:rsidRPr="00680281" w:rsidRDefault="00A75031" w:rsidP="00951887">
            <w:pPr>
              <w:spacing w:line="240" w:lineRule="auto"/>
              <w:jc w:val="center"/>
              <w:rPr>
                <w:rFonts w:ascii="Times New Roman" w:hAnsi="Times New Roman"/>
                <w:sz w:val="20"/>
              </w:rPr>
            </w:pPr>
            <w:r w:rsidRPr="00951887">
              <w:rPr>
                <w:rFonts w:ascii="Times New Roman" w:hAnsi="Times New Roman"/>
                <w:sz w:val="20"/>
              </w:rPr>
              <w:t>3720</w:t>
            </w:r>
          </w:p>
        </w:tc>
        <w:tc>
          <w:tcPr>
            <w:tcW w:w="720" w:type="dxa"/>
            <w:tcBorders>
              <w:top w:val="nil"/>
              <w:left w:val="single" w:sz="8" w:space="0" w:color="auto"/>
              <w:bottom w:val="single" w:sz="4" w:space="0" w:color="auto"/>
              <w:right w:val="single" w:sz="8" w:space="0" w:color="auto"/>
            </w:tcBorders>
            <w:vAlign w:val="center"/>
          </w:tcPr>
          <w:p w14:paraId="19A31BD0" w14:textId="77777777" w:rsidR="00A75031" w:rsidRPr="00951887" w:rsidRDefault="00A75031" w:rsidP="00951887">
            <w:pPr>
              <w:spacing w:line="240" w:lineRule="auto"/>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D1"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D2"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D3"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15.73</w:t>
            </w:r>
          </w:p>
        </w:tc>
        <w:tc>
          <w:tcPr>
            <w:tcW w:w="900" w:type="dxa"/>
            <w:tcBorders>
              <w:top w:val="nil"/>
              <w:left w:val="single" w:sz="8" w:space="0" w:color="auto"/>
              <w:bottom w:val="single" w:sz="4" w:space="0" w:color="auto"/>
              <w:right w:val="single" w:sz="8" w:space="0" w:color="auto"/>
            </w:tcBorders>
            <w:vAlign w:val="center"/>
          </w:tcPr>
          <w:p w14:paraId="19A31BD4"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 xml:space="preserve"> 175.39 </w:t>
            </w:r>
          </w:p>
        </w:tc>
        <w:tc>
          <w:tcPr>
            <w:tcW w:w="810" w:type="dxa"/>
            <w:tcBorders>
              <w:top w:val="nil"/>
              <w:left w:val="single" w:sz="8" w:space="0" w:color="auto"/>
              <w:bottom w:val="single" w:sz="4" w:space="0" w:color="auto"/>
              <w:right w:val="single" w:sz="8" w:space="0" w:color="auto"/>
            </w:tcBorders>
            <w:vAlign w:val="bottom"/>
          </w:tcPr>
          <w:p w14:paraId="19A31BD5" w14:textId="77777777" w:rsidR="00A75031" w:rsidRPr="00AA181C" w:rsidRDefault="00A75031" w:rsidP="00951887">
            <w:pPr>
              <w:spacing w:line="240" w:lineRule="auto"/>
              <w:jc w:val="center"/>
              <w:rPr>
                <w:rFonts w:ascii="Times New Roman" w:hAnsi="Times New Roman"/>
                <w:sz w:val="20"/>
              </w:rPr>
            </w:pPr>
            <w:r w:rsidRPr="00A75031">
              <w:rPr>
                <w:rFonts w:ascii="Times New Roman" w:hAnsi="Times New Roman"/>
                <w:sz w:val="20"/>
              </w:rPr>
              <w:t>4101</w:t>
            </w:r>
          </w:p>
        </w:tc>
      </w:tr>
      <w:tr w:rsidR="00A75031" w:rsidRPr="006159C1" w14:paraId="19A31BE1" w14:textId="77777777" w:rsidTr="0076429A">
        <w:trPr>
          <w:trHeight w:val="300"/>
        </w:trPr>
        <w:tc>
          <w:tcPr>
            <w:tcW w:w="1440" w:type="dxa"/>
            <w:tcBorders>
              <w:top w:val="nil"/>
              <w:left w:val="single" w:sz="8" w:space="0" w:color="auto"/>
              <w:bottom w:val="single" w:sz="4" w:space="0" w:color="auto"/>
              <w:right w:val="single" w:sz="8" w:space="0" w:color="auto"/>
            </w:tcBorders>
            <w:vAlign w:val="center"/>
            <w:hideMark/>
          </w:tcPr>
          <w:p w14:paraId="19A31BD7" w14:textId="77777777" w:rsidR="00A75031" w:rsidRPr="006159C1" w:rsidRDefault="00A75031"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Benzene</w:t>
            </w:r>
          </w:p>
        </w:tc>
        <w:tc>
          <w:tcPr>
            <w:tcW w:w="1047" w:type="dxa"/>
            <w:tcBorders>
              <w:top w:val="nil"/>
              <w:left w:val="single" w:sz="8" w:space="0" w:color="auto"/>
              <w:bottom w:val="single" w:sz="4" w:space="0" w:color="auto"/>
              <w:right w:val="single" w:sz="8" w:space="0" w:color="auto"/>
            </w:tcBorders>
          </w:tcPr>
          <w:p w14:paraId="19A31BD8" w14:textId="77777777" w:rsidR="00A75031" w:rsidRPr="006159C1" w:rsidRDefault="00A75031"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4" w:space="0" w:color="auto"/>
              <w:right w:val="single" w:sz="8" w:space="0" w:color="auto"/>
            </w:tcBorders>
          </w:tcPr>
          <w:p w14:paraId="19A31BD9" w14:textId="77777777" w:rsidR="00A75031" w:rsidRPr="00680281" w:rsidRDefault="00A75031" w:rsidP="00951887">
            <w:pPr>
              <w:spacing w:line="240" w:lineRule="auto"/>
              <w:jc w:val="center"/>
              <w:rPr>
                <w:rFonts w:ascii="Times New Roman" w:hAnsi="Times New Roman"/>
                <w:sz w:val="20"/>
              </w:rPr>
            </w:pPr>
            <w:r w:rsidRPr="003D148D">
              <w:rPr>
                <w:rFonts w:ascii="Times New Roman" w:hAnsi="Times New Roman"/>
                <w:sz w:val="20"/>
              </w:rPr>
              <w:t>104</w:t>
            </w:r>
          </w:p>
        </w:tc>
        <w:tc>
          <w:tcPr>
            <w:tcW w:w="720" w:type="dxa"/>
            <w:tcBorders>
              <w:top w:val="nil"/>
              <w:left w:val="single" w:sz="8" w:space="0" w:color="auto"/>
              <w:bottom w:val="single" w:sz="4" w:space="0" w:color="auto"/>
              <w:right w:val="single" w:sz="8" w:space="0" w:color="auto"/>
            </w:tcBorders>
            <w:vAlign w:val="center"/>
          </w:tcPr>
          <w:p w14:paraId="19A31BDA" w14:textId="77777777" w:rsidR="00A75031" w:rsidRPr="00680281" w:rsidRDefault="00A75031" w:rsidP="00951887">
            <w:pPr>
              <w:spacing w:line="240" w:lineRule="auto"/>
              <w:jc w:val="center"/>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DB" w14:textId="77777777" w:rsidR="00A75031" w:rsidRPr="00951887" w:rsidRDefault="00A75031" w:rsidP="00951887">
            <w:pPr>
              <w:spacing w:line="240" w:lineRule="auto"/>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DC"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DD"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DE"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8.67</w:t>
            </w:r>
          </w:p>
        </w:tc>
        <w:tc>
          <w:tcPr>
            <w:tcW w:w="900" w:type="dxa"/>
            <w:tcBorders>
              <w:top w:val="nil"/>
              <w:left w:val="single" w:sz="8" w:space="0" w:color="auto"/>
              <w:bottom w:val="single" w:sz="4" w:space="0" w:color="auto"/>
              <w:right w:val="single" w:sz="8" w:space="0" w:color="auto"/>
            </w:tcBorders>
            <w:vAlign w:val="center"/>
          </w:tcPr>
          <w:p w14:paraId="19A31BDF"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 xml:space="preserve"> 7.55 </w:t>
            </w:r>
          </w:p>
        </w:tc>
        <w:tc>
          <w:tcPr>
            <w:tcW w:w="810" w:type="dxa"/>
            <w:tcBorders>
              <w:top w:val="nil"/>
              <w:left w:val="single" w:sz="8" w:space="0" w:color="auto"/>
              <w:bottom w:val="single" w:sz="4" w:space="0" w:color="auto"/>
              <w:right w:val="single" w:sz="8" w:space="0" w:color="auto"/>
            </w:tcBorders>
            <w:vAlign w:val="bottom"/>
          </w:tcPr>
          <w:p w14:paraId="19A31BE0" w14:textId="77777777" w:rsidR="00A75031" w:rsidRPr="00AA181C" w:rsidRDefault="00A75031" w:rsidP="00951887">
            <w:pPr>
              <w:spacing w:line="240" w:lineRule="auto"/>
              <w:jc w:val="center"/>
              <w:rPr>
                <w:rFonts w:ascii="Times New Roman" w:hAnsi="Times New Roman"/>
                <w:sz w:val="20"/>
              </w:rPr>
            </w:pPr>
            <w:r w:rsidRPr="00A75031">
              <w:rPr>
                <w:rFonts w:ascii="Times New Roman" w:hAnsi="Times New Roman"/>
                <w:sz w:val="20"/>
              </w:rPr>
              <w:t>120</w:t>
            </w:r>
          </w:p>
        </w:tc>
      </w:tr>
      <w:tr w:rsidR="00A75031" w:rsidRPr="006159C1" w14:paraId="19A31BEC" w14:textId="77777777" w:rsidTr="0076429A">
        <w:trPr>
          <w:trHeight w:val="300"/>
        </w:trPr>
        <w:tc>
          <w:tcPr>
            <w:tcW w:w="1440" w:type="dxa"/>
            <w:tcBorders>
              <w:top w:val="nil"/>
              <w:left w:val="single" w:sz="8" w:space="0" w:color="auto"/>
              <w:bottom w:val="single" w:sz="4" w:space="0" w:color="auto"/>
              <w:right w:val="single" w:sz="8" w:space="0" w:color="auto"/>
            </w:tcBorders>
            <w:vAlign w:val="center"/>
            <w:hideMark/>
          </w:tcPr>
          <w:p w14:paraId="19A31BE2" w14:textId="77777777" w:rsidR="00A75031" w:rsidRPr="006159C1" w:rsidRDefault="00A75031"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Naphthalene</w:t>
            </w:r>
          </w:p>
        </w:tc>
        <w:tc>
          <w:tcPr>
            <w:tcW w:w="1047" w:type="dxa"/>
            <w:tcBorders>
              <w:top w:val="nil"/>
              <w:left w:val="single" w:sz="8" w:space="0" w:color="auto"/>
              <w:bottom w:val="single" w:sz="4" w:space="0" w:color="auto"/>
              <w:right w:val="single" w:sz="8" w:space="0" w:color="auto"/>
            </w:tcBorders>
          </w:tcPr>
          <w:p w14:paraId="19A31BE3" w14:textId="77777777" w:rsidR="00A75031" w:rsidRPr="006159C1" w:rsidRDefault="00A75031"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4" w:space="0" w:color="auto"/>
              <w:right w:val="single" w:sz="8" w:space="0" w:color="auto"/>
            </w:tcBorders>
          </w:tcPr>
          <w:p w14:paraId="19A31BE4" w14:textId="77777777" w:rsidR="00A75031" w:rsidRPr="00680281" w:rsidRDefault="00A75031" w:rsidP="00951887">
            <w:pPr>
              <w:spacing w:line="240" w:lineRule="auto"/>
              <w:jc w:val="center"/>
              <w:rPr>
                <w:rFonts w:ascii="Times New Roman" w:hAnsi="Times New Roman"/>
                <w:sz w:val="20"/>
              </w:rPr>
            </w:pPr>
            <w:r w:rsidRPr="003D148D">
              <w:rPr>
                <w:rFonts w:ascii="Times New Roman" w:hAnsi="Times New Roman"/>
                <w:sz w:val="20"/>
              </w:rPr>
              <w:t>0.720</w:t>
            </w:r>
          </w:p>
        </w:tc>
        <w:tc>
          <w:tcPr>
            <w:tcW w:w="720" w:type="dxa"/>
            <w:tcBorders>
              <w:top w:val="nil"/>
              <w:left w:val="single" w:sz="8" w:space="0" w:color="auto"/>
              <w:bottom w:val="single" w:sz="4" w:space="0" w:color="auto"/>
              <w:right w:val="single" w:sz="8" w:space="0" w:color="auto"/>
            </w:tcBorders>
            <w:vAlign w:val="center"/>
          </w:tcPr>
          <w:p w14:paraId="19A31BE5" w14:textId="77777777" w:rsidR="00A75031" w:rsidRPr="00680281" w:rsidRDefault="00A75031" w:rsidP="00951887">
            <w:pPr>
              <w:spacing w:line="240" w:lineRule="auto"/>
              <w:jc w:val="center"/>
              <w:rPr>
                <w:rFonts w:ascii="Times New Roman" w:hAnsi="Times New Roman"/>
                <w:sz w:val="20"/>
              </w:rPr>
            </w:pPr>
            <w:r w:rsidRPr="00951887">
              <w:rPr>
                <w:rFonts w:ascii="Times New Roman" w:hAnsi="Times New Roman"/>
                <w:sz w:val="20"/>
              </w:rPr>
              <w:t>47.1</w:t>
            </w:r>
          </w:p>
        </w:tc>
        <w:tc>
          <w:tcPr>
            <w:tcW w:w="720" w:type="dxa"/>
            <w:tcBorders>
              <w:top w:val="nil"/>
              <w:left w:val="single" w:sz="8" w:space="0" w:color="auto"/>
              <w:bottom w:val="single" w:sz="4" w:space="0" w:color="auto"/>
              <w:right w:val="single" w:sz="8" w:space="0" w:color="auto"/>
            </w:tcBorders>
            <w:vAlign w:val="center"/>
          </w:tcPr>
          <w:p w14:paraId="19A31BE6" w14:textId="77777777" w:rsidR="00A75031" w:rsidRPr="00951887" w:rsidRDefault="00A75031" w:rsidP="00951887">
            <w:pPr>
              <w:spacing w:line="240" w:lineRule="auto"/>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E7"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E8"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E9"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0.06</w:t>
            </w:r>
          </w:p>
        </w:tc>
        <w:tc>
          <w:tcPr>
            <w:tcW w:w="900" w:type="dxa"/>
            <w:tcBorders>
              <w:top w:val="nil"/>
              <w:left w:val="single" w:sz="8" w:space="0" w:color="auto"/>
              <w:bottom w:val="single" w:sz="4" w:space="0" w:color="auto"/>
              <w:right w:val="single" w:sz="8" w:space="0" w:color="auto"/>
            </w:tcBorders>
            <w:vAlign w:val="center"/>
          </w:tcPr>
          <w:p w14:paraId="19A31BEA"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 xml:space="preserve"> 29.64 </w:t>
            </w:r>
          </w:p>
        </w:tc>
        <w:tc>
          <w:tcPr>
            <w:tcW w:w="810" w:type="dxa"/>
            <w:tcBorders>
              <w:top w:val="nil"/>
              <w:left w:val="single" w:sz="8" w:space="0" w:color="auto"/>
              <w:bottom w:val="single" w:sz="4" w:space="0" w:color="auto"/>
              <w:right w:val="single" w:sz="8" w:space="0" w:color="auto"/>
            </w:tcBorders>
            <w:vAlign w:val="bottom"/>
          </w:tcPr>
          <w:p w14:paraId="19A31BEB" w14:textId="77777777" w:rsidR="00A75031" w:rsidRPr="00AA181C" w:rsidRDefault="00A75031" w:rsidP="00951887">
            <w:pPr>
              <w:spacing w:line="240" w:lineRule="auto"/>
              <w:jc w:val="center"/>
              <w:rPr>
                <w:rFonts w:ascii="Times New Roman" w:hAnsi="Times New Roman"/>
                <w:sz w:val="20"/>
              </w:rPr>
            </w:pPr>
            <w:r w:rsidRPr="00A75031">
              <w:rPr>
                <w:rFonts w:ascii="Times New Roman" w:hAnsi="Times New Roman"/>
                <w:sz w:val="20"/>
              </w:rPr>
              <w:t>78</w:t>
            </w:r>
          </w:p>
        </w:tc>
      </w:tr>
      <w:tr w:rsidR="00A75031" w:rsidRPr="006159C1" w14:paraId="19A31BF7" w14:textId="77777777" w:rsidTr="0076429A">
        <w:trPr>
          <w:trHeight w:val="300"/>
        </w:trPr>
        <w:tc>
          <w:tcPr>
            <w:tcW w:w="1440" w:type="dxa"/>
            <w:tcBorders>
              <w:top w:val="nil"/>
              <w:left w:val="single" w:sz="8" w:space="0" w:color="auto"/>
              <w:bottom w:val="single" w:sz="4" w:space="0" w:color="auto"/>
              <w:right w:val="single" w:sz="8" w:space="0" w:color="auto"/>
            </w:tcBorders>
            <w:vAlign w:val="center"/>
            <w:hideMark/>
          </w:tcPr>
          <w:p w14:paraId="19A31BED" w14:textId="77777777" w:rsidR="00A75031" w:rsidRPr="006159C1" w:rsidRDefault="00A75031" w:rsidP="006960A4">
            <w:pPr>
              <w:spacing w:line="240" w:lineRule="auto"/>
              <w:rPr>
                <w:rFonts w:ascii="Times New Roman" w:hAnsi="Times New Roman"/>
                <w:b/>
                <w:bCs/>
                <w:color w:val="000000"/>
                <w:sz w:val="18"/>
                <w:szCs w:val="18"/>
              </w:rPr>
            </w:pPr>
            <w:r>
              <w:rPr>
                <w:rFonts w:ascii="Times New Roman" w:hAnsi="Times New Roman"/>
                <w:b/>
                <w:bCs/>
                <w:color w:val="000000"/>
                <w:sz w:val="18"/>
                <w:szCs w:val="18"/>
              </w:rPr>
              <w:t>n-</w:t>
            </w:r>
            <w:r w:rsidRPr="006159C1">
              <w:rPr>
                <w:rFonts w:ascii="Times New Roman" w:hAnsi="Times New Roman"/>
                <w:b/>
                <w:bCs/>
                <w:color w:val="000000"/>
                <w:sz w:val="18"/>
                <w:szCs w:val="18"/>
              </w:rPr>
              <w:t>Hexane</w:t>
            </w:r>
          </w:p>
        </w:tc>
        <w:tc>
          <w:tcPr>
            <w:tcW w:w="1047" w:type="dxa"/>
            <w:tcBorders>
              <w:top w:val="nil"/>
              <w:left w:val="single" w:sz="8" w:space="0" w:color="auto"/>
              <w:bottom w:val="single" w:sz="4" w:space="0" w:color="auto"/>
              <w:right w:val="single" w:sz="8" w:space="0" w:color="auto"/>
            </w:tcBorders>
          </w:tcPr>
          <w:p w14:paraId="19A31BEE" w14:textId="77777777" w:rsidR="00A75031" w:rsidRPr="006159C1" w:rsidRDefault="00A75031"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4" w:space="0" w:color="auto"/>
              <w:right w:val="single" w:sz="8" w:space="0" w:color="auto"/>
            </w:tcBorders>
          </w:tcPr>
          <w:p w14:paraId="19A31BEF" w14:textId="77777777" w:rsidR="00A75031" w:rsidRPr="00680281" w:rsidRDefault="00A75031" w:rsidP="00951887">
            <w:pPr>
              <w:spacing w:line="240" w:lineRule="auto"/>
              <w:jc w:val="center"/>
              <w:rPr>
                <w:rFonts w:ascii="Times New Roman" w:hAnsi="Times New Roman"/>
                <w:sz w:val="20"/>
              </w:rPr>
            </w:pPr>
            <w:r w:rsidRPr="003D148D">
              <w:rPr>
                <w:rFonts w:ascii="Times New Roman" w:hAnsi="Times New Roman"/>
                <w:sz w:val="20"/>
              </w:rPr>
              <w:t>98.40</w:t>
            </w:r>
          </w:p>
        </w:tc>
        <w:tc>
          <w:tcPr>
            <w:tcW w:w="720" w:type="dxa"/>
            <w:tcBorders>
              <w:top w:val="nil"/>
              <w:left w:val="single" w:sz="8" w:space="0" w:color="auto"/>
              <w:bottom w:val="single" w:sz="4" w:space="0" w:color="auto"/>
              <w:right w:val="single" w:sz="8" w:space="0" w:color="auto"/>
            </w:tcBorders>
            <w:vAlign w:val="center"/>
          </w:tcPr>
          <w:p w14:paraId="19A31BF0" w14:textId="77777777" w:rsidR="00A75031" w:rsidRPr="00680281" w:rsidRDefault="00A75031" w:rsidP="00951887">
            <w:pPr>
              <w:spacing w:line="240" w:lineRule="auto"/>
              <w:jc w:val="center"/>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F1" w14:textId="77777777" w:rsidR="00A75031" w:rsidRPr="00951887" w:rsidRDefault="00A75031" w:rsidP="00951887">
            <w:pPr>
              <w:spacing w:line="240" w:lineRule="auto"/>
              <w:rPr>
                <w:rFonts w:ascii="Times New Roman" w:hAnsi="Times New Roman"/>
                <w:sz w:val="20"/>
              </w:rPr>
            </w:pPr>
          </w:p>
        </w:tc>
        <w:tc>
          <w:tcPr>
            <w:tcW w:w="720" w:type="dxa"/>
            <w:tcBorders>
              <w:top w:val="nil"/>
              <w:left w:val="single" w:sz="8" w:space="0" w:color="auto"/>
              <w:bottom w:val="single" w:sz="4" w:space="0" w:color="auto"/>
              <w:right w:val="single" w:sz="8" w:space="0" w:color="auto"/>
            </w:tcBorders>
            <w:vAlign w:val="center"/>
          </w:tcPr>
          <w:p w14:paraId="19A31BF2"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F3" w14:textId="77777777" w:rsidR="00A75031" w:rsidRPr="00951887" w:rsidRDefault="00A75031" w:rsidP="00951887">
            <w:pPr>
              <w:spacing w:line="240" w:lineRule="auto"/>
              <w:rPr>
                <w:rFonts w:ascii="Times New Roman" w:hAnsi="Times New Roman"/>
                <w:sz w:val="20"/>
              </w:rPr>
            </w:pPr>
          </w:p>
        </w:tc>
        <w:tc>
          <w:tcPr>
            <w:tcW w:w="810" w:type="dxa"/>
            <w:tcBorders>
              <w:top w:val="nil"/>
              <w:left w:val="single" w:sz="8" w:space="0" w:color="auto"/>
              <w:bottom w:val="single" w:sz="4" w:space="0" w:color="auto"/>
              <w:right w:val="single" w:sz="8" w:space="0" w:color="auto"/>
            </w:tcBorders>
            <w:vAlign w:val="center"/>
          </w:tcPr>
          <w:p w14:paraId="19A31BF4"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8.16</w:t>
            </w:r>
          </w:p>
        </w:tc>
        <w:tc>
          <w:tcPr>
            <w:tcW w:w="900" w:type="dxa"/>
            <w:tcBorders>
              <w:top w:val="nil"/>
              <w:left w:val="single" w:sz="8" w:space="0" w:color="auto"/>
              <w:bottom w:val="single" w:sz="4" w:space="0" w:color="auto"/>
              <w:right w:val="single" w:sz="8" w:space="0" w:color="auto"/>
            </w:tcBorders>
            <w:vAlign w:val="center"/>
          </w:tcPr>
          <w:p w14:paraId="19A31BF5" w14:textId="77777777" w:rsidR="00A75031" w:rsidRPr="00951887" w:rsidRDefault="00A75031" w:rsidP="00951887">
            <w:pPr>
              <w:spacing w:line="240" w:lineRule="auto"/>
              <w:jc w:val="center"/>
              <w:rPr>
                <w:rFonts w:ascii="Times New Roman" w:hAnsi="Times New Roman"/>
                <w:sz w:val="20"/>
              </w:rPr>
            </w:pPr>
            <w:r w:rsidRPr="00951887">
              <w:rPr>
                <w:rFonts w:ascii="Times New Roman" w:hAnsi="Times New Roman"/>
                <w:sz w:val="20"/>
              </w:rPr>
              <w:t xml:space="preserve"> 4.35 </w:t>
            </w:r>
          </w:p>
        </w:tc>
        <w:tc>
          <w:tcPr>
            <w:tcW w:w="810" w:type="dxa"/>
            <w:tcBorders>
              <w:top w:val="nil"/>
              <w:left w:val="single" w:sz="8" w:space="0" w:color="auto"/>
              <w:bottom w:val="single" w:sz="4" w:space="0" w:color="auto"/>
              <w:right w:val="single" w:sz="8" w:space="0" w:color="auto"/>
            </w:tcBorders>
            <w:vAlign w:val="bottom"/>
          </w:tcPr>
          <w:p w14:paraId="19A31BF6" w14:textId="77777777" w:rsidR="00A75031" w:rsidRPr="00AA181C" w:rsidRDefault="00A75031" w:rsidP="00951887">
            <w:pPr>
              <w:spacing w:line="240" w:lineRule="auto"/>
              <w:jc w:val="center"/>
              <w:rPr>
                <w:rFonts w:ascii="Times New Roman" w:hAnsi="Times New Roman"/>
                <w:sz w:val="20"/>
              </w:rPr>
            </w:pPr>
            <w:r w:rsidRPr="00A75031">
              <w:rPr>
                <w:rFonts w:ascii="Times New Roman" w:hAnsi="Times New Roman"/>
                <w:sz w:val="20"/>
              </w:rPr>
              <w:t>111</w:t>
            </w:r>
          </w:p>
        </w:tc>
      </w:tr>
      <w:tr w:rsidR="00A75031" w:rsidRPr="006159C1" w14:paraId="19A31C02" w14:textId="77777777" w:rsidTr="0076429A">
        <w:trPr>
          <w:trHeight w:val="315"/>
        </w:trPr>
        <w:tc>
          <w:tcPr>
            <w:tcW w:w="1440" w:type="dxa"/>
            <w:tcBorders>
              <w:top w:val="nil"/>
              <w:left w:val="single" w:sz="8" w:space="0" w:color="auto"/>
              <w:bottom w:val="single" w:sz="8" w:space="0" w:color="auto"/>
              <w:right w:val="single" w:sz="8" w:space="0" w:color="auto"/>
            </w:tcBorders>
            <w:vAlign w:val="center"/>
            <w:hideMark/>
          </w:tcPr>
          <w:p w14:paraId="19A31BF8" w14:textId="77777777" w:rsidR="00A75031" w:rsidRPr="006159C1" w:rsidRDefault="00A75031"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Propylene</w:t>
            </w:r>
          </w:p>
        </w:tc>
        <w:tc>
          <w:tcPr>
            <w:tcW w:w="1047" w:type="dxa"/>
            <w:tcBorders>
              <w:top w:val="nil"/>
              <w:left w:val="single" w:sz="8" w:space="0" w:color="auto"/>
              <w:bottom w:val="single" w:sz="8" w:space="0" w:color="auto"/>
              <w:right w:val="single" w:sz="8" w:space="0" w:color="auto"/>
            </w:tcBorders>
          </w:tcPr>
          <w:p w14:paraId="19A31BF9" w14:textId="77777777" w:rsidR="00A75031" w:rsidRPr="006159C1" w:rsidRDefault="00A75031"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8" w:space="0" w:color="auto"/>
              <w:right w:val="single" w:sz="8" w:space="0" w:color="auto"/>
            </w:tcBorders>
            <w:vAlign w:val="center"/>
          </w:tcPr>
          <w:p w14:paraId="19A31BFA" w14:textId="77777777" w:rsidR="00A75031" w:rsidRPr="00951887" w:rsidRDefault="00A75031" w:rsidP="00951887">
            <w:pPr>
              <w:spacing w:line="240" w:lineRule="auto"/>
              <w:jc w:val="center"/>
              <w:rPr>
                <w:rFonts w:ascii="Times New Roman" w:hAnsi="Times New Roman"/>
                <w:sz w:val="20"/>
              </w:rPr>
            </w:pPr>
          </w:p>
        </w:tc>
        <w:tc>
          <w:tcPr>
            <w:tcW w:w="720" w:type="dxa"/>
            <w:tcBorders>
              <w:top w:val="nil"/>
              <w:left w:val="single" w:sz="8" w:space="0" w:color="auto"/>
              <w:bottom w:val="single" w:sz="8" w:space="0" w:color="auto"/>
              <w:right w:val="single" w:sz="8" w:space="0" w:color="auto"/>
            </w:tcBorders>
            <w:vAlign w:val="center"/>
          </w:tcPr>
          <w:p w14:paraId="19A31BFB" w14:textId="77777777" w:rsidR="00A75031" w:rsidRPr="00951887" w:rsidRDefault="00A75031" w:rsidP="00951887">
            <w:pPr>
              <w:spacing w:line="240" w:lineRule="auto"/>
              <w:jc w:val="center"/>
              <w:rPr>
                <w:rFonts w:ascii="Times New Roman" w:hAnsi="Times New Roman"/>
                <w:sz w:val="20"/>
              </w:rPr>
            </w:pPr>
          </w:p>
        </w:tc>
        <w:tc>
          <w:tcPr>
            <w:tcW w:w="720" w:type="dxa"/>
            <w:tcBorders>
              <w:top w:val="nil"/>
              <w:left w:val="single" w:sz="8" w:space="0" w:color="auto"/>
              <w:bottom w:val="single" w:sz="8" w:space="0" w:color="auto"/>
              <w:right w:val="single" w:sz="8" w:space="0" w:color="auto"/>
            </w:tcBorders>
            <w:vAlign w:val="center"/>
          </w:tcPr>
          <w:p w14:paraId="19A31BFC" w14:textId="77777777" w:rsidR="00A75031" w:rsidRPr="00951887" w:rsidRDefault="00A75031" w:rsidP="00951887">
            <w:pPr>
              <w:spacing w:line="240" w:lineRule="auto"/>
              <w:jc w:val="center"/>
              <w:rPr>
                <w:rFonts w:ascii="Times New Roman" w:hAnsi="Times New Roman"/>
                <w:sz w:val="20"/>
              </w:rPr>
            </w:pPr>
          </w:p>
        </w:tc>
        <w:tc>
          <w:tcPr>
            <w:tcW w:w="720" w:type="dxa"/>
            <w:tcBorders>
              <w:top w:val="nil"/>
              <w:left w:val="single" w:sz="8" w:space="0" w:color="auto"/>
              <w:bottom w:val="single" w:sz="8" w:space="0" w:color="auto"/>
              <w:right w:val="single" w:sz="8" w:space="0" w:color="auto"/>
            </w:tcBorders>
            <w:vAlign w:val="center"/>
          </w:tcPr>
          <w:p w14:paraId="19A31BFD" w14:textId="77777777" w:rsidR="00A75031" w:rsidRPr="00951887" w:rsidRDefault="00A75031" w:rsidP="00951887">
            <w:pPr>
              <w:spacing w:line="240" w:lineRule="auto"/>
              <w:jc w:val="center"/>
              <w:rPr>
                <w:rFonts w:ascii="Times New Roman" w:hAnsi="Times New Roman"/>
                <w:sz w:val="20"/>
              </w:rPr>
            </w:pPr>
          </w:p>
        </w:tc>
        <w:tc>
          <w:tcPr>
            <w:tcW w:w="810" w:type="dxa"/>
            <w:tcBorders>
              <w:top w:val="nil"/>
              <w:left w:val="single" w:sz="8" w:space="0" w:color="auto"/>
              <w:bottom w:val="single" w:sz="8" w:space="0" w:color="auto"/>
              <w:right w:val="single" w:sz="8" w:space="0" w:color="auto"/>
            </w:tcBorders>
            <w:vAlign w:val="center"/>
          </w:tcPr>
          <w:p w14:paraId="19A31BFE" w14:textId="77777777" w:rsidR="00A75031" w:rsidRPr="00951887" w:rsidRDefault="00A75031" w:rsidP="00951887">
            <w:pPr>
              <w:spacing w:line="240" w:lineRule="auto"/>
              <w:jc w:val="center"/>
              <w:rPr>
                <w:rFonts w:ascii="Times New Roman" w:hAnsi="Times New Roman"/>
                <w:sz w:val="20"/>
              </w:rPr>
            </w:pPr>
          </w:p>
        </w:tc>
        <w:tc>
          <w:tcPr>
            <w:tcW w:w="810" w:type="dxa"/>
            <w:tcBorders>
              <w:top w:val="nil"/>
              <w:left w:val="single" w:sz="8" w:space="0" w:color="auto"/>
              <w:bottom w:val="single" w:sz="8" w:space="0" w:color="auto"/>
              <w:right w:val="single" w:sz="8" w:space="0" w:color="auto"/>
            </w:tcBorders>
            <w:vAlign w:val="center"/>
          </w:tcPr>
          <w:p w14:paraId="19A31BFF" w14:textId="77777777" w:rsidR="00A75031" w:rsidRPr="00951887" w:rsidRDefault="00A75031" w:rsidP="00951887">
            <w:pPr>
              <w:spacing w:line="240" w:lineRule="auto"/>
              <w:jc w:val="center"/>
              <w:rPr>
                <w:rFonts w:ascii="Times New Roman" w:hAnsi="Times New Roman"/>
                <w:sz w:val="20"/>
              </w:rPr>
            </w:pPr>
          </w:p>
        </w:tc>
        <w:tc>
          <w:tcPr>
            <w:tcW w:w="900" w:type="dxa"/>
            <w:tcBorders>
              <w:top w:val="nil"/>
              <w:left w:val="single" w:sz="8" w:space="0" w:color="auto"/>
              <w:bottom w:val="single" w:sz="8" w:space="0" w:color="auto"/>
              <w:right w:val="single" w:sz="8" w:space="0" w:color="auto"/>
            </w:tcBorders>
            <w:vAlign w:val="center"/>
          </w:tcPr>
          <w:p w14:paraId="19A31C00" w14:textId="77777777" w:rsidR="00A75031" w:rsidRPr="00951887" w:rsidRDefault="00A75031" w:rsidP="00951887">
            <w:pPr>
              <w:jc w:val="center"/>
              <w:rPr>
                <w:rFonts w:ascii="Times New Roman" w:hAnsi="Times New Roman"/>
                <w:sz w:val="20"/>
              </w:rPr>
            </w:pPr>
            <w:r w:rsidRPr="00951887">
              <w:rPr>
                <w:rFonts w:ascii="Times New Roman" w:hAnsi="Times New Roman"/>
                <w:sz w:val="20"/>
              </w:rPr>
              <w:t xml:space="preserve"> 85.03 </w:t>
            </w:r>
          </w:p>
        </w:tc>
        <w:tc>
          <w:tcPr>
            <w:tcW w:w="810" w:type="dxa"/>
            <w:tcBorders>
              <w:top w:val="nil"/>
              <w:left w:val="single" w:sz="8" w:space="0" w:color="auto"/>
              <w:bottom w:val="single" w:sz="8" w:space="0" w:color="auto"/>
              <w:right w:val="single" w:sz="8" w:space="0" w:color="auto"/>
            </w:tcBorders>
            <w:vAlign w:val="bottom"/>
          </w:tcPr>
          <w:p w14:paraId="19A31C01" w14:textId="77777777" w:rsidR="00A75031" w:rsidRPr="00AA181C" w:rsidRDefault="00A75031" w:rsidP="00A75031">
            <w:pPr>
              <w:spacing w:line="240" w:lineRule="auto"/>
              <w:jc w:val="center"/>
              <w:rPr>
                <w:rFonts w:ascii="Times New Roman" w:hAnsi="Times New Roman"/>
                <w:sz w:val="20"/>
              </w:rPr>
            </w:pPr>
            <w:r w:rsidRPr="00951887">
              <w:rPr>
                <w:rFonts w:ascii="Times New Roman" w:hAnsi="Times New Roman"/>
                <w:sz w:val="20"/>
              </w:rPr>
              <w:t>85</w:t>
            </w:r>
          </w:p>
        </w:tc>
      </w:tr>
    </w:tbl>
    <w:p w14:paraId="19A31C03" w14:textId="77777777" w:rsidR="005F6EEE" w:rsidRDefault="005F6EEE" w:rsidP="005F6EEE">
      <w:pPr>
        <w:spacing w:line="300" w:lineRule="atLeast"/>
        <w:rPr>
          <w:rFonts w:ascii="Times New Roman" w:hAnsi="Times New Roman"/>
          <w:sz w:val="20"/>
        </w:rPr>
      </w:pPr>
    </w:p>
    <w:p w14:paraId="19A31C04" w14:textId="77777777" w:rsidR="005F6EEE" w:rsidRDefault="005F6EEE" w:rsidP="00684936">
      <w:pPr>
        <w:autoSpaceDE w:val="0"/>
        <w:autoSpaceDN w:val="0"/>
        <w:adjustRightInd w:val="0"/>
        <w:rPr>
          <w:rFonts w:ascii="Times New Roman" w:hAnsi="Times New Roman"/>
          <w:sz w:val="20"/>
        </w:rPr>
      </w:pPr>
      <w:r>
        <w:rPr>
          <w:rFonts w:ascii="Times New Roman" w:hAnsi="Times New Roman"/>
          <w:sz w:val="20"/>
        </w:rPr>
        <w:t>The total project hourly TAC emissions are summarized in the following table.  Only TACs with acute toxic triggers are included.</w:t>
      </w:r>
    </w:p>
    <w:p w14:paraId="19A31C05" w14:textId="77777777" w:rsidR="005F6EEE" w:rsidRDefault="005F6EEE" w:rsidP="00684936">
      <w:pPr>
        <w:autoSpaceDE w:val="0"/>
        <w:autoSpaceDN w:val="0"/>
        <w:adjustRightInd w:val="0"/>
        <w:rPr>
          <w:rFonts w:ascii="Times New Roman" w:hAnsi="Times New Roman"/>
          <w:sz w:val="20"/>
        </w:rPr>
      </w:pPr>
    </w:p>
    <w:tbl>
      <w:tblPr>
        <w:tblW w:w="8910" w:type="dxa"/>
        <w:tblInd w:w="108" w:type="dxa"/>
        <w:tblLayout w:type="fixed"/>
        <w:tblLook w:val="04A0" w:firstRow="1" w:lastRow="0" w:firstColumn="1" w:lastColumn="0" w:noHBand="0" w:noVBand="1"/>
      </w:tblPr>
      <w:tblGrid>
        <w:gridCol w:w="1440"/>
        <w:gridCol w:w="1047"/>
        <w:gridCol w:w="933"/>
        <w:gridCol w:w="720"/>
        <w:gridCol w:w="720"/>
        <w:gridCol w:w="720"/>
        <w:gridCol w:w="810"/>
        <w:gridCol w:w="810"/>
        <w:gridCol w:w="900"/>
        <w:gridCol w:w="810"/>
      </w:tblGrid>
      <w:tr w:rsidR="005F6EEE" w:rsidRPr="006159C1" w14:paraId="19A31C07" w14:textId="77777777" w:rsidTr="006960A4">
        <w:trPr>
          <w:cantSplit/>
          <w:trHeight w:val="358"/>
          <w:tblHeader/>
        </w:trPr>
        <w:tc>
          <w:tcPr>
            <w:tcW w:w="8910" w:type="dxa"/>
            <w:gridSpan w:val="10"/>
            <w:tcBorders>
              <w:top w:val="single" w:sz="8" w:space="0" w:color="auto"/>
              <w:left w:val="single" w:sz="8" w:space="0" w:color="auto"/>
              <w:bottom w:val="single" w:sz="4" w:space="0" w:color="000000"/>
              <w:right w:val="single" w:sz="4" w:space="0" w:color="auto"/>
            </w:tcBorders>
            <w:shd w:val="clear" w:color="auto" w:fill="B8CCE4" w:themeFill="accent1" w:themeFillTint="66"/>
            <w:noWrap/>
            <w:vAlign w:val="center"/>
            <w:hideMark/>
          </w:tcPr>
          <w:p w14:paraId="19A31C06"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 Project TAC Emissions, lbs/hour</w:t>
            </w:r>
          </w:p>
        </w:tc>
      </w:tr>
      <w:tr w:rsidR="005F6EEE" w:rsidRPr="006159C1" w14:paraId="19A31C12" w14:textId="77777777" w:rsidTr="006960A4">
        <w:trPr>
          <w:cantSplit/>
          <w:trHeight w:val="420"/>
          <w:tblHeader/>
        </w:trPr>
        <w:tc>
          <w:tcPr>
            <w:tcW w:w="1440" w:type="dxa"/>
            <w:vMerge w:val="restart"/>
            <w:tcBorders>
              <w:top w:val="single" w:sz="8" w:space="0" w:color="auto"/>
              <w:left w:val="single" w:sz="8" w:space="0" w:color="auto"/>
              <w:right w:val="single" w:sz="4" w:space="0" w:color="auto"/>
            </w:tcBorders>
            <w:shd w:val="clear" w:color="auto" w:fill="B8CCE4" w:themeFill="accent1" w:themeFillTint="66"/>
            <w:noWrap/>
            <w:vAlign w:val="center"/>
            <w:hideMark/>
          </w:tcPr>
          <w:p w14:paraId="19A31C08" w14:textId="77777777" w:rsidR="005F6EEE" w:rsidRPr="006159C1"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TAC</w:t>
            </w:r>
          </w:p>
        </w:tc>
        <w:tc>
          <w:tcPr>
            <w:tcW w:w="1047"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C09"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S-1560 Marine Cargo Carrier</w:t>
            </w:r>
          </w:p>
        </w:tc>
        <w:tc>
          <w:tcPr>
            <w:tcW w:w="1653"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9A31C0A"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S-1560 Loading Operations</w:t>
            </w:r>
          </w:p>
        </w:tc>
        <w:tc>
          <w:tcPr>
            <w:tcW w:w="72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C0B" w14:textId="77777777" w:rsidR="005F6EEE" w:rsidRDefault="005F6EEE" w:rsidP="006960A4">
            <w:pPr>
              <w:spacing w:line="240" w:lineRule="auto"/>
              <w:ind w:left="-108"/>
              <w:jc w:val="center"/>
              <w:rPr>
                <w:rFonts w:ascii="Times New Roman" w:hAnsi="Times New Roman"/>
                <w:b/>
                <w:bCs/>
                <w:color w:val="000000"/>
                <w:sz w:val="18"/>
                <w:szCs w:val="18"/>
              </w:rPr>
            </w:pPr>
            <w:r>
              <w:rPr>
                <w:rFonts w:ascii="Times New Roman" w:hAnsi="Times New Roman"/>
                <w:b/>
                <w:bCs/>
                <w:color w:val="000000"/>
                <w:sz w:val="18"/>
                <w:szCs w:val="18"/>
              </w:rPr>
              <w:t>S-1561</w:t>
            </w:r>
          </w:p>
          <w:p w14:paraId="19A31C0C" w14:textId="77777777" w:rsidR="005F6EEE" w:rsidRDefault="005F6EEE" w:rsidP="006960A4">
            <w:pPr>
              <w:spacing w:line="240" w:lineRule="auto"/>
              <w:ind w:left="-108"/>
              <w:jc w:val="center"/>
              <w:rPr>
                <w:rFonts w:ascii="Times New Roman" w:hAnsi="Times New Roman"/>
                <w:b/>
                <w:bCs/>
                <w:color w:val="000000"/>
                <w:sz w:val="18"/>
                <w:szCs w:val="18"/>
              </w:rPr>
            </w:pPr>
            <w:r>
              <w:rPr>
                <w:rFonts w:ascii="Times New Roman" w:hAnsi="Times New Roman"/>
                <w:b/>
                <w:bCs/>
                <w:color w:val="000000"/>
                <w:sz w:val="18"/>
                <w:szCs w:val="18"/>
              </w:rPr>
              <w:t>Genera-tor</w:t>
            </w:r>
          </w:p>
        </w:tc>
        <w:tc>
          <w:tcPr>
            <w:tcW w:w="72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C0D" w14:textId="77777777" w:rsidR="005F6EEE" w:rsidRDefault="005F6EEE" w:rsidP="006960A4">
            <w:pPr>
              <w:spacing w:line="240" w:lineRule="auto"/>
              <w:ind w:right="-33"/>
              <w:jc w:val="center"/>
              <w:rPr>
                <w:rFonts w:ascii="Times New Roman" w:hAnsi="Times New Roman"/>
                <w:b/>
                <w:bCs/>
                <w:color w:val="000000"/>
                <w:sz w:val="18"/>
                <w:szCs w:val="18"/>
              </w:rPr>
            </w:pPr>
            <w:r>
              <w:rPr>
                <w:rFonts w:ascii="Times New Roman" w:hAnsi="Times New Roman"/>
                <w:b/>
                <w:bCs/>
                <w:color w:val="000000"/>
                <w:sz w:val="18"/>
                <w:szCs w:val="18"/>
              </w:rPr>
              <w:t>S-1562 East Pump</w:t>
            </w:r>
          </w:p>
        </w:tc>
        <w:tc>
          <w:tcPr>
            <w:tcW w:w="81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C0E"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S-1563 West Pump</w:t>
            </w:r>
          </w:p>
        </w:tc>
        <w:tc>
          <w:tcPr>
            <w:tcW w:w="81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C0F"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S-1564 Slop Tank</w:t>
            </w:r>
          </w:p>
        </w:tc>
        <w:tc>
          <w:tcPr>
            <w:tcW w:w="90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C10" w14:textId="77777777" w:rsidR="005F6EEE" w:rsidRDefault="005F6EEE" w:rsidP="006960A4">
            <w:pPr>
              <w:spacing w:line="240" w:lineRule="auto"/>
              <w:ind w:left="-108" w:right="-108"/>
              <w:jc w:val="center"/>
              <w:rPr>
                <w:rFonts w:ascii="Times New Roman" w:hAnsi="Times New Roman"/>
                <w:b/>
                <w:bCs/>
                <w:color w:val="000000"/>
                <w:sz w:val="18"/>
                <w:szCs w:val="18"/>
              </w:rPr>
            </w:pPr>
            <w:r>
              <w:rPr>
                <w:rFonts w:ascii="Times New Roman" w:hAnsi="Times New Roman"/>
                <w:b/>
                <w:bCs/>
                <w:color w:val="000000"/>
                <w:sz w:val="18"/>
                <w:szCs w:val="18"/>
              </w:rPr>
              <w:t>Fugitives</w:t>
            </w:r>
          </w:p>
        </w:tc>
        <w:tc>
          <w:tcPr>
            <w:tcW w:w="810" w:type="dxa"/>
            <w:vMerge w:val="restart"/>
            <w:tcBorders>
              <w:top w:val="single" w:sz="4" w:space="0" w:color="auto"/>
              <w:left w:val="single" w:sz="4" w:space="0" w:color="auto"/>
              <w:right w:val="single" w:sz="4" w:space="0" w:color="auto"/>
            </w:tcBorders>
            <w:shd w:val="clear" w:color="auto" w:fill="B8CCE4" w:themeFill="accent1" w:themeFillTint="66"/>
            <w:vAlign w:val="center"/>
          </w:tcPr>
          <w:p w14:paraId="19A31C11" w14:textId="77777777" w:rsidR="005F6EEE" w:rsidRDefault="005F6EEE" w:rsidP="006960A4">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Total</w:t>
            </w:r>
          </w:p>
        </w:tc>
      </w:tr>
      <w:tr w:rsidR="005F6EEE" w:rsidRPr="006159C1" w14:paraId="19A31C1D" w14:textId="77777777" w:rsidTr="006960A4">
        <w:trPr>
          <w:cantSplit/>
          <w:trHeight w:val="420"/>
          <w:tblHeader/>
        </w:trPr>
        <w:tc>
          <w:tcPr>
            <w:tcW w:w="1440" w:type="dxa"/>
            <w:vMerge/>
            <w:tcBorders>
              <w:left w:val="single" w:sz="8" w:space="0" w:color="auto"/>
              <w:bottom w:val="single" w:sz="4" w:space="0" w:color="000000"/>
              <w:right w:val="single" w:sz="4" w:space="0" w:color="auto"/>
            </w:tcBorders>
            <w:shd w:val="clear" w:color="000000" w:fill="D9D9D9"/>
            <w:noWrap/>
            <w:vAlign w:val="center"/>
            <w:hideMark/>
          </w:tcPr>
          <w:p w14:paraId="19A31C13" w14:textId="77777777" w:rsidR="005F6EEE" w:rsidRDefault="005F6EEE" w:rsidP="006960A4">
            <w:pPr>
              <w:spacing w:line="240" w:lineRule="auto"/>
              <w:jc w:val="center"/>
              <w:rPr>
                <w:rFonts w:ascii="Times New Roman" w:hAnsi="Times New Roman"/>
                <w:b/>
                <w:bCs/>
                <w:color w:val="000000"/>
                <w:sz w:val="18"/>
                <w:szCs w:val="18"/>
              </w:rPr>
            </w:pPr>
          </w:p>
        </w:tc>
        <w:tc>
          <w:tcPr>
            <w:tcW w:w="1047" w:type="dxa"/>
            <w:vMerge/>
            <w:tcBorders>
              <w:left w:val="single" w:sz="4" w:space="0" w:color="auto"/>
              <w:bottom w:val="single" w:sz="4" w:space="0" w:color="auto"/>
              <w:right w:val="single" w:sz="4" w:space="0" w:color="auto"/>
            </w:tcBorders>
            <w:shd w:val="clear" w:color="000000" w:fill="D9D9D9"/>
          </w:tcPr>
          <w:p w14:paraId="19A31C14" w14:textId="77777777" w:rsidR="005F6EEE" w:rsidRDefault="005F6EEE" w:rsidP="006960A4">
            <w:pPr>
              <w:spacing w:line="240" w:lineRule="auto"/>
              <w:jc w:val="center"/>
              <w:rPr>
                <w:rFonts w:ascii="Times New Roman" w:hAnsi="Times New Roman"/>
                <w:b/>
                <w:bCs/>
                <w:color w:val="000000"/>
                <w:sz w:val="18"/>
                <w:szCs w:val="18"/>
              </w:rPr>
            </w:pPr>
          </w:p>
        </w:tc>
        <w:tc>
          <w:tcPr>
            <w:tcW w:w="933"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9A31C15" w14:textId="77777777" w:rsidR="005F6EEE" w:rsidRDefault="005F6EEE" w:rsidP="006960A4">
            <w:pPr>
              <w:spacing w:line="240" w:lineRule="auto"/>
              <w:ind w:right="-33"/>
              <w:jc w:val="center"/>
              <w:rPr>
                <w:rFonts w:ascii="Times New Roman" w:hAnsi="Times New Roman"/>
                <w:b/>
                <w:bCs/>
                <w:color w:val="000000"/>
                <w:sz w:val="18"/>
                <w:szCs w:val="18"/>
              </w:rPr>
            </w:pPr>
            <w:r>
              <w:rPr>
                <w:rFonts w:ascii="Times New Roman" w:hAnsi="Times New Roman"/>
                <w:b/>
                <w:bCs/>
                <w:color w:val="000000"/>
                <w:sz w:val="18"/>
                <w:szCs w:val="18"/>
              </w:rPr>
              <w:t>Gasoline</w:t>
            </w:r>
          </w:p>
        </w:tc>
        <w:tc>
          <w:tcPr>
            <w:tcW w:w="72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9A31C16" w14:textId="77777777" w:rsidR="005F6EEE" w:rsidRDefault="005F6EEE" w:rsidP="006960A4">
            <w:pPr>
              <w:spacing w:line="240" w:lineRule="auto"/>
              <w:ind w:right="-33"/>
              <w:jc w:val="center"/>
              <w:rPr>
                <w:rFonts w:ascii="Times New Roman" w:hAnsi="Times New Roman"/>
                <w:b/>
                <w:bCs/>
                <w:color w:val="000000"/>
                <w:sz w:val="18"/>
                <w:szCs w:val="18"/>
              </w:rPr>
            </w:pPr>
            <w:r>
              <w:rPr>
                <w:rFonts w:ascii="Times New Roman" w:hAnsi="Times New Roman"/>
                <w:b/>
                <w:bCs/>
                <w:color w:val="000000"/>
                <w:sz w:val="18"/>
                <w:szCs w:val="18"/>
              </w:rPr>
              <w:t>Diesel</w:t>
            </w:r>
          </w:p>
        </w:tc>
        <w:tc>
          <w:tcPr>
            <w:tcW w:w="720" w:type="dxa"/>
            <w:vMerge/>
            <w:tcBorders>
              <w:left w:val="single" w:sz="4" w:space="0" w:color="auto"/>
              <w:bottom w:val="single" w:sz="4" w:space="0" w:color="auto"/>
              <w:right w:val="single" w:sz="4" w:space="0" w:color="auto"/>
            </w:tcBorders>
            <w:shd w:val="clear" w:color="000000" w:fill="D9D9D9"/>
          </w:tcPr>
          <w:p w14:paraId="19A31C17" w14:textId="77777777" w:rsidR="005F6EEE" w:rsidRDefault="005F6EEE" w:rsidP="006960A4">
            <w:pPr>
              <w:spacing w:line="240" w:lineRule="auto"/>
              <w:jc w:val="center"/>
              <w:rPr>
                <w:rFonts w:ascii="Times New Roman" w:hAnsi="Times New Roman"/>
                <w:b/>
                <w:bCs/>
                <w:color w:val="000000"/>
                <w:sz w:val="18"/>
                <w:szCs w:val="18"/>
              </w:rPr>
            </w:pPr>
          </w:p>
        </w:tc>
        <w:tc>
          <w:tcPr>
            <w:tcW w:w="720" w:type="dxa"/>
            <w:vMerge/>
            <w:tcBorders>
              <w:left w:val="single" w:sz="4" w:space="0" w:color="auto"/>
              <w:bottom w:val="single" w:sz="4" w:space="0" w:color="auto"/>
              <w:right w:val="single" w:sz="4" w:space="0" w:color="auto"/>
            </w:tcBorders>
            <w:shd w:val="clear" w:color="000000" w:fill="D9D9D9"/>
          </w:tcPr>
          <w:p w14:paraId="19A31C18" w14:textId="77777777" w:rsidR="005F6EEE" w:rsidRDefault="005F6EEE" w:rsidP="006960A4">
            <w:pPr>
              <w:spacing w:line="240" w:lineRule="auto"/>
              <w:jc w:val="center"/>
              <w:rPr>
                <w:rFonts w:ascii="Times New Roman" w:hAnsi="Times New Roman"/>
                <w:b/>
                <w:bCs/>
                <w:color w:val="000000"/>
                <w:sz w:val="18"/>
                <w:szCs w:val="18"/>
              </w:rPr>
            </w:pPr>
          </w:p>
        </w:tc>
        <w:tc>
          <w:tcPr>
            <w:tcW w:w="810" w:type="dxa"/>
            <w:vMerge/>
            <w:tcBorders>
              <w:left w:val="single" w:sz="4" w:space="0" w:color="auto"/>
              <w:bottom w:val="single" w:sz="4" w:space="0" w:color="auto"/>
              <w:right w:val="single" w:sz="4" w:space="0" w:color="auto"/>
            </w:tcBorders>
            <w:shd w:val="clear" w:color="000000" w:fill="D9D9D9"/>
          </w:tcPr>
          <w:p w14:paraId="19A31C19" w14:textId="77777777" w:rsidR="005F6EEE" w:rsidRDefault="005F6EEE" w:rsidP="006960A4">
            <w:pPr>
              <w:spacing w:line="240" w:lineRule="auto"/>
              <w:jc w:val="center"/>
              <w:rPr>
                <w:rFonts w:ascii="Times New Roman" w:hAnsi="Times New Roman"/>
                <w:b/>
                <w:bCs/>
                <w:color w:val="000000"/>
                <w:sz w:val="18"/>
                <w:szCs w:val="18"/>
              </w:rPr>
            </w:pPr>
          </w:p>
        </w:tc>
        <w:tc>
          <w:tcPr>
            <w:tcW w:w="810" w:type="dxa"/>
            <w:vMerge/>
            <w:tcBorders>
              <w:left w:val="single" w:sz="4" w:space="0" w:color="auto"/>
              <w:bottom w:val="single" w:sz="4" w:space="0" w:color="auto"/>
              <w:right w:val="single" w:sz="4" w:space="0" w:color="auto"/>
            </w:tcBorders>
            <w:shd w:val="clear" w:color="000000" w:fill="D9D9D9"/>
          </w:tcPr>
          <w:p w14:paraId="19A31C1A" w14:textId="77777777" w:rsidR="005F6EEE" w:rsidRDefault="005F6EEE" w:rsidP="006960A4">
            <w:pPr>
              <w:spacing w:line="240" w:lineRule="auto"/>
              <w:jc w:val="center"/>
              <w:rPr>
                <w:rFonts w:ascii="Times New Roman" w:hAnsi="Times New Roman"/>
                <w:b/>
                <w:bCs/>
                <w:color w:val="000000"/>
                <w:sz w:val="18"/>
                <w:szCs w:val="18"/>
              </w:rPr>
            </w:pPr>
          </w:p>
        </w:tc>
        <w:tc>
          <w:tcPr>
            <w:tcW w:w="900" w:type="dxa"/>
            <w:vMerge/>
            <w:tcBorders>
              <w:left w:val="single" w:sz="4" w:space="0" w:color="auto"/>
              <w:bottom w:val="single" w:sz="4" w:space="0" w:color="auto"/>
              <w:right w:val="single" w:sz="4" w:space="0" w:color="auto"/>
            </w:tcBorders>
            <w:shd w:val="clear" w:color="000000" w:fill="D9D9D9"/>
          </w:tcPr>
          <w:p w14:paraId="19A31C1B" w14:textId="77777777" w:rsidR="005F6EEE" w:rsidRDefault="005F6EEE" w:rsidP="006960A4">
            <w:pPr>
              <w:spacing w:line="240" w:lineRule="auto"/>
              <w:jc w:val="center"/>
              <w:rPr>
                <w:rFonts w:ascii="Times New Roman" w:hAnsi="Times New Roman"/>
                <w:b/>
                <w:bCs/>
                <w:color w:val="000000"/>
                <w:sz w:val="18"/>
                <w:szCs w:val="18"/>
              </w:rPr>
            </w:pPr>
          </w:p>
        </w:tc>
        <w:tc>
          <w:tcPr>
            <w:tcW w:w="810" w:type="dxa"/>
            <w:vMerge/>
            <w:tcBorders>
              <w:left w:val="single" w:sz="4" w:space="0" w:color="auto"/>
              <w:bottom w:val="single" w:sz="4" w:space="0" w:color="auto"/>
              <w:right w:val="single" w:sz="4" w:space="0" w:color="auto"/>
            </w:tcBorders>
            <w:shd w:val="clear" w:color="000000" w:fill="D9D9D9"/>
          </w:tcPr>
          <w:p w14:paraId="19A31C1C" w14:textId="77777777" w:rsidR="005F6EEE" w:rsidRDefault="005F6EEE" w:rsidP="006960A4">
            <w:pPr>
              <w:spacing w:line="240" w:lineRule="auto"/>
              <w:jc w:val="center"/>
              <w:rPr>
                <w:rFonts w:ascii="Times New Roman" w:hAnsi="Times New Roman"/>
                <w:b/>
                <w:bCs/>
                <w:color w:val="000000"/>
                <w:sz w:val="18"/>
                <w:szCs w:val="18"/>
              </w:rPr>
            </w:pPr>
          </w:p>
        </w:tc>
      </w:tr>
      <w:tr w:rsidR="0026554E" w:rsidRPr="006159C1" w14:paraId="19A31C28" w14:textId="77777777" w:rsidTr="006960A4">
        <w:trPr>
          <w:trHeight w:val="300"/>
        </w:trPr>
        <w:tc>
          <w:tcPr>
            <w:tcW w:w="1440" w:type="dxa"/>
            <w:tcBorders>
              <w:top w:val="nil"/>
              <w:left w:val="single" w:sz="8" w:space="0" w:color="auto"/>
              <w:bottom w:val="single" w:sz="4" w:space="0" w:color="auto"/>
              <w:right w:val="single" w:sz="8" w:space="0" w:color="auto"/>
            </w:tcBorders>
            <w:vAlign w:val="center"/>
            <w:hideMark/>
          </w:tcPr>
          <w:p w14:paraId="19A31C1E" w14:textId="77777777" w:rsidR="0026554E" w:rsidRPr="006159C1" w:rsidRDefault="0026554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Toluene</w:t>
            </w:r>
          </w:p>
        </w:tc>
        <w:tc>
          <w:tcPr>
            <w:tcW w:w="1047" w:type="dxa"/>
            <w:tcBorders>
              <w:top w:val="nil"/>
              <w:left w:val="single" w:sz="8" w:space="0" w:color="auto"/>
              <w:bottom w:val="single" w:sz="4" w:space="0" w:color="auto"/>
              <w:right w:val="single" w:sz="8" w:space="0" w:color="auto"/>
            </w:tcBorders>
          </w:tcPr>
          <w:p w14:paraId="19A31C1F" w14:textId="77777777" w:rsidR="0026554E" w:rsidRPr="006159C1" w:rsidRDefault="0026554E"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4" w:space="0" w:color="auto"/>
              <w:right w:val="single" w:sz="8" w:space="0" w:color="auto"/>
            </w:tcBorders>
          </w:tcPr>
          <w:p w14:paraId="19A31C20" w14:textId="77777777" w:rsidR="0026554E" w:rsidRPr="00C23E4E" w:rsidRDefault="0026554E" w:rsidP="006960A4">
            <w:pPr>
              <w:jc w:val="center"/>
              <w:rPr>
                <w:rFonts w:ascii="Times New Roman" w:hAnsi="Times New Roman"/>
                <w:sz w:val="20"/>
              </w:rPr>
            </w:pPr>
            <w:r>
              <w:rPr>
                <w:rFonts w:ascii="Times New Roman" w:hAnsi="Times New Roman"/>
                <w:sz w:val="20"/>
              </w:rPr>
              <w:t>0.0938</w:t>
            </w:r>
          </w:p>
        </w:tc>
        <w:tc>
          <w:tcPr>
            <w:tcW w:w="720" w:type="dxa"/>
            <w:tcBorders>
              <w:top w:val="nil"/>
              <w:left w:val="single" w:sz="8" w:space="0" w:color="auto"/>
              <w:bottom w:val="single" w:sz="4" w:space="0" w:color="auto"/>
              <w:right w:val="single" w:sz="8" w:space="0" w:color="auto"/>
            </w:tcBorders>
          </w:tcPr>
          <w:p w14:paraId="19A31C21" w14:textId="77777777" w:rsidR="0026554E" w:rsidRPr="00C23E4E" w:rsidRDefault="0026554E" w:rsidP="006960A4">
            <w:pPr>
              <w:jc w:val="center"/>
              <w:rPr>
                <w:rFonts w:ascii="Times New Roman" w:hAnsi="Times New Roman"/>
                <w:sz w:val="20"/>
              </w:rPr>
            </w:pPr>
          </w:p>
        </w:tc>
        <w:tc>
          <w:tcPr>
            <w:tcW w:w="720" w:type="dxa"/>
            <w:tcBorders>
              <w:top w:val="nil"/>
              <w:left w:val="single" w:sz="8" w:space="0" w:color="auto"/>
              <w:bottom w:val="single" w:sz="4" w:space="0" w:color="auto"/>
              <w:right w:val="single" w:sz="8" w:space="0" w:color="auto"/>
            </w:tcBorders>
          </w:tcPr>
          <w:p w14:paraId="19A31C22" w14:textId="77777777" w:rsidR="0026554E" w:rsidRPr="00C23E4E" w:rsidRDefault="0026554E" w:rsidP="006960A4">
            <w:pPr>
              <w:jc w:val="center"/>
              <w:rPr>
                <w:rFonts w:ascii="Times New Roman" w:hAnsi="Times New Roman"/>
                <w:sz w:val="20"/>
              </w:rPr>
            </w:pPr>
          </w:p>
        </w:tc>
        <w:tc>
          <w:tcPr>
            <w:tcW w:w="720" w:type="dxa"/>
            <w:tcBorders>
              <w:top w:val="nil"/>
              <w:left w:val="single" w:sz="8" w:space="0" w:color="auto"/>
              <w:bottom w:val="single" w:sz="4" w:space="0" w:color="auto"/>
              <w:right w:val="single" w:sz="8" w:space="0" w:color="auto"/>
            </w:tcBorders>
          </w:tcPr>
          <w:p w14:paraId="19A31C23" w14:textId="77777777" w:rsidR="0026554E" w:rsidRPr="00C23E4E" w:rsidRDefault="0026554E" w:rsidP="006960A4">
            <w:pPr>
              <w:jc w:val="center"/>
              <w:rPr>
                <w:rFonts w:ascii="Times New Roman" w:hAnsi="Times New Roman"/>
                <w:sz w:val="20"/>
              </w:rPr>
            </w:pPr>
          </w:p>
        </w:tc>
        <w:tc>
          <w:tcPr>
            <w:tcW w:w="810" w:type="dxa"/>
            <w:tcBorders>
              <w:top w:val="nil"/>
              <w:left w:val="single" w:sz="8" w:space="0" w:color="auto"/>
              <w:bottom w:val="single" w:sz="4" w:space="0" w:color="auto"/>
              <w:right w:val="single" w:sz="8" w:space="0" w:color="auto"/>
            </w:tcBorders>
          </w:tcPr>
          <w:p w14:paraId="19A31C24" w14:textId="77777777" w:rsidR="0026554E" w:rsidRPr="00C23E4E" w:rsidRDefault="0026554E" w:rsidP="006960A4">
            <w:pPr>
              <w:jc w:val="center"/>
              <w:rPr>
                <w:rFonts w:ascii="Times New Roman" w:hAnsi="Times New Roman"/>
                <w:sz w:val="20"/>
              </w:rPr>
            </w:pPr>
          </w:p>
        </w:tc>
        <w:tc>
          <w:tcPr>
            <w:tcW w:w="810" w:type="dxa"/>
            <w:tcBorders>
              <w:top w:val="nil"/>
              <w:left w:val="single" w:sz="8" w:space="0" w:color="auto"/>
              <w:bottom w:val="single" w:sz="4" w:space="0" w:color="auto"/>
              <w:right w:val="single" w:sz="8" w:space="0" w:color="auto"/>
            </w:tcBorders>
          </w:tcPr>
          <w:p w14:paraId="19A31C25" w14:textId="77777777" w:rsidR="0026554E" w:rsidRPr="00C23E4E" w:rsidRDefault="0026554E" w:rsidP="006960A4">
            <w:pPr>
              <w:jc w:val="center"/>
              <w:rPr>
                <w:rFonts w:ascii="Times New Roman" w:hAnsi="Times New Roman"/>
                <w:sz w:val="20"/>
              </w:rPr>
            </w:pPr>
            <w:r w:rsidRPr="00C23E4E">
              <w:rPr>
                <w:rFonts w:ascii="Times New Roman" w:hAnsi="Times New Roman"/>
                <w:sz w:val="20"/>
              </w:rPr>
              <w:t xml:space="preserve">0.3850 </w:t>
            </w:r>
          </w:p>
        </w:tc>
        <w:tc>
          <w:tcPr>
            <w:tcW w:w="900" w:type="dxa"/>
            <w:tcBorders>
              <w:top w:val="nil"/>
              <w:left w:val="single" w:sz="8" w:space="0" w:color="auto"/>
              <w:bottom w:val="single" w:sz="4" w:space="0" w:color="auto"/>
              <w:right w:val="single" w:sz="8" w:space="0" w:color="auto"/>
            </w:tcBorders>
          </w:tcPr>
          <w:p w14:paraId="19A31C26" w14:textId="77777777" w:rsidR="0026554E" w:rsidRDefault="0026554E" w:rsidP="006960A4">
            <w:pPr>
              <w:jc w:val="center"/>
              <w:rPr>
                <w:rFonts w:ascii="Times New Roman" w:hAnsi="Times New Roman"/>
                <w:sz w:val="20"/>
              </w:rPr>
            </w:pPr>
            <w:r w:rsidRPr="00DF7084">
              <w:rPr>
                <w:rFonts w:ascii="Times New Roman" w:hAnsi="Times New Roman"/>
                <w:sz w:val="20"/>
              </w:rPr>
              <w:t>0.0</w:t>
            </w:r>
            <w:r>
              <w:rPr>
                <w:rFonts w:ascii="Times New Roman" w:hAnsi="Times New Roman"/>
                <w:sz w:val="20"/>
              </w:rPr>
              <w:t>199</w:t>
            </w:r>
          </w:p>
        </w:tc>
        <w:tc>
          <w:tcPr>
            <w:tcW w:w="810" w:type="dxa"/>
            <w:tcBorders>
              <w:top w:val="nil"/>
              <w:left w:val="single" w:sz="8" w:space="0" w:color="auto"/>
              <w:bottom w:val="single" w:sz="4" w:space="0" w:color="auto"/>
              <w:right w:val="single" w:sz="8" w:space="0" w:color="auto"/>
            </w:tcBorders>
          </w:tcPr>
          <w:p w14:paraId="19A31C27" w14:textId="77777777" w:rsidR="0026554E" w:rsidRPr="001516E3" w:rsidRDefault="0026554E" w:rsidP="006960A4">
            <w:pPr>
              <w:jc w:val="center"/>
              <w:rPr>
                <w:rFonts w:ascii="Times New Roman" w:hAnsi="Times New Roman"/>
                <w:sz w:val="20"/>
              </w:rPr>
            </w:pPr>
            <w:r>
              <w:rPr>
                <w:rFonts w:ascii="Times New Roman" w:hAnsi="Times New Roman"/>
                <w:sz w:val="20"/>
              </w:rPr>
              <w:t>0.4987</w:t>
            </w:r>
          </w:p>
        </w:tc>
      </w:tr>
      <w:tr w:rsidR="0026554E" w:rsidRPr="006159C1" w14:paraId="19A31C33" w14:textId="77777777" w:rsidTr="006960A4">
        <w:trPr>
          <w:trHeight w:val="300"/>
        </w:trPr>
        <w:tc>
          <w:tcPr>
            <w:tcW w:w="1440" w:type="dxa"/>
            <w:tcBorders>
              <w:top w:val="nil"/>
              <w:left w:val="single" w:sz="8" w:space="0" w:color="auto"/>
              <w:bottom w:val="single" w:sz="4" w:space="0" w:color="auto"/>
              <w:right w:val="single" w:sz="8" w:space="0" w:color="auto"/>
            </w:tcBorders>
            <w:vAlign w:val="center"/>
            <w:hideMark/>
          </w:tcPr>
          <w:p w14:paraId="19A31C29" w14:textId="77777777" w:rsidR="0026554E" w:rsidRPr="006159C1" w:rsidRDefault="0026554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Xylene (Total)</w:t>
            </w:r>
          </w:p>
        </w:tc>
        <w:tc>
          <w:tcPr>
            <w:tcW w:w="1047" w:type="dxa"/>
            <w:tcBorders>
              <w:top w:val="nil"/>
              <w:left w:val="single" w:sz="8" w:space="0" w:color="auto"/>
              <w:bottom w:val="single" w:sz="4" w:space="0" w:color="auto"/>
              <w:right w:val="single" w:sz="8" w:space="0" w:color="auto"/>
            </w:tcBorders>
          </w:tcPr>
          <w:p w14:paraId="19A31C2A" w14:textId="77777777" w:rsidR="0026554E" w:rsidRPr="006159C1" w:rsidRDefault="0026554E"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4" w:space="0" w:color="auto"/>
              <w:right w:val="single" w:sz="8" w:space="0" w:color="auto"/>
            </w:tcBorders>
          </w:tcPr>
          <w:p w14:paraId="19A31C2B" w14:textId="77777777" w:rsidR="0026554E" w:rsidRPr="00C23E4E" w:rsidRDefault="0026554E" w:rsidP="006960A4">
            <w:pPr>
              <w:jc w:val="center"/>
              <w:rPr>
                <w:rFonts w:ascii="Times New Roman" w:hAnsi="Times New Roman"/>
                <w:sz w:val="20"/>
              </w:rPr>
            </w:pPr>
            <w:r>
              <w:rPr>
                <w:rFonts w:ascii="Times New Roman" w:hAnsi="Times New Roman"/>
                <w:sz w:val="20"/>
              </w:rPr>
              <w:t>0.02589</w:t>
            </w:r>
          </w:p>
        </w:tc>
        <w:tc>
          <w:tcPr>
            <w:tcW w:w="720" w:type="dxa"/>
            <w:tcBorders>
              <w:top w:val="nil"/>
              <w:left w:val="single" w:sz="8" w:space="0" w:color="auto"/>
              <w:bottom w:val="single" w:sz="4" w:space="0" w:color="auto"/>
              <w:right w:val="single" w:sz="8" w:space="0" w:color="auto"/>
            </w:tcBorders>
          </w:tcPr>
          <w:p w14:paraId="19A31C2C" w14:textId="77777777" w:rsidR="0026554E" w:rsidRPr="00C23E4E" w:rsidRDefault="0026554E" w:rsidP="006960A4">
            <w:pPr>
              <w:jc w:val="center"/>
              <w:rPr>
                <w:rFonts w:ascii="Times New Roman" w:hAnsi="Times New Roman"/>
                <w:sz w:val="20"/>
              </w:rPr>
            </w:pPr>
            <w:r w:rsidRPr="00C23E4E">
              <w:rPr>
                <w:rFonts w:ascii="Times New Roman" w:hAnsi="Times New Roman"/>
                <w:sz w:val="20"/>
              </w:rPr>
              <w:t>0.900</w:t>
            </w:r>
          </w:p>
        </w:tc>
        <w:tc>
          <w:tcPr>
            <w:tcW w:w="720" w:type="dxa"/>
            <w:tcBorders>
              <w:top w:val="nil"/>
              <w:left w:val="single" w:sz="8" w:space="0" w:color="auto"/>
              <w:bottom w:val="single" w:sz="4" w:space="0" w:color="auto"/>
              <w:right w:val="single" w:sz="8" w:space="0" w:color="auto"/>
            </w:tcBorders>
          </w:tcPr>
          <w:p w14:paraId="19A31C2D" w14:textId="77777777" w:rsidR="0026554E" w:rsidRPr="00C23E4E" w:rsidRDefault="0026554E" w:rsidP="006960A4">
            <w:pPr>
              <w:jc w:val="center"/>
              <w:rPr>
                <w:rFonts w:ascii="Times New Roman" w:hAnsi="Times New Roman"/>
                <w:sz w:val="20"/>
              </w:rPr>
            </w:pPr>
          </w:p>
        </w:tc>
        <w:tc>
          <w:tcPr>
            <w:tcW w:w="720" w:type="dxa"/>
            <w:tcBorders>
              <w:top w:val="nil"/>
              <w:left w:val="single" w:sz="8" w:space="0" w:color="auto"/>
              <w:bottom w:val="single" w:sz="4" w:space="0" w:color="auto"/>
              <w:right w:val="single" w:sz="8" w:space="0" w:color="auto"/>
            </w:tcBorders>
          </w:tcPr>
          <w:p w14:paraId="19A31C2E" w14:textId="77777777" w:rsidR="0026554E" w:rsidRPr="00C23E4E" w:rsidRDefault="0026554E" w:rsidP="006960A4">
            <w:pPr>
              <w:jc w:val="center"/>
              <w:rPr>
                <w:rFonts w:ascii="Times New Roman" w:hAnsi="Times New Roman"/>
                <w:sz w:val="20"/>
              </w:rPr>
            </w:pPr>
          </w:p>
        </w:tc>
        <w:tc>
          <w:tcPr>
            <w:tcW w:w="810" w:type="dxa"/>
            <w:tcBorders>
              <w:top w:val="nil"/>
              <w:left w:val="single" w:sz="8" w:space="0" w:color="auto"/>
              <w:bottom w:val="single" w:sz="4" w:space="0" w:color="auto"/>
              <w:right w:val="single" w:sz="8" w:space="0" w:color="auto"/>
            </w:tcBorders>
          </w:tcPr>
          <w:p w14:paraId="19A31C2F" w14:textId="77777777" w:rsidR="0026554E" w:rsidRPr="00C23E4E" w:rsidRDefault="0026554E" w:rsidP="006960A4">
            <w:pPr>
              <w:jc w:val="center"/>
              <w:rPr>
                <w:rFonts w:ascii="Times New Roman" w:hAnsi="Times New Roman"/>
                <w:sz w:val="20"/>
              </w:rPr>
            </w:pPr>
          </w:p>
        </w:tc>
        <w:tc>
          <w:tcPr>
            <w:tcW w:w="810" w:type="dxa"/>
            <w:tcBorders>
              <w:top w:val="nil"/>
              <w:left w:val="single" w:sz="8" w:space="0" w:color="auto"/>
              <w:bottom w:val="single" w:sz="4" w:space="0" w:color="auto"/>
              <w:right w:val="single" w:sz="8" w:space="0" w:color="auto"/>
            </w:tcBorders>
          </w:tcPr>
          <w:p w14:paraId="19A31C30" w14:textId="77777777" w:rsidR="0026554E" w:rsidRPr="00C23E4E" w:rsidRDefault="0026554E" w:rsidP="006960A4">
            <w:pPr>
              <w:jc w:val="center"/>
              <w:rPr>
                <w:rFonts w:ascii="Times New Roman" w:hAnsi="Times New Roman"/>
                <w:sz w:val="20"/>
              </w:rPr>
            </w:pPr>
            <w:r w:rsidRPr="00C23E4E">
              <w:rPr>
                <w:rFonts w:ascii="Times New Roman" w:hAnsi="Times New Roman"/>
                <w:sz w:val="20"/>
              </w:rPr>
              <w:t xml:space="preserve">0.1060 </w:t>
            </w:r>
          </w:p>
        </w:tc>
        <w:tc>
          <w:tcPr>
            <w:tcW w:w="900" w:type="dxa"/>
            <w:tcBorders>
              <w:top w:val="nil"/>
              <w:left w:val="single" w:sz="8" w:space="0" w:color="auto"/>
              <w:bottom w:val="single" w:sz="4" w:space="0" w:color="auto"/>
              <w:right w:val="single" w:sz="8" w:space="0" w:color="auto"/>
            </w:tcBorders>
          </w:tcPr>
          <w:p w14:paraId="19A31C31" w14:textId="77777777" w:rsidR="0026554E" w:rsidRDefault="0026554E" w:rsidP="006960A4">
            <w:pPr>
              <w:jc w:val="center"/>
              <w:rPr>
                <w:rFonts w:ascii="Times New Roman" w:hAnsi="Times New Roman"/>
                <w:sz w:val="20"/>
              </w:rPr>
            </w:pPr>
            <w:r w:rsidRPr="00DF7084">
              <w:rPr>
                <w:rFonts w:ascii="Times New Roman" w:hAnsi="Times New Roman"/>
                <w:sz w:val="20"/>
              </w:rPr>
              <w:t>0.02</w:t>
            </w:r>
            <w:r>
              <w:rPr>
                <w:rFonts w:ascii="Times New Roman" w:hAnsi="Times New Roman"/>
                <w:sz w:val="20"/>
              </w:rPr>
              <w:t>00</w:t>
            </w:r>
          </w:p>
        </w:tc>
        <w:tc>
          <w:tcPr>
            <w:tcW w:w="810" w:type="dxa"/>
            <w:tcBorders>
              <w:top w:val="nil"/>
              <w:left w:val="single" w:sz="8" w:space="0" w:color="auto"/>
              <w:bottom w:val="single" w:sz="4" w:space="0" w:color="auto"/>
              <w:right w:val="single" w:sz="8" w:space="0" w:color="auto"/>
            </w:tcBorders>
          </w:tcPr>
          <w:p w14:paraId="19A31C32" w14:textId="77777777" w:rsidR="0026554E" w:rsidRPr="001516E3" w:rsidRDefault="0026554E" w:rsidP="006960A4">
            <w:pPr>
              <w:jc w:val="center"/>
              <w:rPr>
                <w:rFonts w:ascii="Times New Roman" w:hAnsi="Times New Roman"/>
                <w:sz w:val="20"/>
              </w:rPr>
            </w:pPr>
            <w:r>
              <w:rPr>
                <w:rFonts w:ascii="Times New Roman" w:hAnsi="Times New Roman"/>
                <w:sz w:val="20"/>
              </w:rPr>
              <w:t>1.0515</w:t>
            </w:r>
          </w:p>
        </w:tc>
      </w:tr>
      <w:tr w:rsidR="0026554E" w:rsidRPr="006159C1" w14:paraId="19A31C3E" w14:textId="77777777" w:rsidTr="006960A4">
        <w:trPr>
          <w:trHeight w:val="300"/>
        </w:trPr>
        <w:tc>
          <w:tcPr>
            <w:tcW w:w="1440" w:type="dxa"/>
            <w:tcBorders>
              <w:top w:val="nil"/>
              <w:left w:val="single" w:sz="8" w:space="0" w:color="auto"/>
              <w:bottom w:val="single" w:sz="4" w:space="0" w:color="auto"/>
              <w:right w:val="single" w:sz="8" w:space="0" w:color="auto"/>
            </w:tcBorders>
            <w:vAlign w:val="center"/>
            <w:hideMark/>
          </w:tcPr>
          <w:p w14:paraId="19A31C34" w14:textId="77777777" w:rsidR="0026554E" w:rsidRPr="006159C1" w:rsidRDefault="0026554E" w:rsidP="006960A4">
            <w:pPr>
              <w:spacing w:line="240" w:lineRule="auto"/>
              <w:rPr>
                <w:rFonts w:ascii="Times New Roman" w:hAnsi="Times New Roman"/>
                <w:b/>
                <w:bCs/>
                <w:color w:val="000000"/>
                <w:sz w:val="18"/>
                <w:szCs w:val="18"/>
              </w:rPr>
            </w:pPr>
            <w:r w:rsidRPr="006159C1">
              <w:rPr>
                <w:rFonts w:ascii="Times New Roman" w:hAnsi="Times New Roman"/>
                <w:b/>
                <w:bCs/>
                <w:color w:val="000000"/>
                <w:sz w:val="18"/>
                <w:szCs w:val="18"/>
              </w:rPr>
              <w:t>Benzene</w:t>
            </w:r>
          </w:p>
        </w:tc>
        <w:tc>
          <w:tcPr>
            <w:tcW w:w="1047" w:type="dxa"/>
            <w:tcBorders>
              <w:top w:val="nil"/>
              <w:left w:val="single" w:sz="8" w:space="0" w:color="auto"/>
              <w:bottom w:val="single" w:sz="4" w:space="0" w:color="auto"/>
              <w:right w:val="single" w:sz="8" w:space="0" w:color="auto"/>
            </w:tcBorders>
          </w:tcPr>
          <w:p w14:paraId="19A31C35" w14:textId="77777777" w:rsidR="0026554E" w:rsidRPr="006159C1" w:rsidRDefault="0026554E" w:rsidP="006960A4">
            <w:pPr>
              <w:spacing w:line="240" w:lineRule="auto"/>
              <w:rPr>
                <w:rFonts w:ascii="Times New Roman" w:hAnsi="Times New Roman"/>
                <w:b/>
                <w:bCs/>
                <w:color w:val="000000"/>
                <w:sz w:val="18"/>
                <w:szCs w:val="18"/>
              </w:rPr>
            </w:pPr>
          </w:p>
        </w:tc>
        <w:tc>
          <w:tcPr>
            <w:tcW w:w="933" w:type="dxa"/>
            <w:tcBorders>
              <w:top w:val="nil"/>
              <w:left w:val="single" w:sz="8" w:space="0" w:color="auto"/>
              <w:bottom w:val="single" w:sz="4" w:space="0" w:color="auto"/>
              <w:right w:val="single" w:sz="8" w:space="0" w:color="auto"/>
            </w:tcBorders>
          </w:tcPr>
          <w:p w14:paraId="19A31C36" w14:textId="77777777" w:rsidR="0026554E" w:rsidRPr="00C23E4E" w:rsidRDefault="0026554E" w:rsidP="006960A4">
            <w:pPr>
              <w:jc w:val="center"/>
              <w:rPr>
                <w:rFonts w:ascii="Times New Roman" w:hAnsi="Times New Roman"/>
                <w:sz w:val="20"/>
              </w:rPr>
            </w:pPr>
            <w:r>
              <w:rPr>
                <w:rFonts w:ascii="Times New Roman" w:hAnsi="Times New Roman"/>
                <w:sz w:val="20"/>
              </w:rPr>
              <w:t>0.01426</w:t>
            </w:r>
          </w:p>
        </w:tc>
        <w:tc>
          <w:tcPr>
            <w:tcW w:w="720" w:type="dxa"/>
            <w:tcBorders>
              <w:top w:val="nil"/>
              <w:left w:val="single" w:sz="8" w:space="0" w:color="auto"/>
              <w:bottom w:val="single" w:sz="4" w:space="0" w:color="auto"/>
              <w:right w:val="single" w:sz="8" w:space="0" w:color="auto"/>
            </w:tcBorders>
          </w:tcPr>
          <w:p w14:paraId="19A31C37" w14:textId="77777777" w:rsidR="0026554E" w:rsidRPr="00C23E4E" w:rsidRDefault="0026554E" w:rsidP="006960A4">
            <w:pPr>
              <w:jc w:val="center"/>
              <w:rPr>
                <w:rFonts w:ascii="Times New Roman" w:hAnsi="Times New Roman"/>
                <w:sz w:val="20"/>
              </w:rPr>
            </w:pPr>
          </w:p>
        </w:tc>
        <w:tc>
          <w:tcPr>
            <w:tcW w:w="720" w:type="dxa"/>
            <w:tcBorders>
              <w:top w:val="nil"/>
              <w:left w:val="single" w:sz="8" w:space="0" w:color="auto"/>
              <w:bottom w:val="single" w:sz="4" w:space="0" w:color="auto"/>
              <w:right w:val="single" w:sz="8" w:space="0" w:color="auto"/>
            </w:tcBorders>
          </w:tcPr>
          <w:p w14:paraId="19A31C38" w14:textId="77777777" w:rsidR="0026554E" w:rsidRPr="00C23E4E" w:rsidRDefault="0026554E" w:rsidP="006960A4">
            <w:pPr>
              <w:jc w:val="center"/>
              <w:rPr>
                <w:rFonts w:ascii="Times New Roman" w:hAnsi="Times New Roman"/>
                <w:sz w:val="20"/>
              </w:rPr>
            </w:pPr>
          </w:p>
        </w:tc>
        <w:tc>
          <w:tcPr>
            <w:tcW w:w="720" w:type="dxa"/>
            <w:tcBorders>
              <w:top w:val="nil"/>
              <w:left w:val="single" w:sz="8" w:space="0" w:color="auto"/>
              <w:bottom w:val="single" w:sz="4" w:space="0" w:color="auto"/>
              <w:right w:val="single" w:sz="8" w:space="0" w:color="auto"/>
            </w:tcBorders>
          </w:tcPr>
          <w:p w14:paraId="19A31C39" w14:textId="77777777" w:rsidR="0026554E" w:rsidRPr="00C23E4E" w:rsidRDefault="0026554E" w:rsidP="006960A4">
            <w:pPr>
              <w:jc w:val="center"/>
              <w:rPr>
                <w:rFonts w:ascii="Times New Roman" w:hAnsi="Times New Roman"/>
                <w:sz w:val="20"/>
              </w:rPr>
            </w:pPr>
          </w:p>
        </w:tc>
        <w:tc>
          <w:tcPr>
            <w:tcW w:w="810" w:type="dxa"/>
            <w:tcBorders>
              <w:top w:val="nil"/>
              <w:left w:val="single" w:sz="8" w:space="0" w:color="auto"/>
              <w:bottom w:val="single" w:sz="4" w:space="0" w:color="auto"/>
              <w:right w:val="single" w:sz="8" w:space="0" w:color="auto"/>
            </w:tcBorders>
          </w:tcPr>
          <w:p w14:paraId="19A31C3A" w14:textId="77777777" w:rsidR="0026554E" w:rsidRPr="00C23E4E" w:rsidRDefault="0026554E" w:rsidP="006960A4">
            <w:pPr>
              <w:jc w:val="center"/>
              <w:rPr>
                <w:rFonts w:ascii="Times New Roman" w:hAnsi="Times New Roman"/>
                <w:sz w:val="20"/>
              </w:rPr>
            </w:pPr>
          </w:p>
        </w:tc>
        <w:tc>
          <w:tcPr>
            <w:tcW w:w="810" w:type="dxa"/>
            <w:tcBorders>
              <w:top w:val="nil"/>
              <w:left w:val="single" w:sz="8" w:space="0" w:color="auto"/>
              <w:bottom w:val="single" w:sz="4" w:space="0" w:color="auto"/>
              <w:right w:val="single" w:sz="8" w:space="0" w:color="auto"/>
            </w:tcBorders>
          </w:tcPr>
          <w:p w14:paraId="19A31C3B" w14:textId="77777777" w:rsidR="0026554E" w:rsidRPr="00C23E4E" w:rsidRDefault="0026554E" w:rsidP="006960A4">
            <w:pPr>
              <w:jc w:val="center"/>
              <w:rPr>
                <w:rFonts w:ascii="Times New Roman" w:hAnsi="Times New Roman"/>
                <w:sz w:val="20"/>
              </w:rPr>
            </w:pPr>
            <w:r w:rsidRPr="00C23E4E">
              <w:rPr>
                <w:rFonts w:ascii="Times New Roman" w:hAnsi="Times New Roman"/>
                <w:sz w:val="20"/>
              </w:rPr>
              <w:t xml:space="preserve">0.0586 </w:t>
            </w:r>
          </w:p>
        </w:tc>
        <w:tc>
          <w:tcPr>
            <w:tcW w:w="900" w:type="dxa"/>
            <w:tcBorders>
              <w:top w:val="nil"/>
              <w:left w:val="single" w:sz="8" w:space="0" w:color="auto"/>
              <w:bottom w:val="single" w:sz="4" w:space="0" w:color="auto"/>
              <w:right w:val="single" w:sz="8" w:space="0" w:color="auto"/>
            </w:tcBorders>
          </w:tcPr>
          <w:p w14:paraId="19A31C3C" w14:textId="77777777" w:rsidR="0026554E" w:rsidRDefault="0026554E" w:rsidP="006960A4">
            <w:pPr>
              <w:jc w:val="center"/>
              <w:rPr>
                <w:rFonts w:ascii="Times New Roman" w:hAnsi="Times New Roman"/>
                <w:sz w:val="20"/>
              </w:rPr>
            </w:pPr>
            <w:r w:rsidRPr="00DF7084">
              <w:rPr>
                <w:rFonts w:ascii="Times New Roman" w:hAnsi="Times New Roman"/>
                <w:sz w:val="20"/>
              </w:rPr>
              <w:t>0.00</w:t>
            </w:r>
            <w:r>
              <w:rPr>
                <w:rFonts w:ascii="Times New Roman" w:hAnsi="Times New Roman"/>
                <w:sz w:val="20"/>
              </w:rPr>
              <w:t>09</w:t>
            </w:r>
          </w:p>
        </w:tc>
        <w:tc>
          <w:tcPr>
            <w:tcW w:w="810" w:type="dxa"/>
            <w:tcBorders>
              <w:top w:val="nil"/>
              <w:left w:val="single" w:sz="8" w:space="0" w:color="auto"/>
              <w:bottom w:val="single" w:sz="4" w:space="0" w:color="auto"/>
              <w:right w:val="single" w:sz="8" w:space="0" w:color="auto"/>
            </w:tcBorders>
          </w:tcPr>
          <w:p w14:paraId="19A31C3D" w14:textId="77777777" w:rsidR="0026554E" w:rsidRPr="001516E3" w:rsidRDefault="0026554E" w:rsidP="006960A4">
            <w:pPr>
              <w:jc w:val="center"/>
              <w:rPr>
                <w:rFonts w:ascii="Times New Roman" w:hAnsi="Times New Roman"/>
                <w:sz w:val="20"/>
              </w:rPr>
            </w:pPr>
            <w:r>
              <w:rPr>
                <w:rFonts w:ascii="Times New Roman" w:hAnsi="Times New Roman"/>
                <w:sz w:val="20"/>
              </w:rPr>
              <w:t>0.0737</w:t>
            </w:r>
          </w:p>
        </w:tc>
      </w:tr>
    </w:tbl>
    <w:p w14:paraId="19A31C3F" w14:textId="77777777" w:rsidR="005F6EEE" w:rsidRDefault="005F6EEE" w:rsidP="005F6EEE">
      <w:pPr>
        <w:spacing w:line="300" w:lineRule="atLeast"/>
        <w:rPr>
          <w:rFonts w:ascii="Times New Roman" w:hAnsi="Times New Roman"/>
          <w:sz w:val="20"/>
        </w:rPr>
      </w:pPr>
    </w:p>
    <w:p w14:paraId="19A31C40" w14:textId="77777777" w:rsidR="008A1AEC" w:rsidRDefault="008A1AEC" w:rsidP="00A1183A">
      <w:pPr>
        <w:spacing w:line="300" w:lineRule="atLeast"/>
        <w:rPr>
          <w:rFonts w:ascii="Times New Roman" w:hAnsi="Times New Roman"/>
          <w:sz w:val="20"/>
        </w:rPr>
      </w:pPr>
    </w:p>
    <w:p w14:paraId="19A31C41" w14:textId="77777777" w:rsidR="00A74375" w:rsidRPr="00B63E39" w:rsidRDefault="009F7AF3" w:rsidP="00F81B9A">
      <w:pPr>
        <w:keepNext/>
        <w:spacing w:line="240" w:lineRule="atLeast"/>
        <w:rPr>
          <w:rFonts w:ascii="Times New Roman" w:hAnsi="Times New Roman"/>
          <w:b/>
          <w:sz w:val="20"/>
        </w:rPr>
      </w:pPr>
      <w:r w:rsidRPr="00B63E39">
        <w:rPr>
          <w:rFonts w:ascii="Times New Roman" w:hAnsi="Times New Roman"/>
          <w:b/>
          <w:sz w:val="20"/>
        </w:rPr>
        <w:lastRenderedPageBreak/>
        <w:t>H</w:t>
      </w:r>
      <w:r w:rsidR="00B63E39" w:rsidRPr="00B63E39">
        <w:rPr>
          <w:rFonts w:ascii="Times New Roman" w:hAnsi="Times New Roman"/>
          <w:b/>
          <w:sz w:val="20"/>
        </w:rPr>
        <w:t>EALTH RISK ASSESSMENT</w:t>
      </w:r>
    </w:p>
    <w:p w14:paraId="19A31C42" w14:textId="77777777" w:rsidR="005E377A" w:rsidRPr="00BD6753" w:rsidRDefault="005E377A" w:rsidP="00BD6753">
      <w:pPr>
        <w:spacing w:line="300" w:lineRule="atLeast"/>
        <w:rPr>
          <w:rFonts w:ascii="Times New Roman" w:hAnsi="Times New Roman"/>
          <w:sz w:val="20"/>
        </w:rPr>
      </w:pPr>
      <w:bookmarkStart w:id="1" w:name="merge"/>
    </w:p>
    <w:p w14:paraId="19A31C43" w14:textId="77777777" w:rsidR="00BD6753" w:rsidRDefault="00BD6753" w:rsidP="00684936">
      <w:pPr>
        <w:autoSpaceDE w:val="0"/>
        <w:autoSpaceDN w:val="0"/>
        <w:adjustRightInd w:val="0"/>
        <w:rPr>
          <w:rFonts w:ascii="Times New Roman" w:hAnsi="Times New Roman"/>
          <w:sz w:val="20"/>
        </w:rPr>
      </w:pPr>
      <w:r>
        <w:rPr>
          <w:rFonts w:ascii="Times New Roman" w:hAnsi="Times New Roman"/>
          <w:sz w:val="20"/>
        </w:rPr>
        <w:t>A comparison of the total project TAC emissions and the toxic triggers of Regulation 2, Rule 5 are shown in the following table.</w:t>
      </w:r>
    </w:p>
    <w:p w14:paraId="19A31C44" w14:textId="77777777" w:rsidR="00BD6753" w:rsidRPr="00BD6753" w:rsidRDefault="00BD6753" w:rsidP="00BD6753">
      <w:pPr>
        <w:spacing w:line="300" w:lineRule="atLeast"/>
        <w:rPr>
          <w:rFonts w:ascii="Times New Roman" w:hAnsi="Times New Roman"/>
          <w:sz w:val="20"/>
        </w:rPr>
      </w:pPr>
    </w:p>
    <w:tbl>
      <w:tblPr>
        <w:tblW w:w="7735" w:type="dxa"/>
        <w:tblInd w:w="93" w:type="dxa"/>
        <w:tblLook w:val="0000" w:firstRow="0" w:lastRow="0" w:firstColumn="0" w:lastColumn="0" w:noHBand="0" w:noVBand="0"/>
      </w:tblPr>
      <w:tblGrid>
        <w:gridCol w:w="1455"/>
        <w:gridCol w:w="1260"/>
        <w:gridCol w:w="1170"/>
        <w:gridCol w:w="1170"/>
        <w:gridCol w:w="1620"/>
        <w:gridCol w:w="1060"/>
      </w:tblGrid>
      <w:tr w:rsidR="00BD6753" w:rsidRPr="0022445D" w14:paraId="19A31C49" w14:textId="77777777" w:rsidTr="00F16F77">
        <w:trPr>
          <w:trHeight w:val="255"/>
          <w:tblHeader/>
        </w:trPr>
        <w:tc>
          <w:tcPr>
            <w:tcW w:w="1455" w:type="dxa"/>
            <w:vMerge w:val="restart"/>
            <w:tcBorders>
              <w:top w:val="single" w:sz="4" w:space="0" w:color="auto"/>
              <w:left w:val="single" w:sz="4" w:space="0" w:color="auto"/>
              <w:right w:val="single" w:sz="4" w:space="0" w:color="auto"/>
            </w:tcBorders>
            <w:shd w:val="clear" w:color="auto" w:fill="B8CCE4" w:themeFill="accent1" w:themeFillTint="66"/>
            <w:noWrap/>
            <w:vAlign w:val="center"/>
          </w:tcPr>
          <w:p w14:paraId="19A31C45" w14:textId="77777777" w:rsidR="00BD6753" w:rsidRPr="006159C1" w:rsidRDefault="00BD6753" w:rsidP="00307009">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TAC</w:t>
            </w:r>
          </w:p>
        </w:tc>
        <w:tc>
          <w:tcPr>
            <w:tcW w:w="2430" w:type="dxa"/>
            <w:gridSpan w:val="2"/>
            <w:tcBorders>
              <w:top w:val="single" w:sz="4" w:space="0" w:color="auto"/>
              <w:left w:val="nil"/>
              <w:bottom w:val="single" w:sz="4" w:space="0" w:color="auto"/>
              <w:right w:val="single" w:sz="4" w:space="0" w:color="auto"/>
            </w:tcBorders>
            <w:shd w:val="clear" w:color="auto" w:fill="B8CCE4" w:themeFill="accent1" w:themeFillTint="66"/>
            <w:noWrap/>
            <w:vAlign w:val="bottom"/>
          </w:tcPr>
          <w:p w14:paraId="19A31C46" w14:textId="77777777" w:rsidR="00BD6753" w:rsidRPr="00BE63DD" w:rsidRDefault="00BD6753" w:rsidP="00307009">
            <w:pPr>
              <w:keepNext/>
              <w:jc w:val="center"/>
              <w:rPr>
                <w:rFonts w:ascii="Times New Roman" w:hAnsi="Times New Roman"/>
                <w:b/>
                <w:bCs/>
                <w:sz w:val="18"/>
                <w:szCs w:val="18"/>
              </w:rPr>
            </w:pPr>
            <w:r w:rsidRPr="00BE63DD">
              <w:rPr>
                <w:rFonts w:ascii="Times New Roman" w:hAnsi="Times New Roman"/>
                <w:b/>
                <w:bCs/>
                <w:sz w:val="18"/>
                <w:szCs w:val="18"/>
              </w:rPr>
              <w:t>Emissions</w:t>
            </w:r>
          </w:p>
        </w:tc>
        <w:tc>
          <w:tcPr>
            <w:tcW w:w="2790" w:type="dxa"/>
            <w:gridSpan w:val="2"/>
            <w:tcBorders>
              <w:top w:val="single" w:sz="4" w:space="0" w:color="auto"/>
              <w:left w:val="nil"/>
              <w:bottom w:val="single" w:sz="4" w:space="0" w:color="auto"/>
              <w:right w:val="single" w:sz="4" w:space="0" w:color="auto"/>
            </w:tcBorders>
            <w:shd w:val="clear" w:color="auto" w:fill="B8CCE4" w:themeFill="accent1" w:themeFillTint="66"/>
            <w:noWrap/>
            <w:vAlign w:val="bottom"/>
          </w:tcPr>
          <w:p w14:paraId="19A31C47" w14:textId="77777777" w:rsidR="00BD6753" w:rsidRPr="00BE63DD" w:rsidRDefault="00BD6753" w:rsidP="00307009">
            <w:pPr>
              <w:keepNext/>
              <w:jc w:val="center"/>
              <w:rPr>
                <w:rFonts w:ascii="Times New Roman" w:hAnsi="Times New Roman"/>
                <w:b/>
                <w:bCs/>
                <w:sz w:val="18"/>
                <w:szCs w:val="18"/>
              </w:rPr>
            </w:pPr>
            <w:r>
              <w:rPr>
                <w:rFonts w:ascii="Times New Roman" w:hAnsi="Times New Roman"/>
                <w:b/>
                <w:bCs/>
                <w:sz w:val="18"/>
                <w:szCs w:val="18"/>
              </w:rPr>
              <w:t>Regulation 2-5</w:t>
            </w:r>
            <w:r w:rsidRPr="00BE63DD">
              <w:rPr>
                <w:rFonts w:ascii="Times New Roman" w:hAnsi="Times New Roman"/>
                <w:b/>
                <w:bCs/>
                <w:sz w:val="18"/>
                <w:szCs w:val="18"/>
              </w:rPr>
              <w:t xml:space="preserve"> Trigger Levels</w:t>
            </w:r>
          </w:p>
        </w:tc>
        <w:tc>
          <w:tcPr>
            <w:tcW w:w="1060" w:type="dxa"/>
            <w:tcBorders>
              <w:top w:val="single" w:sz="4" w:space="0" w:color="auto"/>
              <w:left w:val="nil"/>
              <w:bottom w:val="nil"/>
              <w:right w:val="single" w:sz="4" w:space="0" w:color="auto"/>
            </w:tcBorders>
            <w:shd w:val="clear" w:color="auto" w:fill="B8CCE4" w:themeFill="accent1" w:themeFillTint="66"/>
            <w:noWrap/>
            <w:vAlign w:val="bottom"/>
          </w:tcPr>
          <w:p w14:paraId="19A31C48" w14:textId="77777777" w:rsidR="00BD6753" w:rsidRPr="00BE63DD" w:rsidRDefault="00BD6753" w:rsidP="00307009">
            <w:pPr>
              <w:keepNext/>
              <w:jc w:val="center"/>
              <w:rPr>
                <w:rFonts w:ascii="Times New Roman" w:hAnsi="Times New Roman"/>
                <w:b/>
                <w:bCs/>
                <w:sz w:val="18"/>
                <w:szCs w:val="18"/>
              </w:rPr>
            </w:pPr>
          </w:p>
        </w:tc>
      </w:tr>
      <w:tr w:rsidR="00BD6753" w:rsidRPr="0022445D" w14:paraId="19A31C50" w14:textId="77777777" w:rsidTr="00F16F77">
        <w:trPr>
          <w:trHeight w:val="255"/>
          <w:tblHeader/>
        </w:trPr>
        <w:tc>
          <w:tcPr>
            <w:tcW w:w="1455" w:type="dxa"/>
            <w:vMerge/>
            <w:tcBorders>
              <w:left w:val="single" w:sz="4" w:space="0" w:color="auto"/>
              <w:bottom w:val="single" w:sz="4" w:space="0" w:color="auto"/>
              <w:right w:val="single" w:sz="4" w:space="0" w:color="auto"/>
            </w:tcBorders>
            <w:shd w:val="clear" w:color="auto" w:fill="B8CCE4" w:themeFill="accent1" w:themeFillTint="66"/>
            <w:noWrap/>
            <w:vAlign w:val="bottom"/>
          </w:tcPr>
          <w:p w14:paraId="19A31C4A" w14:textId="77777777" w:rsidR="00BD6753" w:rsidRPr="00ED3DD2" w:rsidRDefault="00BD6753" w:rsidP="00307009">
            <w:pPr>
              <w:spacing w:line="240" w:lineRule="auto"/>
              <w:rPr>
                <w:rFonts w:ascii="Times New Roman" w:hAnsi="Times New Roman"/>
                <w:bCs/>
                <w:color w:val="000000"/>
                <w:sz w:val="18"/>
                <w:szCs w:val="18"/>
              </w:rPr>
            </w:pPr>
          </w:p>
        </w:tc>
        <w:tc>
          <w:tcPr>
            <w:tcW w:w="1260" w:type="dxa"/>
            <w:tcBorders>
              <w:top w:val="nil"/>
              <w:left w:val="nil"/>
              <w:bottom w:val="single" w:sz="4" w:space="0" w:color="auto"/>
              <w:right w:val="single" w:sz="4" w:space="0" w:color="auto"/>
            </w:tcBorders>
            <w:shd w:val="clear" w:color="auto" w:fill="B8CCE4" w:themeFill="accent1" w:themeFillTint="66"/>
            <w:noWrap/>
            <w:vAlign w:val="center"/>
          </w:tcPr>
          <w:p w14:paraId="19A31C4B" w14:textId="77777777" w:rsidR="00BD6753" w:rsidRPr="00A32D23" w:rsidRDefault="00BD6753" w:rsidP="00307009">
            <w:pPr>
              <w:keepNext/>
              <w:jc w:val="center"/>
              <w:rPr>
                <w:rFonts w:ascii="Times New Roman" w:hAnsi="Times New Roman"/>
                <w:b/>
                <w:bCs/>
                <w:sz w:val="18"/>
                <w:szCs w:val="18"/>
              </w:rPr>
            </w:pPr>
            <w:r w:rsidRPr="00A32D23">
              <w:rPr>
                <w:rFonts w:ascii="Times New Roman" w:hAnsi="Times New Roman"/>
                <w:b/>
                <w:bCs/>
                <w:sz w:val="18"/>
                <w:szCs w:val="18"/>
              </w:rPr>
              <w:t>lb/hour</w:t>
            </w:r>
          </w:p>
        </w:tc>
        <w:tc>
          <w:tcPr>
            <w:tcW w:w="1170" w:type="dxa"/>
            <w:tcBorders>
              <w:top w:val="nil"/>
              <w:left w:val="nil"/>
              <w:bottom w:val="single" w:sz="4" w:space="0" w:color="auto"/>
              <w:right w:val="single" w:sz="4" w:space="0" w:color="auto"/>
            </w:tcBorders>
            <w:shd w:val="clear" w:color="auto" w:fill="B8CCE4" w:themeFill="accent1" w:themeFillTint="66"/>
            <w:noWrap/>
            <w:vAlign w:val="center"/>
          </w:tcPr>
          <w:p w14:paraId="19A31C4C" w14:textId="77777777" w:rsidR="00BD6753" w:rsidRPr="00A32D23" w:rsidRDefault="00BD6753" w:rsidP="00307009">
            <w:pPr>
              <w:keepNext/>
              <w:jc w:val="center"/>
              <w:rPr>
                <w:rFonts w:ascii="Times New Roman" w:hAnsi="Times New Roman"/>
                <w:b/>
                <w:bCs/>
                <w:sz w:val="18"/>
                <w:szCs w:val="18"/>
              </w:rPr>
            </w:pPr>
            <w:r w:rsidRPr="00A32D23">
              <w:rPr>
                <w:rFonts w:ascii="Times New Roman" w:hAnsi="Times New Roman"/>
                <w:b/>
                <w:bCs/>
                <w:sz w:val="18"/>
                <w:szCs w:val="18"/>
              </w:rPr>
              <w:t xml:space="preserve">lb/year </w:t>
            </w:r>
          </w:p>
        </w:tc>
        <w:tc>
          <w:tcPr>
            <w:tcW w:w="1170" w:type="dxa"/>
            <w:tcBorders>
              <w:top w:val="nil"/>
              <w:left w:val="nil"/>
              <w:bottom w:val="single" w:sz="4" w:space="0" w:color="auto"/>
              <w:right w:val="single" w:sz="4" w:space="0" w:color="auto"/>
            </w:tcBorders>
            <w:shd w:val="clear" w:color="auto" w:fill="B8CCE4" w:themeFill="accent1" w:themeFillTint="66"/>
            <w:noWrap/>
            <w:vAlign w:val="bottom"/>
          </w:tcPr>
          <w:p w14:paraId="19A31C4D" w14:textId="77777777" w:rsidR="00BD6753" w:rsidRPr="00BE63DD" w:rsidRDefault="00BD6753" w:rsidP="00307009">
            <w:pPr>
              <w:keepNext/>
              <w:jc w:val="center"/>
              <w:rPr>
                <w:rFonts w:ascii="Times New Roman" w:hAnsi="Times New Roman"/>
                <w:b/>
                <w:bCs/>
                <w:sz w:val="18"/>
                <w:szCs w:val="18"/>
              </w:rPr>
            </w:pPr>
            <w:r w:rsidRPr="00BE63DD">
              <w:rPr>
                <w:rFonts w:ascii="Times New Roman" w:hAnsi="Times New Roman"/>
                <w:b/>
                <w:bCs/>
                <w:sz w:val="18"/>
                <w:szCs w:val="18"/>
              </w:rPr>
              <w:t>Acute, lb/hr</w:t>
            </w:r>
          </w:p>
        </w:tc>
        <w:tc>
          <w:tcPr>
            <w:tcW w:w="1620" w:type="dxa"/>
            <w:tcBorders>
              <w:top w:val="nil"/>
              <w:left w:val="nil"/>
              <w:bottom w:val="single" w:sz="4" w:space="0" w:color="auto"/>
              <w:right w:val="single" w:sz="4" w:space="0" w:color="auto"/>
            </w:tcBorders>
            <w:shd w:val="clear" w:color="auto" w:fill="B8CCE4" w:themeFill="accent1" w:themeFillTint="66"/>
            <w:noWrap/>
            <w:vAlign w:val="bottom"/>
          </w:tcPr>
          <w:p w14:paraId="19A31C4E" w14:textId="77777777" w:rsidR="00BD6753" w:rsidRPr="00BE63DD" w:rsidRDefault="00BD6753" w:rsidP="00307009">
            <w:pPr>
              <w:keepNext/>
              <w:jc w:val="center"/>
              <w:rPr>
                <w:rFonts w:ascii="Times New Roman" w:hAnsi="Times New Roman"/>
                <w:b/>
                <w:bCs/>
                <w:sz w:val="18"/>
                <w:szCs w:val="18"/>
              </w:rPr>
            </w:pPr>
            <w:r w:rsidRPr="00BE63DD">
              <w:rPr>
                <w:rFonts w:ascii="Times New Roman" w:hAnsi="Times New Roman"/>
                <w:b/>
                <w:bCs/>
                <w:sz w:val="18"/>
                <w:szCs w:val="18"/>
              </w:rPr>
              <w:t>Chronic, lb/year</w:t>
            </w:r>
          </w:p>
        </w:tc>
        <w:tc>
          <w:tcPr>
            <w:tcW w:w="1060" w:type="dxa"/>
            <w:tcBorders>
              <w:top w:val="nil"/>
              <w:left w:val="nil"/>
              <w:bottom w:val="single" w:sz="4" w:space="0" w:color="auto"/>
              <w:right w:val="single" w:sz="4" w:space="0" w:color="auto"/>
            </w:tcBorders>
            <w:shd w:val="clear" w:color="auto" w:fill="B8CCE4" w:themeFill="accent1" w:themeFillTint="66"/>
            <w:noWrap/>
            <w:vAlign w:val="bottom"/>
          </w:tcPr>
          <w:p w14:paraId="19A31C4F" w14:textId="77777777" w:rsidR="00BD6753" w:rsidRPr="00BE63DD" w:rsidRDefault="00BD6753" w:rsidP="00307009">
            <w:pPr>
              <w:keepNext/>
              <w:jc w:val="center"/>
              <w:rPr>
                <w:rFonts w:ascii="Times New Roman" w:hAnsi="Times New Roman"/>
                <w:b/>
                <w:bCs/>
                <w:sz w:val="18"/>
                <w:szCs w:val="18"/>
              </w:rPr>
            </w:pPr>
            <w:r w:rsidRPr="00BE63DD">
              <w:rPr>
                <w:rFonts w:ascii="Times New Roman" w:hAnsi="Times New Roman"/>
                <w:b/>
                <w:bCs/>
                <w:sz w:val="18"/>
                <w:szCs w:val="18"/>
              </w:rPr>
              <w:t>Exceeds Trigger?</w:t>
            </w:r>
          </w:p>
        </w:tc>
      </w:tr>
      <w:tr w:rsidR="00BD6753" w:rsidRPr="0022445D" w14:paraId="19A31C57" w14:textId="77777777" w:rsidTr="00307009">
        <w:trPr>
          <w:trHeight w:val="255"/>
        </w:trPr>
        <w:tc>
          <w:tcPr>
            <w:tcW w:w="1455" w:type="dxa"/>
            <w:tcBorders>
              <w:top w:val="single" w:sz="4" w:space="0" w:color="auto"/>
              <w:left w:val="single" w:sz="4" w:space="0" w:color="auto"/>
              <w:bottom w:val="single" w:sz="4" w:space="0" w:color="auto"/>
              <w:right w:val="single" w:sz="4" w:space="0" w:color="auto"/>
            </w:tcBorders>
            <w:noWrap/>
            <w:vAlign w:val="center"/>
          </w:tcPr>
          <w:p w14:paraId="19A31C51" w14:textId="77777777" w:rsidR="00BD6753" w:rsidRPr="00ED3DD2" w:rsidRDefault="00BD6753" w:rsidP="00307009">
            <w:pPr>
              <w:spacing w:line="240" w:lineRule="auto"/>
              <w:rPr>
                <w:rFonts w:ascii="Times New Roman" w:hAnsi="Times New Roman"/>
                <w:b/>
                <w:bCs/>
                <w:color w:val="000000"/>
                <w:sz w:val="18"/>
                <w:szCs w:val="18"/>
              </w:rPr>
            </w:pPr>
            <w:r w:rsidRPr="00ED3DD2">
              <w:rPr>
                <w:rFonts w:ascii="Times New Roman" w:hAnsi="Times New Roman"/>
                <w:b/>
                <w:bCs/>
                <w:color w:val="000000"/>
                <w:sz w:val="18"/>
                <w:szCs w:val="18"/>
              </w:rPr>
              <w:t>Diesel PM</w:t>
            </w:r>
          </w:p>
        </w:tc>
        <w:tc>
          <w:tcPr>
            <w:tcW w:w="1260" w:type="dxa"/>
            <w:tcBorders>
              <w:top w:val="single" w:sz="4" w:space="0" w:color="auto"/>
              <w:left w:val="nil"/>
              <w:bottom w:val="single" w:sz="4" w:space="0" w:color="auto"/>
              <w:right w:val="single" w:sz="4" w:space="0" w:color="auto"/>
            </w:tcBorders>
            <w:noWrap/>
            <w:vAlign w:val="center"/>
          </w:tcPr>
          <w:p w14:paraId="19A31C52" w14:textId="77777777" w:rsidR="00BD6753" w:rsidRPr="00431759" w:rsidRDefault="00BD6753" w:rsidP="00307009">
            <w:pPr>
              <w:keepNext/>
              <w:jc w:val="center"/>
              <w:rPr>
                <w:rFonts w:ascii="Times New Roman" w:hAnsi="Times New Roman"/>
                <w:sz w:val="20"/>
              </w:rPr>
            </w:pPr>
            <w:r w:rsidRPr="00431759">
              <w:rPr>
                <w:rFonts w:ascii="Times New Roman" w:hAnsi="Times New Roman"/>
                <w:sz w:val="20"/>
              </w:rPr>
              <w:t>NA</w:t>
            </w:r>
          </w:p>
        </w:tc>
        <w:tc>
          <w:tcPr>
            <w:tcW w:w="1170" w:type="dxa"/>
            <w:tcBorders>
              <w:top w:val="single" w:sz="4" w:space="0" w:color="auto"/>
              <w:left w:val="nil"/>
              <w:bottom w:val="single" w:sz="4" w:space="0" w:color="auto"/>
              <w:right w:val="single" w:sz="4" w:space="0" w:color="auto"/>
            </w:tcBorders>
            <w:noWrap/>
          </w:tcPr>
          <w:p w14:paraId="19A31C53" w14:textId="77777777" w:rsidR="00BD6753" w:rsidRPr="00431759" w:rsidRDefault="009C57FC" w:rsidP="00307009">
            <w:pPr>
              <w:jc w:val="center"/>
              <w:rPr>
                <w:rFonts w:ascii="Times New Roman" w:hAnsi="Times New Roman"/>
                <w:color w:val="000000"/>
                <w:sz w:val="20"/>
              </w:rPr>
            </w:pPr>
            <w:r w:rsidRPr="00431759">
              <w:rPr>
                <w:rFonts w:ascii="Times New Roman" w:hAnsi="Times New Roman"/>
                <w:color w:val="000000"/>
                <w:sz w:val="20"/>
              </w:rPr>
              <w:t>3453</w:t>
            </w:r>
          </w:p>
        </w:tc>
        <w:tc>
          <w:tcPr>
            <w:tcW w:w="1170" w:type="dxa"/>
            <w:tcBorders>
              <w:top w:val="single" w:sz="4" w:space="0" w:color="auto"/>
              <w:left w:val="nil"/>
              <w:bottom w:val="single" w:sz="4" w:space="0" w:color="auto"/>
              <w:right w:val="single" w:sz="4" w:space="0" w:color="auto"/>
            </w:tcBorders>
            <w:noWrap/>
            <w:vAlign w:val="center"/>
          </w:tcPr>
          <w:p w14:paraId="19A31C54" w14:textId="77777777" w:rsidR="00BD6753" w:rsidRPr="00431759" w:rsidRDefault="00BD6753" w:rsidP="00307009">
            <w:pPr>
              <w:keepNext/>
              <w:jc w:val="center"/>
              <w:rPr>
                <w:rFonts w:ascii="Times New Roman" w:hAnsi="Times New Roman"/>
                <w:sz w:val="20"/>
              </w:rPr>
            </w:pPr>
            <w:r w:rsidRPr="00431759">
              <w:rPr>
                <w:rFonts w:ascii="Times New Roman" w:hAnsi="Times New Roman"/>
                <w:sz w:val="20"/>
              </w:rPr>
              <w:t>NA</w:t>
            </w:r>
          </w:p>
        </w:tc>
        <w:tc>
          <w:tcPr>
            <w:tcW w:w="1620" w:type="dxa"/>
            <w:tcBorders>
              <w:top w:val="single" w:sz="4" w:space="0" w:color="auto"/>
              <w:left w:val="nil"/>
              <w:bottom w:val="single" w:sz="4" w:space="0" w:color="auto"/>
              <w:right w:val="single" w:sz="4" w:space="0" w:color="auto"/>
            </w:tcBorders>
            <w:noWrap/>
            <w:vAlign w:val="center"/>
          </w:tcPr>
          <w:p w14:paraId="19A31C55" w14:textId="77777777" w:rsidR="00BD6753" w:rsidRPr="00431759" w:rsidRDefault="00BD6753" w:rsidP="00307009">
            <w:pPr>
              <w:keepNext/>
              <w:jc w:val="center"/>
              <w:rPr>
                <w:rFonts w:ascii="Times New Roman" w:hAnsi="Times New Roman"/>
                <w:sz w:val="20"/>
              </w:rPr>
            </w:pPr>
            <w:r w:rsidRPr="00431759">
              <w:rPr>
                <w:rFonts w:ascii="Times New Roman" w:hAnsi="Times New Roman"/>
                <w:sz w:val="20"/>
              </w:rPr>
              <w:t>0.34</w:t>
            </w:r>
          </w:p>
        </w:tc>
        <w:tc>
          <w:tcPr>
            <w:tcW w:w="1060" w:type="dxa"/>
            <w:tcBorders>
              <w:top w:val="single" w:sz="4" w:space="0" w:color="auto"/>
              <w:left w:val="nil"/>
              <w:bottom w:val="single" w:sz="4" w:space="0" w:color="auto"/>
              <w:right w:val="single" w:sz="4" w:space="0" w:color="auto"/>
            </w:tcBorders>
            <w:noWrap/>
            <w:vAlign w:val="bottom"/>
          </w:tcPr>
          <w:p w14:paraId="19A31C56" w14:textId="77777777" w:rsidR="00BD6753" w:rsidRPr="00431759" w:rsidRDefault="00BD6753" w:rsidP="00307009">
            <w:pPr>
              <w:keepNext/>
              <w:jc w:val="center"/>
              <w:rPr>
                <w:rFonts w:ascii="Times New Roman" w:hAnsi="Times New Roman"/>
                <w:sz w:val="20"/>
              </w:rPr>
            </w:pPr>
            <w:r w:rsidRPr="00431759">
              <w:rPr>
                <w:rFonts w:ascii="Times New Roman" w:hAnsi="Times New Roman"/>
                <w:sz w:val="20"/>
              </w:rPr>
              <w:t>Yes</w:t>
            </w:r>
          </w:p>
        </w:tc>
      </w:tr>
      <w:tr w:rsidR="001516E3" w:rsidRPr="0022445D" w14:paraId="19A31C5E" w14:textId="77777777" w:rsidTr="00307009">
        <w:trPr>
          <w:trHeight w:val="255"/>
        </w:trPr>
        <w:tc>
          <w:tcPr>
            <w:tcW w:w="1455" w:type="dxa"/>
            <w:tcBorders>
              <w:top w:val="single" w:sz="4" w:space="0" w:color="auto"/>
              <w:left w:val="single" w:sz="4" w:space="0" w:color="auto"/>
              <w:bottom w:val="single" w:sz="4" w:space="0" w:color="auto"/>
              <w:right w:val="single" w:sz="4" w:space="0" w:color="auto"/>
            </w:tcBorders>
            <w:noWrap/>
            <w:vAlign w:val="center"/>
          </w:tcPr>
          <w:p w14:paraId="19A31C58" w14:textId="77777777" w:rsidR="001516E3" w:rsidRPr="00ED3DD2" w:rsidRDefault="001516E3" w:rsidP="001516E3">
            <w:pPr>
              <w:spacing w:line="240" w:lineRule="auto"/>
              <w:rPr>
                <w:rFonts w:ascii="Times New Roman" w:hAnsi="Times New Roman"/>
                <w:b/>
                <w:bCs/>
                <w:color w:val="000000"/>
                <w:sz w:val="18"/>
                <w:szCs w:val="18"/>
              </w:rPr>
            </w:pPr>
            <w:r w:rsidRPr="00ED3DD2">
              <w:rPr>
                <w:rFonts w:ascii="Times New Roman" w:hAnsi="Times New Roman"/>
                <w:b/>
                <w:bCs/>
                <w:color w:val="000000"/>
                <w:sz w:val="18"/>
                <w:szCs w:val="18"/>
              </w:rPr>
              <w:t>Toluene</w:t>
            </w:r>
          </w:p>
        </w:tc>
        <w:tc>
          <w:tcPr>
            <w:tcW w:w="1260" w:type="dxa"/>
            <w:tcBorders>
              <w:top w:val="single" w:sz="4" w:space="0" w:color="auto"/>
              <w:left w:val="nil"/>
              <w:bottom w:val="single" w:sz="4" w:space="0" w:color="auto"/>
              <w:right w:val="single" w:sz="4" w:space="0" w:color="auto"/>
            </w:tcBorders>
            <w:noWrap/>
          </w:tcPr>
          <w:p w14:paraId="19A31C59"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0.4</w:t>
            </w:r>
            <w:r w:rsidR="0026554E">
              <w:rPr>
                <w:rFonts w:ascii="Times New Roman" w:hAnsi="Times New Roman"/>
                <w:sz w:val="20"/>
              </w:rPr>
              <w:t>987</w:t>
            </w:r>
          </w:p>
        </w:tc>
        <w:tc>
          <w:tcPr>
            <w:tcW w:w="1170" w:type="dxa"/>
            <w:tcBorders>
              <w:top w:val="single" w:sz="4" w:space="0" w:color="auto"/>
              <w:left w:val="nil"/>
              <w:bottom w:val="single" w:sz="4" w:space="0" w:color="auto"/>
              <w:right w:val="single" w:sz="4" w:space="0" w:color="auto"/>
            </w:tcBorders>
            <w:noWrap/>
          </w:tcPr>
          <w:p w14:paraId="19A31C5A" w14:textId="77777777" w:rsidR="001516E3" w:rsidRPr="00431759" w:rsidRDefault="0026554E" w:rsidP="001516E3">
            <w:pPr>
              <w:jc w:val="center"/>
              <w:rPr>
                <w:rFonts w:ascii="Times New Roman" w:hAnsi="Times New Roman"/>
                <w:sz w:val="20"/>
              </w:rPr>
            </w:pPr>
            <w:r>
              <w:rPr>
                <w:rFonts w:ascii="Times New Roman" w:hAnsi="Times New Roman"/>
                <w:sz w:val="20"/>
              </w:rPr>
              <w:t>918</w:t>
            </w:r>
          </w:p>
        </w:tc>
        <w:tc>
          <w:tcPr>
            <w:tcW w:w="1170" w:type="dxa"/>
            <w:tcBorders>
              <w:top w:val="single" w:sz="4" w:space="0" w:color="auto"/>
              <w:left w:val="nil"/>
              <w:bottom w:val="single" w:sz="4" w:space="0" w:color="auto"/>
              <w:right w:val="single" w:sz="4" w:space="0" w:color="auto"/>
            </w:tcBorders>
            <w:noWrap/>
            <w:vAlign w:val="center"/>
          </w:tcPr>
          <w:p w14:paraId="19A31C5B" w14:textId="77777777" w:rsidR="001516E3" w:rsidRPr="00431759" w:rsidRDefault="001516E3" w:rsidP="001516E3">
            <w:pPr>
              <w:keepNext/>
              <w:jc w:val="center"/>
              <w:rPr>
                <w:rFonts w:ascii="Times New Roman" w:hAnsi="Times New Roman"/>
                <w:sz w:val="20"/>
              </w:rPr>
            </w:pPr>
            <w:r w:rsidRPr="00431759">
              <w:rPr>
                <w:rFonts w:ascii="Times New Roman" w:hAnsi="Times New Roman"/>
                <w:sz w:val="20"/>
              </w:rPr>
              <w:t>82</w:t>
            </w:r>
          </w:p>
        </w:tc>
        <w:tc>
          <w:tcPr>
            <w:tcW w:w="1620" w:type="dxa"/>
            <w:tcBorders>
              <w:top w:val="single" w:sz="4" w:space="0" w:color="auto"/>
              <w:left w:val="nil"/>
              <w:bottom w:val="single" w:sz="4" w:space="0" w:color="auto"/>
              <w:right w:val="single" w:sz="4" w:space="0" w:color="auto"/>
            </w:tcBorders>
            <w:noWrap/>
            <w:vAlign w:val="center"/>
          </w:tcPr>
          <w:p w14:paraId="19A31C5C" w14:textId="77777777" w:rsidR="001516E3" w:rsidRPr="00431759" w:rsidRDefault="001516E3" w:rsidP="001516E3">
            <w:pPr>
              <w:keepNext/>
              <w:jc w:val="center"/>
              <w:rPr>
                <w:rFonts w:ascii="Times New Roman" w:hAnsi="Times New Roman"/>
                <w:sz w:val="20"/>
              </w:rPr>
            </w:pPr>
            <w:r w:rsidRPr="00431759">
              <w:rPr>
                <w:rFonts w:ascii="Times New Roman" w:hAnsi="Times New Roman"/>
                <w:sz w:val="20"/>
              </w:rPr>
              <w:t>12000</w:t>
            </w:r>
          </w:p>
        </w:tc>
        <w:tc>
          <w:tcPr>
            <w:tcW w:w="1060" w:type="dxa"/>
            <w:tcBorders>
              <w:top w:val="single" w:sz="4" w:space="0" w:color="auto"/>
              <w:left w:val="nil"/>
              <w:bottom w:val="single" w:sz="4" w:space="0" w:color="auto"/>
              <w:right w:val="single" w:sz="4" w:space="0" w:color="auto"/>
            </w:tcBorders>
            <w:noWrap/>
            <w:vAlign w:val="center"/>
          </w:tcPr>
          <w:p w14:paraId="19A31C5D" w14:textId="77777777" w:rsidR="001516E3" w:rsidRPr="00431759" w:rsidRDefault="001516E3" w:rsidP="001516E3">
            <w:pPr>
              <w:keepNext/>
              <w:jc w:val="center"/>
              <w:rPr>
                <w:rFonts w:ascii="Times New Roman" w:hAnsi="Times New Roman"/>
                <w:sz w:val="20"/>
              </w:rPr>
            </w:pPr>
            <w:r w:rsidRPr="00431759">
              <w:rPr>
                <w:rFonts w:ascii="Times New Roman" w:hAnsi="Times New Roman"/>
                <w:color w:val="000000"/>
                <w:sz w:val="20"/>
              </w:rPr>
              <w:t>No</w:t>
            </w:r>
          </w:p>
        </w:tc>
      </w:tr>
      <w:tr w:rsidR="001516E3" w:rsidRPr="0022445D" w14:paraId="19A31C65" w14:textId="77777777" w:rsidTr="00307009">
        <w:trPr>
          <w:trHeight w:val="255"/>
        </w:trPr>
        <w:tc>
          <w:tcPr>
            <w:tcW w:w="1455" w:type="dxa"/>
            <w:tcBorders>
              <w:top w:val="single" w:sz="4" w:space="0" w:color="auto"/>
              <w:left w:val="single" w:sz="4" w:space="0" w:color="auto"/>
              <w:bottom w:val="single" w:sz="4" w:space="0" w:color="auto"/>
              <w:right w:val="single" w:sz="4" w:space="0" w:color="auto"/>
            </w:tcBorders>
            <w:noWrap/>
            <w:vAlign w:val="center"/>
          </w:tcPr>
          <w:p w14:paraId="19A31C5F" w14:textId="77777777" w:rsidR="001516E3" w:rsidRPr="00ED3DD2" w:rsidRDefault="001516E3" w:rsidP="001516E3">
            <w:pPr>
              <w:spacing w:line="240" w:lineRule="auto"/>
              <w:rPr>
                <w:rFonts w:ascii="Times New Roman" w:hAnsi="Times New Roman"/>
                <w:b/>
                <w:bCs/>
                <w:color w:val="000000"/>
                <w:sz w:val="18"/>
                <w:szCs w:val="18"/>
              </w:rPr>
            </w:pPr>
            <w:r w:rsidRPr="00ED3DD2">
              <w:rPr>
                <w:rFonts w:ascii="Times New Roman" w:hAnsi="Times New Roman"/>
                <w:b/>
                <w:bCs/>
                <w:color w:val="000000"/>
                <w:sz w:val="18"/>
                <w:szCs w:val="18"/>
              </w:rPr>
              <w:t>Ethylbenzene</w:t>
            </w:r>
          </w:p>
        </w:tc>
        <w:tc>
          <w:tcPr>
            <w:tcW w:w="1260" w:type="dxa"/>
            <w:tcBorders>
              <w:top w:val="single" w:sz="4" w:space="0" w:color="auto"/>
              <w:left w:val="nil"/>
              <w:bottom w:val="single" w:sz="4" w:space="0" w:color="auto"/>
              <w:right w:val="single" w:sz="4" w:space="0" w:color="auto"/>
            </w:tcBorders>
            <w:noWrap/>
            <w:vAlign w:val="center"/>
          </w:tcPr>
          <w:p w14:paraId="19A31C60" w14:textId="77777777" w:rsidR="001516E3" w:rsidRPr="00431759" w:rsidRDefault="001516E3" w:rsidP="001516E3">
            <w:pPr>
              <w:keepNext/>
              <w:jc w:val="center"/>
              <w:rPr>
                <w:rFonts w:ascii="Times New Roman" w:hAnsi="Times New Roman"/>
                <w:sz w:val="20"/>
              </w:rPr>
            </w:pPr>
            <w:r w:rsidRPr="00431759">
              <w:rPr>
                <w:rFonts w:ascii="Times New Roman" w:hAnsi="Times New Roman"/>
                <w:sz w:val="20"/>
              </w:rPr>
              <w:t>NA</w:t>
            </w:r>
          </w:p>
        </w:tc>
        <w:tc>
          <w:tcPr>
            <w:tcW w:w="1170" w:type="dxa"/>
            <w:tcBorders>
              <w:top w:val="single" w:sz="4" w:space="0" w:color="auto"/>
              <w:left w:val="nil"/>
              <w:bottom w:val="single" w:sz="4" w:space="0" w:color="auto"/>
              <w:right w:val="single" w:sz="4" w:space="0" w:color="auto"/>
            </w:tcBorders>
            <w:noWrap/>
          </w:tcPr>
          <w:p w14:paraId="19A31C61" w14:textId="77777777" w:rsidR="001516E3" w:rsidRPr="00431759" w:rsidRDefault="0026554E" w:rsidP="001516E3">
            <w:pPr>
              <w:jc w:val="center"/>
              <w:rPr>
                <w:rFonts w:ascii="Times New Roman" w:hAnsi="Times New Roman"/>
                <w:sz w:val="20"/>
              </w:rPr>
            </w:pPr>
            <w:r>
              <w:rPr>
                <w:rFonts w:ascii="Times New Roman" w:hAnsi="Times New Roman"/>
                <w:sz w:val="20"/>
              </w:rPr>
              <w:t>70</w:t>
            </w:r>
          </w:p>
        </w:tc>
        <w:tc>
          <w:tcPr>
            <w:tcW w:w="1170" w:type="dxa"/>
            <w:tcBorders>
              <w:top w:val="single" w:sz="4" w:space="0" w:color="auto"/>
              <w:left w:val="nil"/>
              <w:bottom w:val="single" w:sz="4" w:space="0" w:color="auto"/>
              <w:right w:val="single" w:sz="4" w:space="0" w:color="auto"/>
            </w:tcBorders>
            <w:noWrap/>
            <w:vAlign w:val="center"/>
          </w:tcPr>
          <w:p w14:paraId="19A31C62"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NA</w:t>
            </w:r>
          </w:p>
        </w:tc>
        <w:tc>
          <w:tcPr>
            <w:tcW w:w="1620" w:type="dxa"/>
            <w:tcBorders>
              <w:top w:val="single" w:sz="4" w:space="0" w:color="auto"/>
              <w:left w:val="nil"/>
              <w:bottom w:val="single" w:sz="4" w:space="0" w:color="auto"/>
              <w:right w:val="single" w:sz="4" w:space="0" w:color="auto"/>
            </w:tcBorders>
            <w:noWrap/>
            <w:vAlign w:val="center"/>
          </w:tcPr>
          <w:p w14:paraId="19A31C63"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43</w:t>
            </w:r>
          </w:p>
        </w:tc>
        <w:tc>
          <w:tcPr>
            <w:tcW w:w="1060" w:type="dxa"/>
            <w:tcBorders>
              <w:top w:val="single" w:sz="4" w:space="0" w:color="auto"/>
              <w:left w:val="nil"/>
              <w:bottom w:val="single" w:sz="4" w:space="0" w:color="auto"/>
              <w:right w:val="single" w:sz="4" w:space="0" w:color="auto"/>
            </w:tcBorders>
            <w:noWrap/>
            <w:vAlign w:val="bottom"/>
          </w:tcPr>
          <w:p w14:paraId="19A31C64" w14:textId="77777777" w:rsidR="001516E3" w:rsidRPr="00431759" w:rsidRDefault="0026554E" w:rsidP="001516E3">
            <w:pPr>
              <w:keepNext/>
              <w:jc w:val="center"/>
              <w:rPr>
                <w:rFonts w:ascii="Times New Roman" w:hAnsi="Times New Roman"/>
                <w:sz w:val="20"/>
              </w:rPr>
            </w:pPr>
            <w:r>
              <w:rPr>
                <w:rFonts w:ascii="Times New Roman" w:hAnsi="Times New Roman"/>
                <w:sz w:val="20"/>
              </w:rPr>
              <w:t>Yes</w:t>
            </w:r>
          </w:p>
        </w:tc>
      </w:tr>
      <w:tr w:rsidR="001516E3" w:rsidRPr="0022445D" w14:paraId="19A31C6C" w14:textId="77777777" w:rsidTr="00307009">
        <w:trPr>
          <w:trHeight w:val="255"/>
        </w:trPr>
        <w:tc>
          <w:tcPr>
            <w:tcW w:w="1455" w:type="dxa"/>
            <w:tcBorders>
              <w:top w:val="single" w:sz="4" w:space="0" w:color="auto"/>
              <w:left w:val="single" w:sz="4" w:space="0" w:color="auto"/>
              <w:bottom w:val="single" w:sz="4" w:space="0" w:color="auto"/>
              <w:right w:val="single" w:sz="4" w:space="0" w:color="auto"/>
            </w:tcBorders>
            <w:noWrap/>
            <w:vAlign w:val="center"/>
          </w:tcPr>
          <w:p w14:paraId="19A31C66" w14:textId="77777777" w:rsidR="001516E3" w:rsidRPr="00ED3DD2" w:rsidRDefault="001516E3" w:rsidP="001516E3">
            <w:pPr>
              <w:spacing w:line="240" w:lineRule="auto"/>
              <w:rPr>
                <w:rFonts w:ascii="Times New Roman" w:hAnsi="Times New Roman"/>
                <w:b/>
                <w:bCs/>
                <w:color w:val="000000"/>
                <w:sz w:val="18"/>
                <w:szCs w:val="18"/>
              </w:rPr>
            </w:pPr>
            <w:r w:rsidRPr="00ED3DD2">
              <w:rPr>
                <w:rFonts w:ascii="Times New Roman" w:hAnsi="Times New Roman"/>
                <w:b/>
                <w:bCs/>
                <w:color w:val="000000"/>
                <w:sz w:val="18"/>
                <w:szCs w:val="18"/>
              </w:rPr>
              <w:t>Xylene (Total)</w:t>
            </w:r>
          </w:p>
        </w:tc>
        <w:tc>
          <w:tcPr>
            <w:tcW w:w="1260" w:type="dxa"/>
            <w:tcBorders>
              <w:top w:val="single" w:sz="4" w:space="0" w:color="auto"/>
              <w:left w:val="nil"/>
              <w:bottom w:val="single" w:sz="4" w:space="0" w:color="auto"/>
              <w:right w:val="single" w:sz="4" w:space="0" w:color="auto"/>
            </w:tcBorders>
            <w:noWrap/>
          </w:tcPr>
          <w:p w14:paraId="19A31C67"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1.0</w:t>
            </w:r>
            <w:r w:rsidR="0026554E">
              <w:rPr>
                <w:rFonts w:ascii="Times New Roman" w:hAnsi="Times New Roman"/>
                <w:sz w:val="20"/>
              </w:rPr>
              <w:t>515</w:t>
            </w:r>
          </w:p>
        </w:tc>
        <w:tc>
          <w:tcPr>
            <w:tcW w:w="1170" w:type="dxa"/>
            <w:tcBorders>
              <w:top w:val="single" w:sz="4" w:space="0" w:color="auto"/>
              <w:left w:val="nil"/>
              <w:bottom w:val="single" w:sz="4" w:space="0" w:color="auto"/>
              <w:right w:val="single" w:sz="4" w:space="0" w:color="auto"/>
            </w:tcBorders>
            <w:noWrap/>
          </w:tcPr>
          <w:p w14:paraId="19A31C68" w14:textId="77777777" w:rsidR="001516E3" w:rsidRPr="00431759" w:rsidRDefault="0026554E" w:rsidP="001516E3">
            <w:pPr>
              <w:jc w:val="center"/>
              <w:rPr>
                <w:rFonts w:ascii="Times New Roman" w:hAnsi="Times New Roman"/>
                <w:sz w:val="20"/>
              </w:rPr>
            </w:pPr>
            <w:r>
              <w:rPr>
                <w:rFonts w:ascii="Times New Roman" w:hAnsi="Times New Roman"/>
                <w:sz w:val="20"/>
              </w:rPr>
              <w:t>4,101</w:t>
            </w:r>
          </w:p>
        </w:tc>
        <w:tc>
          <w:tcPr>
            <w:tcW w:w="1170" w:type="dxa"/>
            <w:tcBorders>
              <w:top w:val="single" w:sz="4" w:space="0" w:color="auto"/>
              <w:left w:val="nil"/>
              <w:bottom w:val="single" w:sz="4" w:space="0" w:color="auto"/>
              <w:right w:val="single" w:sz="4" w:space="0" w:color="auto"/>
            </w:tcBorders>
            <w:noWrap/>
            <w:vAlign w:val="center"/>
          </w:tcPr>
          <w:p w14:paraId="19A31C69"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49</w:t>
            </w:r>
          </w:p>
        </w:tc>
        <w:tc>
          <w:tcPr>
            <w:tcW w:w="1620" w:type="dxa"/>
            <w:tcBorders>
              <w:top w:val="single" w:sz="4" w:space="0" w:color="auto"/>
              <w:left w:val="nil"/>
              <w:bottom w:val="single" w:sz="4" w:space="0" w:color="auto"/>
              <w:right w:val="single" w:sz="4" w:space="0" w:color="auto"/>
            </w:tcBorders>
            <w:noWrap/>
            <w:vAlign w:val="center"/>
          </w:tcPr>
          <w:p w14:paraId="19A31C6A"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27000</w:t>
            </w:r>
          </w:p>
        </w:tc>
        <w:tc>
          <w:tcPr>
            <w:tcW w:w="1060" w:type="dxa"/>
            <w:tcBorders>
              <w:top w:val="single" w:sz="4" w:space="0" w:color="auto"/>
              <w:left w:val="nil"/>
              <w:bottom w:val="single" w:sz="4" w:space="0" w:color="auto"/>
              <w:right w:val="single" w:sz="4" w:space="0" w:color="auto"/>
            </w:tcBorders>
            <w:noWrap/>
            <w:vAlign w:val="center"/>
          </w:tcPr>
          <w:p w14:paraId="19A31C6B" w14:textId="77777777" w:rsidR="001516E3" w:rsidRPr="00431759" w:rsidRDefault="001516E3" w:rsidP="001516E3">
            <w:pPr>
              <w:jc w:val="center"/>
              <w:rPr>
                <w:rFonts w:ascii="Times New Roman" w:hAnsi="Times New Roman"/>
                <w:sz w:val="20"/>
              </w:rPr>
            </w:pPr>
            <w:r w:rsidRPr="00431759">
              <w:rPr>
                <w:rFonts w:ascii="Times New Roman" w:hAnsi="Times New Roman"/>
                <w:color w:val="000000"/>
                <w:sz w:val="20"/>
              </w:rPr>
              <w:t>No</w:t>
            </w:r>
          </w:p>
        </w:tc>
      </w:tr>
      <w:tr w:rsidR="001516E3" w:rsidRPr="0022445D" w14:paraId="19A31C73" w14:textId="77777777" w:rsidTr="00307009">
        <w:trPr>
          <w:trHeight w:val="255"/>
        </w:trPr>
        <w:tc>
          <w:tcPr>
            <w:tcW w:w="1455" w:type="dxa"/>
            <w:tcBorders>
              <w:top w:val="single" w:sz="4" w:space="0" w:color="auto"/>
              <w:left w:val="single" w:sz="4" w:space="0" w:color="auto"/>
              <w:bottom w:val="single" w:sz="4" w:space="0" w:color="auto"/>
              <w:right w:val="single" w:sz="4" w:space="0" w:color="auto"/>
            </w:tcBorders>
            <w:noWrap/>
            <w:vAlign w:val="center"/>
          </w:tcPr>
          <w:p w14:paraId="19A31C6D" w14:textId="77777777" w:rsidR="001516E3" w:rsidRPr="00ED3DD2" w:rsidRDefault="001516E3" w:rsidP="001516E3">
            <w:pPr>
              <w:spacing w:line="240" w:lineRule="auto"/>
              <w:rPr>
                <w:rFonts w:ascii="Times New Roman" w:hAnsi="Times New Roman"/>
                <w:b/>
                <w:bCs/>
                <w:color w:val="000000"/>
                <w:sz w:val="18"/>
                <w:szCs w:val="18"/>
              </w:rPr>
            </w:pPr>
            <w:r w:rsidRPr="00ED3DD2">
              <w:rPr>
                <w:rFonts w:ascii="Times New Roman" w:hAnsi="Times New Roman"/>
                <w:b/>
                <w:bCs/>
                <w:color w:val="000000"/>
                <w:sz w:val="18"/>
                <w:szCs w:val="18"/>
              </w:rPr>
              <w:t>Benzene</w:t>
            </w:r>
          </w:p>
        </w:tc>
        <w:tc>
          <w:tcPr>
            <w:tcW w:w="1260" w:type="dxa"/>
            <w:tcBorders>
              <w:top w:val="single" w:sz="4" w:space="0" w:color="auto"/>
              <w:left w:val="nil"/>
              <w:bottom w:val="single" w:sz="4" w:space="0" w:color="auto"/>
              <w:right w:val="single" w:sz="4" w:space="0" w:color="auto"/>
            </w:tcBorders>
            <w:noWrap/>
          </w:tcPr>
          <w:p w14:paraId="19A31C6E"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0.0</w:t>
            </w:r>
            <w:r w:rsidR="0026554E">
              <w:rPr>
                <w:rFonts w:ascii="Times New Roman" w:hAnsi="Times New Roman"/>
                <w:sz w:val="20"/>
              </w:rPr>
              <w:t>737</w:t>
            </w:r>
          </w:p>
        </w:tc>
        <w:tc>
          <w:tcPr>
            <w:tcW w:w="1170" w:type="dxa"/>
            <w:tcBorders>
              <w:top w:val="single" w:sz="4" w:space="0" w:color="auto"/>
              <w:left w:val="nil"/>
              <w:bottom w:val="single" w:sz="4" w:space="0" w:color="auto"/>
              <w:right w:val="single" w:sz="4" w:space="0" w:color="auto"/>
            </w:tcBorders>
            <w:noWrap/>
          </w:tcPr>
          <w:p w14:paraId="19A31C6F" w14:textId="77777777" w:rsidR="001516E3" w:rsidRPr="00431759" w:rsidRDefault="0026554E" w:rsidP="001516E3">
            <w:pPr>
              <w:jc w:val="center"/>
              <w:rPr>
                <w:rFonts w:ascii="Times New Roman" w:hAnsi="Times New Roman"/>
                <w:sz w:val="20"/>
              </w:rPr>
            </w:pPr>
            <w:r>
              <w:rPr>
                <w:rFonts w:ascii="Times New Roman" w:hAnsi="Times New Roman"/>
                <w:sz w:val="20"/>
              </w:rPr>
              <w:t>120</w:t>
            </w:r>
          </w:p>
        </w:tc>
        <w:tc>
          <w:tcPr>
            <w:tcW w:w="1170" w:type="dxa"/>
            <w:tcBorders>
              <w:top w:val="single" w:sz="4" w:space="0" w:color="auto"/>
              <w:left w:val="nil"/>
              <w:bottom w:val="single" w:sz="4" w:space="0" w:color="auto"/>
              <w:right w:val="single" w:sz="4" w:space="0" w:color="auto"/>
            </w:tcBorders>
            <w:noWrap/>
            <w:vAlign w:val="center"/>
          </w:tcPr>
          <w:p w14:paraId="19A31C70"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2.9</w:t>
            </w:r>
          </w:p>
        </w:tc>
        <w:tc>
          <w:tcPr>
            <w:tcW w:w="1620" w:type="dxa"/>
            <w:tcBorders>
              <w:top w:val="single" w:sz="4" w:space="0" w:color="auto"/>
              <w:left w:val="nil"/>
              <w:bottom w:val="single" w:sz="4" w:space="0" w:color="auto"/>
              <w:right w:val="nil"/>
            </w:tcBorders>
            <w:noWrap/>
            <w:vAlign w:val="center"/>
          </w:tcPr>
          <w:p w14:paraId="19A31C71"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3.8</w:t>
            </w:r>
          </w:p>
        </w:tc>
        <w:tc>
          <w:tcPr>
            <w:tcW w:w="1060" w:type="dxa"/>
            <w:tcBorders>
              <w:top w:val="single" w:sz="4" w:space="0" w:color="auto"/>
              <w:left w:val="single" w:sz="4" w:space="0" w:color="auto"/>
              <w:bottom w:val="single" w:sz="4" w:space="0" w:color="auto"/>
              <w:right w:val="single" w:sz="4" w:space="0" w:color="auto"/>
            </w:tcBorders>
            <w:noWrap/>
            <w:vAlign w:val="center"/>
          </w:tcPr>
          <w:p w14:paraId="19A31C72" w14:textId="77777777" w:rsidR="001516E3" w:rsidRPr="00431759" w:rsidRDefault="001516E3" w:rsidP="001516E3">
            <w:pPr>
              <w:jc w:val="center"/>
              <w:rPr>
                <w:rFonts w:ascii="Times New Roman" w:hAnsi="Times New Roman"/>
                <w:sz w:val="20"/>
              </w:rPr>
            </w:pPr>
            <w:r w:rsidRPr="00431759">
              <w:rPr>
                <w:rFonts w:ascii="Times New Roman" w:hAnsi="Times New Roman"/>
                <w:bCs/>
                <w:color w:val="000000"/>
                <w:sz w:val="20"/>
              </w:rPr>
              <w:t>Yes</w:t>
            </w:r>
          </w:p>
        </w:tc>
      </w:tr>
      <w:tr w:rsidR="001516E3" w:rsidRPr="0022445D" w14:paraId="19A31C7A" w14:textId="77777777" w:rsidTr="00307009">
        <w:trPr>
          <w:trHeight w:val="255"/>
        </w:trPr>
        <w:tc>
          <w:tcPr>
            <w:tcW w:w="1455" w:type="dxa"/>
            <w:tcBorders>
              <w:top w:val="single" w:sz="4" w:space="0" w:color="auto"/>
              <w:left w:val="single" w:sz="4" w:space="0" w:color="auto"/>
              <w:bottom w:val="single" w:sz="4" w:space="0" w:color="auto"/>
              <w:right w:val="single" w:sz="4" w:space="0" w:color="auto"/>
            </w:tcBorders>
            <w:noWrap/>
            <w:vAlign w:val="center"/>
          </w:tcPr>
          <w:p w14:paraId="19A31C74" w14:textId="77777777" w:rsidR="001516E3" w:rsidRPr="00ED3DD2" w:rsidRDefault="001516E3" w:rsidP="001516E3">
            <w:pPr>
              <w:spacing w:line="240" w:lineRule="auto"/>
              <w:rPr>
                <w:rFonts w:ascii="Times New Roman" w:hAnsi="Times New Roman"/>
                <w:b/>
                <w:bCs/>
                <w:color w:val="000000"/>
                <w:sz w:val="18"/>
                <w:szCs w:val="18"/>
              </w:rPr>
            </w:pPr>
            <w:r w:rsidRPr="00ED3DD2">
              <w:rPr>
                <w:rFonts w:ascii="Times New Roman" w:hAnsi="Times New Roman"/>
                <w:b/>
                <w:bCs/>
                <w:color w:val="000000"/>
                <w:sz w:val="18"/>
                <w:szCs w:val="18"/>
              </w:rPr>
              <w:t>Naphthalene</w:t>
            </w:r>
          </w:p>
        </w:tc>
        <w:tc>
          <w:tcPr>
            <w:tcW w:w="1260" w:type="dxa"/>
            <w:tcBorders>
              <w:top w:val="single" w:sz="4" w:space="0" w:color="auto"/>
              <w:left w:val="nil"/>
              <w:bottom w:val="single" w:sz="4" w:space="0" w:color="auto"/>
              <w:right w:val="single" w:sz="4" w:space="0" w:color="auto"/>
            </w:tcBorders>
            <w:noWrap/>
            <w:vAlign w:val="center"/>
          </w:tcPr>
          <w:p w14:paraId="19A31C75" w14:textId="77777777" w:rsidR="001516E3" w:rsidRPr="00431759" w:rsidRDefault="001516E3" w:rsidP="001516E3">
            <w:pPr>
              <w:keepNext/>
              <w:jc w:val="center"/>
              <w:rPr>
                <w:rFonts w:ascii="Times New Roman" w:hAnsi="Times New Roman"/>
                <w:sz w:val="20"/>
              </w:rPr>
            </w:pPr>
            <w:r w:rsidRPr="00431759">
              <w:rPr>
                <w:rFonts w:ascii="Times New Roman" w:hAnsi="Times New Roman"/>
                <w:sz w:val="20"/>
              </w:rPr>
              <w:t>NA</w:t>
            </w:r>
          </w:p>
        </w:tc>
        <w:tc>
          <w:tcPr>
            <w:tcW w:w="1170" w:type="dxa"/>
            <w:tcBorders>
              <w:top w:val="single" w:sz="4" w:space="0" w:color="auto"/>
              <w:left w:val="nil"/>
              <w:bottom w:val="single" w:sz="4" w:space="0" w:color="auto"/>
              <w:right w:val="single" w:sz="4" w:space="0" w:color="auto"/>
            </w:tcBorders>
            <w:noWrap/>
          </w:tcPr>
          <w:p w14:paraId="19A31C76" w14:textId="77777777" w:rsidR="001516E3" w:rsidRPr="00431759" w:rsidRDefault="003F28F4" w:rsidP="001516E3">
            <w:pPr>
              <w:jc w:val="center"/>
              <w:rPr>
                <w:rFonts w:ascii="Times New Roman" w:hAnsi="Times New Roman"/>
                <w:sz w:val="20"/>
              </w:rPr>
            </w:pPr>
            <w:r w:rsidRPr="00431759">
              <w:rPr>
                <w:rFonts w:ascii="Times New Roman" w:hAnsi="Times New Roman"/>
                <w:sz w:val="20"/>
              </w:rPr>
              <w:t>7</w:t>
            </w:r>
            <w:r w:rsidR="0026554E">
              <w:rPr>
                <w:rFonts w:ascii="Times New Roman" w:hAnsi="Times New Roman"/>
                <w:sz w:val="20"/>
              </w:rPr>
              <w:t>8</w:t>
            </w:r>
          </w:p>
        </w:tc>
        <w:tc>
          <w:tcPr>
            <w:tcW w:w="1170" w:type="dxa"/>
            <w:tcBorders>
              <w:top w:val="single" w:sz="4" w:space="0" w:color="auto"/>
              <w:left w:val="nil"/>
              <w:bottom w:val="single" w:sz="4" w:space="0" w:color="auto"/>
              <w:right w:val="single" w:sz="4" w:space="0" w:color="auto"/>
            </w:tcBorders>
            <w:noWrap/>
            <w:vAlign w:val="center"/>
          </w:tcPr>
          <w:p w14:paraId="19A31C77"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NA</w:t>
            </w:r>
          </w:p>
        </w:tc>
        <w:tc>
          <w:tcPr>
            <w:tcW w:w="1620" w:type="dxa"/>
            <w:tcBorders>
              <w:top w:val="single" w:sz="4" w:space="0" w:color="auto"/>
              <w:left w:val="nil"/>
              <w:bottom w:val="single" w:sz="4" w:space="0" w:color="auto"/>
              <w:right w:val="single" w:sz="4" w:space="0" w:color="auto"/>
            </w:tcBorders>
            <w:noWrap/>
            <w:vAlign w:val="center"/>
          </w:tcPr>
          <w:p w14:paraId="19A31C78"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3.2</w:t>
            </w:r>
          </w:p>
        </w:tc>
        <w:tc>
          <w:tcPr>
            <w:tcW w:w="1060" w:type="dxa"/>
            <w:tcBorders>
              <w:top w:val="single" w:sz="4" w:space="0" w:color="auto"/>
              <w:left w:val="nil"/>
              <w:bottom w:val="single" w:sz="4" w:space="0" w:color="auto"/>
              <w:right w:val="single" w:sz="4" w:space="0" w:color="auto"/>
            </w:tcBorders>
            <w:noWrap/>
            <w:vAlign w:val="center"/>
          </w:tcPr>
          <w:p w14:paraId="19A31C79" w14:textId="77777777" w:rsidR="001516E3" w:rsidRPr="00431759" w:rsidRDefault="001516E3" w:rsidP="001516E3">
            <w:pPr>
              <w:jc w:val="center"/>
              <w:rPr>
                <w:rFonts w:ascii="Times New Roman" w:hAnsi="Times New Roman"/>
                <w:sz w:val="20"/>
              </w:rPr>
            </w:pPr>
            <w:r w:rsidRPr="00431759">
              <w:rPr>
                <w:rFonts w:ascii="Times New Roman" w:hAnsi="Times New Roman"/>
                <w:bCs/>
                <w:color w:val="000000"/>
                <w:sz w:val="20"/>
              </w:rPr>
              <w:t>Yes</w:t>
            </w:r>
          </w:p>
        </w:tc>
      </w:tr>
      <w:tr w:rsidR="001516E3" w:rsidRPr="0022445D" w14:paraId="19A31C81" w14:textId="77777777" w:rsidTr="00307009">
        <w:trPr>
          <w:trHeight w:val="255"/>
        </w:trPr>
        <w:tc>
          <w:tcPr>
            <w:tcW w:w="1455" w:type="dxa"/>
            <w:tcBorders>
              <w:top w:val="single" w:sz="4" w:space="0" w:color="auto"/>
              <w:left w:val="single" w:sz="4" w:space="0" w:color="auto"/>
              <w:bottom w:val="single" w:sz="4" w:space="0" w:color="auto"/>
              <w:right w:val="single" w:sz="4" w:space="0" w:color="auto"/>
            </w:tcBorders>
            <w:noWrap/>
            <w:vAlign w:val="center"/>
          </w:tcPr>
          <w:p w14:paraId="19A31C7B" w14:textId="77777777" w:rsidR="001516E3" w:rsidRPr="00ED3DD2" w:rsidRDefault="001516E3" w:rsidP="001516E3">
            <w:pPr>
              <w:spacing w:line="240" w:lineRule="auto"/>
              <w:rPr>
                <w:rFonts w:ascii="Times New Roman" w:hAnsi="Times New Roman"/>
                <w:b/>
                <w:bCs/>
                <w:color w:val="000000"/>
                <w:sz w:val="18"/>
                <w:szCs w:val="18"/>
              </w:rPr>
            </w:pPr>
            <w:r w:rsidRPr="00ED3DD2">
              <w:rPr>
                <w:rFonts w:ascii="Times New Roman" w:hAnsi="Times New Roman"/>
                <w:b/>
                <w:bCs/>
                <w:color w:val="000000"/>
                <w:sz w:val="18"/>
                <w:szCs w:val="18"/>
              </w:rPr>
              <w:t>Hexane, n-</w:t>
            </w:r>
          </w:p>
        </w:tc>
        <w:tc>
          <w:tcPr>
            <w:tcW w:w="1260" w:type="dxa"/>
            <w:tcBorders>
              <w:top w:val="single" w:sz="4" w:space="0" w:color="auto"/>
              <w:left w:val="nil"/>
              <w:bottom w:val="single" w:sz="4" w:space="0" w:color="auto"/>
              <w:right w:val="single" w:sz="4" w:space="0" w:color="auto"/>
            </w:tcBorders>
            <w:noWrap/>
            <w:vAlign w:val="center"/>
          </w:tcPr>
          <w:p w14:paraId="19A31C7C" w14:textId="77777777" w:rsidR="001516E3" w:rsidRPr="00431759" w:rsidRDefault="001516E3" w:rsidP="001516E3">
            <w:pPr>
              <w:keepNext/>
              <w:jc w:val="center"/>
              <w:rPr>
                <w:rFonts w:ascii="Times New Roman" w:hAnsi="Times New Roman"/>
                <w:sz w:val="20"/>
              </w:rPr>
            </w:pPr>
            <w:r w:rsidRPr="00431759">
              <w:rPr>
                <w:rFonts w:ascii="Times New Roman" w:hAnsi="Times New Roman"/>
                <w:sz w:val="20"/>
              </w:rPr>
              <w:t>NA</w:t>
            </w:r>
          </w:p>
        </w:tc>
        <w:tc>
          <w:tcPr>
            <w:tcW w:w="1170" w:type="dxa"/>
            <w:tcBorders>
              <w:top w:val="single" w:sz="4" w:space="0" w:color="auto"/>
              <w:left w:val="nil"/>
              <w:bottom w:val="single" w:sz="4" w:space="0" w:color="auto"/>
              <w:right w:val="single" w:sz="4" w:space="0" w:color="auto"/>
            </w:tcBorders>
            <w:noWrap/>
          </w:tcPr>
          <w:p w14:paraId="19A31C7D"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1</w:t>
            </w:r>
            <w:r w:rsidR="0026554E">
              <w:rPr>
                <w:rFonts w:ascii="Times New Roman" w:hAnsi="Times New Roman"/>
                <w:sz w:val="20"/>
              </w:rPr>
              <w:t>11</w:t>
            </w:r>
          </w:p>
        </w:tc>
        <w:tc>
          <w:tcPr>
            <w:tcW w:w="1170" w:type="dxa"/>
            <w:tcBorders>
              <w:top w:val="single" w:sz="4" w:space="0" w:color="auto"/>
              <w:left w:val="nil"/>
              <w:bottom w:val="single" w:sz="4" w:space="0" w:color="auto"/>
              <w:right w:val="single" w:sz="4" w:space="0" w:color="auto"/>
            </w:tcBorders>
            <w:noWrap/>
            <w:vAlign w:val="center"/>
          </w:tcPr>
          <w:p w14:paraId="19A31C7E"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NA</w:t>
            </w:r>
          </w:p>
        </w:tc>
        <w:tc>
          <w:tcPr>
            <w:tcW w:w="1620" w:type="dxa"/>
            <w:tcBorders>
              <w:top w:val="single" w:sz="4" w:space="0" w:color="auto"/>
              <w:left w:val="nil"/>
              <w:bottom w:val="single" w:sz="4" w:space="0" w:color="auto"/>
              <w:right w:val="single" w:sz="4" w:space="0" w:color="auto"/>
            </w:tcBorders>
            <w:noWrap/>
            <w:vAlign w:val="center"/>
          </w:tcPr>
          <w:p w14:paraId="19A31C7F"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270000</w:t>
            </w:r>
          </w:p>
        </w:tc>
        <w:tc>
          <w:tcPr>
            <w:tcW w:w="1060" w:type="dxa"/>
            <w:tcBorders>
              <w:top w:val="single" w:sz="4" w:space="0" w:color="auto"/>
              <w:left w:val="nil"/>
              <w:bottom w:val="single" w:sz="4" w:space="0" w:color="auto"/>
              <w:right w:val="single" w:sz="4" w:space="0" w:color="auto"/>
            </w:tcBorders>
            <w:noWrap/>
            <w:vAlign w:val="center"/>
          </w:tcPr>
          <w:p w14:paraId="19A31C80" w14:textId="77777777" w:rsidR="001516E3" w:rsidRPr="00431759" w:rsidRDefault="001516E3" w:rsidP="001516E3">
            <w:pPr>
              <w:jc w:val="center"/>
              <w:rPr>
                <w:rFonts w:ascii="Times New Roman" w:hAnsi="Times New Roman"/>
                <w:sz w:val="20"/>
              </w:rPr>
            </w:pPr>
            <w:r w:rsidRPr="00431759">
              <w:rPr>
                <w:rFonts w:ascii="Times New Roman" w:hAnsi="Times New Roman"/>
                <w:color w:val="000000"/>
                <w:sz w:val="20"/>
              </w:rPr>
              <w:t>No</w:t>
            </w:r>
          </w:p>
        </w:tc>
      </w:tr>
      <w:tr w:rsidR="001516E3" w:rsidRPr="0022445D" w14:paraId="19A31C88" w14:textId="77777777" w:rsidTr="00307009">
        <w:trPr>
          <w:trHeight w:val="255"/>
        </w:trPr>
        <w:tc>
          <w:tcPr>
            <w:tcW w:w="1455" w:type="dxa"/>
            <w:tcBorders>
              <w:top w:val="single" w:sz="4" w:space="0" w:color="auto"/>
              <w:left w:val="single" w:sz="4" w:space="0" w:color="auto"/>
              <w:bottom w:val="single" w:sz="4" w:space="0" w:color="auto"/>
              <w:right w:val="single" w:sz="4" w:space="0" w:color="auto"/>
            </w:tcBorders>
            <w:noWrap/>
            <w:vAlign w:val="center"/>
          </w:tcPr>
          <w:p w14:paraId="19A31C82" w14:textId="77777777" w:rsidR="001516E3" w:rsidRPr="00ED3DD2" w:rsidRDefault="001516E3" w:rsidP="001516E3">
            <w:pPr>
              <w:spacing w:line="240" w:lineRule="auto"/>
              <w:rPr>
                <w:rFonts w:ascii="Times New Roman" w:hAnsi="Times New Roman"/>
                <w:b/>
                <w:bCs/>
                <w:color w:val="000000"/>
                <w:sz w:val="18"/>
                <w:szCs w:val="18"/>
              </w:rPr>
            </w:pPr>
            <w:r w:rsidRPr="00ED3DD2">
              <w:rPr>
                <w:rFonts w:ascii="Times New Roman" w:hAnsi="Times New Roman"/>
                <w:b/>
                <w:bCs/>
                <w:color w:val="000000"/>
                <w:sz w:val="18"/>
                <w:szCs w:val="18"/>
              </w:rPr>
              <w:t>Propylene</w:t>
            </w:r>
          </w:p>
        </w:tc>
        <w:tc>
          <w:tcPr>
            <w:tcW w:w="1260" w:type="dxa"/>
            <w:tcBorders>
              <w:top w:val="single" w:sz="4" w:space="0" w:color="auto"/>
              <w:left w:val="nil"/>
              <w:bottom w:val="single" w:sz="4" w:space="0" w:color="auto"/>
              <w:right w:val="single" w:sz="4" w:space="0" w:color="auto"/>
            </w:tcBorders>
            <w:noWrap/>
            <w:vAlign w:val="center"/>
          </w:tcPr>
          <w:p w14:paraId="19A31C83" w14:textId="77777777" w:rsidR="001516E3" w:rsidRPr="00431759" w:rsidRDefault="001516E3" w:rsidP="001516E3">
            <w:pPr>
              <w:keepNext/>
              <w:jc w:val="center"/>
              <w:rPr>
                <w:rFonts w:ascii="Times New Roman" w:hAnsi="Times New Roman"/>
                <w:sz w:val="20"/>
              </w:rPr>
            </w:pPr>
            <w:r w:rsidRPr="00431759">
              <w:rPr>
                <w:rFonts w:ascii="Times New Roman" w:hAnsi="Times New Roman"/>
                <w:sz w:val="20"/>
              </w:rPr>
              <w:t>NA</w:t>
            </w:r>
          </w:p>
        </w:tc>
        <w:tc>
          <w:tcPr>
            <w:tcW w:w="1170" w:type="dxa"/>
            <w:tcBorders>
              <w:top w:val="single" w:sz="4" w:space="0" w:color="auto"/>
              <w:left w:val="nil"/>
              <w:bottom w:val="single" w:sz="4" w:space="0" w:color="auto"/>
              <w:right w:val="single" w:sz="4" w:space="0" w:color="auto"/>
            </w:tcBorders>
            <w:noWrap/>
          </w:tcPr>
          <w:p w14:paraId="19A31C84"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85</w:t>
            </w:r>
          </w:p>
        </w:tc>
        <w:tc>
          <w:tcPr>
            <w:tcW w:w="1170" w:type="dxa"/>
            <w:tcBorders>
              <w:top w:val="single" w:sz="4" w:space="0" w:color="auto"/>
              <w:left w:val="nil"/>
              <w:bottom w:val="single" w:sz="4" w:space="0" w:color="auto"/>
              <w:right w:val="single" w:sz="4" w:space="0" w:color="auto"/>
            </w:tcBorders>
            <w:noWrap/>
            <w:vAlign w:val="center"/>
          </w:tcPr>
          <w:p w14:paraId="19A31C85"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NA</w:t>
            </w:r>
          </w:p>
        </w:tc>
        <w:tc>
          <w:tcPr>
            <w:tcW w:w="1620" w:type="dxa"/>
            <w:tcBorders>
              <w:top w:val="single" w:sz="4" w:space="0" w:color="auto"/>
              <w:left w:val="nil"/>
              <w:bottom w:val="single" w:sz="4" w:space="0" w:color="auto"/>
              <w:right w:val="single" w:sz="4" w:space="0" w:color="auto"/>
            </w:tcBorders>
            <w:noWrap/>
            <w:vAlign w:val="center"/>
          </w:tcPr>
          <w:p w14:paraId="19A31C86" w14:textId="77777777" w:rsidR="001516E3" w:rsidRPr="00431759" w:rsidRDefault="001516E3" w:rsidP="001516E3">
            <w:pPr>
              <w:jc w:val="center"/>
              <w:rPr>
                <w:rFonts w:ascii="Times New Roman" w:hAnsi="Times New Roman"/>
                <w:sz w:val="20"/>
              </w:rPr>
            </w:pPr>
            <w:r w:rsidRPr="00431759">
              <w:rPr>
                <w:rFonts w:ascii="Times New Roman" w:hAnsi="Times New Roman"/>
                <w:sz w:val="20"/>
              </w:rPr>
              <w:t>120000</w:t>
            </w:r>
          </w:p>
        </w:tc>
        <w:tc>
          <w:tcPr>
            <w:tcW w:w="1060" w:type="dxa"/>
            <w:tcBorders>
              <w:top w:val="single" w:sz="4" w:space="0" w:color="auto"/>
              <w:left w:val="nil"/>
              <w:bottom w:val="single" w:sz="4" w:space="0" w:color="auto"/>
              <w:right w:val="single" w:sz="4" w:space="0" w:color="auto"/>
            </w:tcBorders>
            <w:noWrap/>
            <w:vAlign w:val="center"/>
          </w:tcPr>
          <w:p w14:paraId="19A31C87" w14:textId="77777777" w:rsidR="001516E3" w:rsidRPr="00431759" w:rsidRDefault="001516E3" w:rsidP="001516E3">
            <w:pPr>
              <w:jc w:val="center"/>
              <w:rPr>
                <w:rFonts w:ascii="Times New Roman" w:hAnsi="Times New Roman"/>
                <w:sz w:val="20"/>
              </w:rPr>
            </w:pPr>
            <w:r w:rsidRPr="00431759">
              <w:rPr>
                <w:rFonts w:ascii="Times New Roman" w:hAnsi="Times New Roman"/>
                <w:color w:val="000000"/>
                <w:sz w:val="20"/>
              </w:rPr>
              <w:t>No</w:t>
            </w:r>
          </w:p>
        </w:tc>
      </w:tr>
    </w:tbl>
    <w:p w14:paraId="19A31C89" w14:textId="77777777" w:rsidR="00BD6753" w:rsidRDefault="00BD6753" w:rsidP="00BD6753">
      <w:pPr>
        <w:spacing w:line="240" w:lineRule="atLeast"/>
        <w:rPr>
          <w:rFonts w:ascii="Times New Roman" w:hAnsi="Times New Roman"/>
          <w:sz w:val="20"/>
        </w:rPr>
      </w:pPr>
    </w:p>
    <w:p w14:paraId="19A31C8A" w14:textId="77777777" w:rsidR="00BD6753" w:rsidRPr="00BD6753" w:rsidRDefault="00BD6753" w:rsidP="00BD6753">
      <w:pPr>
        <w:spacing w:line="300" w:lineRule="atLeast"/>
        <w:rPr>
          <w:rFonts w:ascii="Times New Roman" w:hAnsi="Times New Roman"/>
          <w:sz w:val="20"/>
        </w:rPr>
      </w:pPr>
    </w:p>
    <w:p w14:paraId="19A31C8B" w14:textId="77777777" w:rsidR="005E377A" w:rsidRDefault="005E377A">
      <w:pPr>
        <w:pStyle w:val="BodyText2"/>
        <w:rPr>
          <w:bCs/>
        </w:rPr>
      </w:pPr>
      <w:r w:rsidRPr="00EB7E9B">
        <w:rPr>
          <w:bCs/>
        </w:rPr>
        <w:t xml:space="preserve">The </w:t>
      </w:r>
      <w:r w:rsidR="009F7AF3" w:rsidRPr="00EB7E9B">
        <w:rPr>
          <w:bCs/>
        </w:rPr>
        <w:t>Health Risk Assessment</w:t>
      </w:r>
      <w:r w:rsidRPr="00EB7E9B">
        <w:rPr>
          <w:bCs/>
        </w:rPr>
        <w:t xml:space="preserve"> was conducted and the results </w:t>
      </w:r>
      <w:r w:rsidRPr="00F82F1D">
        <w:rPr>
          <w:bCs/>
        </w:rPr>
        <w:t xml:space="preserve">transmitted </w:t>
      </w:r>
      <w:r w:rsidR="00F82F1D" w:rsidRPr="00F82F1D">
        <w:rPr>
          <w:bCs/>
        </w:rPr>
        <w:t>January 7</w:t>
      </w:r>
      <w:r w:rsidR="00522259" w:rsidRPr="00F82F1D">
        <w:rPr>
          <w:bCs/>
        </w:rPr>
        <w:t>, 201</w:t>
      </w:r>
      <w:r w:rsidR="00F82F1D" w:rsidRPr="00F82F1D">
        <w:rPr>
          <w:bCs/>
        </w:rPr>
        <w:t>7</w:t>
      </w:r>
      <w:r w:rsidRPr="00F82F1D">
        <w:rPr>
          <w:bCs/>
        </w:rPr>
        <w:t xml:space="preserve">.  The project risk is considered acceptable with a Maximum Cancer Risk of </w:t>
      </w:r>
      <w:r w:rsidR="00EB7E9B" w:rsidRPr="00F82F1D">
        <w:rPr>
          <w:bCs/>
        </w:rPr>
        <w:t>3.4</w:t>
      </w:r>
      <w:r w:rsidR="00522259" w:rsidRPr="00F82F1D">
        <w:rPr>
          <w:bCs/>
        </w:rPr>
        <w:t xml:space="preserve"> chances</w:t>
      </w:r>
      <w:r w:rsidRPr="00F82F1D">
        <w:rPr>
          <w:bCs/>
        </w:rPr>
        <w:t xml:space="preserve"> in a million, the chronic hazard index of </w:t>
      </w:r>
      <w:r w:rsidR="00EB7E9B" w:rsidRPr="00F82F1D">
        <w:rPr>
          <w:bCs/>
        </w:rPr>
        <w:t>0.001</w:t>
      </w:r>
      <w:r w:rsidRPr="00F82F1D">
        <w:rPr>
          <w:bCs/>
        </w:rPr>
        <w:t xml:space="preserve"> and the acute hazard index of </w:t>
      </w:r>
      <w:r w:rsidR="00F82F1D" w:rsidRPr="00F82F1D">
        <w:rPr>
          <w:bCs/>
        </w:rPr>
        <w:t>0.019</w:t>
      </w:r>
      <w:r w:rsidRPr="00F82F1D">
        <w:rPr>
          <w:bCs/>
        </w:rPr>
        <w:t>.</w:t>
      </w:r>
      <w:r w:rsidR="00EB7E9B" w:rsidRPr="00F82F1D">
        <w:rPr>
          <w:bCs/>
        </w:rPr>
        <w:t xml:space="preserve">  These results demonstrate</w:t>
      </w:r>
      <w:r w:rsidR="00EB7E9B">
        <w:rPr>
          <w:bCs/>
        </w:rPr>
        <w:t xml:space="preserve"> the project meets the requirements of Regulation 2-5-302.</w:t>
      </w:r>
      <w:r w:rsidR="00807A64">
        <w:rPr>
          <w:bCs/>
        </w:rPr>
        <w:t xml:space="preserve">  In addition, most of the cancer risk is associated with the diesel particulate emissions from the cargo carriers.  Pursuant to Regulation 2-</w:t>
      </w:r>
      <w:r w:rsidR="00AF74B7">
        <w:rPr>
          <w:bCs/>
        </w:rPr>
        <w:t>5-205</w:t>
      </w:r>
      <w:r w:rsidR="00807A64">
        <w:rPr>
          <w:bCs/>
        </w:rPr>
        <w:t xml:space="preserve">, cargo carrier emissions are not subject to TBACT.  </w:t>
      </w:r>
    </w:p>
    <w:p w14:paraId="19A31C8C" w14:textId="77777777" w:rsidR="005E377A" w:rsidRDefault="005E377A">
      <w:pPr>
        <w:pStyle w:val="CommentText"/>
        <w:tabs>
          <w:tab w:val="center" w:pos="1800"/>
          <w:tab w:val="decimal" w:pos="3150"/>
          <w:tab w:val="decimal" w:pos="5220"/>
        </w:tabs>
        <w:spacing w:line="240" w:lineRule="exact"/>
      </w:pPr>
    </w:p>
    <w:p w14:paraId="19A31C8D" w14:textId="77777777" w:rsidR="00B965EA" w:rsidRDefault="00B965EA">
      <w:pPr>
        <w:pStyle w:val="CommentText"/>
        <w:tabs>
          <w:tab w:val="center" w:pos="1800"/>
          <w:tab w:val="decimal" w:pos="3150"/>
          <w:tab w:val="decimal" w:pos="5220"/>
        </w:tabs>
        <w:spacing w:line="240" w:lineRule="exact"/>
      </w:pPr>
    </w:p>
    <w:p w14:paraId="19A31C8E" w14:textId="77777777" w:rsidR="005E377A" w:rsidRDefault="005E377A" w:rsidP="00F81B9A">
      <w:pPr>
        <w:keepNext/>
        <w:rPr>
          <w:rFonts w:ascii="Times New Roman" w:hAnsi="Times New Roman"/>
          <w:b/>
          <w:sz w:val="20"/>
        </w:rPr>
      </w:pPr>
      <w:r>
        <w:rPr>
          <w:rFonts w:ascii="Times New Roman" w:hAnsi="Times New Roman"/>
          <w:b/>
          <w:sz w:val="20"/>
        </w:rPr>
        <w:t xml:space="preserve">BEST AVAILABLE CONTROL TECHNOLOGY  </w:t>
      </w:r>
    </w:p>
    <w:p w14:paraId="19A31C8F" w14:textId="77777777" w:rsidR="005E377A" w:rsidRPr="00BD6753" w:rsidRDefault="005E377A" w:rsidP="00BD6753">
      <w:pPr>
        <w:spacing w:line="300" w:lineRule="atLeast"/>
        <w:rPr>
          <w:rFonts w:ascii="Times New Roman" w:hAnsi="Times New Roman"/>
          <w:sz w:val="20"/>
        </w:rPr>
      </w:pPr>
    </w:p>
    <w:p w14:paraId="19A31C90" w14:textId="77777777" w:rsidR="0065513B" w:rsidRDefault="005E377A">
      <w:pPr>
        <w:pStyle w:val="BodyText2"/>
      </w:pPr>
      <w:r>
        <w:t xml:space="preserve">In accordance with Regulation 2, Rule 2, Section 301, </w:t>
      </w:r>
      <w:r w:rsidR="00CF36FD" w:rsidRPr="00CF36FD">
        <w:t xml:space="preserve">Best Available Control Technology </w:t>
      </w:r>
      <w:r w:rsidR="00CF36FD">
        <w:t>(</w:t>
      </w:r>
      <w:r>
        <w:t>BACT</w:t>
      </w:r>
      <w:r w:rsidR="00CF36FD">
        <w:t>)</w:t>
      </w:r>
      <w:r>
        <w:t xml:space="preserve"> is triggered for any new or modified source with the potential to emit 10 pounds or more per highest day of POC, NPOC, NOx, CO, SO</w:t>
      </w:r>
      <w:r>
        <w:rPr>
          <w:vertAlign w:val="subscript"/>
        </w:rPr>
        <w:t>2</w:t>
      </w:r>
      <w:r>
        <w:t xml:space="preserve"> or PM</w:t>
      </w:r>
      <w:r>
        <w:rPr>
          <w:vertAlign w:val="subscript"/>
        </w:rPr>
        <w:t>10</w:t>
      </w:r>
      <w:r>
        <w:t>.</w:t>
      </w:r>
      <w:r w:rsidR="008A2688">
        <w:t xml:space="preserve">  Cargo carrier emissions are not subject to Regulation 2, Rule 2, Section 301 BACT.</w:t>
      </w:r>
    </w:p>
    <w:p w14:paraId="19A31C91" w14:textId="77777777" w:rsidR="0065513B" w:rsidRDefault="0065513B">
      <w:pPr>
        <w:pStyle w:val="BodyText2"/>
      </w:pPr>
    </w:p>
    <w:p w14:paraId="19A31C92" w14:textId="77777777" w:rsidR="008A2688" w:rsidRDefault="008A2688">
      <w:pPr>
        <w:pStyle w:val="BodyText2"/>
      </w:pPr>
      <w:r>
        <w:t>Based on the emission calculations above, the following sources are subject to a BACT determination.</w:t>
      </w:r>
    </w:p>
    <w:p w14:paraId="19A31C93" w14:textId="77777777" w:rsidR="008A2688" w:rsidRDefault="008A2688">
      <w:pPr>
        <w:pStyle w:val="BodyText2"/>
      </w:pPr>
    </w:p>
    <w:p w14:paraId="19A31C94" w14:textId="77777777" w:rsidR="008A2688" w:rsidRDefault="001946DC">
      <w:pPr>
        <w:pStyle w:val="BodyText2"/>
      </w:pPr>
      <w:r>
        <w:t>S-1560 Berth 1A loading operations exceed 10 lb/day POC emissions (re: Emission Calculations Part A.2)</w:t>
      </w:r>
    </w:p>
    <w:p w14:paraId="19A31C95" w14:textId="77777777" w:rsidR="001946DC" w:rsidRDefault="001946DC">
      <w:pPr>
        <w:pStyle w:val="BodyText2"/>
      </w:pPr>
      <w:r>
        <w:t>S-1561 Diesel Generator exceeds 10 lb/day NOx and CO emissions (re: Emission Calculations Part B)</w:t>
      </w:r>
    </w:p>
    <w:p w14:paraId="19A31C96" w14:textId="77777777" w:rsidR="001946DC" w:rsidRDefault="001946DC" w:rsidP="001946DC">
      <w:pPr>
        <w:pStyle w:val="BodyText2"/>
        <w:ind w:right="-180"/>
      </w:pPr>
      <w:r>
        <w:t>S-1562 Diesel Firewater Pump exceeds 10 lb/day NOx and CO emissions (re: Emission Calculations Part C)</w:t>
      </w:r>
    </w:p>
    <w:p w14:paraId="19A31C97" w14:textId="77777777" w:rsidR="001946DC" w:rsidRDefault="001946DC" w:rsidP="001946DC">
      <w:pPr>
        <w:pStyle w:val="BodyText2"/>
        <w:ind w:right="-180"/>
      </w:pPr>
      <w:r>
        <w:t>S-1563 Diesel Firewater Pump exceeds 10 lb/day NOx and CO emissions (re: Emission Calculations Part D)</w:t>
      </w:r>
    </w:p>
    <w:p w14:paraId="19A31C98" w14:textId="77777777" w:rsidR="001946DC" w:rsidRDefault="001946DC" w:rsidP="001946DC">
      <w:pPr>
        <w:pStyle w:val="BodyText2"/>
      </w:pPr>
      <w:r>
        <w:t>S-1564 Recovered Oil Tank exceeds 10 lb/day POC emissions (re: Emission Calculations Part E)</w:t>
      </w:r>
    </w:p>
    <w:p w14:paraId="19A31C99" w14:textId="77777777" w:rsidR="001946DC" w:rsidRDefault="001946DC">
      <w:pPr>
        <w:pStyle w:val="BodyText2"/>
      </w:pPr>
    </w:p>
    <w:p w14:paraId="19A31C9A" w14:textId="77777777" w:rsidR="0065513B" w:rsidRPr="007D59F8" w:rsidRDefault="0054309F" w:rsidP="00F81B9A">
      <w:pPr>
        <w:pStyle w:val="BodyText2"/>
        <w:keepNext/>
        <w:rPr>
          <w:b/>
          <w:u w:val="single"/>
        </w:rPr>
      </w:pPr>
      <w:r>
        <w:rPr>
          <w:b/>
          <w:u w:val="single"/>
        </w:rPr>
        <w:t>A.</w:t>
      </w:r>
      <w:r>
        <w:rPr>
          <w:b/>
          <w:u w:val="single"/>
        </w:rPr>
        <w:tab/>
      </w:r>
      <w:r w:rsidR="001D4883">
        <w:rPr>
          <w:b/>
          <w:u w:val="single"/>
        </w:rPr>
        <w:t xml:space="preserve">BACT for </w:t>
      </w:r>
      <w:r w:rsidR="0065513B" w:rsidRPr="007D59F8">
        <w:rPr>
          <w:b/>
          <w:u w:val="single"/>
        </w:rPr>
        <w:t xml:space="preserve">S1560 Avon </w:t>
      </w:r>
      <w:r>
        <w:rPr>
          <w:b/>
          <w:u w:val="single"/>
        </w:rPr>
        <w:t>Berth 1A Loading Operations</w:t>
      </w:r>
    </w:p>
    <w:p w14:paraId="19A31C9B" w14:textId="77777777" w:rsidR="0065513B" w:rsidRDefault="0065513B" w:rsidP="00B63E39">
      <w:pPr>
        <w:pStyle w:val="BodyText2"/>
      </w:pPr>
    </w:p>
    <w:p w14:paraId="19A31C9C" w14:textId="77777777" w:rsidR="0054309F" w:rsidRDefault="00B63E39">
      <w:pPr>
        <w:pStyle w:val="BodyText2"/>
      </w:pPr>
      <w:r>
        <w:t>The</w:t>
      </w:r>
      <w:r w:rsidRPr="0065513B">
        <w:t xml:space="preserve"> daily </w:t>
      </w:r>
      <w:r>
        <w:t xml:space="preserve">POC </w:t>
      </w:r>
      <w:r w:rsidRPr="0065513B">
        <w:t xml:space="preserve">emissions </w:t>
      </w:r>
      <w:r>
        <w:t xml:space="preserve">for gasoline loading </w:t>
      </w:r>
      <w:r w:rsidRPr="0065513B">
        <w:t>exceed 10 pounds per day.  Therefore the requirements for B</w:t>
      </w:r>
      <w:r>
        <w:t>ACT are triggered for POC</w:t>
      </w:r>
      <w:r w:rsidRPr="0065513B">
        <w:t xml:space="preserve">.  </w:t>
      </w:r>
      <w:r w:rsidR="00CF36FD">
        <w:t>BACT for marine loading of regulated materials for POC is v</w:t>
      </w:r>
      <w:r w:rsidR="00D5689E" w:rsidRPr="00D5689E">
        <w:t>apor recovery and control system: compressor, condenser, and thermal incinerator w/ a destruction efficiency &gt;98.5%</w:t>
      </w:r>
      <w:r w:rsidR="00D5689E">
        <w:t>.</w:t>
      </w:r>
      <w:r w:rsidR="00CF36FD">
        <w:t xml:space="preserve">  A new marine vapor recovery system that is functional</w:t>
      </w:r>
      <w:r w:rsidR="0054309F">
        <w:t>ly identical to the one on S-100 Berth 1</w:t>
      </w:r>
      <w:r w:rsidR="00CF36FD">
        <w:t xml:space="preserve"> is being installed as abatement system A-1560.  Vapors collected by the marine vapor recovery system are routed to A-14 No. 1 Gas Plant and the 40 pound fuel gas system.  </w:t>
      </w:r>
      <w:r w:rsidR="0054309F">
        <w:t>The BACT/TBACT Guidelines Document 107.1 covers S-1560</w:t>
      </w:r>
      <w:r w:rsidR="00994D6F">
        <w:t>.</w:t>
      </w:r>
    </w:p>
    <w:p w14:paraId="19A31C9D" w14:textId="77777777" w:rsidR="001B0949" w:rsidRDefault="001B0949">
      <w:pPr>
        <w:pStyle w:val="BodyText2"/>
      </w:pPr>
    </w:p>
    <w:p w14:paraId="19A31C9E" w14:textId="77777777" w:rsidR="00D5689E" w:rsidRDefault="00CF36FD">
      <w:pPr>
        <w:pStyle w:val="BodyText2"/>
      </w:pPr>
      <w:r>
        <w:lastRenderedPageBreak/>
        <w:t xml:space="preserve">Loading emissions </w:t>
      </w:r>
      <w:r w:rsidR="003F28F4">
        <w:t xml:space="preserve">controls </w:t>
      </w:r>
      <w:r>
        <w:t xml:space="preserve">are </w:t>
      </w:r>
      <w:r w:rsidR="00B63E39">
        <w:t xml:space="preserve">expected to exceed the BACT 98.5% </w:t>
      </w:r>
      <w:r w:rsidR="004F67AA">
        <w:t xml:space="preserve">capture and </w:t>
      </w:r>
      <w:r w:rsidR="00B63E39">
        <w:t xml:space="preserve">control requirements.  Therefore, the S-1560 </w:t>
      </w:r>
      <w:r w:rsidR="004F67AA">
        <w:t xml:space="preserve">Berth 1A </w:t>
      </w:r>
      <w:r w:rsidR="00B63E39">
        <w:t>Loading Operations are considered to satisfy BACT.</w:t>
      </w:r>
    </w:p>
    <w:p w14:paraId="19A31C9F" w14:textId="77777777" w:rsidR="0065513B" w:rsidRDefault="0065513B">
      <w:pPr>
        <w:pStyle w:val="BodyText2"/>
      </w:pPr>
    </w:p>
    <w:p w14:paraId="19A31CA0" w14:textId="77777777" w:rsidR="00B63E39" w:rsidRDefault="00B63E39">
      <w:pPr>
        <w:pStyle w:val="BodyText2"/>
      </w:pPr>
    </w:p>
    <w:p w14:paraId="19A31CA1" w14:textId="77777777" w:rsidR="0065513B" w:rsidRDefault="001D4883" w:rsidP="00F81B9A">
      <w:pPr>
        <w:pStyle w:val="Header"/>
        <w:keepNext/>
        <w:tabs>
          <w:tab w:val="clear" w:pos="4320"/>
          <w:tab w:val="clear" w:pos="8640"/>
        </w:tabs>
        <w:spacing w:line="240" w:lineRule="atLeast"/>
        <w:jc w:val="both"/>
        <w:rPr>
          <w:rFonts w:ascii="Times New Roman" w:hAnsi="Times New Roman"/>
          <w:b/>
          <w:bCs/>
          <w:iCs/>
          <w:sz w:val="20"/>
          <w:u w:val="single"/>
        </w:rPr>
      </w:pPr>
      <w:r>
        <w:rPr>
          <w:rFonts w:ascii="Times New Roman" w:hAnsi="Times New Roman"/>
          <w:b/>
          <w:bCs/>
          <w:iCs/>
          <w:sz w:val="20"/>
          <w:u w:val="single"/>
        </w:rPr>
        <w:t>B.</w:t>
      </w:r>
      <w:r>
        <w:rPr>
          <w:rFonts w:ascii="Times New Roman" w:hAnsi="Times New Roman"/>
          <w:b/>
          <w:bCs/>
          <w:iCs/>
          <w:sz w:val="20"/>
          <w:u w:val="single"/>
        </w:rPr>
        <w:tab/>
        <w:t xml:space="preserve">BACT for </w:t>
      </w:r>
      <w:r w:rsidR="00445F13" w:rsidRPr="007D59F8">
        <w:rPr>
          <w:rFonts w:ascii="Times New Roman" w:hAnsi="Times New Roman"/>
          <w:b/>
          <w:bCs/>
          <w:iCs/>
          <w:sz w:val="20"/>
          <w:u w:val="single"/>
        </w:rPr>
        <w:t xml:space="preserve">S-1561 </w:t>
      </w:r>
      <w:r w:rsidR="0065513B" w:rsidRPr="007D59F8">
        <w:rPr>
          <w:rFonts w:ascii="Times New Roman" w:hAnsi="Times New Roman"/>
          <w:b/>
          <w:bCs/>
          <w:iCs/>
          <w:sz w:val="20"/>
          <w:u w:val="single"/>
        </w:rPr>
        <w:t xml:space="preserve">Emergency Standby Diesel IC Engine, </w:t>
      </w:r>
      <w:r w:rsidR="00445F13" w:rsidRPr="007D59F8">
        <w:rPr>
          <w:rFonts w:ascii="Times New Roman" w:hAnsi="Times New Roman"/>
          <w:b/>
          <w:bCs/>
          <w:iCs/>
          <w:sz w:val="20"/>
          <w:u w:val="single"/>
        </w:rPr>
        <w:t xml:space="preserve">S-1562 </w:t>
      </w:r>
      <w:r w:rsidR="0065513B" w:rsidRPr="007D59F8">
        <w:rPr>
          <w:rFonts w:ascii="Times New Roman" w:hAnsi="Times New Roman"/>
          <w:b/>
          <w:bCs/>
          <w:iCs/>
          <w:sz w:val="20"/>
          <w:u w:val="single"/>
        </w:rPr>
        <w:t xml:space="preserve">East and </w:t>
      </w:r>
      <w:r w:rsidR="00445F13" w:rsidRPr="007D59F8">
        <w:rPr>
          <w:rFonts w:ascii="Times New Roman" w:hAnsi="Times New Roman"/>
          <w:b/>
          <w:bCs/>
          <w:iCs/>
          <w:sz w:val="20"/>
          <w:u w:val="single"/>
        </w:rPr>
        <w:t xml:space="preserve">S-1563 </w:t>
      </w:r>
      <w:r w:rsidR="0065513B" w:rsidRPr="007D59F8">
        <w:rPr>
          <w:rFonts w:ascii="Times New Roman" w:hAnsi="Times New Roman"/>
          <w:b/>
          <w:bCs/>
          <w:iCs/>
          <w:sz w:val="20"/>
          <w:u w:val="single"/>
        </w:rPr>
        <w:t>West Fire Water Pump IC Engines</w:t>
      </w:r>
    </w:p>
    <w:p w14:paraId="19A31CA2" w14:textId="77777777" w:rsidR="00F81B9A" w:rsidRDefault="00F81B9A" w:rsidP="004E42CE">
      <w:pPr>
        <w:pStyle w:val="BodyText2"/>
      </w:pPr>
    </w:p>
    <w:p w14:paraId="19A31CA3" w14:textId="77777777" w:rsidR="00B965EA" w:rsidRPr="004E42CE" w:rsidRDefault="00B965EA" w:rsidP="004E42CE">
      <w:pPr>
        <w:pStyle w:val="BodyText2"/>
      </w:pPr>
    </w:p>
    <w:p w14:paraId="19A31CA4" w14:textId="77777777" w:rsidR="00095BAA" w:rsidRPr="00684936" w:rsidRDefault="009F7AF3" w:rsidP="00684936">
      <w:pPr>
        <w:autoSpaceDE w:val="0"/>
        <w:autoSpaceDN w:val="0"/>
        <w:adjustRightInd w:val="0"/>
        <w:rPr>
          <w:rFonts w:ascii="Times New Roman" w:hAnsi="Times New Roman"/>
          <w:sz w:val="20"/>
        </w:rPr>
      </w:pPr>
      <w:r w:rsidRPr="00684936">
        <w:rPr>
          <w:rFonts w:ascii="Times New Roman" w:hAnsi="Times New Roman"/>
          <w:sz w:val="20"/>
        </w:rPr>
        <w:t>The</w:t>
      </w:r>
      <w:r w:rsidR="0065513B" w:rsidRPr="00684936">
        <w:rPr>
          <w:rFonts w:ascii="Times New Roman" w:hAnsi="Times New Roman"/>
          <w:sz w:val="20"/>
        </w:rPr>
        <w:t xml:space="preserve"> </w:t>
      </w:r>
      <w:r w:rsidR="004F67AA" w:rsidRPr="00684936">
        <w:rPr>
          <w:rFonts w:ascii="Times New Roman" w:hAnsi="Times New Roman"/>
          <w:sz w:val="20"/>
        </w:rPr>
        <w:t xml:space="preserve">S-1561 </w:t>
      </w:r>
      <w:r w:rsidR="0065513B" w:rsidRPr="00684936">
        <w:rPr>
          <w:rFonts w:ascii="Times New Roman" w:hAnsi="Times New Roman"/>
          <w:sz w:val="20"/>
        </w:rPr>
        <w:t xml:space="preserve">daily NOx and CO emissions exceed 10 pounds per day.  Therefore the requirements for BACT are triggered for NOx and CO.  All other pollutants are emitted at rates less than 10 pounds per maximum day.  </w:t>
      </w:r>
      <w:r w:rsidR="00095BAA" w:rsidRPr="00684936">
        <w:rPr>
          <w:rFonts w:ascii="Times New Roman" w:hAnsi="Times New Roman"/>
          <w:sz w:val="20"/>
        </w:rPr>
        <w:t>The BACT/TBACT Guidelines Document 96.1.3 covers S-1561</w:t>
      </w:r>
      <w:r w:rsidR="00994D6F">
        <w:rPr>
          <w:rFonts w:ascii="Times New Roman" w:hAnsi="Times New Roman"/>
          <w:sz w:val="20"/>
        </w:rPr>
        <w:t>.</w:t>
      </w:r>
    </w:p>
    <w:p w14:paraId="19A31CA5" w14:textId="77777777" w:rsidR="00095BAA" w:rsidRDefault="00095BAA" w:rsidP="00684936">
      <w:pPr>
        <w:autoSpaceDE w:val="0"/>
        <w:autoSpaceDN w:val="0"/>
        <w:adjustRightInd w:val="0"/>
        <w:rPr>
          <w:rFonts w:ascii="Times New Roman" w:hAnsi="Times New Roman"/>
          <w:sz w:val="20"/>
        </w:rPr>
      </w:pPr>
    </w:p>
    <w:p w14:paraId="19A31CA6" w14:textId="77777777" w:rsidR="00B965EA" w:rsidRPr="00684936" w:rsidRDefault="00B965EA" w:rsidP="00684936">
      <w:pPr>
        <w:autoSpaceDE w:val="0"/>
        <w:autoSpaceDN w:val="0"/>
        <w:adjustRightInd w:val="0"/>
        <w:rPr>
          <w:rFonts w:ascii="Times New Roman" w:hAnsi="Times New Roman"/>
          <w:sz w:val="20"/>
        </w:rPr>
      </w:pPr>
    </w:p>
    <w:p w14:paraId="19A31CA7" w14:textId="77777777" w:rsidR="004E42CE" w:rsidRPr="00684936" w:rsidRDefault="0065513B" w:rsidP="00684936">
      <w:pPr>
        <w:autoSpaceDE w:val="0"/>
        <w:autoSpaceDN w:val="0"/>
        <w:adjustRightInd w:val="0"/>
        <w:rPr>
          <w:rFonts w:ascii="Times New Roman" w:hAnsi="Times New Roman"/>
          <w:sz w:val="20"/>
        </w:rPr>
      </w:pPr>
      <w:r w:rsidRPr="00684936">
        <w:rPr>
          <w:rFonts w:ascii="Times New Roman" w:hAnsi="Times New Roman"/>
          <w:sz w:val="20"/>
        </w:rPr>
        <w:t>The BACT</w:t>
      </w:r>
      <w:r w:rsidR="00095BAA" w:rsidRPr="00684936">
        <w:rPr>
          <w:rFonts w:ascii="Times New Roman" w:hAnsi="Times New Roman"/>
          <w:sz w:val="20"/>
        </w:rPr>
        <w:t xml:space="preserve"> requirement for NOx and CO</w:t>
      </w:r>
      <w:r w:rsidRPr="00684936">
        <w:rPr>
          <w:rFonts w:ascii="Times New Roman" w:hAnsi="Times New Roman"/>
          <w:sz w:val="20"/>
        </w:rPr>
        <w:t xml:space="preserve"> is </w:t>
      </w:r>
      <w:r w:rsidR="00033AF0" w:rsidRPr="00684936">
        <w:rPr>
          <w:rFonts w:ascii="Times New Roman" w:hAnsi="Times New Roman"/>
          <w:sz w:val="20"/>
        </w:rPr>
        <w:t xml:space="preserve">compliance with </w:t>
      </w:r>
      <w:r w:rsidRPr="00684936">
        <w:rPr>
          <w:rFonts w:ascii="Times New Roman" w:hAnsi="Times New Roman"/>
          <w:sz w:val="20"/>
        </w:rPr>
        <w:t>the emission standard allowed in the current CARB or EPA non</w:t>
      </w:r>
      <w:r w:rsidR="00E539F5">
        <w:rPr>
          <w:rFonts w:ascii="Times New Roman" w:hAnsi="Times New Roman"/>
          <w:sz w:val="20"/>
        </w:rPr>
        <w:t>-</w:t>
      </w:r>
      <w:r w:rsidRPr="00684936">
        <w:rPr>
          <w:rFonts w:ascii="Times New Roman" w:hAnsi="Times New Roman"/>
          <w:sz w:val="20"/>
        </w:rPr>
        <w:t>road tier standard for the appropriate horsepower range and the model year.  The emergency standby diesel IC engine</w:t>
      </w:r>
      <w:r w:rsidR="009F7AF3" w:rsidRPr="00684936">
        <w:rPr>
          <w:rFonts w:ascii="Times New Roman" w:hAnsi="Times New Roman"/>
          <w:sz w:val="20"/>
        </w:rPr>
        <w:t>s</w:t>
      </w:r>
      <w:r w:rsidRPr="00684936">
        <w:rPr>
          <w:rFonts w:ascii="Times New Roman" w:hAnsi="Times New Roman"/>
          <w:sz w:val="20"/>
        </w:rPr>
        <w:t xml:space="preserve"> </w:t>
      </w:r>
      <w:r w:rsidR="009F7AF3" w:rsidRPr="00684936">
        <w:rPr>
          <w:rFonts w:ascii="Times New Roman" w:hAnsi="Times New Roman"/>
          <w:sz w:val="20"/>
        </w:rPr>
        <w:t>are</w:t>
      </w:r>
      <w:r w:rsidRPr="00684936">
        <w:rPr>
          <w:rFonts w:ascii="Times New Roman" w:hAnsi="Times New Roman"/>
          <w:sz w:val="20"/>
        </w:rPr>
        <w:t xml:space="preserve"> certified engine</w:t>
      </w:r>
      <w:r w:rsidR="009F7AF3" w:rsidRPr="00684936">
        <w:rPr>
          <w:rFonts w:ascii="Times New Roman" w:hAnsi="Times New Roman"/>
          <w:sz w:val="20"/>
        </w:rPr>
        <w:t>s</w:t>
      </w:r>
      <w:r w:rsidRPr="00684936">
        <w:rPr>
          <w:rFonts w:ascii="Times New Roman" w:hAnsi="Times New Roman"/>
          <w:sz w:val="20"/>
        </w:rPr>
        <w:t xml:space="preserve"> that will comply with the CARB ATCM</w:t>
      </w:r>
      <w:r w:rsidR="00095BAA" w:rsidRPr="00684936">
        <w:rPr>
          <w:rFonts w:ascii="Times New Roman" w:hAnsi="Times New Roman"/>
          <w:sz w:val="20"/>
        </w:rPr>
        <w:t xml:space="preserve"> Limits</w:t>
      </w:r>
      <w:r w:rsidR="004E42CE" w:rsidRPr="00684936">
        <w:rPr>
          <w:rFonts w:ascii="Times New Roman" w:hAnsi="Times New Roman"/>
          <w:sz w:val="20"/>
        </w:rPr>
        <w:t xml:space="preserve"> as summarized in the following table</w:t>
      </w:r>
      <w:r w:rsidR="00095BAA" w:rsidRPr="00684936">
        <w:rPr>
          <w:rFonts w:ascii="Times New Roman" w:hAnsi="Times New Roman"/>
          <w:sz w:val="20"/>
        </w:rPr>
        <w:t xml:space="preserve">.  </w:t>
      </w:r>
    </w:p>
    <w:p w14:paraId="19A31CA8" w14:textId="77777777" w:rsidR="004E42CE" w:rsidRDefault="004E42CE" w:rsidP="00095BAA">
      <w:pPr>
        <w:pStyle w:val="BodyText2"/>
      </w:pPr>
    </w:p>
    <w:tbl>
      <w:tblPr>
        <w:tblW w:w="5772" w:type="dxa"/>
        <w:tblInd w:w="96" w:type="dxa"/>
        <w:tblLook w:val="0000" w:firstRow="0" w:lastRow="0" w:firstColumn="0" w:lastColumn="0" w:noHBand="0" w:noVBand="0"/>
      </w:tblPr>
      <w:tblGrid>
        <w:gridCol w:w="1182"/>
        <w:gridCol w:w="1710"/>
        <w:gridCol w:w="2880"/>
      </w:tblGrid>
      <w:tr w:rsidR="004E42CE" w:rsidRPr="00BE63DD" w14:paraId="19A31CAC" w14:textId="77777777" w:rsidTr="00994D6F">
        <w:trPr>
          <w:trHeight w:val="276"/>
          <w:tblHeader/>
        </w:trPr>
        <w:tc>
          <w:tcPr>
            <w:tcW w:w="1182" w:type="dxa"/>
            <w:tcBorders>
              <w:top w:val="double" w:sz="6" w:space="0" w:color="auto"/>
              <w:left w:val="double" w:sz="6" w:space="0" w:color="auto"/>
              <w:bottom w:val="nil"/>
              <w:right w:val="single" w:sz="4" w:space="0" w:color="auto"/>
            </w:tcBorders>
            <w:shd w:val="clear" w:color="auto" w:fill="B8CCE4" w:themeFill="accent1" w:themeFillTint="66"/>
            <w:noWrap/>
            <w:vAlign w:val="center"/>
          </w:tcPr>
          <w:p w14:paraId="19A31CA9" w14:textId="77777777" w:rsidR="004E42CE" w:rsidRPr="00BE63DD" w:rsidRDefault="004E42CE" w:rsidP="00715EC7">
            <w:pPr>
              <w:keepNext/>
              <w:jc w:val="both"/>
              <w:rPr>
                <w:rFonts w:ascii="Times New Roman" w:hAnsi="Times New Roman"/>
                <w:sz w:val="18"/>
                <w:szCs w:val="18"/>
              </w:rPr>
            </w:pPr>
            <w:r w:rsidRPr="00BE63DD">
              <w:rPr>
                <w:rFonts w:ascii="Times New Roman" w:hAnsi="Times New Roman"/>
                <w:sz w:val="18"/>
                <w:szCs w:val="18"/>
              </w:rPr>
              <w:t> </w:t>
            </w:r>
          </w:p>
        </w:tc>
        <w:tc>
          <w:tcPr>
            <w:tcW w:w="1710" w:type="dxa"/>
            <w:tcBorders>
              <w:top w:val="double" w:sz="6" w:space="0" w:color="auto"/>
              <w:left w:val="nil"/>
              <w:bottom w:val="nil"/>
              <w:right w:val="single" w:sz="4" w:space="0" w:color="auto"/>
            </w:tcBorders>
            <w:shd w:val="clear" w:color="auto" w:fill="B8CCE4" w:themeFill="accent1" w:themeFillTint="66"/>
            <w:noWrap/>
            <w:vAlign w:val="center"/>
          </w:tcPr>
          <w:p w14:paraId="19A31CAA" w14:textId="77777777" w:rsidR="004E42CE" w:rsidRPr="00BE63DD" w:rsidRDefault="00715EC7" w:rsidP="00715EC7">
            <w:pPr>
              <w:keepNext/>
              <w:jc w:val="center"/>
              <w:rPr>
                <w:rFonts w:ascii="Times New Roman" w:hAnsi="Times New Roman"/>
                <w:sz w:val="18"/>
                <w:szCs w:val="18"/>
              </w:rPr>
            </w:pPr>
            <w:r>
              <w:rPr>
                <w:rFonts w:ascii="Times New Roman" w:hAnsi="Times New Roman"/>
                <w:sz w:val="18"/>
                <w:szCs w:val="18"/>
              </w:rPr>
              <w:t xml:space="preserve">S-1561 </w:t>
            </w:r>
            <w:r w:rsidR="004E42CE" w:rsidRPr="00BE63DD">
              <w:rPr>
                <w:rFonts w:ascii="Times New Roman" w:hAnsi="Times New Roman"/>
                <w:sz w:val="18"/>
                <w:szCs w:val="18"/>
              </w:rPr>
              <w:t>Emission</w:t>
            </w:r>
          </w:p>
        </w:tc>
        <w:tc>
          <w:tcPr>
            <w:tcW w:w="2880" w:type="dxa"/>
            <w:tcBorders>
              <w:top w:val="double" w:sz="6" w:space="0" w:color="auto"/>
              <w:left w:val="nil"/>
              <w:bottom w:val="nil"/>
              <w:right w:val="double" w:sz="6" w:space="0" w:color="auto"/>
            </w:tcBorders>
            <w:shd w:val="clear" w:color="auto" w:fill="B8CCE4" w:themeFill="accent1" w:themeFillTint="66"/>
            <w:vAlign w:val="center"/>
          </w:tcPr>
          <w:p w14:paraId="19A31CAB" w14:textId="77777777" w:rsidR="004E42CE" w:rsidRPr="00BE63DD" w:rsidRDefault="004E42CE" w:rsidP="00715EC7">
            <w:pPr>
              <w:keepNext/>
              <w:jc w:val="center"/>
              <w:rPr>
                <w:rFonts w:ascii="Times New Roman" w:hAnsi="Times New Roman"/>
                <w:sz w:val="18"/>
                <w:szCs w:val="18"/>
              </w:rPr>
            </w:pPr>
            <w:r>
              <w:rPr>
                <w:rFonts w:ascii="Times New Roman" w:hAnsi="Times New Roman"/>
                <w:sz w:val="18"/>
                <w:szCs w:val="18"/>
              </w:rPr>
              <w:t>CARB/ATCM Standards</w:t>
            </w:r>
          </w:p>
        </w:tc>
      </w:tr>
      <w:tr w:rsidR="004E42CE" w:rsidRPr="00BE63DD" w14:paraId="19A31CB0" w14:textId="77777777" w:rsidTr="00994D6F">
        <w:trPr>
          <w:trHeight w:val="312"/>
          <w:tblHeader/>
        </w:trPr>
        <w:tc>
          <w:tcPr>
            <w:tcW w:w="1182" w:type="dxa"/>
            <w:tcBorders>
              <w:top w:val="nil"/>
              <w:left w:val="double" w:sz="6" w:space="0" w:color="auto"/>
              <w:bottom w:val="nil"/>
              <w:right w:val="single" w:sz="4" w:space="0" w:color="auto"/>
            </w:tcBorders>
            <w:shd w:val="clear" w:color="auto" w:fill="B8CCE4" w:themeFill="accent1" w:themeFillTint="66"/>
            <w:noWrap/>
            <w:vAlign w:val="center"/>
          </w:tcPr>
          <w:p w14:paraId="19A31CAD" w14:textId="77777777" w:rsidR="004E42CE" w:rsidRPr="00BE63DD" w:rsidRDefault="004E42CE" w:rsidP="00715EC7">
            <w:pPr>
              <w:keepNext/>
              <w:jc w:val="both"/>
              <w:rPr>
                <w:rFonts w:ascii="Times New Roman" w:hAnsi="Times New Roman"/>
                <w:sz w:val="18"/>
                <w:szCs w:val="18"/>
              </w:rPr>
            </w:pPr>
            <w:r w:rsidRPr="00BE63DD">
              <w:rPr>
                <w:rFonts w:ascii="Times New Roman" w:hAnsi="Times New Roman"/>
                <w:sz w:val="18"/>
                <w:szCs w:val="18"/>
              </w:rPr>
              <w:t> </w:t>
            </w:r>
          </w:p>
        </w:tc>
        <w:tc>
          <w:tcPr>
            <w:tcW w:w="1710" w:type="dxa"/>
            <w:tcBorders>
              <w:top w:val="nil"/>
              <w:left w:val="nil"/>
              <w:bottom w:val="nil"/>
              <w:right w:val="single" w:sz="4" w:space="0" w:color="auto"/>
            </w:tcBorders>
            <w:shd w:val="clear" w:color="auto" w:fill="B8CCE4" w:themeFill="accent1" w:themeFillTint="66"/>
            <w:noWrap/>
            <w:vAlign w:val="center"/>
          </w:tcPr>
          <w:p w14:paraId="19A31CAE" w14:textId="77777777" w:rsidR="004E42CE" w:rsidRPr="00BE63DD" w:rsidRDefault="004E42CE" w:rsidP="00715EC7">
            <w:pPr>
              <w:keepNext/>
              <w:jc w:val="center"/>
              <w:rPr>
                <w:rFonts w:ascii="Times New Roman" w:hAnsi="Times New Roman"/>
                <w:sz w:val="18"/>
                <w:szCs w:val="18"/>
              </w:rPr>
            </w:pPr>
            <w:r w:rsidRPr="00BE63DD">
              <w:rPr>
                <w:rFonts w:ascii="Times New Roman" w:hAnsi="Times New Roman"/>
                <w:sz w:val="18"/>
                <w:szCs w:val="18"/>
              </w:rPr>
              <w:t>Factor</w:t>
            </w:r>
          </w:p>
        </w:tc>
        <w:tc>
          <w:tcPr>
            <w:tcW w:w="2880" w:type="dxa"/>
            <w:tcBorders>
              <w:top w:val="nil"/>
              <w:left w:val="nil"/>
              <w:bottom w:val="nil"/>
              <w:right w:val="double" w:sz="6" w:space="0" w:color="auto"/>
            </w:tcBorders>
            <w:shd w:val="clear" w:color="auto" w:fill="B8CCE4" w:themeFill="accent1" w:themeFillTint="66"/>
            <w:vAlign w:val="center"/>
          </w:tcPr>
          <w:p w14:paraId="19A31CAF" w14:textId="77777777" w:rsidR="004E42CE" w:rsidRPr="00BE63DD" w:rsidRDefault="004E42CE" w:rsidP="00715EC7">
            <w:pPr>
              <w:keepNext/>
              <w:jc w:val="center"/>
              <w:rPr>
                <w:rFonts w:ascii="Times New Roman" w:hAnsi="Times New Roman"/>
                <w:sz w:val="18"/>
                <w:szCs w:val="18"/>
              </w:rPr>
            </w:pPr>
            <w:r>
              <w:rPr>
                <w:rFonts w:ascii="Times New Roman" w:hAnsi="Times New Roman"/>
                <w:sz w:val="18"/>
                <w:szCs w:val="18"/>
              </w:rPr>
              <w:t>398 HP</w:t>
            </w:r>
          </w:p>
        </w:tc>
      </w:tr>
      <w:tr w:rsidR="004E42CE" w:rsidRPr="00BE63DD" w14:paraId="19A31CB4" w14:textId="77777777" w:rsidTr="00994D6F">
        <w:trPr>
          <w:trHeight w:val="264"/>
          <w:tblHeader/>
        </w:trPr>
        <w:tc>
          <w:tcPr>
            <w:tcW w:w="1182" w:type="dxa"/>
            <w:tcBorders>
              <w:top w:val="nil"/>
              <w:left w:val="double" w:sz="6" w:space="0" w:color="auto"/>
              <w:bottom w:val="single" w:sz="4" w:space="0" w:color="auto"/>
              <w:right w:val="single" w:sz="4" w:space="0" w:color="auto"/>
            </w:tcBorders>
            <w:shd w:val="clear" w:color="auto" w:fill="B8CCE4" w:themeFill="accent1" w:themeFillTint="66"/>
            <w:noWrap/>
            <w:vAlign w:val="center"/>
          </w:tcPr>
          <w:p w14:paraId="19A31CB1" w14:textId="77777777" w:rsidR="004E42CE" w:rsidRPr="00BE63DD" w:rsidRDefault="004E42CE" w:rsidP="004E42CE">
            <w:pPr>
              <w:keepNext/>
              <w:jc w:val="both"/>
              <w:rPr>
                <w:rFonts w:ascii="Times New Roman" w:hAnsi="Times New Roman"/>
                <w:sz w:val="18"/>
                <w:szCs w:val="18"/>
              </w:rPr>
            </w:pPr>
            <w:r w:rsidRPr="00BE63DD">
              <w:rPr>
                <w:rFonts w:ascii="Times New Roman" w:hAnsi="Times New Roman"/>
                <w:sz w:val="18"/>
                <w:szCs w:val="18"/>
              </w:rPr>
              <w:t>Pollutant</w:t>
            </w:r>
          </w:p>
        </w:tc>
        <w:tc>
          <w:tcPr>
            <w:tcW w:w="1710" w:type="dxa"/>
            <w:tcBorders>
              <w:top w:val="nil"/>
              <w:left w:val="nil"/>
              <w:bottom w:val="single" w:sz="4" w:space="0" w:color="auto"/>
              <w:right w:val="single" w:sz="4" w:space="0" w:color="auto"/>
            </w:tcBorders>
            <w:shd w:val="clear" w:color="auto" w:fill="B8CCE4" w:themeFill="accent1" w:themeFillTint="66"/>
            <w:noWrap/>
            <w:vAlign w:val="center"/>
          </w:tcPr>
          <w:p w14:paraId="19A31CB2" w14:textId="77777777" w:rsidR="004E42CE" w:rsidRPr="00BE63DD" w:rsidRDefault="004E42CE" w:rsidP="004E42CE">
            <w:pPr>
              <w:keepNext/>
              <w:jc w:val="center"/>
              <w:rPr>
                <w:rFonts w:ascii="Times New Roman" w:hAnsi="Times New Roman"/>
                <w:sz w:val="18"/>
                <w:szCs w:val="18"/>
              </w:rPr>
            </w:pPr>
            <w:r w:rsidRPr="00BE63DD">
              <w:rPr>
                <w:rFonts w:ascii="Times New Roman" w:hAnsi="Times New Roman"/>
                <w:sz w:val="18"/>
                <w:szCs w:val="18"/>
              </w:rPr>
              <w:t>(g/hp-hr)</w:t>
            </w:r>
          </w:p>
        </w:tc>
        <w:tc>
          <w:tcPr>
            <w:tcW w:w="2880" w:type="dxa"/>
            <w:tcBorders>
              <w:top w:val="nil"/>
              <w:left w:val="nil"/>
              <w:bottom w:val="single" w:sz="4" w:space="0" w:color="auto"/>
              <w:right w:val="double" w:sz="6" w:space="0" w:color="auto"/>
            </w:tcBorders>
            <w:shd w:val="clear" w:color="auto" w:fill="B8CCE4" w:themeFill="accent1" w:themeFillTint="66"/>
            <w:vAlign w:val="center"/>
          </w:tcPr>
          <w:p w14:paraId="19A31CB3" w14:textId="77777777" w:rsidR="004E42CE" w:rsidRPr="00BE63DD" w:rsidRDefault="004E42CE" w:rsidP="004E42CE">
            <w:pPr>
              <w:keepNext/>
              <w:jc w:val="center"/>
              <w:rPr>
                <w:rFonts w:ascii="Times New Roman" w:hAnsi="Times New Roman"/>
                <w:sz w:val="18"/>
                <w:szCs w:val="18"/>
              </w:rPr>
            </w:pPr>
            <w:r w:rsidRPr="00BE63DD">
              <w:rPr>
                <w:rFonts w:ascii="Times New Roman" w:hAnsi="Times New Roman"/>
                <w:sz w:val="18"/>
                <w:szCs w:val="18"/>
              </w:rPr>
              <w:t>(g/hp-hr)</w:t>
            </w:r>
          </w:p>
        </w:tc>
      </w:tr>
      <w:tr w:rsidR="004E42CE" w:rsidRPr="00BE63DD" w14:paraId="19A31CB8" w14:textId="77777777" w:rsidTr="00994D6F">
        <w:trPr>
          <w:trHeight w:val="312"/>
        </w:trPr>
        <w:tc>
          <w:tcPr>
            <w:tcW w:w="1182" w:type="dxa"/>
            <w:tcBorders>
              <w:top w:val="nil"/>
              <w:left w:val="double" w:sz="6" w:space="0" w:color="auto"/>
              <w:bottom w:val="single" w:sz="4" w:space="0" w:color="auto"/>
              <w:right w:val="single" w:sz="4" w:space="0" w:color="auto"/>
            </w:tcBorders>
            <w:noWrap/>
            <w:vAlign w:val="center"/>
          </w:tcPr>
          <w:p w14:paraId="19A31CB5" w14:textId="77777777" w:rsidR="004E42CE" w:rsidRPr="00BE63DD" w:rsidRDefault="004E42CE" w:rsidP="00715EC7">
            <w:pPr>
              <w:jc w:val="both"/>
              <w:rPr>
                <w:rFonts w:ascii="Times New Roman" w:hAnsi="Times New Roman"/>
                <w:sz w:val="18"/>
                <w:szCs w:val="18"/>
              </w:rPr>
            </w:pPr>
            <w:r w:rsidRPr="00BE63DD">
              <w:rPr>
                <w:rFonts w:ascii="Times New Roman" w:hAnsi="Times New Roman"/>
                <w:sz w:val="18"/>
                <w:szCs w:val="18"/>
              </w:rPr>
              <w:t>NOx</w:t>
            </w:r>
          </w:p>
        </w:tc>
        <w:tc>
          <w:tcPr>
            <w:tcW w:w="1710" w:type="dxa"/>
            <w:tcBorders>
              <w:top w:val="single" w:sz="4" w:space="0" w:color="auto"/>
              <w:left w:val="nil"/>
              <w:bottom w:val="single" w:sz="4" w:space="0" w:color="auto"/>
              <w:right w:val="single" w:sz="4" w:space="0" w:color="auto"/>
            </w:tcBorders>
            <w:noWrap/>
            <w:vAlign w:val="center"/>
          </w:tcPr>
          <w:p w14:paraId="19A31CB6" w14:textId="77777777" w:rsidR="004E42CE" w:rsidRPr="00BE63DD" w:rsidRDefault="004E42CE" w:rsidP="00715EC7">
            <w:pPr>
              <w:jc w:val="center"/>
              <w:rPr>
                <w:rFonts w:ascii="Times New Roman" w:hAnsi="Times New Roman"/>
                <w:sz w:val="18"/>
                <w:szCs w:val="18"/>
              </w:rPr>
            </w:pPr>
            <w:r w:rsidRPr="00BE63DD">
              <w:rPr>
                <w:rFonts w:ascii="Times New Roman" w:hAnsi="Times New Roman"/>
                <w:sz w:val="18"/>
                <w:szCs w:val="18"/>
              </w:rPr>
              <w:t>2.55</w:t>
            </w:r>
          </w:p>
        </w:tc>
        <w:tc>
          <w:tcPr>
            <w:tcW w:w="2880" w:type="dxa"/>
            <w:tcBorders>
              <w:top w:val="nil"/>
              <w:left w:val="single" w:sz="4" w:space="0" w:color="auto"/>
              <w:bottom w:val="single" w:sz="4" w:space="0" w:color="auto"/>
              <w:right w:val="double" w:sz="6" w:space="0" w:color="auto"/>
            </w:tcBorders>
            <w:vAlign w:val="center"/>
          </w:tcPr>
          <w:p w14:paraId="19A31CB7" w14:textId="77777777" w:rsidR="004E42CE" w:rsidRPr="00BE63DD" w:rsidRDefault="004E42CE" w:rsidP="00715EC7">
            <w:pPr>
              <w:jc w:val="center"/>
              <w:rPr>
                <w:rFonts w:ascii="Times New Roman" w:hAnsi="Times New Roman"/>
                <w:sz w:val="18"/>
                <w:szCs w:val="18"/>
              </w:rPr>
            </w:pPr>
          </w:p>
        </w:tc>
      </w:tr>
      <w:tr w:rsidR="004E42CE" w:rsidRPr="00BE63DD" w14:paraId="19A31CBC" w14:textId="77777777" w:rsidTr="00994D6F">
        <w:trPr>
          <w:trHeight w:val="312"/>
        </w:trPr>
        <w:tc>
          <w:tcPr>
            <w:tcW w:w="1182" w:type="dxa"/>
            <w:tcBorders>
              <w:top w:val="single" w:sz="4" w:space="0" w:color="auto"/>
              <w:left w:val="double" w:sz="6" w:space="0" w:color="auto"/>
              <w:bottom w:val="single" w:sz="4" w:space="0" w:color="auto"/>
              <w:right w:val="single" w:sz="4" w:space="0" w:color="auto"/>
            </w:tcBorders>
            <w:noWrap/>
            <w:vAlign w:val="center"/>
          </w:tcPr>
          <w:p w14:paraId="19A31CB9" w14:textId="77777777" w:rsidR="004E42CE" w:rsidRPr="00BE63DD" w:rsidRDefault="004E42CE" w:rsidP="00715EC7">
            <w:pPr>
              <w:jc w:val="both"/>
              <w:rPr>
                <w:rFonts w:ascii="Times New Roman" w:hAnsi="Times New Roman"/>
                <w:sz w:val="18"/>
                <w:szCs w:val="18"/>
              </w:rPr>
            </w:pPr>
            <w:r w:rsidRPr="00BE63DD">
              <w:rPr>
                <w:rFonts w:ascii="Times New Roman" w:hAnsi="Times New Roman"/>
                <w:sz w:val="18"/>
                <w:szCs w:val="18"/>
              </w:rPr>
              <w:t>CO</w:t>
            </w:r>
          </w:p>
        </w:tc>
        <w:tc>
          <w:tcPr>
            <w:tcW w:w="1710" w:type="dxa"/>
            <w:tcBorders>
              <w:top w:val="single" w:sz="4" w:space="0" w:color="auto"/>
              <w:left w:val="nil"/>
              <w:bottom w:val="single" w:sz="4" w:space="0" w:color="auto"/>
              <w:right w:val="single" w:sz="4" w:space="0" w:color="auto"/>
            </w:tcBorders>
            <w:noWrap/>
            <w:vAlign w:val="center"/>
          </w:tcPr>
          <w:p w14:paraId="19A31CBA" w14:textId="77777777" w:rsidR="004E42CE" w:rsidRPr="00BE63DD" w:rsidRDefault="004E42CE" w:rsidP="00715EC7">
            <w:pPr>
              <w:jc w:val="center"/>
              <w:rPr>
                <w:rFonts w:ascii="Times New Roman" w:hAnsi="Times New Roman"/>
                <w:sz w:val="18"/>
                <w:szCs w:val="18"/>
              </w:rPr>
            </w:pPr>
            <w:r w:rsidRPr="00BE63DD">
              <w:rPr>
                <w:rFonts w:ascii="Times New Roman" w:hAnsi="Times New Roman"/>
                <w:sz w:val="18"/>
                <w:szCs w:val="18"/>
              </w:rPr>
              <w:t>1.00</w:t>
            </w:r>
          </w:p>
        </w:tc>
        <w:tc>
          <w:tcPr>
            <w:tcW w:w="2880" w:type="dxa"/>
            <w:tcBorders>
              <w:top w:val="single" w:sz="4" w:space="0" w:color="auto"/>
              <w:left w:val="single" w:sz="4" w:space="0" w:color="auto"/>
              <w:bottom w:val="single" w:sz="4" w:space="0" w:color="auto"/>
              <w:right w:val="double" w:sz="6" w:space="0" w:color="auto"/>
            </w:tcBorders>
            <w:vAlign w:val="center"/>
          </w:tcPr>
          <w:p w14:paraId="19A31CBB" w14:textId="77777777" w:rsidR="004E42CE" w:rsidRPr="00BE63DD" w:rsidRDefault="004E42CE" w:rsidP="00715EC7">
            <w:pPr>
              <w:jc w:val="center"/>
              <w:rPr>
                <w:rFonts w:ascii="Times New Roman" w:hAnsi="Times New Roman"/>
                <w:sz w:val="18"/>
                <w:szCs w:val="18"/>
              </w:rPr>
            </w:pPr>
            <w:r>
              <w:rPr>
                <w:rFonts w:ascii="Times New Roman" w:hAnsi="Times New Roman"/>
                <w:sz w:val="18"/>
                <w:szCs w:val="18"/>
              </w:rPr>
              <w:t>2.6</w:t>
            </w:r>
          </w:p>
        </w:tc>
      </w:tr>
      <w:tr w:rsidR="004E42CE" w:rsidRPr="00BE63DD" w14:paraId="19A31CC0" w14:textId="77777777" w:rsidTr="00994D6F">
        <w:trPr>
          <w:trHeight w:val="312"/>
        </w:trPr>
        <w:tc>
          <w:tcPr>
            <w:tcW w:w="1182" w:type="dxa"/>
            <w:tcBorders>
              <w:top w:val="single" w:sz="4" w:space="0" w:color="auto"/>
              <w:left w:val="double" w:sz="6" w:space="0" w:color="auto"/>
              <w:bottom w:val="single" w:sz="4" w:space="0" w:color="auto"/>
              <w:right w:val="single" w:sz="4" w:space="0" w:color="auto"/>
            </w:tcBorders>
            <w:noWrap/>
            <w:vAlign w:val="center"/>
          </w:tcPr>
          <w:p w14:paraId="19A31CBD" w14:textId="77777777" w:rsidR="004E42CE" w:rsidRPr="00BE63DD" w:rsidRDefault="004E42CE" w:rsidP="00715EC7">
            <w:pPr>
              <w:jc w:val="both"/>
              <w:rPr>
                <w:rFonts w:ascii="Times New Roman" w:hAnsi="Times New Roman"/>
                <w:sz w:val="18"/>
                <w:szCs w:val="18"/>
              </w:rPr>
            </w:pPr>
            <w:r w:rsidRPr="00BE63DD">
              <w:rPr>
                <w:rFonts w:ascii="Times New Roman" w:hAnsi="Times New Roman"/>
                <w:sz w:val="18"/>
                <w:szCs w:val="18"/>
              </w:rPr>
              <w:t>POC</w:t>
            </w:r>
          </w:p>
        </w:tc>
        <w:tc>
          <w:tcPr>
            <w:tcW w:w="1710" w:type="dxa"/>
            <w:tcBorders>
              <w:top w:val="single" w:sz="4" w:space="0" w:color="auto"/>
              <w:left w:val="nil"/>
              <w:bottom w:val="single" w:sz="4" w:space="0" w:color="auto"/>
              <w:right w:val="single" w:sz="4" w:space="0" w:color="auto"/>
            </w:tcBorders>
            <w:noWrap/>
            <w:vAlign w:val="center"/>
          </w:tcPr>
          <w:p w14:paraId="19A31CBE" w14:textId="77777777" w:rsidR="004E42CE" w:rsidRPr="00BE63DD" w:rsidRDefault="004E42CE" w:rsidP="00715EC7">
            <w:pPr>
              <w:jc w:val="center"/>
              <w:rPr>
                <w:rFonts w:ascii="Times New Roman" w:hAnsi="Times New Roman"/>
                <w:sz w:val="18"/>
                <w:szCs w:val="18"/>
              </w:rPr>
            </w:pPr>
            <w:r w:rsidRPr="00BE63DD">
              <w:rPr>
                <w:rFonts w:ascii="Times New Roman" w:hAnsi="Times New Roman"/>
                <w:sz w:val="18"/>
                <w:szCs w:val="18"/>
              </w:rPr>
              <w:t>0.18</w:t>
            </w:r>
          </w:p>
        </w:tc>
        <w:tc>
          <w:tcPr>
            <w:tcW w:w="2880" w:type="dxa"/>
            <w:tcBorders>
              <w:top w:val="single" w:sz="4" w:space="0" w:color="auto"/>
              <w:left w:val="single" w:sz="4" w:space="0" w:color="auto"/>
              <w:bottom w:val="single" w:sz="4" w:space="0" w:color="auto"/>
              <w:right w:val="double" w:sz="6" w:space="0" w:color="auto"/>
            </w:tcBorders>
            <w:vAlign w:val="center"/>
          </w:tcPr>
          <w:p w14:paraId="19A31CBF" w14:textId="77777777" w:rsidR="004E42CE" w:rsidRPr="00BE63DD" w:rsidRDefault="004E42CE" w:rsidP="00715EC7">
            <w:pPr>
              <w:jc w:val="center"/>
              <w:rPr>
                <w:rFonts w:ascii="Times New Roman" w:hAnsi="Times New Roman"/>
                <w:sz w:val="18"/>
                <w:szCs w:val="18"/>
              </w:rPr>
            </w:pPr>
          </w:p>
        </w:tc>
      </w:tr>
      <w:tr w:rsidR="004E42CE" w:rsidRPr="00BE63DD" w14:paraId="19A31CC4" w14:textId="77777777" w:rsidTr="00994D6F">
        <w:trPr>
          <w:trHeight w:val="336"/>
        </w:trPr>
        <w:tc>
          <w:tcPr>
            <w:tcW w:w="1182" w:type="dxa"/>
            <w:tcBorders>
              <w:top w:val="single" w:sz="4" w:space="0" w:color="auto"/>
              <w:left w:val="double" w:sz="6" w:space="0" w:color="auto"/>
              <w:bottom w:val="single" w:sz="4" w:space="0" w:color="auto"/>
              <w:right w:val="single" w:sz="4" w:space="0" w:color="auto"/>
            </w:tcBorders>
            <w:noWrap/>
            <w:vAlign w:val="center"/>
          </w:tcPr>
          <w:p w14:paraId="19A31CC1" w14:textId="77777777" w:rsidR="004E42CE" w:rsidRPr="00BE63DD" w:rsidRDefault="004E42CE" w:rsidP="00715EC7">
            <w:pPr>
              <w:jc w:val="both"/>
              <w:rPr>
                <w:rFonts w:ascii="Times New Roman" w:hAnsi="Times New Roman"/>
                <w:sz w:val="18"/>
                <w:szCs w:val="18"/>
              </w:rPr>
            </w:pPr>
            <w:r>
              <w:rPr>
                <w:rFonts w:ascii="Times New Roman" w:hAnsi="Times New Roman"/>
                <w:sz w:val="18"/>
                <w:szCs w:val="18"/>
              </w:rPr>
              <w:t>NOx+POC</w:t>
            </w:r>
          </w:p>
        </w:tc>
        <w:tc>
          <w:tcPr>
            <w:tcW w:w="1710" w:type="dxa"/>
            <w:tcBorders>
              <w:top w:val="single" w:sz="4" w:space="0" w:color="auto"/>
              <w:left w:val="nil"/>
              <w:bottom w:val="single" w:sz="4" w:space="0" w:color="auto"/>
              <w:right w:val="single" w:sz="4" w:space="0" w:color="auto"/>
            </w:tcBorders>
            <w:noWrap/>
            <w:vAlign w:val="center"/>
          </w:tcPr>
          <w:p w14:paraId="19A31CC2" w14:textId="77777777" w:rsidR="004E42CE" w:rsidRPr="00BE63DD" w:rsidRDefault="004E42CE" w:rsidP="00715EC7">
            <w:pPr>
              <w:jc w:val="center"/>
              <w:rPr>
                <w:rFonts w:ascii="Times New Roman" w:hAnsi="Times New Roman"/>
                <w:sz w:val="18"/>
                <w:szCs w:val="18"/>
              </w:rPr>
            </w:pPr>
            <w:r>
              <w:rPr>
                <w:rFonts w:ascii="Times New Roman" w:hAnsi="Times New Roman"/>
                <w:sz w:val="18"/>
                <w:szCs w:val="18"/>
              </w:rPr>
              <w:t>2.73</w:t>
            </w:r>
          </w:p>
        </w:tc>
        <w:tc>
          <w:tcPr>
            <w:tcW w:w="2880" w:type="dxa"/>
            <w:tcBorders>
              <w:top w:val="single" w:sz="4" w:space="0" w:color="auto"/>
              <w:left w:val="single" w:sz="4" w:space="0" w:color="auto"/>
              <w:bottom w:val="single" w:sz="4" w:space="0" w:color="auto"/>
              <w:right w:val="double" w:sz="6" w:space="0" w:color="auto"/>
            </w:tcBorders>
            <w:vAlign w:val="center"/>
          </w:tcPr>
          <w:p w14:paraId="19A31CC3" w14:textId="77777777" w:rsidR="004E42CE" w:rsidRPr="00BE63DD" w:rsidRDefault="004E42CE" w:rsidP="00715EC7">
            <w:pPr>
              <w:jc w:val="center"/>
              <w:rPr>
                <w:rFonts w:ascii="Times New Roman" w:hAnsi="Times New Roman"/>
                <w:sz w:val="18"/>
                <w:szCs w:val="18"/>
              </w:rPr>
            </w:pPr>
            <w:r>
              <w:rPr>
                <w:rFonts w:ascii="Times New Roman" w:hAnsi="Times New Roman"/>
                <w:sz w:val="18"/>
                <w:szCs w:val="18"/>
              </w:rPr>
              <w:t>3.0</w:t>
            </w:r>
          </w:p>
        </w:tc>
      </w:tr>
      <w:tr w:rsidR="004E42CE" w:rsidRPr="00BE63DD" w14:paraId="19A31CC8" w14:textId="77777777" w:rsidTr="00994D6F">
        <w:trPr>
          <w:trHeight w:val="336"/>
        </w:trPr>
        <w:tc>
          <w:tcPr>
            <w:tcW w:w="1182" w:type="dxa"/>
            <w:tcBorders>
              <w:top w:val="single" w:sz="4" w:space="0" w:color="auto"/>
              <w:left w:val="double" w:sz="6" w:space="0" w:color="auto"/>
              <w:bottom w:val="single" w:sz="4" w:space="0" w:color="auto"/>
              <w:right w:val="single" w:sz="4" w:space="0" w:color="auto"/>
            </w:tcBorders>
            <w:noWrap/>
            <w:vAlign w:val="center"/>
          </w:tcPr>
          <w:p w14:paraId="19A31CC5" w14:textId="77777777" w:rsidR="004E42CE" w:rsidRPr="00BE63DD" w:rsidRDefault="004E42CE" w:rsidP="00715EC7">
            <w:pPr>
              <w:jc w:val="both"/>
              <w:rPr>
                <w:rFonts w:ascii="Times New Roman" w:hAnsi="Times New Roman"/>
                <w:sz w:val="18"/>
                <w:szCs w:val="18"/>
              </w:rPr>
            </w:pPr>
            <w:r w:rsidRPr="00BE63DD">
              <w:rPr>
                <w:rFonts w:ascii="Times New Roman" w:hAnsi="Times New Roman"/>
                <w:sz w:val="18"/>
                <w:szCs w:val="18"/>
              </w:rPr>
              <w:t>SO</w:t>
            </w:r>
            <w:r w:rsidRPr="00BE63DD">
              <w:rPr>
                <w:rFonts w:ascii="Times New Roman" w:hAnsi="Times New Roman"/>
                <w:sz w:val="18"/>
                <w:szCs w:val="18"/>
                <w:vertAlign w:val="subscript"/>
              </w:rPr>
              <w:t>2</w:t>
            </w:r>
          </w:p>
        </w:tc>
        <w:tc>
          <w:tcPr>
            <w:tcW w:w="1710" w:type="dxa"/>
            <w:tcBorders>
              <w:top w:val="single" w:sz="4" w:space="0" w:color="auto"/>
              <w:left w:val="nil"/>
              <w:bottom w:val="single" w:sz="4" w:space="0" w:color="auto"/>
              <w:right w:val="single" w:sz="4" w:space="0" w:color="auto"/>
            </w:tcBorders>
            <w:noWrap/>
            <w:vAlign w:val="center"/>
          </w:tcPr>
          <w:p w14:paraId="19A31CC6" w14:textId="77777777" w:rsidR="004E42CE" w:rsidRPr="00BE63DD" w:rsidRDefault="004E42CE" w:rsidP="00715EC7">
            <w:pPr>
              <w:jc w:val="center"/>
              <w:rPr>
                <w:rFonts w:ascii="Times New Roman" w:hAnsi="Times New Roman"/>
                <w:sz w:val="18"/>
                <w:szCs w:val="18"/>
              </w:rPr>
            </w:pPr>
            <w:r w:rsidRPr="00BE63DD">
              <w:rPr>
                <w:rFonts w:ascii="Times New Roman" w:hAnsi="Times New Roman"/>
                <w:sz w:val="18"/>
                <w:szCs w:val="18"/>
              </w:rPr>
              <w:t>0.00</w:t>
            </w:r>
            <w:r>
              <w:rPr>
                <w:rFonts w:ascii="Times New Roman" w:hAnsi="Times New Roman"/>
                <w:sz w:val="18"/>
                <w:szCs w:val="18"/>
              </w:rPr>
              <w:t>177</w:t>
            </w:r>
          </w:p>
        </w:tc>
        <w:tc>
          <w:tcPr>
            <w:tcW w:w="2880" w:type="dxa"/>
            <w:tcBorders>
              <w:top w:val="single" w:sz="4" w:space="0" w:color="auto"/>
              <w:left w:val="single" w:sz="4" w:space="0" w:color="auto"/>
              <w:bottom w:val="single" w:sz="4" w:space="0" w:color="auto"/>
              <w:right w:val="double" w:sz="6" w:space="0" w:color="auto"/>
            </w:tcBorders>
            <w:vAlign w:val="center"/>
          </w:tcPr>
          <w:p w14:paraId="19A31CC7" w14:textId="77777777" w:rsidR="004E42CE" w:rsidRPr="00BE63DD" w:rsidRDefault="004E42CE" w:rsidP="00715EC7">
            <w:pPr>
              <w:jc w:val="center"/>
              <w:rPr>
                <w:rFonts w:ascii="Times New Roman" w:hAnsi="Times New Roman"/>
                <w:sz w:val="18"/>
                <w:szCs w:val="18"/>
              </w:rPr>
            </w:pPr>
          </w:p>
        </w:tc>
      </w:tr>
      <w:tr w:rsidR="004E42CE" w:rsidRPr="00BE63DD" w14:paraId="19A31CCC" w14:textId="77777777" w:rsidTr="00994D6F">
        <w:trPr>
          <w:trHeight w:val="312"/>
        </w:trPr>
        <w:tc>
          <w:tcPr>
            <w:tcW w:w="1182" w:type="dxa"/>
            <w:tcBorders>
              <w:top w:val="single" w:sz="4" w:space="0" w:color="auto"/>
              <w:left w:val="double" w:sz="6" w:space="0" w:color="auto"/>
              <w:bottom w:val="double" w:sz="6" w:space="0" w:color="auto"/>
              <w:right w:val="single" w:sz="4" w:space="0" w:color="auto"/>
            </w:tcBorders>
            <w:noWrap/>
            <w:vAlign w:val="center"/>
          </w:tcPr>
          <w:p w14:paraId="19A31CC9" w14:textId="77777777" w:rsidR="004E42CE" w:rsidRPr="00BE63DD" w:rsidRDefault="004E42CE" w:rsidP="00715EC7">
            <w:pPr>
              <w:jc w:val="both"/>
              <w:rPr>
                <w:rFonts w:ascii="Times New Roman" w:hAnsi="Times New Roman"/>
                <w:sz w:val="18"/>
                <w:szCs w:val="18"/>
              </w:rPr>
            </w:pPr>
            <w:r w:rsidRPr="00BE63DD">
              <w:rPr>
                <w:rFonts w:ascii="Times New Roman" w:hAnsi="Times New Roman"/>
                <w:sz w:val="18"/>
                <w:szCs w:val="18"/>
              </w:rPr>
              <w:t>PM10</w:t>
            </w:r>
          </w:p>
        </w:tc>
        <w:tc>
          <w:tcPr>
            <w:tcW w:w="1710" w:type="dxa"/>
            <w:tcBorders>
              <w:top w:val="single" w:sz="4" w:space="0" w:color="auto"/>
              <w:left w:val="nil"/>
              <w:bottom w:val="double" w:sz="6" w:space="0" w:color="auto"/>
              <w:right w:val="single" w:sz="4" w:space="0" w:color="auto"/>
            </w:tcBorders>
            <w:noWrap/>
            <w:vAlign w:val="center"/>
          </w:tcPr>
          <w:p w14:paraId="19A31CCA" w14:textId="77777777" w:rsidR="004E42CE" w:rsidRPr="00BE63DD" w:rsidRDefault="004E42CE" w:rsidP="00715EC7">
            <w:pPr>
              <w:jc w:val="center"/>
              <w:rPr>
                <w:rFonts w:ascii="Times New Roman" w:hAnsi="Times New Roman"/>
                <w:sz w:val="18"/>
                <w:szCs w:val="18"/>
              </w:rPr>
            </w:pPr>
            <w:r w:rsidRPr="00BE63DD">
              <w:rPr>
                <w:rFonts w:ascii="Times New Roman" w:hAnsi="Times New Roman"/>
                <w:sz w:val="18"/>
                <w:szCs w:val="18"/>
              </w:rPr>
              <w:t>0.10</w:t>
            </w:r>
          </w:p>
        </w:tc>
        <w:tc>
          <w:tcPr>
            <w:tcW w:w="2880" w:type="dxa"/>
            <w:tcBorders>
              <w:top w:val="single" w:sz="4" w:space="0" w:color="auto"/>
              <w:left w:val="single" w:sz="4" w:space="0" w:color="auto"/>
              <w:bottom w:val="double" w:sz="6" w:space="0" w:color="auto"/>
              <w:right w:val="double" w:sz="6" w:space="0" w:color="auto"/>
            </w:tcBorders>
            <w:vAlign w:val="center"/>
          </w:tcPr>
          <w:p w14:paraId="19A31CCB" w14:textId="77777777" w:rsidR="004E42CE" w:rsidRPr="00BE63DD" w:rsidRDefault="004E42CE" w:rsidP="00715EC7">
            <w:pPr>
              <w:jc w:val="center"/>
              <w:rPr>
                <w:rFonts w:ascii="Times New Roman" w:hAnsi="Times New Roman"/>
                <w:sz w:val="18"/>
                <w:szCs w:val="18"/>
              </w:rPr>
            </w:pPr>
            <w:r>
              <w:rPr>
                <w:rFonts w:ascii="Times New Roman" w:hAnsi="Times New Roman"/>
                <w:sz w:val="18"/>
                <w:szCs w:val="18"/>
              </w:rPr>
              <w:t>.15</w:t>
            </w:r>
          </w:p>
        </w:tc>
      </w:tr>
    </w:tbl>
    <w:p w14:paraId="19A31CCD" w14:textId="77777777" w:rsidR="004E42CE" w:rsidRDefault="004E42CE" w:rsidP="00095BAA">
      <w:pPr>
        <w:pStyle w:val="BodyText2"/>
      </w:pPr>
    </w:p>
    <w:p w14:paraId="19A31CCE" w14:textId="77777777" w:rsidR="00F81B9A" w:rsidRDefault="00715EC7" w:rsidP="00684936">
      <w:pPr>
        <w:autoSpaceDE w:val="0"/>
        <w:autoSpaceDN w:val="0"/>
        <w:adjustRightInd w:val="0"/>
        <w:rPr>
          <w:rFonts w:ascii="Times New Roman" w:hAnsi="Times New Roman"/>
          <w:sz w:val="20"/>
        </w:rPr>
      </w:pPr>
      <w:r>
        <w:rPr>
          <w:rFonts w:ascii="Times New Roman" w:hAnsi="Times New Roman"/>
          <w:sz w:val="20"/>
        </w:rPr>
        <w:t>The</w:t>
      </w:r>
      <w:r w:rsidRPr="0065513B">
        <w:rPr>
          <w:rFonts w:ascii="Times New Roman" w:hAnsi="Times New Roman"/>
          <w:sz w:val="20"/>
        </w:rPr>
        <w:t xml:space="preserve"> </w:t>
      </w:r>
      <w:r>
        <w:rPr>
          <w:rFonts w:ascii="Times New Roman" w:hAnsi="Times New Roman"/>
          <w:sz w:val="20"/>
        </w:rPr>
        <w:t xml:space="preserve">S-1562 and S-1563 Firewater Pumps </w:t>
      </w:r>
      <w:r w:rsidRPr="0065513B">
        <w:rPr>
          <w:rFonts w:ascii="Times New Roman" w:hAnsi="Times New Roman"/>
          <w:sz w:val="20"/>
        </w:rPr>
        <w:t xml:space="preserve">daily NOx and CO emissions exceed 10 pounds per day.  Therefore the requirements for BACT are triggered for NOx and CO.  All other pollutants are emitted at rates less than 10 pounds per maximum day.  </w:t>
      </w:r>
      <w:r w:rsidRPr="00715EC7">
        <w:rPr>
          <w:rFonts w:ascii="Times New Roman" w:hAnsi="Times New Roman"/>
          <w:sz w:val="20"/>
        </w:rPr>
        <w:t>The BACT/TBACT Guidelines Document 96.1.3</w:t>
      </w:r>
      <w:r>
        <w:rPr>
          <w:rFonts w:ascii="Times New Roman" w:hAnsi="Times New Roman"/>
          <w:sz w:val="20"/>
        </w:rPr>
        <w:t xml:space="preserve"> excludes firewater pumps because firewater pump engines were often not as clean as other emergency engines.  However, S-1562 and S-1563 are newer engines, and comply with the CARB/ATCM Limits, as summarized in the following table.</w:t>
      </w:r>
    </w:p>
    <w:p w14:paraId="19A31CCF" w14:textId="77777777" w:rsidR="00715EC7" w:rsidRDefault="00715EC7" w:rsidP="00684936">
      <w:pPr>
        <w:autoSpaceDE w:val="0"/>
        <w:autoSpaceDN w:val="0"/>
        <w:adjustRightInd w:val="0"/>
        <w:rPr>
          <w:rFonts w:ascii="Times New Roman" w:hAnsi="Times New Roman"/>
          <w:sz w:val="20"/>
        </w:rPr>
      </w:pPr>
    </w:p>
    <w:tbl>
      <w:tblPr>
        <w:tblW w:w="5772" w:type="dxa"/>
        <w:tblInd w:w="96" w:type="dxa"/>
        <w:tblLook w:val="0000" w:firstRow="0" w:lastRow="0" w:firstColumn="0" w:lastColumn="0" w:noHBand="0" w:noVBand="0"/>
      </w:tblPr>
      <w:tblGrid>
        <w:gridCol w:w="1182"/>
        <w:gridCol w:w="1710"/>
        <w:gridCol w:w="2880"/>
      </w:tblGrid>
      <w:tr w:rsidR="00715EC7" w:rsidRPr="00BE63DD" w14:paraId="19A31CD3" w14:textId="77777777" w:rsidTr="00F16F77">
        <w:trPr>
          <w:trHeight w:val="276"/>
        </w:trPr>
        <w:tc>
          <w:tcPr>
            <w:tcW w:w="1182" w:type="dxa"/>
            <w:tcBorders>
              <w:top w:val="double" w:sz="6" w:space="0" w:color="auto"/>
              <w:left w:val="double" w:sz="6" w:space="0" w:color="auto"/>
              <w:bottom w:val="nil"/>
              <w:right w:val="single" w:sz="4" w:space="0" w:color="auto"/>
            </w:tcBorders>
            <w:shd w:val="clear" w:color="auto" w:fill="B8CCE4" w:themeFill="accent1" w:themeFillTint="66"/>
            <w:noWrap/>
            <w:vAlign w:val="bottom"/>
          </w:tcPr>
          <w:p w14:paraId="19A31CD0" w14:textId="77777777" w:rsidR="00715EC7" w:rsidRPr="00BE63DD" w:rsidRDefault="00715EC7" w:rsidP="00715EC7">
            <w:pPr>
              <w:keepNext/>
              <w:jc w:val="both"/>
              <w:rPr>
                <w:rFonts w:ascii="Times New Roman" w:hAnsi="Times New Roman"/>
                <w:sz w:val="18"/>
                <w:szCs w:val="18"/>
              </w:rPr>
            </w:pPr>
            <w:r w:rsidRPr="00BE63DD">
              <w:rPr>
                <w:rFonts w:ascii="Times New Roman" w:hAnsi="Times New Roman"/>
                <w:sz w:val="18"/>
                <w:szCs w:val="18"/>
              </w:rPr>
              <w:t> </w:t>
            </w:r>
          </w:p>
        </w:tc>
        <w:tc>
          <w:tcPr>
            <w:tcW w:w="1710" w:type="dxa"/>
            <w:tcBorders>
              <w:top w:val="double" w:sz="6" w:space="0" w:color="auto"/>
              <w:left w:val="nil"/>
              <w:bottom w:val="nil"/>
              <w:right w:val="single" w:sz="4" w:space="0" w:color="auto"/>
            </w:tcBorders>
            <w:shd w:val="clear" w:color="auto" w:fill="B8CCE4" w:themeFill="accent1" w:themeFillTint="66"/>
            <w:noWrap/>
            <w:vAlign w:val="bottom"/>
          </w:tcPr>
          <w:p w14:paraId="19A31CD1" w14:textId="77777777" w:rsidR="00715EC7" w:rsidRPr="00BE63DD" w:rsidRDefault="00715EC7" w:rsidP="00715EC7">
            <w:pPr>
              <w:keepNext/>
              <w:jc w:val="center"/>
              <w:rPr>
                <w:rFonts w:ascii="Times New Roman" w:hAnsi="Times New Roman"/>
                <w:sz w:val="18"/>
                <w:szCs w:val="18"/>
              </w:rPr>
            </w:pPr>
            <w:r>
              <w:rPr>
                <w:rFonts w:ascii="Times New Roman" w:hAnsi="Times New Roman"/>
                <w:sz w:val="18"/>
                <w:szCs w:val="18"/>
              </w:rPr>
              <w:t xml:space="preserve">S-1562, S-1563 </w:t>
            </w:r>
            <w:r w:rsidRPr="00BE63DD">
              <w:rPr>
                <w:rFonts w:ascii="Times New Roman" w:hAnsi="Times New Roman"/>
                <w:sz w:val="18"/>
                <w:szCs w:val="18"/>
              </w:rPr>
              <w:t>Emission</w:t>
            </w:r>
          </w:p>
        </w:tc>
        <w:tc>
          <w:tcPr>
            <w:tcW w:w="2880" w:type="dxa"/>
            <w:tcBorders>
              <w:top w:val="double" w:sz="6" w:space="0" w:color="auto"/>
              <w:left w:val="nil"/>
              <w:bottom w:val="nil"/>
              <w:right w:val="double" w:sz="6" w:space="0" w:color="auto"/>
            </w:tcBorders>
            <w:shd w:val="clear" w:color="auto" w:fill="B8CCE4" w:themeFill="accent1" w:themeFillTint="66"/>
          </w:tcPr>
          <w:p w14:paraId="19A31CD2" w14:textId="77777777" w:rsidR="00715EC7" w:rsidRPr="00BE63DD" w:rsidRDefault="00715EC7" w:rsidP="00715EC7">
            <w:pPr>
              <w:keepNext/>
              <w:jc w:val="center"/>
              <w:rPr>
                <w:rFonts w:ascii="Times New Roman" w:hAnsi="Times New Roman"/>
                <w:sz w:val="18"/>
                <w:szCs w:val="18"/>
              </w:rPr>
            </w:pPr>
            <w:r>
              <w:rPr>
                <w:rFonts w:ascii="Times New Roman" w:hAnsi="Times New Roman"/>
                <w:sz w:val="18"/>
                <w:szCs w:val="18"/>
              </w:rPr>
              <w:t>CARB/ATCM Standards</w:t>
            </w:r>
          </w:p>
        </w:tc>
      </w:tr>
      <w:tr w:rsidR="00715EC7" w:rsidRPr="00BE63DD" w14:paraId="19A31CD7" w14:textId="77777777" w:rsidTr="00F16F77">
        <w:trPr>
          <w:trHeight w:val="312"/>
        </w:trPr>
        <w:tc>
          <w:tcPr>
            <w:tcW w:w="1182" w:type="dxa"/>
            <w:tcBorders>
              <w:top w:val="nil"/>
              <w:left w:val="double" w:sz="6" w:space="0" w:color="auto"/>
              <w:bottom w:val="nil"/>
              <w:right w:val="single" w:sz="4" w:space="0" w:color="auto"/>
            </w:tcBorders>
            <w:shd w:val="clear" w:color="auto" w:fill="B8CCE4" w:themeFill="accent1" w:themeFillTint="66"/>
            <w:noWrap/>
            <w:vAlign w:val="bottom"/>
          </w:tcPr>
          <w:p w14:paraId="19A31CD4" w14:textId="77777777" w:rsidR="00715EC7" w:rsidRPr="00BE63DD" w:rsidRDefault="00715EC7" w:rsidP="00715EC7">
            <w:pPr>
              <w:keepNext/>
              <w:jc w:val="both"/>
              <w:rPr>
                <w:rFonts w:ascii="Times New Roman" w:hAnsi="Times New Roman"/>
                <w:sz w:val="18"/>
                <w:szCs w:val="18"/>
              </w:rPr>
            </w:pPr>
            <w:r w:rsidRPr="00BE63DD">
              <w:rPr>
                <w:rFonts w:ascii="Times New Roman" w:hAnsi="Times New Roman"/>
                <w:sz w:val="18"/>
                <w:szCs w:val="18"/>
              </w:rPr>
              <w:t> </w:t>
            </w:r>
          </w:p>
        </w:tc>
        <w:tc>
          <w:tcPr>
            <w:tcW w:w="1710" w:type="dxa"/>
            <w:tcBorders>
              <w:top w:val="nil"/>
              <w:left w:val="nil"/>
              <w:bottom w:val="nil"/>
              <w:right w:val="single" w:sz="4" w:space="0" w:color="auto"/>
            </w:tcBorders>
            <w:shd w:val="clear" w:color="auto" w:fill="B8CCE4" w:themeFill="accent1" w:themeFillTint="66"/>
            <w:noWrap/>
            <w:vAlign w:val="bottom"/>
          </w:tcPr>
          <w:p w14:paraId="19A31CD5" w14:textId="77777777" w:rsidR="00715EC7" w:rsidRPr="00BE63DD" w:rsidRDefault="00715EC7" w:rsidP="00715EC7">
            <w:pPr>
              <w:keepNext/>
              <w:jc w:val="center"/>
              <w:rPr>
                <w:rFonts w:ascii="Times New Roman" w:hAnsi="Times New Roman"/>
                <w:sz w:val="18"/>
                <w:szCs w:val="18"/>
              </w:rPr>
            </w:pPr>
            <w:r w:rsidRPr="00BE63DD">
              <w:rPr>
                <w:rFonts w:ascii="Times New Roman" w:hAnsi="Times New Roman"/>
                <w:sz w:val="18"/>
                <w:szCs w:val="18"/>
              </w:rPr>
              <w:t>Factor</w:t>
            </w:r>
          </w:p>
        </w:tc>
        <w:tc>
          <w:tcPr>
            <w:tcW w:w="2880" w:type="dxa"/>
            <w:tcBorders>
              <w:top w:val="nil"/>
              <w:left w:val="nil"/>
              <w:bottom w:val="nil"/>
              <w:right w:val="double" w:sz="6" w:space="0" w:color="auto"/>
            </w:tcBorders>
            <w:shd w:val="clear" w:color="auto" w:fill="B8CCE4" w:themeFill="accent1" w:themeFillTint="66"/>
          </w:tcPr>
          <w:p w14:paraId="19A31CD6" w14:textId="77777777" w:rsidR="00715EC7" w:rsidRPr="00BE63DD" w:rsidRDefault="00715EC7" w:rsidP="00715EC7">
            <w:pPr>
              <w:keepNext/>
              <w:jc w:val="center"/>
              <w:rPr>
                <w:rFonts w:ascii="Times New Roman" w:hAnsi="Times New Roman"/>
                <w:sz w:val="18"/>
                <w:szCs w:val="18"/>
              </w:rPr>
            </w:pPr>
            <w:r>
              <w:rPr>
                <w:rFonts w:ascii="Times New Roman" w:hAnsi="Times New Roman"/>
                <w:sz w:val="18"/>
                <w:szCs w:val="18"/>
              </w:rPr>
              <w:t>700 HP</w:t>
            </w:r>
          </w:p>
        </w:tc>
      </w:tr>
      <w:tr w:rsidR="00715EC7" w:rsidRPr="00BE63DD" w14:paraId="19A31CDB" w14:textId="77777777" w:rsidTr="00F16F77">
        <w:trPr>
          <w:trHeight w:val="264"/>
        </w:trPr>
        <w:tc>
          <w:tcPr>
            <w:tcW w:w="1182" w:type="dxa"/>
            <w:tcBorders>
              <w:top w:val="nil"/>
              <w:left w:val="double" w:sz="6" w:space="0" w:color="auto"/>
              <w:bottom w:val="single" w:sz="4" w:space="0" w:color="auto"/>
              <w:right w:val="single" w:sz="4" w:space="0" w:color="auto"/>
            </w:tcBorders>
            <w:shd w:val="clear" w:color="auto" w:fill="B8CCE4" w:themeFill="accent1" w:themeFillTint="66"/>
            <w:noWrap/>
            <w:vAlign w:val="bottom"/>
          </w:tcPr>
          <w:p w14:paraId="19A31CD8" w14:textId="77777777" w:rsidR="00715EC7" w:rsidRPr="00BE63DD" w:rsidRDefault="00715EC7" w:rsidP="00715EC7">
            <w:pPr>
              <w:keepNext/>
              <w:jc w:val="both"/>
              <w:rPr>
                <w:rFonts w:ascii="Times New Roman" w:hAnsi="Times New Roman"/>
                <w:sz w:val="18"/>
                <w:szCs w:val="18"/>
              </w:rPr>
            </w:pPr>
            <w:r w:rsidRPr="00BE63DD">
              <w:rPr>
                <w:rFonts w:ascii="Times New Roman" w:hAnsi="Times New Roman"/>
                <w:sz w:val="18"/>
                <w:szCs w:val="18"/>
              </w:rPr>
              <w:t>Pollutant</w:t>
            </w:r>
          </w:p>
        </w:tc>
        <w:tc>
          <w:tcPr>
            <w:tcW w:w="1710" w:type="dxa"/>
            <w:tcBorders>
              <w:top w:val="nil"/>
              <w:left w:val="nil"/>
              <w:bottom w:val="single" w:sz="4" w:space="0" w:color="auto"/>
              <w:right w:val="single" w:sz="4" w:space="0" w:color="auto"/>
            </w:tcBorders>
            <w:shd w:val="clear" w:color="auto" w:fill="B8CCE4" w:themeFill="accent1" w:themeFillTint="66"/>
            <w:noWrap/>
            <w:vAlign w:val="bottom"/>
          </w:tcPr>
          <w:p w14:paraId="19A31CD9" w14:textId="77777777" w:rsidR="00715EC7" w:rsidRPr="00BE63DD" w:rsidRDefault="00715EC7" w:rsidP="00715EC7">
            <w:pPr>
              <w:keepNext/>
              <w:jc w:val="center"/>
              <w:rPr>
                <w:rFonts w:ascii="Times New Roman" w:hAnsi="Times New Roman"/>
                <w:sz w:val="18"/>
                <w:szCs w:val="18"/>
              </w:rPr>
            </w:pPr>
            <w:r w:rsidRPr="00BE63DD">
              <w:rPr>
                <w:rFonts w:ascii="Times New Roman" w:hAnsi="Times New Roman"/>
                <w:sz w:val="18"/>
                <w:szCs w:val="18"/>
              </w:rPr>
              <w:t>(g/hp-hr)</w:t>
            </w:r>
          </w:p>
        </w:tc>
        <w:tc>
          <w:tcPr>
            <w:tcW w:w="2880" w:type="dxa"/>
            <w:tcBorders>
              <w:top w:val="nil"/>
              <w:left w:val="nil"/>
              <w:bottom w:val="single" w:sz="4" w:space="0" w:color="auto"/>
              <w:right w:val="double" w:sz="6" w:space="0" w:color="auto"/>
            </w:tcBorders>
            <w:shd w:val="clear" w:color="auto" w:fill="B8CCE4" w:themeFill="accent1" w:themeFillTint="66"/>
            <w:vAlign w:val="bottom"/>
          </w:tcPr>
          <w:p w14:paraId="19A31CDA" w14:textId="77777777" w:rsidR="00715EC7" w:rsidRPr="00BE63DD" w:rsidRDefault="00715EC7" w:rsidP="00715EC7">
            <w:pPr>
              <w:keepNext/>
              <w:jc w:val="center"/>
              <w:rPr>
                <w:rFonts w:ascii="Times New Roman" w:hAnsi="Times New Roman"/>
                <w:sz w:val="18"/>
                <w:szCs w:val="18"/>
              </w:rPr>
            </w:pPr>
            <w:r w:rsidRPr="00BE63DD">
              <w:rPr>
                <w:rFonts w:ascii="Times New Roman" w:hAnsi="Times New Roman"/>
                <w:sz w:val="18"/>
                <w:szCs w:val="18"/>
              </w:rPr>
              <w:t>(g/hp-hr)</w:t>
            </w:r>
          </w:p>
        </w:tc>
      </w:tr>
      <w:tr w:rsidR="00715EC7" w:rsidRPr="00BE63DD" w14:paraId="19A31CDF" w14:textId="77777777" w:rsidTr="00994D6F">
        <w:trPr>
          <w:trHeight w:val="312"/>
        </w:trPr>
        <w:tc>
          <w:tcPr>
            <w:tcW w:w="1182" w:type="dxa"/>
            <w:tcBorders>
              <w:top w:val="nil"/>
              <w:left w:val="double" w:sz="6" w:space="0" w:color="auto"/>
              <w:bottom w:val="single" w:sz="4" w:space="0" w:color="auto"/>
              <w:right w:val="single" w:sz="4" w:space="0" w:color="auto"/>
            </w:tcBorders>
            <w:noWrap/>
            <w:vAlign w:val="center"/>
          </w:tcPr>
          <w:p w14:paraId="19A31CDC" w14:textId="77777777" w:rsidR="00715EC7" w:rsidRPr="00BE63DD" w:rsidRDefault="00715EC7" w:rsidP="00715EC7">
            <w:pPr>
              <w:jc w:val="both"/>
              <w:rPr>
                <w:rFonts w:ascii="Times New Roman" w:hAnsi="Times New Roman"/>
                <w:sz w:val="18"/>
                <w:szCs w:val="18"/>
              </w:rPr>
            </w:pPr>
            <w:r w:rsidRPr="00BE63DD">
              <w:rPr>
                <w:rFonts w:ascii="Times New Roman" w:hAnsi="Times New Roman"/>
                <w:sz w:val="18"/>
                <w:szCs w:val="18"/>
              </w:rPr>
              <w:t>NOx</w:t>
            </w:r>
          </w:p>
        </w:tc>
        <w:tc>
          <w:tcPr>
            <w:tcW w:w="1710" w:type="dxa"/>
            <w:tcBorders>
              <w:top w:val="single" w:sz="4" w:space="0" w:color="auto"/>
              <w:left w:val="nil"/>
              <w:bottom w:val="single" w:sz="4" w:space="0" w:color="auto"/>
              <w:right w:val="single" w:sz="4" w:space="0" w:color="auto"/>
            </w:tcBorders>
            <w:noWrap/>
            <w:vAlign w:val="center"/>
          </w:tcPr>
          <w:p w14:paraId="19A31CDD" w14:textId="77777777" w:rsidR="00715EC7" w:rsidRPr="00BE63DD" w:rsidRDefault="00715EC7" w:rsidP="00715EC7">
            <w:pPr>
              <w:jc w:val="center"/>
              <w:rPr>
                <w:rFonts w:ascii="Times New Roman" w:hAnsi="Times New Roman"/>
                <w:sz w:val="18"/>
                <w:szCs w:val="18"/>
              </w:rPr>
            </w:pPr>
            <w:r w:rsidRPr="00BE63DD">
              <w:rPr>
                <w:rFonts w:ascii="Times New Roman" w:hAnsi="Times New Roman"/>
                <w:sz w:val="18"/>
                <w:szCs w:val="18"/>
              </w:rPr>
              <w:t>2.87</w:t>
            </w:r>
          </w:p>
        </w:tc>
        <w:tc>
          <w:tcPr>
            <w:tcW w:w="2880" w:type="dxa"/>
            <w:tcBorders>
              <w:top w:val="nil"/>
              <w:left w:val="single" w:sz="4" w:space="0" w:color="auto"/>
              <w:bottom w:val="single" w:sz="4" w:space="0" w:color="auto"/>
              <w:right w:val="double" w:sz="6" w:space="0" w:color="auto"/>
            </w:tcBorders>
            <w:vAlign w:val="center"/>
          </w:tcPr>
          <w:p w14:paraId="19A31CDE" w14:textId="77777777" w:rsidR="00715EC7" w:rsidRPr="00BE63DD" w:rsidRDefault="00715EC7" w:rsidP="00715EC7">
            <w:pPr>
              <w:jc w:val="center"/>
              <w:rPr>
                <w:rFonts w:ascii="Times New Roman" w:hAnsi="Times New Roman"/>
                <w:sz w:val="18"/>
                <w:szCs w:val="18"/>
              </w:rPr>
            </w:pPr>
          </w:p>
        </w:tc>
      </w:tr>
      <w:tr w:rsidR="00715EC7" w:rsidRPr="00BE63DD" w14:paraId="19A31CE3" w14:textId="77777777" w:rsidTr="00994D6F">
        <w:trPr>
          <w:trHeight w:val="312"/>
        </w:trPr>
        <w:tc>
          <w:tcPr>
            <w:tcW w:w="1182" w:type="dxa"/>
            <w:tcBorders>
              <w:top w:val="single" w:sz="4" w:space="0" w:color="auto"/>
              <w:left w:val="double" w:sz="6" w:space="0" w:color="auto"/>
              <w:bottom w:val="single" w:sz="4" w:space="0" w:color="auto"/>
              <w:right w:val="single" w:sz="4" w:space="0" w:color="auto"/>
            </w:tcBorders>
            <w:noWrap/>
            <w:vAlign w:val="center"/>
          </w:tcPr>
          <w:p w14:paraId="19A31CE0" w14:textId="77777777" w:rsidR="00715EC7" w:rsidRPr="00BE63DD" w:rsidRDefault="00715EC7" w:rsidP="00715EC7">
            <w:pPr>
              <w:jc w:val="both"/>
              <w:rPr>
                <w:rFonts w:ascii="Times New Roman" w:hAnsi="Times New Roman"/>
                <w:sz w:val="18"/>
                <w:szCs w:val="18"/>
              </w:rPr>
            </w:pPr>
            <w:r w:rsidRPr="00BE63DD">
              <w:rPr>
                <w:rFonts w:ascii="Times New Roman" w:hAnsi="Times New Roman"/>
                <w:sz w:val="18"/>
                <w:szCs w:val="18"/>
              </w:rPr>
              <w:t>CO</w:t>
            </w:r>
          </w:p>
        </w:tc>
        <w:tc>
          <w:tcPr>
            <w:tcW w:w="1710" w:type="dxa"/>
            <w:tcBorders>
              <w:top w:val="single" w:sz="4" w:space="0" w:color="auto"/>
              <w:left w:val="nil"/>
              <w:bottom w:val="single" w:sz="4" w:space="0" w:color="auto"/>
              <w:right w:val="single" w:sz="4" w:space="0" w:color="auto"/>
            </w:tcBorders>
            <w:noWrap/>
            <w:vAlign w:val="center"/>
          </w:tcPr>
          <w:p w14:paraId="19A31CE1" w14:textId="77777777" w:rsidR="00715EC7" w:rsidRPr="00BE63DD" w:rsidRDefault="00715EC7" w:rsidP="00715EC7">
            <w:pPr>
              <w:jc w:val="center"/>
              <w:rPr>
                <w:rFonts w:ascii="Times New Roman" w:hAnsi="Times New Roman"/>
                <w:sz w:val="18"/>
                <w:szCs w:val="18"/>
              </w:rPr>
            </w:pPr>
            <w:r w:rsidRPr="00BE63DD">
              <w:rPr>
                <w:rFonts w:ascii="Times New Roman" w:hAnsi="Times New Roman"/>
                <w:sz w:val="18"/>
                <w:szCs w:val="18"/>
              </w:rPr>
              <w:t>1.72</w:t>
            </w:r>
          </w:p>
        </w:tc>
        <w:tc>
          <w:tcPr>
            <w:tcW w:w="2880" w:type="dxa"/>
            <w:tcBorders>
              <w:top w:val="single" w:sz="4" w:space="0" w:color="auto"/>
              <w:left w:val="single" w:sz="4" w:space="0" w:color="auto"/>
              <w:bottom w:val="single" w:sz="4" w:space="0" w:color="auto"/>
              <w:right w:val="double" w:sz="6" w:space="0" w:color="auto"/>
            </w:tcBorders>
            <w:vAlign w:val="center"/>
          </w:tcPr>
          <w:p w14:paraId="19A31CE2" w14:textId="77777777" w:rsidR="00715EC7" w:rsidRPr="00BE63DD" w:rsidRDefault="00715EC7" w:rsidP="00715EC7">
            <w:pPr>
              <w:jc w:val="center"/>
              <w:rPr>
                <w:rFonts w:ascii="Times New Roman" w:hAnsi="Times New Roman"/>
                <w:sz w:val="18"/>
                <w:szCs w:val="18"/>
              </w:rPr>
            </w:pPr>
            <w:r>
              <w:rPr>
                <w:rFonts w:ascii="Times New Roman" w:hAnsi="Times New Roman"/>
                <w:sz w:val="18"/>
                <w:szCs w:val="18"/>
              </w:rPr>
              <w:t>2.6</w:t>
            </w:r>
          </w:p>
        </w:tc>
      </w:tr>
      <w:tr w:rsidR="00715EC7" w:rsidRPr="00BE63DD" w14:paraId="19A31CE7" w14:textId="77777777" w:rsidTr="00994D6F">
        <w:trPr>
          <w:trHeight w:val="312"/>
        </w:trPr>
        <w:tc>
          <w:tcPr>
            <w:tcW w:w="1182" w:type="dxa"/>
            <w:tcBorders>
              <w:top w:val="single" w:sz="4" w:space="0" w:color="auto"/>
              <w:left w:val="double" w:sz="6" w:space="0" w:color="auto"/>
              <w:bottom w:val="single" w:sz="4" w:space="0" w:color="auto"/>
              <w:right w:val="single" w:sz="4" w:space="0" w:color="auto"/>
            </w:tcBorders>
            <w:noWrap/>
            <w:vAlign w:val="center"/>
          </w:tcPr>
          <w:p w14:paraId="19A31CE4" w14:textId="77777777" w:rsidR="00715EC7" w:rsidRPr="00BE63DD" w:rsidRDefault="00715EC7" w:rsidP="00715EC7">
            <w:pPr>
              <w:jc w:val="both"/>
              <w:rPr>
                <w:rFonts w:ascii="Times New Roman" w:hAnsi="Times New Roman"/>
                <w:sz w:val="18"/>
                <w:szCs w:val="18"/>
              </w:rPr>
            </w:pPr>
            <w:r w:rsidRPr="00BE63DD">
              <w:rPr>
                <w:rFonts w:ascii="Times New Roman" w:hAnsi="Times New Roman"/>
                <w:sz w:val="18"/>
                <w:szCs w:val="18"/>
              </w:rPr>
              <w:t>POC</w:t>
            </w:r>
          </w:p>
        </w:tc>
        <w:tc>
          <w:tcPr>
            <w:tcW w:w="1710" w:type="dxa"/>
            <w:tcBorders>
              <w:top w:val="single" w:sz="4" w:space="0" w:color="auto"/>
              <w:left w:val="nil"/>
              <w:bottom w:val="single" w:sz="4" w:space="0" w:color="auto"/>
              <w:right w:val="single" w:sz="4" w:space="0" w:color="auto"/>
            </w:tcBorders>
            <w:noWrap/>
            <w:vAlign w:val="center"/>
          </w:tcPr>
          <w:p w14:paraId="19A31CE5" w14:textId="77777777" w:rsidR="00715EC7" w:rsidRPr="00BE63DD" w:rsidRDefault="00715EC7" w:rsidP="00715EC7">
            <w:pPr>
              <w:jc w:val="center"/>
              <w:rPr>
                <w:rFonts w:ascii="Times New Roman" w:hAnsi="Times New Roman"/>
                <w:sz w:val="18"/>
                <w:szCs w:val="18"/>
              </w:rPr>
            </w:pPr>
            <w:r w:rsidRPr="00BE63DD">
              <w:rPr>
                <w:rFonts w:ascii="Times New Roman" w:hAnsi="Times New Roman"/>
                <w:sz w:val="18"/>
                <w:szCs w:val="18"/>
              </w:rPr>
              <w:t>0.07</w:t>
            </w:r>
          </w:p>
        </w:tc>
        <w:tc>
          <w:tcPr>
            <w:tcW w:w="2880" w:type="dxa"/>
            <w:tcBorders>
              <w:top w:val="single" w:sz="4" w:space="0" w:color="auto"/>
              <w:left w:val="single" w:sz="4" w:space="0" w:color="auto"/>
              <w:bottom w:val="single" w:sz="4" w:space="0" w:color="auto"/>
              <w:right w:val="double" w:sz="6" w:space="0" w:color="auto"/>
            </w:tcBorders>
            <w:vAlign w:val="center"/>
          </w:tcPr>
          <w:p w14:paraId="19A31CE6" w14:textId="77777777" w:rsidR="00715EC7" w:rsidRPr="00BE63DD" w:rsidRDefault="00715EC7" w:rsidP="00715EC7">
            <w:pPr>
              <w:jc w:val="center"/>
              <w:rPr>
                <w:rFonts w:ascii="Times New Roman" w:hAnsi="Times New Roman"/>
                <w:sz w:val="18"/>
                <w:szCs w:val="18"/>
              </w:rPr>
            </w:pPr>
          </w:p>
        </w:tc>
      </w:tr>
      <w:tr w:rsidR="00715EC7" w:rsidRPr="00BE63DD" w14:paraId="19A31CEB" w14:textId="77777777" w:rsidTr="00994D6F">
        <w:trPr>
          <w:trHeight w:val="336"/>
        </w:trPr>
        <w:tc>
          <w:tcPr>
            <w:tcW w:w="1182" w:type="dxa"/>
            <w:tcBorders>
              <w:top w:val="single" w:sz="4" w:space="0" w:color="auto"/>
              <w:left w:val="double" w:sz="6" w:space="0" w:color="auto"/>
              <w:bottom w:val="single" w:sz="4" w:space="0" w:color="auto"/>
              <w:right w:val="single" w:sz="4" w:space="0" w:color="auto"/>
            </w:tcBorders>
            <w:noWrap/>
            <w:vAlign w:val="center"/>
          </w:tcPr>
          <w:p w14:paraId="19A31CE8" w14:textId="77777777" w:rsidR="00715EC7" w:rsidRPr="00BE63DD" w:rsidRDefault="00715EC7" w:rsidP="00715EC7">
            <w:pPr>
              <w:jc w:val="both"/>
              <w:rPr>
                <w:rFonts w:ascii="Times New Roman" w:hAnsi="Times New Roman"/>
                <w:sz w:val="18"/>
                <w:szCs w:val="18"/>
              </w:rPr>
            </w:pPr>
            <w:r>
              <w:rPr>
                <w:rFonts w:ascii="Times New Roman" w:hAnsi="Times New Roman"/>
                <w:sz w:val="18"/>
                <w:szCs w:val="18"/>
              </w:rPr>
              <w:t>NOx+POC</w:t>
            </w:r>
          </w:p>
        </w:tc>
        <w:tc>
          <w:tcPr>
            <w:tcW w:w="1710" w:type="dxa"/>
            <w:tcBorders>
              <w:top w:val="single" w:sz="4" w:space="0" w:color="auto"/>
              <w:left w:val="nil"/>
              <w:bottom w:val="single" w:sz="4" w:space="0" w:color="auto"/>
              <w:right w:val="single" w:sz="4" w:space="0" w:color="auto"/>
            </w:tcBorders>
            <w:noWrap/>
            <w:vAlign w:val="center"/>
          </w:tcPr>
          <w:p w14:paraId="19A31CE9" w14:textId="77777777" w:rsidR="00715EC7" w:rsidRPr="00BE63DD" w:rsidRDefault="00715EC7" w:rsidP="00715EC7">
            <w:pPr>
              <w:jc w:val="center"/>
              <w:rPr>
                <w:rFonts w:ascii="Times New Roman" w:hAnsi="Times New Roman"/>
                <w:sz w:val="18"/>
                <w:szCs w:val="18"/>
              </w:rPr>
            </w:pPr>
            <w:r>
              <w:rPr>
                <w:rFonts w:ascii="Times New Roman" w:hAnsi="Times New Roman"/>
                <w:sz w:val="18"/>
                <w:szCs w:val="18"/>
              </w:rPr>
              <w:t>2.94</w:t>
            </w:r>
          </w:p>
        </w:tc>
        <w:tc>
          <w:tcPr>
            <w:tcW w:w="2880" w:type="dxa"/>
            <w:tcBorders>
              <w:top w:val="single" w:sz="4" w:space="0" w:color="auto"/>
              <w:left w:val="single" w:sz="4" w:space="0" w:color="auto"/>
              <w:bottom w:val="single" w:sz="4" w:space="0" w:color="auto"/>
              <w:right w:val="double" w:sz="6" w:space="0" w:color="auto"/>
            </w:tcBorders>
            <w:vAlign w:val="center"/>
          </w:tcPr>
          <w:p w14:paraId="19A31CEA" w14:textId="77777777" w:rsidR="00715EC7" w:rsidRPr="00BE63DD" w:rsidRDefault="00715EC7" w:rsidP="00715EC7">
            <w:pPr>
              <w:jc w:val="center"/>
              <w:rPr>
                <w:rFonts w:ascii="Times New Roman" w:hAnsi="Times New Roman"/>
                <w:sz w:val="18"/>
                <w:szCs w:val="18"/>
              </w:rPr>
            </w:pPr>
            <w:r>
              <w:rPr>
                <w:rFonts w:ascii="Times New Roman" w:hAnsi="Times New Roman"/>
                <w:sz w:val="18"/>
                <w:szCs w:val="18"/>
              </w:rPr>
              <w:t>3.0</w:t>
            </w:r>
          </w:p>
        </w:tc>
      </w:tr>
      <w:tr w:rsidR="00715EC7" w:rsidRPr="00BE63DD" w14:paraId="19A31CEF" w14:textId="77777777" w:rsidTr="00994D6F">
        <w:trPr>
          <w:trHeight w:val="336"/>
        </w:trPr>
        <w:tc>
          <w:tcPr>
            <w:tcW w:w="1182" w:type="dxa"/>
            <w:tcBorders>
              <w:top w:val="single" w:sz="4" w:space="0" w:color="auto"/>
              <w:left w:val="double" w:sz="6" w:space="0" w:color="auto"/>
              <w:bottom w:val="single" w:sz="4" w:space="0" w:color="auto"/>
              <w:right w:val="single" w:sz="4" w:space="0" w:color="auto"/>
            </w:tcBorders>
            <w:noWrap/>
            <w:vAlign w:val="center"/>
          </w:tcPr>
          <w:p w14:paraId="19A31CEC" w14:textId="77777777" w:rsidR="00715EC7" w:rsidRPr="00BE63DD" w:rsidRDefault="00715EC7" w:rsidP="00715EC7">
            <w:pPr>
              <w:jc w:val="both"/>
              <w:rPr>
                <w:rFonts w:ascii="Times New Roman" w:hAnsi="Times New Roman"/>
                <w:sz w:val="18"/>
                <w:szCs w:val="18"/>
              </w:rPr>
            </w:pPr>
            <w:r w:rsidRPr="00BE63DD">
              <w:rPr>
                <w:rFonts w:ascii="Times New Roman" w:hAnsi="Times New Roman"/>
                <w:sz w:val="18"/>
                <w:szCs w:val="18"/>
              </w:rPr>
              <w:t>SO</w:t>
            </w:r>
            <w:r w:rsidRPr="00BE63DD">
              <w:rPr>
                <w:rFonts w:ascii="Times New Roman" w:hAnsi="Times New Roman"/>
                <w:sz w:val="18"/>
                <w:szCs w:val="18"/>
                <w:vertAlign w:val="subscript"/>
              </w:rPr>
              <w:t>2</w:t>
            </w:r>
          </w:p>
        </w:tc>
        <w:tc>
          <w:tcPr>
            <w:tcW w:w="1710" w:type="dxa"/>
            <w:tcBorders>
              <w:top w:val="single" w:sz="4" w:space="0" w:color="auto"/>
              <w:left w:val="nil"/>
              <w:bottom w:val="single" w:sz="4" w:space="0" w:color="auto"/>
              <w:right w:val="single" w:sz="4" w:space="0" w:color="auto"/>
            </w:tcBorders>
            <w:noWrap/>
            <w:vAlign w:val="center"/>
          </w:tcPr>
          <w:p w14:paraId="19A31CED" w14:textId="77777777" w:rsidR="00715EC7" w:rsidRPr="00BE63DD" w:rsidRDefault="00715EC7" w:rsidP="00715EC7">
            <w:pPr>
              <w:jc w:val="center"/>
              <w:rPr>
                <w:rFonts w:ascii="Times New Roman" w:hAnsi="Times New Roman"/>
                <w:sz w:val="18"/>
                <w:szCs w:val="18"/>
              </w:rPr>
            </w:pPr>
            <w:r w:rsidRPr="00BE63DD">
              <w:rPr>
                <w:rFonts w:ascii="Times New Roman" w:hAnsi="Times New Roman"/>
                <w:sz w:val="18"/>
                <w:szCs w:val="18"/>
              </w:rPr>
              <w:t>0.00</w:t>
            </w:r>
            <w:r>
              <w:rPr>
                <w:rFonts w:ascii="Times New Roman" w:hAnsi="Times New Roman"/>
                <w:sz w:val="18"/>
                <w:szCs w:val="18"/>
              </w:rPr>
              <w:t>177</w:t>
            </w:r>
          </w:p>
        </w:tc>
        <w:tc>
          <w:tcPr>
            <w:tcW w:w="2880" w:type="dxa"/>
            <w:tcBorders>
              <w:top w:val="single" w:sz="4" w:space="0" w:color="auto"/>
              <w:left w:val="single" w:sz="4" w:space="0" w:color="auto"/>
              <w:bottom w:val="single" w:sz="4" w:space="0" w:color="auto"/>
              <w:right w:val="double" w:sz="6" w:space="0" w:color="auto"/>
            </w:tcBorders>
            <w:vAlign w:val="center"/>
          </w:tcPr>
          <w:p w14:paraId="19A31CEE" w14:textId="77777777" w:rsidR="00715EC7" w:rsidRPr="00BE63DD" w:rsidRDefault="00715EC7" w:rsidP="00715EC7">
            <w:pPr>
              <w:jc w:val="center"/>
              <w:rPr>
                <w:rFonts w:ascii="Times New Roman" w:hAnsi="Times New Roman"/>
                <w:sz w:val="18"/>
                <w:szCs w:val="18"/>
              </w:rPr>
            </w:pPr>
          </w:p>
        </w:tc>
      </w:tr>
      <w:tr w:rsidR="00715EC7" w:rsidRPr="00BE63DD" w14:paraId="19A31CF3" w14:textId="77777777" w:rsidTr="00994D6F">
        <w:trPr>
          <w:trHeight w:val="312"/>
        </w:trPr>
        <w:tc>
          <w:tcPr>
            <w:tcW w:w="1182" w:type="dxa"/>
            <w:tcBorders>
              <w:top w:val="single" w:sz="4" w:space="0" w:color="auto"/>
              <w:left w:val="double" w:sz="6" w:space="0" w:color="auto"/>
              <w:bottom w:val="double" w:sz="6" w:space="0" w:color="auto"/>
              <w:right w:val="single" w:sz="4" w:space="0" w:color="auto"/>
            </w:tcBorders>
            <w:noWrap/>
            <w:vAlign w:val="center"/>
          </w:tcPr>
          <w:p w14:paraId="19A31CF0" w14:textId="77777777" w:rsidR="00715EC7" w:rsidRPr="00BE63DD" w:rsidRDefault="00715EC7" w:rsidP="00715EC7">
            <w:pPr>
              <w:jc w:val="both"/>
              <w:rPr>
                <w:rFonts w:ascii="Times New Roman" w:hAnsi="Times New Roman"/>
                <w:sz w:val="18"/>
                <w:szCs w:val="18"/>
              </w:rPr>
            </w:pPr>
            <w:r w:rsidRPr="00BE63DD">
              <w:rPr>
                <w:rFonts w:ascii="Times New Roman" w:hAnsi="Times New Roman"/>
                <w:sz w:val="18"/>
                <w:szCs w:val="18"/>
              </w:rPr>
              <w:t>PM10</w:t>
            </w:r>
          </w:p>
        </w:tc>
        <w:tc>
          <w:tcPr>
            <w:tcW w:w="1710" w:type="dxa"/>
            <w:tcBorders>
              <w:top w:val="single" w:sz="4" w:space="0" w:color="auto"/>
              <w:left w:val="nil"/>
              <w:bottom w:val="double" w:sz="6" w:space="0" w:color="auto"/>
              <w:right w:val="single" w:sz="4" w:space="0" w:color="auto"/>
            </w:tcBorders>
            <w:noWrap/>
            <w:vAlign w:val="center"/>
          </w:tcPr>
          <w:p w14:paraId="19A31CF1" w14:textId="77777777" w:rsidR="00715EC7" w:rsidRPr="00BE63DD" w:rsidRDefault="00715EC7" w:rsidP="00715EC7">
            <w:pPr>
              <w:jc w:val="center"/>
              <w:rPr>
                <w:rFonts w:ascii="Times New Roman" w:hAnsi="Times New Roman"/>
                <w:sz w:val="18"/>
                <w:szCs w:val="18"/>
              </w:rPr>
            </w:pPr>
            <w:r>
              <w:rPr>
                <w:rFonts w:ascii="Times New Roman" w:hAnsi="Times New Roman"/>
                <w:sz w:val="18"/>
                <w:szCs w:val="18"/>
              </w:rPr>
              <w:t>0.07</w:t>
            </w:r>
          </w:p>
        </w:tc>
        <w:tc>
          <w:tcPr>
            <w:tcW w:w="2880" w:type="dxa"/>
            <w:tcBorders>
              <w:top w:val="single" w:sz="4" w:space="0" w:color="auto"/>
              <w:left w:val="single" w:sz="4" w:space="0" w:color="auto"/>
              <w:bottom w:val="double" w:sz="6" w:space="0" w:color="auto"/>
              <w:right w:val="double" w:sz="6" w:space="0" w:color="auto"/>
            </w:tcBorders>
            <w:vAlign w:val="center"/>
          </w:tcPr>
          <w:p w14:paraId="19A31CF2" w14:textId="77777777" w:rsidR="00715EC7" w:rsidRPr="00BE63DD" w:rsidRDefault="00715EC7" w:rsidP="00715EC7">
            <w:pPr>
              <w:jc w:val="center"/>
              <w:rPr>
                <w:rFonts w:ascii="Times New Roman" w:hAnsi="Times New Roman"/>
                <w:sz w:val="18"/>
                <w:szCs w:val="18"/>
              </w:rPr>
            </w:pPr>
            <w:r>
              <w:rPr>
                <w:rFonts w:ascii="Times New Roman" w:hAnsi="Times New Roman"/>
                <w:sz w:val="18"/>
                <w:szCs w:val="18"/>
              </w:rPr>
              <w:t>.15</w:t>
            </w:r>
          </w:p>
        </w:tc>
      </w:tr>
    </w:tbl>
    <w:p w14:paraId="19A31CF4" w14:textId="77777777" w:rsidR="00715EC7" w:rsidRDefault="00715EC7" w:rsidP="00F81B9A">
      <w:pPr>
        <w:pStyle w:val="Header"/>
        <w:tabs>
          <w:tab w:val="clear" w:pos="4320"/>
          <w:tab w:val="clear" w:pos="8640"/>
        </w:tabs>
        <w:spacing w:line="240" w:lineRule="atLeast"/>
        <w:jc w:val="both"/>
        <w:rPr>
          <w:rFonts w:ascii="Times New Roman" w:hAnsi="Times New Roman"/>
          <w:sz w:val="20"/>
        </w:rPr>
      </w:pPr>
    </w:p>
    <w:p w14:paraId="19A31CF5" w14:textId="77777777" w:rsidR="00715EC7" w:rsidRDefault="00715EC7" w:rsidP="00715EC7">
      <w:pPr>
        <w:pStyle w:val="BodyText2"/>
      </w:pPr>
      <w:r>
        <w:t>Therefore, S-1561, S-1562 and S-1563 are</w:t>
      </w:r>
      <w:r w:rsidRPr="0065513B">
        <w:t xml:space="preserve"> </w:t>
      </w:r>
      <w:r>
        <w:t>considered to satisfy BACT.</w:t>
      </w:r>
    </w:p>
    <w:p w14:paraId="19A31CF6" w14:textId="77777777" w:rsidR="001B0949" w:rsidRDefault="001B0949" w:rsidP="00F81B9A">
      <w:pPr>
        <w:pStyle w:val="Header"/>
        <w:tabs>
          <w:tab w:val="clear" w:pos="4320"/>
          <w:tab w:val="clear" w:pos="8640"/>
        </w:tabs>
        <w:spacing w:line="240" w:lineRule="atLeast"/>
        <w:jc w:val="both"/>
        <w:rPr>
          <w:rFonts w:ascii="Times New Roman" w:hAnsi="Times New Roman"/>
          <w:sz w:val="20"/>
        </w:rPr>
      </w:pPr>
    </w:p>
    <w:p w14:paraId="19A31CF7" w14:textId="77777777" w:rsidR="00715EC7" w:rsidRDefault="00715EC7" w:rsidP="00F81B9A">
      <w:pPr>
        <w:pStyle w:val="Header"/>
        <w:tabs>
          <w:tab w:val="clear" w:pos="4320"/>
          <w:tab w:val="clear" w:pos="8640"/>
        </w:tabs>
        <w:spacing w:line="240" w:lineRule="atLeast"/>
        <w:jc w:val="both"/>
        <w:rPr>
          <w:rFonts w:ascii="Times New Roman" w:hAnsi="Times New Roman"/>
          <w:sz w:val="20"/>
        </w:rPr>
      </w:pPr>
    </w:p>
    <w:p w14:paraId="19A31CF8" w14:textId="77777777" w:rsidR="00B965EA" w:rsidRPr="0065513B" w:rsidRDefault="00B965EA" w:rsidP="00F81B9A">
      <w:pPr>
        <w:pStyle w:val="Header"/>
        <w:tabs>
          <w:tab w:val="clear" w:pos="4320"/>
          <w:tab w:val="clear" w:pos="8640"/>
        </w:tabs>
        <w:spacing w:line="240" w:lineRule="atLeast"/>
        <w:jc w:val="both"/>
        <w:rPr>
          <w:rFonts w:ascii="Times New Roman" w:hAnsi="Times New Roman"/>
          <w:sz w:val="20"/>
        </w:rPr>
      </w:pPr>
    </w:p>
    <w:p w14:paraId="19A31CF9" w14:textId="77777777" w:rsidR="0065513B" w:rsidRDefault="001D4883" w:rsidP="00F81B9A">
      <w:pPr>
        <w:pStyle w:val="Header"/>
        <w:keepNext/>
        <w:tabs>
          <w:tab w:val="clear" w:pos="4320"/>
          <w:tab w:val="clear" w:pos="8640"/>
        </w:tabs>
        <w:jc w:val="both"/>
        <w:rPr>
          <w:rFonts w:ascii="Times New Roman" w:hAnsi="Times New Roman"/>
          <w:b/>
          <w:bCs/>
          <w:iCs/>
          <w:sz w:val="20"/>
          <w:u w:val="single"/>
        </w:rPr>
      </w:pPr>
      <w:r>
        <w:rPr>
          <w:rFonts w:ascii="Times New Roman" w:hAnsi="Times New Roman"/>
          <w:b/>
          <w:bCs/>
          <w:iCs/>
          <w:sz w:val="20"/>
          <w:u w:val="single"/>
        </w:rPr>
        <w:t>C.</w:t>
      </w:r>
      <w:r>
        <w:rPr>
          <w:rFonts w:ascii="Times New Roman" w:hAnsi="Times New Roman"/>
          <w:b/>
          <w:bCs/>
          <w:iCs/>
          <w:sz w:val="20"/>
          <w:u w:val="single"/>
        </w:rPr>
        <w:tab/>
        <w:t xml:space="preserve">BACT for </w:t>
      </w:r>
      <w:r w:rsidR="00445F13" w:rsidRPr="007D59F8">
        <w:rPr>
          <w:rFonts w:ascii="Times New Roman" w:hAnsi="Times New Roman"/>
          <w:b/>
          <w:bCs/>
          <w:iCs/>
          <w:sz w:val="20"/>
          <w:u w:val="single"/>
        </w:rPr>
        <w:t xml:space="preserve">S-1564 </w:t>
      </w:r>
      <w:r w:rsidR="0065513B" w:rsidRPr="007D59F8">
        <w:rPr>
          <w:rFonts w:ascii="Times New Roman" w:hAnsi="Times New Roman"/>
          <w:b/>
          <w:bCs/>
          <w:iCs/>
          <w:sz w:val="20"/>
          <w:u w:val="single"/>
        </w:rPr>
        <w:t>Recovered Oil Tank</w:t>
      </w:r>
      <w:r w:rsidR="00B20540">
        <w:rPr>
          <w:rFonts w:ascii="Times New Roman" w:hAnsi="Times New Roman"/>
          <w:b/>
          <w:bCs/>
          <w:iCs/>
          <w:sz w:val="20"/>
          <w:u w:val="single"/>
        </w:rPr>
        <w:t xml:space="preserve"> A-938</w:t>
      </w:r>
    </w:p>
    <w:p w14:paraId="19A31CFA" w14:textId="77777777" w:rsidR="00F81B9A" w:rsidRPr="002636AA" w:rsidRDefault="00F81B9A" w:rsidP="002636AA">
      <w:pPr>
        <w:pStyle w:val="Header"/>
        <w:tabs>
          <w:tab w:val="clear" w:pos="4320"/>
          <w:tab w:val="clear" w:pos="8640"/>
        </w:tabs>
        <w:spacing w:line="240" w:lineRule="atLeast"/>
        <w:jc w:val="both"/>
        <w:rPr>
          <w:rFonts w:ascii="Times New Roman" w:hAnsi="Times New Roman"/>
          <w:sz w:val="20"/>
        </w:rPr>
      </w:pPr>
    </w:p>
    <w:p w14:paraId="19A31CFB" w14:textId="77777777" w:rsidR="0065513B" w:rsidRPr="0065513B" w:rsidRDefault="009F7AF3" w:rsidP="00684936">
      <w:pPr>
        <w:autoSpaceDE w:val="0"/>
        <w:autoSpaceDN w:val="0"/>
        <w:adjustRightInd w:val="0"/>
        <w:rPr>
          <w:rFonts w:ascii="Times New Roman" w:hAnsi="Times New Roman"/>
          <w:sz w:val="20"/>
        </w:rPr>
      </w:pPr>
      <w:r>
        <w:rPr>
          <w:rFonts w:ascii="Times New Roman" w:hAnsi="Times New Roman"/>
          <w:sz w:val="20"/>
        </w:rPr>
        <w:t>The</w:t>
      </w:r>
      <w:r w:rsidR="0065513B" w:rsidRPr="0065513B">
        <w:rPr>
          <w:rFonts w:ascii="Times New Roman" w:hAnsi="Times New Roman"/>
          <w:sz w:val="20"/>
        </w:rPr>
        <w:t xml:space="preserve"> daily POC emissions </w:t>
      </w:r>
      <w:r w:rsidR="00445F13">
        <w:rPr>
          <w:rFonts w:ascii="Times New Roman" w:hAnsi="Times New Roman"/>
          <w:sz w:val="20"/>
        </w:rPr>
        <w:t>could</w:t>
      </w:r>
      <w:r w:rsidR="0065513B" w:rsidRPr="0065513B">
        <w:rPr>
          <w:rFonts w:ascii="Times New Roman" w:hAnsi="Times New Roman"/>
          <w:sz w:val="20"/>
        </w:rPr>
        <w:t xml:space="preserve"> exceed 10 pounds per</w:t>
      </w:r>
      <w:r w:rsidR="002636AA">
        <w:rPr>
          <w:rFonts w:ascii="Times New Roman" w:hAnsi="Times New Roman"/>
          <w:sz w:val="20"/>
        </w:rPr>
        <w:t xml:space="preserve"> highest</w:t>
      </w:r>
      <w:r w:rsidR="0065513B" w:rsidRPr="0065513B">
        <w:rPr>
          <w:rFonts w:ascii="Times New Roman" w:hAnsi="Times New Roman"/>
          <w:sz w:val="20"/>
        </w:rPr>
        <w:t xml:space="preserve"> day.  </w:t>
      </w:r>
      <w:r w:rsidR="00715EC7">
        <w:rPr>
          <w:rFonts w:ascii="Times New Roman" w:hAnsi="Times New Roman"/>
          <w:sz w:val="20"/>
        </w:rPr>
        <w:t xml:space="preserve">A </w:t>
      </w:r>
      <w:r w:rsidR="0065513B" w:rsidRPr="0065513B">
        <w:rPr>
          <w:rFonts w:ascii="Times New Roman" w:hAnsi="Times New Roman"/>
          <w:sz w:val="20"/>
        </w:rPr>
        <w:t xml:space="preserve">BACT </w:t>
      </w:r>
      <w:r w:rsidR="00715EC7">
        <w:rPr>
          <w:rFonts w:ascii="Times New Roman" w:hAnsi="Times New Roman"/>
          <w:sz w:val="20"/>
        </w:rPr>
        <w:t>Determination</w:t>
      </w:r>
      <w:r w:rsidR="00445F13">
        <w:rPr>
          <w:rFonts w:ascii="Times New Roman" w:hAnsi="Times New Roman"/>
          <w:sz w:val="20"/>
        </w:rPr>
        <w:t xml:space="preserve"> was conducted for </w:t>
      </w:r>
      <w:r w:rsidR="0065513B" w:rsidRPr="0065513B">
        <w:rPr>
          <w:rFonts w:ascii="Times New Roman" w:hAnsi="Times New Roman"/>
          <w:sz w:val="20"/>
        </w:rPr>
        <w:t>POC</w:t>
      </w:r>
      <w:r w:rsidR="00445F13">
        <w:rPr>
          <w:rFonts w:ascii="Times New Roman" w:hAnsi="Times New Roman"/>
          <w:sz w:val="20"/>
        </w:rPr>
        <w:t xml:space="preserve">.  </w:t>
      </w:r>
    </w:p>
    <w:p w14:paraId="19A31CFC" w14:textId="77777777" w:rsidR="0065513B" w:rsidRPr="00684936" w:rsidRDefault="0065513B" w:rsidP="00684936">
      <w:pPr>
        <w:autoSpaceDE w:val="0"/>
        <w:autoSpaceDN w:val="0"/>
        <w:adjustRightInd w:val="0"/>
        <w:rPr>
          <w:rFonts w:ascii="Times New Roman" w:hAnsi="Times New Roman"/>
          <w:sz w:val="20"/>
        </w:rPr>
      </w:pPr>
    </w:p>
    <w:p w14:paraId="19A31CFD" w14:textId="77777777" w:rsidR="005E377A" w:rsidRPr="00684936" w:rsidRDefault="009352DD" w:rsidP="00684936">
      <w:pPr>
        <w:autoSpaceDE w:val="0"/>
        <w:autoSpaceDN w:val="0"/>
        <w:adjustRightInd w:val="0"/>
        <w:rPr>
          <w:rFonts w:ascii="Times New Roman" w:hAnsi="Times New Roman"/>
          <w:sz w:val="20"/>
        </w:rPr>
      </w:pPr>
      <w:r w:rsidRPr="00684936">
        <w:rPr>
          <w:rFonts w:ascii="Times New Roman" w:hAnsi="Times New Roman"/>
          <w:sz w:val="20"/>
        </w:rPr>
        <w:t xml:space="preserve">The following table summarizes the </w:t>
      </w:r>
      <w:r w:rsidR="00861A34" w:rsidRPr="00684936">
        <w:rPr>
          <w:rFonts w:ascii="Times New Roman" w:hAnsi="Times New Roman"/>
          <w:sz w:val="20"/>
        </w:rPr>
        <w:t xml:space="preserve">Tesoro </w:t>
      </w:r>
      <w:r w:rsidRPr="00684936">
        <w:rPr>
          <w:rFonts w:ascii="Times New Roman" w:hAnsi="Times New Roman"/>
          <w:sz w:val="20"/>
        </w:rPr>
        <w:t xml:space="preserve">BACT </w:t>
      </w:r>
      <w:r w:rsidR="00E91445" w:rsidRPr="00684936">
        <w:rPr>
          <w:rFonts w:ascii="Times New Roman" w:hAnsi="Times New Roman"/>
          <w:sz w:val="20"/>
        </w:rPr>
        <w:t>determination</w:t>
      </w:r>
      <w:r w:rsidRPr="00684936">
        <w:rPr>
          <w:rFonts w:ascii="Times New Roman" w:hAnsi="Times New Roman"/>
          <w:sz w:val="20"/>
        </w:rPr>
        <w:t xml:space="preserve"> for </w:t>
      </w:r>
      <w:r w:rsidR="00445F13" w:rsidRPr="00684936">
        <w:rPr>
          <w:rFonts w:ascii="Times New Roman" w:hAnsi="Times New Roman"/>
          <w:sz w:val="20"/>
        </w:rPr>
        <w:t>S-1564</w:t>
      </w:r>
      <w:r w:rsidRPr="00684936">
        <w:rPr>
          <w:rFonts w:ascii="Times New Roman" w:hAnsi="Times New Roman"/>
          <w:sz w:val="20"/>
        </w:rPr>
        <w:t>.</w:t>
      </w:r>
    </w:p>
    <w:p w14:paraId="19A31CFE" w14:textId="77777777" w:rsidR="00445F13" w:rsidRDefault="00445F13">
      <w:pPr>
        <w:pStyle w:val="BodyText2"/>
      </w:pPr>
    </w:p>
    <w:p w14:paraId="19A31CFF" w14:textId="77777777" w:rsidR="00B965EA" w:rsidRDefault="00B965EA">
      <w:pPr>
        <w:pStyle w:val="BodyText2"/>
      </w:pPr>
    </w:p>
    <w:p w14:paraId="19A31D00" w14:textId="77777777" w:rsidR="00B965EA" w:rsidRDefault="00B965EA">
      <w:pPr>
        <w:pStyle w:val="BodyText2"/>
      </w:pPr>
    </w:p>
    <w:p w14:paraId="19A31D01" w14:textId="77777777" w:rsidR="00B965EA" w:rsidRDefault="00B965EA">
      <w:pPr>
        <w:pStyle w:val="BodyText2"/>
      </w:pPr>
    </w:p>
    <w:p w14:paraId="19A31D02" w14:textId="77777777" w:rsidR="00B965EA" w:rsidRDefault="00B965EA">
      <w:pPr>
        <w:pStyle w:val="BodyText2"/>
      </w:pPr>
    </w:p>
    <w:p w14:paraId="19A31D03" w14:textId="77777777" w:rsidR="00B965EA" w:rsidRDefault="00B965EA">
      <w:pPr>
        <w:pStyle w:val="BodyText2"/>
      </w:pPr>
    </w:p>
    <w:p w14:paraId="19A31D04" w14:textId="77777777" w:rsidR="00B965EA" w:rsidRDefault="00B965EA">
      <w:pPr>
        <w:pStyle w:val="BodyText2"/>
      </w:pPr>
    </w:p>
    <w:p w14:paraId="19A31D05" w14:textId="77777777" w:rsidR="00B965EA" w:rsidRDefault="00B965EA">
      <w:pPr>
        <w:pStyle w:val="BodyText2"/>
      </w:pPr>
    </w:p>
    <w:p w14:paraId="19A31D06" w14:textId="77777777" w:rsidR="00B965EA" w:rsidRDefault="00B965EA">
      <w:pPr>
        <w:pStyle w:val="BodyText2"/>
      </w:pPr>
    </w:p>
    <w:p w14:paraId="19A31D07" w14:textId="77777777" w:rsidR="00B965EA" w:rsidRDefault="00B965EA">
      <w:pPr>
        <w:pStyle w:val="BodyText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1205"/>
        <w:gridCol w:w="1053"/>
        <w:gridCol w:w="4397"/>
      </w:tblGrid>
      <w:tr w:rsidR="00A16CC6" w14:paraId="19A31D09" w14:textId="77777777" w:rsidTr="00454A8E">
        <w:trPr>
          <w:cantSplit/>
          <w:tblHeader/>
        </w:trPr>
        <w:tc>
          <w:tcPr>
            <w:tcW w:w="8856" w:type="dxa"/>
            <w:gridSpan w:val="4"/>
            <w:shd w:val="clear" w:color="auto" w:fill="B8CCE4" w:themeFill="accent1" w:themeFillTint="66"/>
          </w:tcPr>
          <w:p w14:paraId="19A31D08" w14:textId="77777777" w:rsidR="00A16CC6" w:rsidRDefault="00CA4408" w:rsidP="00A16CC6">
            <w:pPr>
              <w:pStyle w:val="BodyText2"/>
              <w:jc w:val="center"/>
            </w:pPr>
            <w:r>
              <w:t>POC</w:t>
            </w:r>
            <w:r w:rsidR="00A16CC6">
              <w:t xml:space="preserve"> BACT 1 Determination</w:t>
            </w:r>
          </w:p>
        </w:tc>
      </w:tr>
      <w:tr w:rsidR="00861A34" w14:paraId="19A31D0E" w14:textId="77777777" w:rsidTr="00454A8E">
        <w:trPr>
          <w:cantSplit/>
          <w:tblHeader/>
        </w:trPr>
        <w:tc>
          <w:tcPr>
            <w:tcW w:w="2201" w:type="dxa"/>
            <w:shd w:val="clear" w:color="auto" w:fill="B8CCE4" w:themeFill="accent1" w:themeFillTint="66"/>
          </w:tcPr>
          <w:p w14:paraId="19A31D0A" w14:textId="77777777" w:rsidR="00861A34" w:rsidRDefault="00861A34">
            <w:pPr>
              <w:pStyle w:val="BodyText2"/>
            </w:pPr>
            <w:r>
              <w:t>Technology</w:t>
            </w:r>
          </w:p>
        </w:tc>
        <w:tc>
          <w:tcPr>
            <w:tcW w:w="1205" w:type="dxa"/>
            <w:shd w:val="clear" w:color="auto" w:fill="B8CCE4" w:themeFill="accent1" w:themeFillTint="66"/>
          </w:tcPr>
          <w:p w14:paraId="19A31D0B" w14:textId="77777777" w:rsidR="00861A34" w:rsidRDefault="00861A34">
            <w:pPr>
              <w:pStyle w:val="BodyText2"/>
            </w:pPr>
            <w:r>
              <w:t>Technically Feasible</w:t>
            </w:r>
          </w:p>
        </w:tc>
        <w:tc>
          <w:tcPr>
            <w:tcW w:w="1053" w:type="dxa"/>
            <w:shd w:val="clear" w:color="auto" w:fill="B8CCE4" w:themeFill="accent1" w:themeFillTint="66"/>
          </w:tcPr>
          <w:p w14:paraId="19A31D0C" w14:textId="77777777" w:rsidR="00861A34" w:rsidRDefault="00861A34">
            <w:pPr>
              <w:pStyle w:val="BodyText2"/>
            </w:pPr>
            <w:r>
              <w:t>Cost Effective</w:t>
            </w:r>
          </w:p>
        </w:tc>
        <w:tc>
          <w:tcPr>
            <w:tcW w:w="4397" w:type="dxa"/>
            <w:shd w:val="clear" w:color="auto" w:fill="B8CCE4" w:themeFill="accent1" w:themeFillTint="66"/>
          </w:tcPr>
          <w:p w14:paraId="19A31D0D" w14:textId="77777777" w:rsidR="00861A34" w:rsidRDefault="00861A34" w:rsidP="00CA4408">
            <w:pPr>
              <w:pStyle w:val="BodyText2"/>
              <w:jc w:val="center"/>
            </w:pPr>
            <w:r>
              <w:t>Rationale</w:t>
            </w:r>
          </w:p>
        </w:tc>
      </w:tr>
      <w:tr w:rsidR="00B202C4" w14:paraId="19A31D13" w14:textId="77777777" w:rsidTr="00454A8E">
        <w:trPr>
          <w:cantSplit/>
        </w:trPr>
        <w:tc>
          <w:tcPr>
            <w:tcW w:w="2201" w:type="dxa"/>
          </w:tcPr>
          <w:p w14:paraId="19A31D0F" w14:textId="77777777" w:rsidR="00B202C4" w:rsidRDefault="00445F13">
            <w:pPr>
              <w:pStyle w:val="BodyText2"/>
            </w:pPr>
            <w:r>
              <w:t>R</w:t>
            </w:r>
            <w:r w:rsidRPr="004450C9">
              <w:t xml:space="preserve">efrigerated </w:t>
            </w:r>
            <w:r>
              <w:t>C</w:t>
            </w:r>
            <w:r w:rsidRPr="004450C9">
              <w:t>ondensers</w:t>
            </w:r>
          </w:p>
        </w:tc>
        <w:tc>
          <w:tcPr>
            <w:tcW w:w="1205" w:type="dxa"/>
          </w:tcPr>
          <w:p w14:paraId="19A31D10" w14:textId="77777777" w:rsidR="00B202C4" w:rsidRDefault="00B202C4">
            <w:pPr>
              <w:pStyle w:val="BodyText2"/>
            </w:pPr>
            <w:r>
              <w:t>No</w:t>
            </w:r>
          </w:p>
        </w:tc>
        <w:tc>
          <w:tcPr>
            <w:tcW w:w="1053" w:type="dxa"/>
          </w:tcPr>
          <w:p w14:paraId="19A31D11" w14:textId="77777777" w:rsidR="00B202C4" w:rsidRDefault="00B202C4">
            <w:pPr>
              <w:pStyle w:val="BodyText2"/>
            </w:pPr>
            <w:r>
              <w:t>N/A</w:t>
            </w:r>
          </w:p>
        </w:tc>
        <w:tc>
          <w:tcPr>
            <w:tcW w:w="4397" w:type="dxa"/>
          </w:tcPr>
          <w:p w14:paraId="19A31D12" w14:textId="77777777" w:rsidR="00B202C4" w:rsidRDefault="00445F13" w:rsidP="00445F13">
            <w:pPr>
              <w:pStyle w:val="BodyText2"/>
            </w:pPr>
            <w:r>
              <w:t>Typically only small quantities of hydrocarbons are transferred into the tank during line draining. Therefore, the majority of the time S-1564 is in service concentrations of hydrocarbons vapors that are below concentrations which a refrigerated condenser system could effectively capture hydrocarbon vapors. VOC concentrations must be at least 1% to 2% by volume for a refrigerated condenser system to work.  A refrigerated condenser system would frequently ice up due to the high humidity and frequent occurrence of fog in the location where the wharf is located.</w:t>
            </w:r>
          </w:p>
        </w:tc>
      </w:tr>
      <w:tr w:rsidR="001A184C" w14:paraId="19A31D18" w14:textId="77777777" w:rsidTr="00454A8E">
        <w:trPr>
          <w:cantSplit/>
        </w:trPr>
        <w:tc>
          <w:tcPr>
            <w:tcW w:w="2201" w:type="dxa"/>
          </w:tcPr>
          <w:p w14:paraId="19A31D14" w14:textId="77777777" w:rsidR="001A184C" w:rsidRDefault="001A184C">
            <w:pPr>
              <w:pStyle w:val="BodyText2"/>
            </w:pPr>
            <w:r>
              <w:t xml:space="preserve">Recovery with A-1560 Berth 1A Marine Vapor Recovery System </w:t>
            </w:r>
          </w:p>
        </w:tc>
        <w:tc>
          <w:tcPr>
            <w:tcW w:w="1205" w:type="dxa"/>
          </w:tcPr>
          <w:p w14:paraId="19A31D15" w14:textId="77777777" w:rsidR="001A184C" w:rsidRDefault="001A184C">
            <w:pPr>
              <w:pStyle w:val="BodyText2"/>
            </w:pPr>
            <w:r>
              <w:t>No</w:t>
            </w:r>
          </w:p>
        </w:tc>
        <w:tc>
          <w:tcPr>
            <w:tcW w:w="1053" w:type="dxa"/>
          </w:tcPr>
          <w:p w14:paraId="19A31D16" w14:textId="77777777" w:rsidR="001A184C" w:rsidRDefault="001A184C">
            <w:pPr>
              <w:pStyle w:val="BodyText2"/>
            </w:pPr>
            <w:r>
              <w:t>N/A</w:t>
            </w:r>
          </w:p>
        </w:tc>
        <w:tc>
          <w:tcPr>
            <w:tcW w:w="4397" w:type="dxa"/>
          </w:tcPr>
          <w:p w14:paraId="19A31D17" w14:textId="77777777" w:rsidR="001A184C" w:rsidRDefault="00D40F5E" w:rsidP="00D40F5E">
            <w:pPr>
              <w:pStyle w:val="BodyText2"/>
            </w:pPr>
            <w:r>
              <w:t xml:space="preserve">Emissions from S-1564 are continuous and often below the lower explosion limit, making recovery incompatible.  </w:t>
            </w:r>
            <w:r w:rsidR="001A184C">
              <w:t xml:space="preserve">The A-1560 is designed to recover cargo carrier emissions from regulated (e.g., gasoline) loading operations.  The displacement vapor from the marine tank often contains oxygen and </w:t>
            </w:r>
            <w:r>
              <w:t>is</w:t>
            </w:r>
            <w:r w:rsidR="001A184C">
              <w:t xml:space="preserve"> enriched with propane/propylene to stay above the upper explosion limit.  A-1560 operates </w:t>
            </w:r>
            <w:r>
              <w:t xml:space="preserve">infrequently, </w:t>
            </w:r>
            <w:r w:rsidR="001A184C">
              <w:t xml:space="preserve">batch-wise only when </w:t>
            </w:r>
            <w:r>
              <w:t xml:space="preserve">a regulated material is being loaded.  Treating a high oxygen content continuous gas is not feasible. </w:t>
            </w:r>
          </w:p>
        </w:tc>
      </w:tr>
      <w:tr w:rsidR="00B202C4" w14:paraId="19A31D1D" w14:textId="77777777" w:rsidTr="00454A8E">
        <w:trPr>
          <w:cantSplit/>
        </w:trPr>
        <w:tc>
          <w:tcPr>
            <w:tcW w:w="2201" w:type="dxa"/>
          </w:tcPr>
          <w:p w14:paraId="19A31D19" w14:textId="77777777" w:rsidR="00B202C4" w:rsidRDefault="00445F13">
            <w:pPr>
              <w:pStyle w:val="BodyText2"/>
            </w:pPr>
            <w:r w:rsidRPr="00445F13">
              <w:lastRenderedPageBreak/>
              <w:t>Incineration</w:t>
            </w:r>
          </w:p>
        </w:tc>
        <w:tc>
          <w:tcPr>
            <w:tcW w:w="1205" w:type="dxa"/>
          </w:tcPr>
          <w:p w14:paraId="19A31D1A" w14:textId="77777777" w:rsidR="00B202C4" w:rsidRDefault="00445F13">
            <w:pPr>
              <w:pStyle w:val="BodyText2"/>
            </w:pPr>
            <w:r>
              <w:t>No</w:t>
            </w:r>
          </w:p>
        </w:tc>
        <w:tc>
          <w:tcPr>
            <w:tcW w:w="1053" w:type="dxa"/>
          </w:tcPr>
          <w:p w14:paraId="19A31D1B" w14:textId="77777777" w:rsidR="00B202C4" w:rsidRDefault="00B202C4" w:rsidP="00445F13">
            <w:pPr>
              <w:pStyle w:val="BodyText2"/>
            </w:pPr>
            <w:r>
              <w:t>N</w:t>
            </w:r>
            <w:r w:rsidR="00445F13">
              <w:t>/A</w:t>
            </w:r>
          </w:p>
        </w:tc>
        <w:tc>
          <w:tcPr>
            <w:tcW w:w="4397" w:type="dxa"/>
          </w:tcPr>
          <w:p w14:paraId="19A31D1C" w14:textId="77777777" w:rsidR="00B202C4" w:rsidRDefault="00445F13" w:rsidP="00445F13">
            <w:pPr>
              <w:pStyle w:val="BodyText2"/>
            </w:pPr>
            <w:r>
              <w:t>An incinerator would either function improperly due to the low flow rates or draw in sufficient ambient air to meet the incinerator minimum flow requirements and burn an excessive amount of</w:t>
            </w:r>
            <w:r w:rsidR="00807A64">
              <w:t xml:space="preserve"> auxiliary</w:t>
            </w:r>
            <w:r>
              <w:t xml:space="preserve"> fuel.  There are also safety concerns about locating an incinerator on the wharf because an incinerator could act as a source of ignition at times hydrocarbon vapors are present. US Coast Guard regulations at 33 CFR 154.2109 specify that a vapor destruction unit cannot be located within 30 meters of any tank vessel, berth or mooring at a facility.</w:t>
            </w:r>
          </w:p>
        </w:tc>
      </w:tr>
      <w:tr w:rsidR="00CC1CD4" w14:paraId="19A31D22" w14:textId="77777777" w:rsidTr="003C23F0">
        <w:trPr>
          <w:cantSplit/>
        </w:trPr>
        <w:tc>
          <w:tcPr>
            <w:tcW w:w="2201" w:type="dxa"/>
          </w:tcPr>
          <w:p w14:paraId="19A31D1E" w14:textId="77777777" w:rsidR="00CC1CD4" w:rsidRDefault="00CC1CD4" w:rsidP="003C23F0">
            <w:pPr>
              <w:pStyle w:val="BodyText2"/>
            </w:pPr>
            <w:r w:rsidRPr="00272CF3">
              <w:t>Vapor Balancing</w:t>
            </w:r>
          </w:p>
        </w:tc>
        <w:tc>
          <w:tcPr>
            <w:tcW w:w="1205" w:type="dxa"/>
          </w:tcPr>
          <w:p w14:paraId="19A31D1F" w14:textId="77777777" w:rsidR="00CC1CD4" w:rsidRDefault="00CC1CD4" w:rsidP="003C23F0">
            <w:pPr>
              <w:pStyle w:val="BodyText2"/>
            </w:pPr>
            <w:r>
              <w:t>No</w:t>
            </w:r>
          </w:p>
        </w:tc>
        <w:tc>
          <w:tcPr>
            <w:tcW w:w="1053" w:type="dxa"/>
          </w:tcPr>
          <w:p w14:paraId="19A31D20" w14:textId="77777777" w:rsidR="00CC1CD4" w:rsidRDefault="00CC1CD4" w:rsidP="003C23F0">
            <w:pPr>
              <w:pStyle w:val="BodyText2"/>
            </w:pPr>
            <w:r>
              <w:t>N/A</w:t>
            </w:r>
          </w:p>
        </w:tc>
        <w:tc>
          <w:tcPr>
            <w:tcW w:w="4397" w:type="dxa"/>
          </w:tcPr>
          <w:p w14:paraId="19A31D21" w14:textId="77777777" w:rsidR="00CC1CD4" w:rsidRDefault="00CC1CD4" w:rsidP="003C23F0">
            <w:pPr>
              <w:pStyle w:val="BodyText2"/>
            </w:pPr>
            <w:r>
              <w:t xml:space="preserve">Vapor balancing is used when gasoline vapors from a tank are transferred to the tanker trailer delivering the gasoline as gasoline flows from the tanker into station’s storage tanks.  There are no vessels associated with S-1564, therefore vapor balancing is not feasible.  </w:t>
            </w:r>
          </w:p>
        </w:tc>
      </w:tr>
      <w:tr w:rsidR="00AE167C" w14:paraId="19A31D27" w14:textId="77777777" w:rsidTr="00454A8E">
        <w:trPr>
          <w:cantSplit/>
        </w:trPr>
        <w:tc>
          <w:tcPr>
            <w:tcW w:w="2201" w:type="dxa"/>
          </w:tcPr>
          <w:p w14:paraId="19A31D23" w14:textId="77777777" w:rsidR="00AE167C" w:rsidRDefault="00E427E9">
            <w:pPr>
              <w:pStyle w:val="BodyText2"/>
            </w:pPr>
            <w:bookmarkStart w:id="2" w:name="_Toc457921034"/>
            <w:r>
              <w:t>Carbon Adsorption</w:t>
            </w:r>
            <w:bookmarkEnd w:id="2"/>
          </w:p>
        </w:tc>
        <w:tc>
          <w:tcPr>
            <w:tcW w:w="1205" w:type="dxa"/>
          </w:tcPr>
          <w:p w14:paraId="19A31D24" w14:textId="77777777" w:rsidR="00AE167C" w:rsidRDefault="00AE167C" w:rsidP="000A43EE">
            <w:pPr>
              <w:pStyle w:val="BodyText2"/>
            </w:pPr>
            <w:r>
              <w:t>Yes</w:t>
            </w:r>
          </w:p>
        </w:tc>
        <w:tc>
          <w:tcPr>
            <w:tcW w:w="1053" w:type="dxa"/>
          </w:tcPr>
          <w:p w14:paraId="19A31D25" w14:textId="77777777" w:rsidR="00AE167C" w:rsidRDefault="00AE167C" w:rsidP="000A43EE">
            <w:pPr>
              <w:pStyle w:val="BodyText2"/>
            </w:pPr>
            <w:r>
              <w:t>No</w:t>
            </w:r>
          </w:p>
        </w:tc>
        <w:tc>
          <w:tcPr>
            <w:tcW w:w="4397" w:type="dxa"/>
          </w:tcPr>
          <w:p w14:paraId="19A31D26" w14:textId="77777777" w:rsidR="00AE167C" w:rsidRPr="00FD5619" w:rsidRDefault="00FD5619" w:rsidP="00FD5619">
            <w:pPr>
              <w:pStyle w:val="BodyText2"/>
            </w:pPr>
            <w:r w:rsidRPr="00FD5619">
              <w:t>T</w:t>
            </w:r>
            <w:r w:rsidR="00E427E9" w:rsidRPr="00FD5619">
              <w:t>he emission control cost is $</w:t>
            </w:r>
            <w:r w:rsidRPr="00FD5619">
              <w:t>63,65</w:t>
            </w:r>
            <w:r w:rsidR="00E427E9" w:rsidRPr="00FD5619">
              <w:t>0 per ton of POC. The BACT/TBACT workbook “Maximum Cost Guidelines for BACT” currently specifies that controls for POC cost less than $17,500 per ton removed to be cost effective. Therefore, use of activated carbon canisters to control emissions from Tank A-938</w:t>
            </w:r>
            <w:r w:rsidR="00B20540" w:rsidRPr="00FD5619">
              <w:t xml:space="preserve"> (</w:t>
            </w:r>
            <w:r w:rsidR="00E427E9" w:rsidRPr="00FD5619">
              <w:t>S-1564</w:t>
            </w:r>
            <w:r w:rsidR="00B20540" w:rsidRPr="00FD5619">
              <w:t>)</w:t>
            </w:r>
            <w:r w:rsidR="00E427E9" w:rsidRPr="00FD5619">
              <w:t xml:space="preserve"> is not cost effective.</w:t>
            </w:r>
          </w:p>
        </w:tc>
      </w:tr>
    </w:tbl>
    <w:p w14:paraId="19A31D28" w14:textId="77777777" w:rsidR="00E427E9" w:rsidRDefault="00E427E9">
      <w:pPr>
        <w:pStyle w:val="BodyText2"/>
      </w:pPr>
    </w:p>
    <w:p w14:paraId="19A31D29" w14:textId="77777777" w:rsidR="00F82F1D" w:rsidRDefault="00F82F1D">
      <w:pPr>
        <w:pStyle w:val="BodyText2"/>
      </w:pPr>
    </w:p>
    <w:p w14:paraId="19A31D2A" w14:textId="77777777" w:rsidR="00E427E9" w:rsidRPr="00E427E9" w:rsidRDefault="00157ABF" w:rsidP="00E427E9">
      <w:pPr>
        <w:rPr>
          <w:rFonts w:ascii="Times New Roman" w:hAnsi="Times New Roman"/>
          <w:sz w:val="20"/>
        </w:rPr>
      </w:pPr>
      <w:r>
        <w:rPr>
          <w:rFonts w:ascii="Times New Roman" w:hAnsi="Times New Roman"/>
          <w:sz w:val="20"/>
        </w:rPr>
        <w:t>Carbon absorption is technically feasible. Therefore a cost effective analysis is needed.  Tesoro estimated the following costs for installing Carbon Absorption system:</w:t>
      </w:r>
    </w:p>
    <w:p w14:paraId="19A31D2B" w14:textId="77777777" w:rsidR="00E427E9" w:rsidRPr="00E427E9" w:rsidRDefault="00F41D7D" w:rsidP="00BE2FD5">
      <w:pPr>
        <w:pStyle w:val="ListParagraph"/>
        <w:numPr>
          <w:ilvl w:val="0"/>
          <w:numId w:val="6"/>
        </w:numPr>
        <w:spacing w:after="240" w:line="276" w:lineRule="auto"/>
        <w:contextualSpacing/>
        <w:rPr>
          <w:rFonts w:ascii="Times New Roman" w:hAnsi="Times New Roman"/>
          <w:sz w:val="20"/>
        </w:rPr>
      </w:pPr>
      <w:r>
        <w:rPr>
          <w:rFonts w:ascii="Times New Roman" w:hAnsi="Times New Roman"/>
          <w:sz w:val="20"/>
        </w:rPr>
        <w:t xml:space="preserve">$20,000 for the </w:t>
      </w:r>
      <w:r w:rsidR="00E427E9" w:rsidRPr="00E427E9">
        <w:rPr>
          <w:rFonts w:ascii="Times New Roman" w:hAnsi="Times New Roman"/>
          <w:sz w:val="20"/>
        </w:rPr>
        <w:t>piping manifold and connecting hosed for an activated carbon canister system.</w:t>
      </w:r>
    </w:p>
    <w:p w14:paraId="19A31D2C" w14:textId="77777777" w:rsidR="00E427E9" w:rsidRDefault="0026554E" w:rsidP="00BE2FD5">
      <w:pPr>
        <w:pStyle w:val="ListParagraph"/>
        <w:numPr>
          <w:ilvl w:val="0"/>
          <w:numId w:val="6"/>
        </w:numPr>
        <w:spacing w:after="240" w:line="276" w:lineRule="auto"/>
        <w:contextualSpacing/>
        <w:rPr>
          <w:rFonts w:ascii="Times New Roman" w:hAnsi="Times New Roman"/>
          <w:sz w:val="20"/>
        </w:rPr>
      </w:pPr>
      <w:r>
        <w:rPr>
          <w:rFonts w:ascii="Times New Roman" w:hAnsi="Times New Roman"/>
          <w:sz w:val="20"/>
        </w:rPr>
        <w:t>$</w:t>
      </w:r>
      <w:r w:rsidR="00F41D7D">
        <w:rPr>
          <w:rFonts w:ascii="Times New Roman" w:hAnsi="Times New Roman"/>
          <w:sz w:val="20"/>
        </w:rPr>
        <w:t>1,253 for each a</w:t>
      </w:r>
      <w:r w:rsidR="00E427E9" w:rsidRPr="00E427E9">
        <w:rPr>
          <w:rFonts w:ascii="Times New Roman" w:hAnsi="Times New Roman"/>
          <w:sz w:val="20"/>
        </w:rPr>
        <w:t xml:space="preserve">ctivated carbon canister. </w:t>
      </w:r>
    </w:p>
    <w:p w14:paraId="19A31D2D" w14:textId="77777777" w:rsidR="00FF2F9E" w:rsidRDefault="00FF2F9E" w:rsidP="00BE2FD5">
      <w:pPr>
        <w:pStyle w:val="ListParagraph"/>
        <w:numPr>
          <w:ilvl w:val="0"/>
          <w:numId w:val="6"/>
        </w:numPr>
        <w:spacing w:after="240" w:line="276" w:lineRule="auto"/>
        <w:contextualSpacing/>
        <w:rPr>
          <w:rFonts w:ascii="Times New Roman" w:hAnsi="Times New Roman"/>
          <w:sz w:val="20"/>
        </w:rPr>
      </w:pPr>
      <w:r>
        <w:rPr>
          <w:rFonts w:ascii="Times New Roman" w:hAnsi="Times New Roman"/>
          <w:sz w:val="20"/>
        </w:rPr>
        <w:t>$8.75 to replace each canister based on 15 minutes and $35/hr.</w:t>
      </w:r>
    </w:p>
    <w:p w14:paraId="19A31D2E" w14:textId="77777777" w:rsidR="00FF2F9E" w:rsidRDefault="00FF2F9E" w:rsidP="00BE2FD5">
      <w:pPr>
        <w:pStyle w:val="ListParagraph"/>
        <w:numPr>
          <w:ilvl w:val="0"/>
          <w:numId w:val="6"/>
        </w:numPr>
        <w:spacing w:after="240" w:line="276" w:lineRule="auto"/>
        <w:contextualSpacing/>
        <w:rPr>
          <w:rFonts w:ascii="Times New Roman" w:hAnsi="Times New Roman"/>
          <w:sz w:val="20"/>
        </w:rPr>
      </w:pPr>
      <w:r>
        <w:rPr>
          <w:rFonts w:ascii="Times New Roman" w:hAnsi="Times New Roman"/>
          <w:sz w:val="20"/>
        </w:rPr>
        <w:t xml:space="preserve">$2.25 disposal cost for each 180 lb canister based on $25/ton </w:t>
      </w:r>
    </w:p>
    <w:p w14:paraId="19A31D2F" w14:textId="77777777" w:rsidR="00C54BCD" w:rsidRDefault="00C54BCD" w:rsidP="00684936">
      <w:pPr>
        <w:autoSpaceDE w:val="0"/>
        <w:autoSpaceDN w:val="0"/>
        <w:adjustRightInd w:val="0"/>
        <w:rPr>
          <w:rFonts w:ascii="Times New Roman" w:hAnsi="Times New Roman"/>
          <w:sz w:val="20"/>
        </w:rPr>
      </w:pPr>
      <w:r>
        <w:rPr>
          <w:rFonts w:ascii="Times New Roman" w:hAnsi="Times New Roman"/>
          <w:sz w:val="20"/>
        </w:rPr>
        <w:t>A typical carbon adsorption system consists of two beds</w:t>
      </w:r>
      <w:r w:rsidR="00994D6F">
        <w:rPr>
          <w:rFonts w:ascii="Times New Roman" w:hAnsi="Times New Roman"/>
          <w:sz w:val="20"/>
        </w:rPr>
        <w:t xml:space="preserve"> in series</w:t>
      </w:r>
      <w:r>
        <w:rPr>
          <w:rFonts w:ascii="Times New Roman" w:hAnsi="Times New Roman"/>
          <w:sz w:val="20"/>
        </w:rPr>
        <w:t xml:space="preserve">, </w:t>
      </w:r>
      <w:r w:rsidR="00994D6F">
        <w:rPr>
          <w:rFonts w:ascii="Times New Roman" w:hAnsi="Times New Roman"/>
          <w:sz w:val="20"/>
        </w:rPr>
        <w:t xml:space="preserve">a </w:t>
      </w:r>
      <w:r>
        <w:rPr>
          <w:rFonts w:ascii="Times New Roman" w:hAnsi="Times New Roman"/>
          <w:sz w:val="20"/>
        </w:rPr>
        <w:t xml:space="preserve">lead canister </w:t>
      </w:r>
      <w:r w:rsidR="00994D6F">
        <w:rPr>
          <w:rFonts w:ascii="Times New Roman" w:hAnsi="Times New Roman"/>
          <w:sz w:val="20"/>
        </w:rPr>
        <w:t>followed by a</w:t>
      </w:r>
      <w:r>
        <w:rPr>
          <w:rFonts w:ascii="Times New Roman" w:hAnsi="Times New Roman"/>
          <w:sz w:val="20"/>
        </w:rPr>
        <w:t xml:space="preserve"> trim canister.  Once hydrocarbon breakthrough is detected from the lead canister, it is replaced with a new canister.  The trim canister is switched to the lead service and the new canister is installed as the trim bed.</w:t>
      </w:r>
    </w:p>
    <w:p w14:paraId="19A31D30" w14:textId="77777777" w:rsidR="00994D6F" w:rsidRDefault="00994D6F" w:rsidP="00684936">
      <w:pPr>
        <w:autoSpaceDE w:val="0"/>
        <w:autoSpaceDN w:val="0"/>
        <w:adjustRightInd w:val="0"/>
        <w:rPr>
          <w:rFonts w:ascii="Times New Roman" w:hAnsi="Times New Roman"/>
          <w:sz w:val="20"/>
        </w:rPr>
      </w:pPr>
    </w:p>
    <w:p w14:paraId="19A31D31" w14:textId="77777777" w:rsidR="00FF2F9E" w:rsidRDefault="00C779D7" w:rsidP="00684936">
      <w:pPr>
        <w:autoSpaceDE w:val="0"/>
        <w:autoSpaceDN w:val="0"/>
        <w:adjustRightInd w:val="0"/>
        <w:rPr>
          <w:rFonts w:ascii="Times New Roman" w:hAnsi="Times New Roman"/>
          <w:sz w:val="20"/>
        </w:rPr>
      </w:pPr>
      <w:r>
        <w:rPr>
          <w:rFonts w:ascii="Times New Roman" w:hAnsi="Times New Roman"/>
          <w:sz w:val="20"/>
        </w:rPr>
        <w:t xml:space="preserve">The capital recovery factor, based on a 4% interest rate (10 Year </w:t>
      </w:r>
      <w:r w:rsidR="00C54BCD">
        <w:rPr>
          <w:rFonts w:ascii="Times New Roman" w:hAnsi="Times New Roman"/>
          <w:sz w:val="20"/>
        </w:rPr>
        <w:t>Treasury</w:t>
      </w:r>
      <w:r>
        <w:rPr>
          <w:rFonts w:ascii="Times New Roman" w:hAnsi="Times New Roman"/>
          <w:sz w:val="20"/>
        </w:rPr>
        <w:t xml:space="preserve"> Bond rate + 2, rounded up), and a 10 year equipment life, the capital recovery factor is 0.1233.</w:t>
      </w:r>
    </w:p>
    <w:p w14:paraId="19A31D32" w14:textId="77777777" w:rsidR="00C779D7" w:rsidRDefault="00C779D7" w:rsidP="00F41D7D">
      <w:pPr>
        <w:spacing w:after="240" w:line="276" w:lineRule="auto"/>
        <w:contextualSpacing/>
        <w:rPr>
          <w:rFonts w:ascii="Times New Roman" w:hAnsi="Times New Roman"/>
          <w:sz w:val="20"/>
        </w:rPr>
      </w:pPr>
    </w:p>
    <w:p w14:paraId="19A31D33" w14:textId="77777777" w:rsidR="00C779D7" w:rsidRDefault="00C779D7" w:rsidP="00684936">
      <w:pPr>
        <w:autoSpaceDE w:val="0"/>
        <w:autoSpaceDN w:val="0"/>
        <w:adjustRightInd w:val="0"/>
        <w:rPr>
          <w:rFonts w:ascii="Times New Roman" w:hAnsi="Times New Roman"/>
          <w:sz w:val="20"/>
        </w:rPr>
      </w:pPr>
      <w:r>
        <w:rPr>
          <w:rFonts w:ascii="Times New Roman" w:hAnsi="Times New Roman"/>
          <w:sz w:val="20"/>
        </w:rPr>
        <w:t>Simplified BAAQMD cost factors are 0.01 for Tax, 0.01 for Insurance, and 0.02 General and Administrative Expenses.</w:t>
      </w:r>
      <w:r w:rsidR="00511372">
        <w:rPr>
          <w:rFonts w:ascii="Times New Roman" w:hAnsi="Times New Roman"/>
          <w:sz w:val="20"/>
        </w:rPr>
        <w:t xml:space="preserve">  This totals to a 0.04 simplified factor.</w:t>
      </w:r>
    </w:p>
    <w:p w14:paraId="19A31D34" w14:textId="77777777" w:rsidR="00FF2F9E" w:rsidRDefault="00FF2F9E" w:rsidP="00684936">
      <w:pPr>
        <w:autoSpaceDE w:val="0"/>
        <w:autoSpaceDN w:val="0"/>
        <w:adjustRightInd w:val="0"/>
        <w:rPr>
          <w:rFonts w:ascii="Times New Roman" w:hAnsi="Times New Roman"/>
          <w:sz w:val="20"/>
        </w:rPr>
      </w:pPr>
    </w:p>
    <w:p w14:paraId="19A31D35" w14:textId="77777777" w:rsidR="007B7F74" w:rsidRPr="00F41D7D" w:rsidRDefault="003C23F0" w:rsidP="00684936">
      <w:pPr>
        <w:autoSpaceDE w:val="0"/>
        <w:autoSpaceDN w:val="0"/>
        <w:adjustRightInd w:val="0"/>
        <w:rPr>
          <w:rFonts w:ascii="Times New Roman" w:hAnsi="Times New Roman"/>
          <w:sz w:val="20"/>
        </w:rPr>
      </w:pPr>
      <w:r>
        <w:rPr>
          <w:rFonts w:ascii="Times New Roman" w:hAnsi="Times New Roman"/>
          <w:sz w:val="20"/>
        </w:rPr>
        <w:t>The specification from the Calgon Ventsorb carbon canister estimates 41.4 lbs of hydrocarbon is absorbed for each 180 lbs of carbon.</w:t>
      </w:r>
      <w:r w:rsidR="00AD77C2">
        <w:rPr>
          <w:rFonts w:ascii="Times New Roman" w:hAnsi="Times New Roman"/>
          <w:sz w:val="20"/>
        </w:rPr>
        <w:t xml:space="preserve">  This is based on an inlet concentration of 1000 ppm.  </w:t>
      </w:r>
    </w:p>
    <w:p w14:paraId="19A31D36" w14:textId="77777777" w:rsidR="00FF2F9E" w:rsidRDefault="00FF2F9E" w:rsidP="00684936">
      <w:pPr>
        <w:autoSpaceDE w:val="0"/>
        <w:autoSpaceDN w:val="0"/>
        <w:adjustRightInd w:val="0"/>
        <w:rPr>
          <w:rFonts w:ascii="Times New Roman" w:hAnsi="Times New Roman"/>
          <w:sz w:val="20"/>
        </w:rPr>
      </w:pPr>
    </w:p>
    <w:p w14:paraId="19A31D37" w14:textId="77777777" w:rsidR="000F70EF" w:rsidRDefault="000F70EF" w:rsidP="00684936">
      <w:pPr>
        <w:autoSpaceDE w:val="0"/>
        <w:autoSpaceDN w:val="0"/>
        <w:adjustRightInd w:val="0"/>
        <w:rPr>
          <w:rFonts w:ascii="Times New Roman" w:hAnsi="Times New Roman"/>
          <w:sz w:val="20"/>
        </w:rPr>
      </w:pPr>
      <w:r w:rsidRPr="00FF2F9E">
        <w:rPr>
          <w:rFonts w:ascii="Times New Roman" w:hAnsi="Times New Roman"/>
          <w:sz w:val="20"/>
        </w:rPr>
        <w:t>US EPA’s TANKS emission estimation software, Version 4.09d, was used to estimate volatile organic compound (VOC) emissions from the proposed storage tank. The estimated annual VOC e</w:t>
      </w:r>
      <w:r w:rsidR="00FF2F9E">
        <w:rPr>
          <w:rFonts w:ascii="Times New Roman" w:hAnsi="Times New Roman"/>
          <w:sz w:val="20"/>
        </w:rPr>
        <w:t xml:space="preserve">mission rate for </w:t>
      </w:r>
      <w:r w:rsidR="00FF2F9E">
        <w:rPr>
          <w:rFonts w:ascii="Times New Roman" w:hAnsi="Times New Roman"/>
          <w:sz w:val="20"/>
        </w:rPr>
        <w:lastRenderedPageBreak/>
        <w:t>S-1564 is 3,166</w:t>
      </w:r>
      <w:r w:rsidRPr="00FF2F9E">
        <w:rPr>
          <w:rFonts w:ascii="Times New Roman" w:hAnsi="Times New Roman"/>
          <w:sz w:val="20"/>
        </w:rPr>
        <w:t xml:space="preserve"> pounds per year. </w:t>
      </w:r>
      <w:r w:rsidR="00FD5619">
        <w:rPr>
          <w:rFonts w:ascii="Times New Roman" w:hAnsi="Times New Roman"/>
          <w:sz w:val="20"/>
        </w:rPr>
        <w:t xml:space="preserve"> A 99% abatement factor is equivalent to a 3134 lbs POC reduction, or 1.567 tons.</w:t>
      </w:r>
    </w:p>
    <w:p w14:paraId="19A31D38" w14:textId="77777777" w:rsidR="00FF2F9E" w:rsidRDefault="00FF2F9E" w:rsidP="00684936">
      <w:pPr>
        <w:autoSpaceDE w:val="0"/>
        <w:autoSpaceDN w:val="0"/>
        <w:adjustRightInd w:val="0"/>
        <w:rPr>
          <w:rFonts w:ascii="Times New Roman" w:hAnsi="Times New Roman"/>
          <w:sz w:val="20"/>
        </w:rPr>
      </w:pPr>
    </w:p>
    <w:p w14:paraId="19A31D39" w14:textId="77777777" w:rsidR="00FF2F9E" w:rsidRDefault="00C779D7" w:rsidP="00684936">
      <w:pPr>
        <w:autoSpaceDE w:val="0"/>
        <w:autoSpaceDN w:val="0"/>
        <w:adjustRightInd w:val="0"/>
        <w:rPr>
          <w:rFonts w:ascii="Times New Roman" w:hAnsi="Times New Roman"/>
          <w:sz w:val="20"/>
        </w:rPr>
      </w:pPr>
      <w:r>
        <w:rPr>
          <w:rFonts w:ascii="Times New Roman" w:hAnsi="Times New Roman"/>
          <w:sz w:val="20"/>
        </w:rPr>
        <w:t xml:space="preserve">Number of </w:t>
      </w:r>
      <w:r w:rsidR="00C54BCD">
        <w:rPr>
          <w:rFonts w:ascii="Times New Roman" w:hAnsi="Times New Roman"/>
          <w:sz w:val="20"/>
        </w:rPr>
        <w:t>annual canisters = 3166 lbs / (41.7</w:t>
      </w:r>
      <w:r>
        <w:rPr>
          <w:rFonts w:ascii="Times New Roman" w:hAnsi="Times New Roman"/>
          <w:sz w:val="20"/>
        </w:rPr>
        <w:t xml:space="preserve"> lbs/can</w:t>
      </w:r>
      <w:r w:rsidR="00C54BCD">
        <w:rPr>
          <w:rFonts w:ascii="Times New Roman" w:hAnsi="Times New Roman"/>
          <w:sz w:val="20"/>
        </w:rPr>
        <w:t>ister) = 75.9</w:t>
      </w:r>
      <w:r>
        <w:rPr>
          <w:rFonts w:ascii="Times New Roman" w:hAnsi="Times New Roman"/>
          <w:sz w:val="20"/>
        </w:rPr>
        <w:t xml:space="preserve"> canisters per year.</w:t>
      </w:r>
    </w:p>
    <w:p w14:paraId="19A31D3A" w14:textId="77777777" w:rsidR="00C779D7" w:rsidRDefault="00C779D7" w:rsidP="00684936">
      <w:pPr>
        <w:autoSpaceDE w:val="0"/>
        <w:autoSpaceDN w:val="0"/>
        <w:adjustRightInd w:val="0"/>
        <w:rPr>
          <w:rFonts w:ascii="Times New Roman" w:hAnsi="Times New Roman"/>
          <w:sz w:val="20"/>
        </w:rPr>
      </w:pPr>
    </w:p>
    <w:p w14:paraId="19A31D3B" w14:textId="77777777" w:rsidR="00C54BCD" w:rsidRDefault="00C54BCD" w:rsidP="00684936">
      <w:pPr>
        <w:autoSpaceDE w:val="0"/>
        <w:autoSpaceDN w:val="0"/>
        <w:adjustRightInd w:val="0"/>
        <w:rPr>
          <w:rFonts w:ascii="Times New Roman" w:hAnsi="Times New Roman"/>
          <w:sz w:val="20"/>
        </w:rPr>
      </w:pPr>
      <w:r>
        <w:rPr>
          <w:rFonts w:ascii="Times New Roman" w:hAnsi="Times New Roman"/>
          <w:sz w:val="20"/>
        </w:rPr>
        <w:t xml:space="preserve">The capital cost for the installation is $2506 for two canisters and $20,000 for the piping installation, or a total of $22,506.  Applying the </w:t>
      </w:r>
      <w:r w:rsidR="00511372">
        <w:rPr>
          <w:rFonts w:ascii="Times New Roman" w:hAnsi="Times New Roman"/>
          <w:sz w:val="20"/>
        </w:rPr>
        <w:t>0.1233 capital recovery factor results in annual cost of $2,775.</w:t>
      </w:r>
    </w:p>
    <w:p w14:paraId="19A31D3C" w14:textId="77777777" w:rsidR="00511372" w:rsidRDefault="00511372" w:rsidP="00684936">
      <w:pPr>
        <w:autoSpaceDE w:val="0"/>
        <w:autoSpaceDN w:val="0"/>
        <w:adjustRightInd w:val="0"/>
        <w:rPr>
          <w:rFonts w:ascii="Times New Roman" w:hAnsi="Times New Roman"/>
          <w:sz w:val="20"/>
        </w:rPr>
      </w:pPr>
    </w:p>
    <w:p w14:paraId="19A31D3D" w14:textId="77777777" w:rsidR="00511372" w:rsidRDefault="00511372" w:rsidP="00684936">
      <w:pPr>
        <w:autoSpaceDE w:val="0"/>
        <w:autoSpaceDN w:val="0"/>
        <w:adjustRightInd w:val="0"/>
        <w:rPr>
          <w:rFonts w:ascii="Times New Roman" w:hAnsi="Times New Roman"/>
          <w:sz w:val="20"/>
        </w:rPr>
      </w:pPr>
      <w:r>
        <w:rPr>
          <w:rFonts w:ascii="Times New Roman" w:hAnsi="Times New Roman"/>
          <w:sz w:val="20"/>
        </w:rPr>
        <w:t>The annualized cost of this installation and cost effectiveness are summarized in the following table.</w:t>
      </w:r>
    </w:p>
    <w:p w14:paraId="19A31D3E" w14:textId="77777777" w:rsidR="00511372" w:rsidRDefault="00511372" w:rsidP="00FF2F9E">
      <w:pPr>
        <w:spacing w:after="240" w:line="276" w:lineRule="auto"/>
        <w:contextualSpacing/>
        <w:rPr>
          <w:rFonts w:ascii="Times New Roman" w:hAnsi="Times New Roman"/>
          <w:sz w:val="20"/>
        </w:rPr>
      </w:pPr>
    </w:p>
    <w:p w14:paraId="19A31D3F" w14:textId="77777777" w:rsidR="00F82F1D" w:rsidRDefault="00F82F1D" w:rsidP="00FF2F9E">
      <w:pPr>
        <w:spacing w:after="240" w:line="276" w:lineRule="auto"/>
        <w:contextualSpacing/>
        <w:rPr>
          <w:rFonts w:ascii="Times New Roman" w:hAnsi="Times New Roman"/>
          <w:sz w:val="20"/>
        </w:rPr>
      </w:pPr>
    </w:p>
    <w:p w14:paraId="19A31D40" w14:textId="77777777" w:rsidR="00F82F1D" w:rsidRDefault="00F82F1D" w:rsidP="00FF2F9E">
      <w:pPr>
        <w:spacing w:after="240" w:line="276" w:lineRule="auto"/>
        <w:contextualSpacing/>
        <w:rPr>
          <w:rFonts w:ascii="Times New Roman" w:hAnsi="Times New Roman"/>
          <w:sz w:val="20"/>
        </w:rPr>
      </w:pPr>
    </w:p>
    <w:p w14:paraId="19A31D41" w14:textId="77777777" w:rsidR="00F82F1D" w:rsidRDefault="00F82F1D" w:rsidP="00FF2F9E">
      <w:pPr>
        <w:spacing w:after="240" w:line="276" w:lineRule="auto"/>
        <w:contextualSpacing/>
        <w:rPr>
          <w:rFonts w:ascii="Times New Roman" w:hAnsi="Times New Roman"/>
          <w:sz w:val="20"/>
        </w:rPr>
      </w:pPr>
    </w:p>
    <w:p w14:paraId="19A31D42" w14:textId="77777777" w:rsidR="00F82F1D" w:rsidRDefault="00F82F1D" w:rsidP="00FF2F9E">
      <w:pPr>
        <w:spacing w:after="240" w:line="276" w:lineRule="auto"/>
        <w:contextualSpacing/>
        <w:rPr>
          <w:rFonts w:ascii="Times New Roman" w:hAnsi="Times New Roman"/>
          <w:sz w:val="20"/>
        </w:rPr>
      </w:pPr>
    </w:p>
    <w:p w14:paraId="19A31D43" w14:textId="77777777" w:rsidR="00F82F1D" w:rsidRDefault="00F82F1D" w:rsidP="00FF2F9E">
      <w:pPr>
        <w:spacing w:after="240" w:line="276" w:lineRule="auto"/>
        <w:contextualSpacing/>
        <w:rPr>
          <w:rFonts w:ascii="Times New Roman" w:hAnsi="Times New Roman"/>
          <w:sz w:val="20"/>
        </w:rPr>
      </w:pPr>
    </w:p>
    <w:p w14:paraId="19A31D44" w14:textId="77777777" w:rsidR="00F82F1D" w:rsidRDefault="00F82F1D" w:rsidP="00FF2F9E">
      <w:pPr>
        <w:spacing w:after="240" w:line="276" w:lineRule="auto"/>
        <w:contextualSpacing/>
        <w:rPr>
          <w:rFonts w:ascii="Times New Roman" w:hAnsi="Times New Roman"/>
          <w:sz w:val="20"/>
        </w:rPr>
      </w:pPr>
    </w:p>
    <w:p w14:paraId="19A31D45" w14:textId="77777777" w:rsidR="00F82F1D" w:rsidRDefault="00F82F1D" w:rsidP="00FF2F9E">
      <w:pPr>
        <w:spacing w:after="240" w:line="276" w:lineRule="auto"/>
        <w:contextualSpacing/>
        <w:rPr>
          <w:rFonts w:ascii="Times New Roman" w:hAnsi="Times New Roman"/>
          <w:sz w:val="20"/>
        </w:rPr>
      </w:pPr>
    </w:p>
    <w:tbl>
      <w:tblPr>
        <w:tblStyle w:val="TableGrid"/>
        <w:tblW w:w="0" w:type="auto"/>
        <w:tblLook w:val="04A0" w:firstRow="1" w:lastRow="0" w:firstColumn="1" w:lastColumn="0" w:noHBand="0" w:noVBand="1"/>
      </w:tblPr>
      <w:tblGrid>
        <w:gridCol w:w="4248"/>
        <w:gridCol w:w="3240"/>
        <w:gridCol w:w="1368"/>
      </w:tblGrid>
      <w:tr w:rsidR="00511372" w14:paraId="19A31D49" w14:textId="77777777" w:rsidTr="00F16F77">
        <w:tc>
          <w:tcPr>
            <w:tcW w:w="4248" w:type="dxa"/>
            <w:shd w:val="clear" w:color="auto" w:fill="B8CCE4" w:themeFill="accent1" w:themeFillTint="66"/>
          </w:tcPr>
          <w:p w14:paraId="19A31D46"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Description</w:t>
            </w:r>
          </w:p>
        </w:tc>
        <w:tc>
          <w:tcPr>
            <w:tcW w:w="3240" w:type="dxa"/>
            <w:shd w:val="clear" w:color="auto" w:fill="B8CCE4" w:themeFill="accent1" w:themeFillTint="66"/>
          </w:tcPr>
          <w:p w14:paraId="19A31D47"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Calculation</w:t>
            </w:r>
          </w:p>
        </w:tc>
        <w:tc>
          <w:tcPr>
            <w:tcW w:w="1368" w:type="dxa"/>
            <w:shd w:val="clear" w:color="auto" w:fill="B8CCE4" w:themeFill="accent1" w:themeFillTint="66"/>
          </w:tcPr>
          <w:p w14:paraId="19A31D48"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Amount</w:t>
            </w:r>
          </w:p>
        </w:tc>
      </w:tr>
      <w:tr w:rsidR="00511372" w14:paraId="19A31D4D" w14:textId="77777777" w:rsidTr="00511372">
        <w:tc>
          <w:tcPr>
            <w:tcW w:w="4248" w:type="dxa"/>
          </w:tcPr>
          <w:p w14:paraId="19A31D4A"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 xml:space="preserve">Capital </w:t>
            </w:r>
          </w:p>
        </w:tc>
        <w:tc>
          <w:tcPr>
            <w:tcW w:w="3240" w:type="dxa"/>
          </w:tcPr>
          <w:p w14:paraId="19A31D4B"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Capital Cost X Recovery Factor</w:t>
            </w:r>
          </w:p>
        </w:tc>
        <w:tc>
          <w:tcPr>
            <w:tcW w:w="1368" w:type="dxa"/>
          </w:tcPr>
          <w:p w14:paraId="19A31D4C" w14:textId="77777777" w:rsidR="00511372" w:rsidRDefault="00511372" w:rsidP="00FD5619">
            <w:pPr>
              <w:tabs>
                <w:tab w:val="decimal" w:pos="706"/>
              </w:tabs>
              <w:spacing w:after="240" w:line="276" w:lineRule="auto"/>
              <w:contextualSpacing/>
              <w:rPr>
                <w:rFonts w:ascii="Times New Roman" w:hAnsi="Times New Roman"/>
                <w:sz w:val="20"/>
              </w:rPr>
            </w:pPr>
            <w:r>
              <w:rPr>
                <w:rFonts w:ascii="Times New Roman" w:hAnsi="Times New Roman"/>
                <w:sz w:val="20"/>
              </w:rPr>
              <w:t>$2775</w:t>
            </w:r>
          </w:p>
        </w:tc>
      </w:tr>
      <w:tr w:rsidR="00511372" w14:paraId="19A31D51" w14:textId="77777777" w:rsidTr="00511372">
        <w:tc>
          <w:tcPr>
            <w:tcW w:w="4248" w:type="dxa"/>
          </w:tcPr>
          <w:p w14:paraId="19A31D4E"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Replacement Canisters</w:t>
            </w:r>
          </w:p>
        </w:tc>
        <w:tc>
          <w:tcPr>
            <w:tcW w:w="3240" w:type="dxa"/>
          </w:tcPr>
          <w:p w14:paraId="19A31D4F"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76 canisters @ $1,253 each</w:t>
            </w:r>
          </w:p>
        </w:tc>
        <w:tc>
          <w:tcPr>
            <w:tcW w:w="1368" w:type="dxa"/>
          </w:tcPr>
          <w:p w14:paraId="19A31D50" w14:textId="77777777" w:rsidR="00511372" w:rsidRDefault="00511372" w:rsidP="00FD5619">
            <w:pPr>
              <w:tabs>
                <w:tab w:val="decimal" w:pos="706"/>
              </w:tabs>
              <w:spacing w:after="240" w:line="276" w:lineRule="auto"/>
              <w:contextualSpacing/>
              <w:rPr>
                <w:rFonts w:ascii="Times New Roman" w:hAnsi="Times New Roman"/>
                <w:sz w:val="20"/>
              </w:rPr>
            </w:pPr>
            <w:r>
              <w:rPr>
                <w:rFonts w:ascii="Times New Roman" w:hAnsi="Times New Roman"/>
                <w:sz w:val="20"/>
              </w:rPr>
              <w:t>$95228</w:t>
            </w:r>
          </w:p>
        </w:tc>
      </w:tr>
      <w:tr w:rsidR="00511372" w14:paraId="19A31D55" w14:textId="77777777" w:rsidTr="00511372">
        <w:tc>
          <w:tcPr>
            <w:tcW w:w="4248" w:type="dxa"/>
          </w:tcPr>
          <w:p w14:paraId="19A31D52"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Replacement Installation</w:t>
            </w:r>
          </w:p>
        </w:tc>
        <w:tc>
          <w:tcPr>
            <w:tcW w:w="3240" w:type="dxa"/>
          </w:tcPr>
          <w:p w14:paraId="19A31D53"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76 canisters @ 8.75 each</w:t>
            </w:r>
          </w:p>
        </w:tc>
        <w:tc>
          <w:tcPr>
            <w:tcW w:w="1368" w:type="dxa"/>
          </w:tcPr>
          <w:p w14:paraId="19A31D54" w14:textId="77777777" w:rsidR="00511372" w:rsidRDefault="00511372" w:rsidP="00FD5619">
            <w:pPr>
              <w:tabs>
                <w:tab w:val="decimal" w:pos="706"/>
              </w:tabs>
              <w:spacing w:after="240" w:line="276" w:lineRule="auto"/>
              <w:contextualSpacing/>
              <w:rPr>
                <w:rFonts w:ascii="Times New Roman" w:hAnsi="Times New Roman"/>
                <w:sz w:val="20"/>
              </w:rPr>
            </w:pPr>
            <w:r>
              <w:rPr>
                <w:rFonts w:ascii="Times New Roman" w:hAnsi="Times New Roman"/>
                <w:sz w:val="20"/>
              </w:rPr>
              <w:t>$665</w:t>
            </w:r>
          </w:p>
        </w:tc>
      </w:tr>
      <w:tr w:rsidR="00511372" w14:paraId="19A31D59" w14:textId="77777777" w:rsidTr="00511372">
        <w:tc>
          <w:tcPr>
            <w:tcW w:w="4248" w:type="dxa"/>
          </w:tcPr>
          <w:p w14:paraId="19A31D56"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Spent Canister Disposal Fee</w:t>
            </w:r>
          </w:p>
        </w:tc>
        <w:tc>
          <w:tcPr>
            <w:tcW w:w="3240" w:type="dxa"/>
          </w:tcPr>
          <w:p w14:paraId="19A31D57"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76 canisters @ $2.25 each</w:t>
            </w:r>
          </w:p>
        </w:tc>
        <w:tc>
          <w:tcPr>
            <w:tcW w:w="1368" w:type="dxa"/>
          </w:tcPr>
          <w:p w14:paraId="19A31D58" w14:textId="77777777" w:rsidR="00511372" w:rsidRDefault="00511372" w:rsidP="00FD5619">
            <w:pPr>
              <w:tabs>
                <w:tab w:val="decimal" w:pos="706"/>
              </w:tabs>
              <w:spacing w:after="240" w:line="276" w:lineRule="auto"/>
              <w:contextualSpacing/>
              <w:rPr>
                <w:rFonts w:ascii="Times New Roman" w:hAnsi="Times New Roman"/>
                <w:sz w:val="20"/>
              </w:rPr>
            </w:pPr>
            <w:r>
              <w:rPr>
                <w:rFonts w:ascii="Times New Roman" w:hAnsi="Times New Roman"/>
                <w:sz w:val="20"/>
              </w:rPr>
              <w:t>$171</w:t>
            </w:r>
          </w:p>
        </w:tc>
      </w:tr>
      <w:tr w:rsidR="00511372" w14:paraId="19A31D5D" w14:textId="77777777" w:rsidTr="00511372">
        <w:tc>
          <w:tcPr>
            <w:tcW w:w="4248" w:type="dxa"/>
          </w:tcPr>
          <w:p w14:paraId="19A31D5A" w14:textId="77777777" w:rsidR="00511372" w:rsidRDefault="00E539F5" w:rsidP="00FF2F9E">
            <w:pPr>
              <w:spacing w:after="240" w:line="276" w:lineRule="auto"/>
              <w:contextualSpacing/>
              <w:rPr>
                <w:rFonts w:ascii="Times New Roman" w:hAnsi="Times New Roman"/>
                <w:sz w:val="20"/>
              </w:rPr>
            </w:pPr>
            <w:r>
              <w:rPr>
                <w:rFonts w:ascii="Times New Roman" w:hAnsi="Times New Roman"/>
                <w:sz w:val="20"/>
              </w:rPr>
              <w:t>Tax</w:t>
            </w:r>
            <w:r w:rsidR="00511372">
              <w:rPr>
                <w:rFonts w:ascii="Times New Roman" w:hAnsi="Times New Roman"/>
                <w:sz w:val="20"/>
              </w:rPr>
              <w:t>, Insurance, and Administrative Expenses</w:t>
            </w:r>
          </w:p>
        </w:tc>
        <w:tc>
          <w:tcPr>
            <w:tcW w:w="3240" w:type="dxa"/>
          </w:tcPr>
          <w:p w14:paraId="19A31D5B" w14:textId="77777777" w:rsidR="00511372" w:rsidRDefault="00511372" w:rsidP="00FF2F9E">
            <w:pPr>
              <w:spacing w:after="240" w:line="276" w:lineRule="auto"/>
              <w:contextualSpacing/>
              <w:rPr>
                <w:rFonts w:ascii="Times New Roman" w:hAnsi="Times New Roman"/>
                <w:sz w:val="20"/>
              </w:rPr>
            </w:pPr>
            <w:r>
              <w:rPr>
                <w:rFonts w:ascii="Times New Roman" w:hAnsi="Times New Roman"/>
                <w:sz w:val="20"/>
              </w:rPr>
              <w:t>Capital Cost X 0.04</w:t>
            </w:r>
          </w:p>
        </w:tc>
        <w:tc>
          <w:tcPr>
            <w:tcW w:w="1368" w:type="dxa"/>
          </w:tcPr>
          <w:p w14:paraId="19A31D5C" w14:textId="77777777" w:rsidR="00511372" w:rsidRDefault="00511372" w:rsidP="00FD5619">
            <w:pPr>
              <w:tabs>
                <w:tab w:val="decimal" w:pos="706"/>
              </w:tabs>
              <w:spacing w:after="240" w:line="276" w:lineRule="auto"/>
              <w:contextualSpacing/>
              <w:rPr>
                <w:rFonts w:ascii="Times New Roman" w:hAnsi="Times New Roman"/>
                <w:sz w:val="20"/>
              </w:rPr>
            </w:pPr>
            <w:r>
              <w:rPr>
                <w:rFonts w:ascii="Times New Roman" w:hAnsi="Times New Roman"/>
                <w:sz w:val="20"/>
              </w:rPr>
              <w:t>$900</w:t>
            </w:r>
          </w:p>
        </w:tc>
      </w:tr>
      <w:tr w:rsidR="00FD5619" w14:paraId="19A31D60" w14:textId="77777777" w:rsidTr="004B04C2">
        <w:tc>
          <w:tcPr>
            <w:tcW w:w="7488" w:type="dxa"/>
            <w:gridSpan w:val="2"/>
          </w:tcPr>
          <w:p w14:paraId="19A31D5E" w14:textId="77777777" w:rsidR="00FD5619" w:rsidRDefault="00FD5619" w:rsidP="00FD5619">
            <w:pPr>
              <w:spacing w:after="240" w:line="276" w:lineRule="auto"/>
              <w:contextualSpacing/>
              <w:jc w:val="right"/>
              <w:rPr>
                <w:rFonts w:ascii="Times New Roman" w:hAnsi="Times New Roman"/>
                <w:sz w:val="20"/>
              </w:rPr>
            </w:pPr>
            <w:r>
              <w:rPr>
                <w:rFonts w:ascii="Times New Roman" w:hAnsi="Times New Roman"/>
                <w:sz w:val="20"/>
              </w:rPr>
              <w:t>Total Annualized Cost</w:t>
            </w:r>
          </w:p>
        </w:tc>
        <w:tc>
          <w:tcPr>
            <w:tcW w:w="1368" w:type="dxa"/>
          </w:tcPr>
          <w:p w14:paraId="19A31D5F" w14:textId="77777777" w:rsidR="00FD5619" w:rsidRDefault="00881D99" w:rsidP="00FD5619">
            <w:pPr>
              <w:tabs>
                <w:tab w:val="decimal" w:pos="706"/>
              </w:tabs>
              <w:spacing w:after="240" w:line="276" w:lineRule="auto"/>
              <w:contextualSpacing/>
              <w:rPr>
                <w:rFonts w:ascii="Times New Roman" w:hAnsi="Times New Roman"/>
                <w:sz w:val="20"/>
              </w:rPr>
            </w:pPr>
            <w:r>
              <w:rPr>
                <w:rFonts w:ascii="Times New Roman" w:hAnsi="Times New Roman"/>
                <w:sz w:val="20"/>
              </w:rPr>
              <w:fldChar w:fldCharType="begin"/>
            </w:r>
            <w:r w:rsidR="00FD5619">
              <w:rPr>
                <w:rFonts w:ascii="Times New Roman" w:hAnsi="Times New Roman"/>
                <w:sz w:val="20"/>
              </w:rPr>
              <w:instrText xml:space="preserve"> =SUM(ABOVE) \# "$#,##0" </w:instrText>
            </w:r>
            <w:r>
              <w:rPr>
                <w:rFonts w:ascii="Times New Roman" w:hAnsi="Times New Roman"/>
                <w:sz w:val="20"/>
              </w:rPr>
              <w:fldChar w:fldCharType="separate"/>
            </w:r>
            <w:r w:rsidR="00FD5619">
              <w:rPr>
                <w:rFonts w:ascii="Times New Roman" w:hAnsi="Times New Roman"/>
                <w:noProof/>
                <w:sz w:val="20"/>
              </w:rPr>
              <w:t>$99,739</w:t>
            </w:r>
            <w:r>
              <w:rPr>
                <w:rFonts w:ascii="Times New Roman" w:hAnsi="Times New Roman"/>
                <w:sz w:val="20"/>
              </w:rPr>
              <w:fldChar w:fldCharType="end"/>
            </w:r>
          </w:p>
        </w:tc>
      </w:tr>
      <w:tr w:rsidR="00FD5619" w14:paraId="19A31D63" w14:textId="77777777" w:rsidTr="004B04C2">
        <w:tc>
          <w:tcPr>
            <w:tcW w:w="7488" w:type="dxa"/>
            <w:gridSpan w:val="2"/>
          </w:tcPr>
          <w:p w14:paraId="19A31D61" w14:textId="77777777" w:rsidR="00FD5619" w:rsidRDefault="00FD5619" w:rsidP="00FD5619">
            <w:pPr>
              <w:spacing w:after="240" w:line="276" w:lineRule="auto"/>
              <w:contextualSpacing/>
              <w:jc w:val="right"/>
              <w:rPr>
                <w:rFonts w:ascii="Times New Roman" w:hAnsi="Times New Roman"/>
                <w:sz w:val="20"/>
              </w:rPr>
            </w:pPr>
            <w:r>
              <w:rPr>
                <w:rFonts w:ascii="Times New Roman" w:hAnsi="Times New Roman"/>
                <w:sz w:val="20"/>
              </w:rPr>
              <w:t>Annual POC Reduction, tons</w:t>
            </w:r>
          </w:p>
        </w:tc>
        <w:tc>
          <w:tcPr>
            <w:tcW w:w="1368" w:type="dxa"/>
          </w:tcPr>
          <w:p w14:paraId="19A31D62" w14:textId="77777777" w:rsidR="00FD5619" w:rsidRDefault="00FD5619" w:rsidP="00FD5619">
            <w:pPr>
              <w:spacing w:after="240" w:line="276" w:lineRule="auto"/>
              <w:contextualSpacing/>
              <w:jc w:val="center"/>
              <w:rPr>
                <w:rFonts w:ascii="Times New Roman" w:hAnsi="Times New Roman"/>
                <w:sz w:val="20"/>
              </w:rPr>
            </w:pPr>
            <w:r>
              <w:rPr>
                <w:rFonts w:ascii="Times New Roman" w:hAnsi="Times New Roman"/>
                <w:sz w:val="20"/>
              </w:rPr>
              <w:t>1.567</w:t>
            </w:r>
          </w:p>
        </w:tc>
      </w:tr>
      <w:tr w:rsidR="00FD5619" w14:paraId="19A31D66" w14:textId="77777777" w:rsidTr="004B04C2">
        <w:tc>
          <w:tcPr>
            <w:tcW w:w="7488" w:type="dxa"/>
            <w:gridSpan w:val="2"/>
          </w:tcPr>
          <w:p w14:paraId="19A31D64" w14:textId="77777777" w:rsidR="00FD5619" w:rsidRDefault="00FD5619" w:rsidP="00FD5619">
            <w:pPr>
              <w:spacing w:after="240" w:line="276" w:lineRule="auto"/>
              <w:contextualSpacing/>
              <w:jc w:val="right"/>
              <w:rPr>
                <w:rFonts w:ascii="Times New Roman" w:hAnsi="Times New Roman"/>
                <w:sz w:val="20"/>
              </w:rPr>
            </w:pPr>
            <w:r>
              <w:rPr>
                <w:rFonts w:ascii="Times New Roman" w:hAnsi="Times New Roman"/>
                <w:sz w:val="20"/>
              </w:rPr>
              <w:t>Control Cost Effectiveness, $/ton</w:t>
            </w:r>
          </w:p>
        </w:tc>
        <w:tc>
          <w:tcPr>
            <w:tcW w:w="1368" w:type="dxa"/>
          </w:tcPr>
          <w:p w14:paraId="19A31D65" w14:textId="77777777" w:rsidR="00FD5619" w:rsidRDefault="00FD5619" w:rsidP="00FD5619">
            <w:pPr>
              <w:tabs>
                <w:tab w:val="decimal" w:pos="706"/>
              </w:tabs>
              <w:spacing w:after="240" w:line="276" w:lineRule="auto"/>
              <w:contextualSpacing/>
              <w:rPr>
                <w:rFonts w:ascii="Times New Roman" w:hAnsi="Times New Roman"/>
                <w:sz w:val="20"/>
              </w:rPr>
            </w:pPr>
            <w:r>
              <w:rPr>
                <w:rFonts w:ascii="Times New Roman" w:hAnsi="Times New Roman"/>
                <w:sz w:val="20"/>
              </w:rPr>
              <w:t>$63,650</w:t>
            </w:r>
          </w:p>
        </w:tc>
      </w:tr>
      <w:tr w:rsidR="00FD5619" w14:paraId="19A31D69" w14:textId="77777777" w:rsidTr="004B04C2">
        <w:tc>
          <w:tcPr>
            <w:tcW w:w="7488" w:type="dxa"/>
            <w:gridSpan w:val="2"/>
          </w:tcPr>
          <w:p w14:paraId="19A31D67" w14:textId="77777777" w:rsidR="00FD5619" w:rsidRDefault="00FD5619" w:rsidP="00FD5619">
            <w:pPr>
              <w:spacing w:after="240" w:line="276" w:lineRule="auto"/>
              <w:contextualSpacing/>
              <w:jc w:val="right"/>
              <w:rPr>
                <w:rFonts w:ascii="Times New Roman" w:hAnsi="Times New Roman"/>
                <w:sz w:val="20"/>
              </w:rPr>
            </w:pPr>
            <w:r>
              <w:rPr>
                <w:rFonts w:ascii="Times New Roman" w:hAnsi="Times New Roman"/>
                <w:sz w:val="20"/>
              </w:rPr>
              <w:t>BACT Cost Effectiveness Limit, $/ton</w:t>
            </w:r>
          </w:p>
        </w:tc>
        <w:tc>
          <w:tcPr>
            <w:tcW w:w="1368" w:type="dxa"/>
          </w:tcPr>
          <w:p w14:paraId="19A31D68" w14:textId="77777777" w:rsidR="00FD5619" w:rsidRDefault="00FD5619" w:rsidP="00FD5619">
            <w:pPr>
              <w:tabs>
                <w:tab w:val="decimal" w:pos="706"/>
              </w:tabs>
              <w:spacing w:after="240" w:line="276" w:lineRule="auto"/>
              <w:contextualSpacing/>
              <w:rPr>
                <w:rFonts w:ascii="Times New Roman" w:hAnsi="Times New Roman"/>
                <w:sz w:val="20"/>
              </w:rPr>
            </w:pPr>
            <w:r>
              <w:rPr>
                <w:rFonts w:ascii="Times New Roman" w:hAnsi="Times New Roman"/>
                <w:sz w:val="20"/>
              </w:rPr>
              <w:t>$17,500</w:t>
            </w:r>
          </w:p>
        </w:tc>
      </w:tr>
      <w:tr w:rsidR="00FD5619" w14:paraId="19A31D6C" w14:textId="77777777" w:rsidTr="004B04C2">
        <w:tc>
          <w:tcPr>
            <w:tcW w:w="7488" w:type="dxa"/>
            <w:gridSpan w:val="2"/>
          </w:tcPr>
          <w:p w14:paraId="19A31D6A" w14:textId="77777777" w:rsidR="00FD5619" w:rsidRDefault="00FD5619" w:rsidP="00FD5619">
            <w:pPr>
              <w:spacing w:after="240" w:line="276" w:lineRule="auto"/>
              <w:contextualSpacing/>
              <w:jc w:val="right"/>
              <w:rPr>
                <w:rFonts w:ascii="Times New Roman" w:hAnsi="Times New Roman"/>
                <w:sz w:val="20"/>
              </w:rPr>
            </w:pPr>
            <w:r>
              <w:rPr>
                <w:rFonts w:ascii="Times New Roman" w:hAnsi="Times New Roman"/>
                <w:sz w:val="20"/>
              </w:rPr>
              <w:t>Is Carbon Adsorption Cost Effective?</w:t>
            </w:r>
          </w:p>
        </w:tc>
        <w:tc>
          <w:tcPr>
            <w:tcW w:w="1368" w:type="dxa"/>
          </w:tcPr>
          <w:p w14:paraId="19A31D6B" w14:textId="77777777" w:rsidR="00FD5619" w:rsidRDefault="00FD5619" w:rsidP="00FD5619">
            <w:pPr>
              <w:tabs>
                <w:tab w:val="decimal" w:pos="706"/>
              </w:tabs>
              <w:spacing w:after="240" w:line="276" w:lineRule="auto"/>
              <w:contextualSpacing/>
              <w:rPr>
                <w:rFonts w:ascii="Times New Roman" w:hAnsi="Times New Roman"/>
                <w:sz w:val="20"/>
              </w:rPr>
            </w:pPr>
            <w:r>
              <w:rPr>
                <w:rFonts w:ascii="Times New Roman" w:hAnsi="Times New Roman"/>
                <w:sz w:val="20"/>
              </w:rPr>
              <w:t>No</w:t>
            </w:r>
          </w:p>
        </w:tc>
      </w:tr>
    </w:tbl>
    <w:p w14:paraId="19A31D6D" w14:textId="77777777" w:rsidR="00511372" w:rsidRDefault="00511372" w:rsidP="00FF2F9E">
      <w:pPr>
        <w:spacing w:after="240" w:line="276" w:lineRule="auto"/>
        <w:contextualSpacing/>
        <w:rPr>
          <w:rFonts w:ascii="Times New Roman" w:hAnsi="Times New Roman"/>
          <w:sz w:val="20"/>
        </w:rPr>
      </w:pPr>
    </w:p>
    <w:p w14:paraId="19A31D6E" w14:textId="77777777" w:rsidR="00E427E9" w:rsidRPr="00684936" w:rsidRDefault="004B04C2" w:rsidP="00684936">
      <w:pPr>
        <w:autoSpaceDE w:val="0"/>
        <w:autoSpaceDN w:val="0"/>
        <w:adjustRightInd w:val="0"/>
        <w:rPr>
          <w:rFonts w:ascii="Times New Roman" w:hAnsi="Times New Roman"/>
          <w:sz w:val="20"/>
        </w:rPr>
      </w:pPr>
      <w:r w:rsidRPr="00684936">
        <w:rPr>
          <w:rFonts w:ascii="Times New Roman" w:hAnsi="Times New Roman"/>
          <w:sz w:val="20"/>
        </w:rPr>
        <w:t>T</w:t>
      </w:r>
      <w:r w:rsidR="000F70EF" w:rsidRPr="00684936">
        <w:rPr>
          <w:rFonts w:ascii="Times New Roman" w:hAnsi="Times New Roman"/>
          <w:sz w:val="20"/>
        </w:rPr>
        <w:t>he emission control cost is</w:t>
      </w:r>
      <w:r w:rsidRPr="00684936">
        <w:rPr>
          <w:rFonts w:ascii="Times New Roman" w:hAnsi="Times New Roman"/>
          <w:sz w:val="20"/>
        </w:rPr>
        <w:t xml:space="preserve"> about</w:t>
      </w:r>
      <w:r w:rsidR="000F70EF" w:rsidRPr="00684936">
        <w:rPr>
          <w:rFonts w:ascii="Times New Roman" w:hAnsi="Times New Roman"/>
          <w:sz w:val="20"/>
        </w:rPr>
        <w:t xml:space="preserve"> $</w:t>
      </w:r>
      <w:r w:rsidR="00E534B2" w:rsidRPr="00684936">
        <w:rPr>
          <w:rFonts w:ascii="Times New Roman" w:hAnsi="Times New Roman"/>
          <w:sz w:val="20"/>
        </w:rPr>
        <w:t>64</w:t>
      </w:r>
      <w:r w:rsidR="000F70EF" w:rsidRPr="00684936">
        <w:rPr>
          <w:rFonts w:ascii="Times New Roman" w:hAnsi="Times New Roman"/>
          <w:sz w:val="20"/>
        </w:rPr>
        <w:t xml:space="preserve">,000 per ton of POC. The BACT/TBACT workbook “Maximum Cost Guidelines for BACT” currently specifies that controls for POC cost less than $17,500 per ton removed to be cost effective. Therefore, </w:t>
      </w:r>
      <w:r w:rsidRPr="00684936">
        <w:rPr>
          <w:rFonts w:ascii="Times New Roman" w:hAnsi="Times New Roman"/>
          <w:sz w:val="20"/>
        </w:rPr>
        <w:t xml:space="preserve">the BACT1 </w:t>
      </w:r>
      <w:r w:rsidR="000F70EF" w:rsidRPr="00684936">
        <w:rPr>
          <w:rFonts w:ascii="Times New Roman" w:hAnsi="Times New Roman"/>
          <w:sz w:val="20"/>
        </w:rPr>
        <w:t>use of activated carbon canisters to control emissions from S-1564 is not cost effective.</w:t>
      </w:r>
    </w:p>
    <w:p w14:paraId="19A31D6F" w14:textId="77777777" w:rsidR="00E427E9" w:rsidRPr="00684936" w:rsidRDefault="00E427E9" w:rsidP="00684936">
      <w:pPr>
        <w:autoSpaceDE w:val="0"/>
        <w:autoSpaceDN w:val="0"/>
        <w:adjustRightInd w:val="0"/>
        <w:rPr>
          <w:rFonts w:ascii="Times New Roman" w:hAnsi="Times New Roman"/>
          <w:sz w:val="20"/>
        </w:rPr>
      </w:pPr>
    </w:p>
    <w:p w14:paraId="19A31D70" w14:textId="77777777" w:rsidR="00882FD7" w:rsidRPr="00684936" w:rsidRDefault="004B04C2" w:rsidP="00684936">
      <w:pPr>
        <w:autoSpaceDE w:val="0"/>
        <w:autoSpaceDN w:val="0"/>
        <w:adjustRightInd w:val="0"/>
        <w:rPr>
          <w:rFonts w:ascii="Times New Roman" w:hAnsi="Times New Roman"/>
          <w:sz w:val="20"/>
        </w:rPr>
      </w:pPr>
      <w:r w:rsidRPr="00684936">
        <w:rPr>
          <w:rFonts w:ascii="Times New Roman" w:hAnsi="Times New Roman"/>
          <w:sz w:val="20"/>
        </w:rPr>
        <w:t>Since BACT1 is not cost effective, BACT2 Achieved in Practice is required.  T</w:t>
      </w:r>
      <w:r w:rsidR="00E427E9" w:rsidRPr="00684936">
        <w:rPr>
          <w:rFonts w:ascii="Times New Roman" w:hAnsi="Times New Roman"/>
          <w:sz w:val="20"/>
        </w:rPr>
        <w:t>he BAAQMD BACT Handbook Document Number 167.2.1</w:t>
      </w:r>
      <w:r w:rsidRPr="00684936">
        <w:rPr>
          <w:rFonts w:ascii="Times New Roman" w:hAnsi="Times New Roman"/>
          <w:sz w:val="20"/>
        </w:rPr>
        <w:t xml:space="preserve"> covers Fixed Roof Organic Liquid Tanks with capacities under 20,000 gallons.  BACT2 is specified as a vapor recovery system with an overall efficiency of 95% or greater.  However, while S-1564 emissions were estimated conservatively assuming the tank is full of organic liquid, and required a permit for organic liquid storage, it actually will be storing mostly water from </w:t>
      </w:r>
      <w:r w:rsidR="00CD5FA6" w:rsidRPr="00684936">
        <w:rPr>
          <w:rFonts w:ascii="Times New Roman" w:hAnsi="Times New Roman"/>
          <w:sz w:val="20"/>
        </w:rPr>
        <w:t xml:space="preserve">Berth 1A </w:t>
      </w:r>
      <w:r w:rsidRPr="00684936">
        <w:rPr>
          <w:rFonts w:ascii="Times New Roman" w:hAnsi="Times New Roman"/>
          <w:sz w:val="20"/>
        </w:rPr>
        <w:t>rain runoff.  There is no record of controls being achieved in practice for a 3,800 gallon tank storing mostly water.</w:t>
      </w:r>
      <w:r w:rsidR="00CD5FA6" w:rsidRPr="00684936">
        <w:rPr>
          <w:rFonts w:ascii="Times New Roman" w:hAnsi="Times New Roman"/>
          <w:sz w:val="20"/>
        </w:rPr>
        <w:t xml:space="preserve">  Therefore, BACT2 control for S-1564 is not required.</w:t>
      </w:r>
    </w:p>
    <w:p w14:paraId="19A31D71" w14:textId="77777777" w:rsidR="00157ABF" w:rsidRPr="00684936" w:rsidRDefault="00157ABF" w:rsidP="00684936">
      <w:pPr>
        <w:autoSpaceDE w:val="0"/>
        <w:autoSpaceDN w:val="0"/>
        <w:adjustRightInd w:val="0"/>
        <w:rPr>
          <w:rFonts w:ascii="Times New Roman" w:hAnsi="Times New Roman"/>
          <w:sz w:val="20"/>
        </w:rPr>
      </w:pPr>
    </w:p>
    <w:p w14:paraId="19A31D72" w14:textId="77777777" w:rsidR="005E377A" w:rsidRDefault="005E377A" w:rsidP="0074516D">
      <w:pPr>
        <w:keepNext/>
        <w:rPr>
          <w:rFonts w:ascii="Times New Roman" w:hAnsi="Times New Roman"/>
          <w:iCs/>
          <w:sz w:val="20"/>
        </w:rPr>
      </w:pPr>
      <w:r>
        <w:rPr>
          <w:rFonts w:ascii="Times New Roman" w:hAnsi="Times New Roman"/>
          <w:b/>
          <w:iCs/>
          <w:sz w:val="20"/>
        </w:rPr>
        <w:t>OFFSETS</w:t>
      </w:r>
      <w:r>
        <w:rPr>
          <w:rFonts w:ascii="Times New Roman" w:hAnsi="Times New Roman"/>
          <w:iCs/>
          <w:sz w:val="20"/>
        </w:rPr>
        <w:t xml:space="preserve">  </w:t>
      </w:r>
    </w:p>
    <w:p w14:paraId="19A31D73" w14:textId="77777777" w:rsidR="008D3AAA" w:rsidRPr="001D4883" w:rsidRDefault="008D3AAA" w:rsidP="001D4883">
      <w:pPr>
        <w:pStyle w:val="BodyText2"/>
      </w:pPr>
    </w:p>
    <w:p w14:paraId="19A31D74" w14:textId="77777777" w:rsidR="006C326B" w:rsidRPr="00684936" w:rsidRDefault="004240BD" w:rsidP="00684936">
      <w:pPr>
        <w:autoSpaceDE w:val="0"/>
        <w:autoSpaceDN w:val="0"/>
        <w:adjustRightInd w:val="0"/>
        <w:rPr>
          <w:rFonts w:ascii="Times New Roman" w:hAnsi="Times New Roman"/>
          <w:sz w:val="20"/>
        </w:rPr>
      </w:pPr>
      <w:r w:rsidRPr="00684936">
        <w:rPr>
          <w:rFonts w:ascii="Times New Roman" w:hAnsi="Times New Roman"/>
          <w:sz w:val="20"/>
        </w:rPr>
        <w:t xml:space="preserve">Offsets are required </w:t>
      </w:r>
      <w:r w:rsidR="005E377A" w:rsidRPr="00684936">
        <w:rPr>
          <w:rFonts w:ascii="Times New Roman" w:hAnsi="Times New Roman"/>
          <w:sz w:val="20"/>
        </w:rPr>
        <w:t xml:space="preserve">per Regulation 2-2-302 because Tesoro emits more than 35 tpy of POC and 35 tpy of NOx emissions.   Regulation 2-2-302 requires that offsets for POC and NOx be provided at a ratio of 1.15 to 1.0.  Regulation 2-2-303 requires that a Major Facility must pay offsets for PM10 and SO2 in excess of 1.0 ton per </w:t>
      </w:r>
      <w:r w:rsidR="002108AD" w:rsidRPr="00684936">
        <w:rPr>
          <w:rFonts w:ascii="Times New Roman" w:hAnsi="Times New Roman"/>
          <w:sz w:val="20"/>
        </w:rPr>
        <w:t xml:space="preserve">year for </w:t>
      </w:r>
      <w:r w:rsidR="005E377A" w:rsidRPr="00684936">
        <w:rPr>
          <w:rFonts w:ascii="Times New Roman" w:hAnsi="Times New Roman"/>
          <w:sz w:val="20"/>
        </w:rPr>
        <w:t>new or modified source</w:t>
      </w:r>
      <w:r w:rsidR="002108AD" w:rsidRPr="00684936">
        <w:rPr>
          <w:rFonts w:ascii="Times New Roman" w:hAnsi="Times New Roman"/>
          <w:sz w:val="20"/>
        </w:rPr>
        <w:t>s</w:t>
      </w:r>
      <w:r w:rsidR="005E377A" w:rsidRPr="00684936">
        <w:rPr>
          <w:rFonts w:ascii="Times New Roman" w:hAnsi="Times New Roman"/>
          <w:sz w:val="20"/>
        </w:rPr>
        <w:t xml:space="preserve">.  </w:t>
      </w:r>
      <w:r w:rsidRPr="00684936">
        <w:rPr>
          <w:rFonts w:ascii="Times New Roman" w:hAnsi="Times New Roman"/>
          <w:sz w:val="20"/>
        </w:rPr>
        <w:t>Regulation 2-2-303 requires that offsets for PM10 and SO2 be provided at a ratio of 1.0 to 1.0.</w:t>
      </w:r>
      <w:r w:rsidR="000F70EF" w:rsidRPr="00684936">
        <w:rPr>
          <w:rFonts w:ascii="Times New Roman" w:hAnsi="Times New Roman"/>
          <w:sz w:val="20"/>
        </w:rPr>
        <w:t xml:space="preserve"> </w:t>
      </w:r>
    </w:p>
    <w:p w14:paraId="19A31D75" w14:textId="77777777" w:rsidR="000F70EF" w:rsidRPr="00684936" w:rsidRDefault="000F70EF" w:rsidP="00684936">
      <w:pPr>
        <w:autoSpaceDE w:val="0"/>
        <w:autoSpaceDN w:val="0"/>
        <w:adjustRightInd w:val="0"/>
        <w:rPr>
          <w:rFonts w:ascii="Times New Roman" w:hAnsi="Times New Roman"/>
          <w:sz w:val="20"/>
        </w:rPr>
      </w:pPr>
    </w:p>
    <w:p w14:paraId="19A31D76" w14:textId="77777777" w:rsidR="000F70EF" w:rsidRPr="00684936" w:rsidRDefault="00CD5FA6" w:rsidP="00684936">
      <w:pPr>
        <w:autoSpaceDE w:val="0"/>
        <w:autoSpaceDN w:val="0"/>
        <w:adjustRightInd w:val="0"/>
        <w:rPr>
          <w:rFonts w:ascii="Times New Roman" w:hAnsi="Times New Roman"/>
          <w:sz w:val="20"/>
        </w:rPr>
      </w:pPr>
      <w:r w:rsidRPr="00684936">
        <w:rPr>
          <w:rFonts w:ascii="Times New Roman" w:hAnsi="Times New Roman"/>
          <w:sz w:val="20"/>
        </w:rPr>
        <w:t>The total project cumulative increase,  and the offset requirements, are summarized in the following table.</w:t>
      </w:r>
    </w:p>
    <w:p w14:paraId="19A31D77" w14:textId="77777777" w:rsidR="00CD5FA6" w:rsidRDefault="00CD5FA6">
      <w:pPr>
        <w:rPr>
          <w:rFonts w:ascii="Times New Roman" w:hAnsi="Times New Roman"/>
          <w:iCs/>
          <w:sz w:val="20"/>
        </w:rPr>
      </w:pPr>
    </w:p>
    <w:tbl>
      <w:tblPr>
        <w:tblW w:w="8763" w:type="dxa"/>
        <w:tblInd w:w="93" w:type="dxa"/>
        <w:tblLook w:val="04A0" w:firstRow="1" w:lastRow="0" w:firstColumn="1" w:lastColumn="0" w:noHBand="0" w:noVBand="1"/>
      </w:tblPr>
      <w:tblGrid>
        <w:gridCol w:w="2084"/>
        <w:gridCol w:w="1524"/>
        <w:gridCol w:w="1274"/>
        <w:gridCol w:w="1503"/>
        <w:gridCol w:w="1189"/>
        <w:gridCol w:w="1189"/>
      </w:tblGrid>
      <w:tr w:rsidR="00CD5FA6" w14:paraId="19A31D79" w14:textId="77777777" w:rsidTr="00F82F1D">
        <w:trPr>
          <w:trHeight w:val="300"/>
          <w:tblHeader/>
        </w:trPr>
        <w:tc>
          <w:tcPr>
            <w:tcW w:w="8763"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tcPr>
          <w:p w14:paraId="19A31D78" w14:textId="77777777" w:rsidR="00CD5FA6" w:rsidRPr="007170AB" w:rsidRDefault="00CD5FA6" w:rsidP="00FD2F52">
            <w:pPr>
              <w:spacing w:line="240" w:lineRule="auto"/>
              <w:jc w:val="center"/>
              <w:rPr>
                <w:rFonts w:ascii="Times New Roman" w:hAnsi="Times New Roman"/>
                <w:b/>
                <w:bCs/>
                <w:color w:val="000000"/>
                <w:sz w:val="18"/>
                <w:szCs w:val="18"/>
              </w:rPr>
            </w:pPr>
            <w:r w:rsidRPr="007170AB">
              <w:rPr>
                <w:rFonts w:ascii="Times New Roman" w:hAnsi="Times New Roman"/>
                <w:b/>
                <w:bCs/>
                <w:color w:val="000000"/>
                <w:sz w:val="18"/>
                <w:szCs w:val="18"/>
              </w:rPr>
              <w:t>Total Cumulative Increase</w:t>
            </w:r>
            <w:r>
              <w:rPr>
                <w:rFonts w:ascii="Times New Roman" w:hAnsi="Times New Roman"/>
                <w:b/>
                <w:bCs/>
                <w:color w:val="000000"/>
                <w:sz w:val="18"/>
                <w:szCs w:val="18"/>
              </w:rPr>
              <w:t>, tons</w:t>
            </w:r>
          </w:p>
        </w:tc>
      </w:tr>
      <w:tr w:rsidR="00CD5FA6" w:rsidRPr="00CE57DE" w14:paraId="19A31D80" w14:textId="77777777" w:rsidTr="00F82F1D">
        <w:trPr>
          <w:trHeight w:val="360"/>
          <w:tblHeader/>
        </w:trPr>
        <w:tc>
          <w:tcPr>
            <w:tcW w:w="208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19A31D7A" w14:textId="77777777" w:rsidR="00CD5FA6" w:rsidRPr="00CE57DE" w:rsidRDefault="00CD5FA6" w:rsidP="00FD2F52">
            <w:pPr>
              <w:spacing w:line="240" w:lineRule="auto"/>
              <w:rPr>
                <w:rFonts w:ascii="Times New Roman" w:hAnsi="Times New Roman"/>
                <w:b/>
                <w:bCs/>
                <w:color w:val="000000"/>
                <w:sz w:val="18"/>
                <w:szCs w:val="18"/>
              </w:rPr>
            </w:pPr>
            <w:r>
              <w:rPr>
                <w:rFonts w:ascii="Times New Roman" w:hAnsi="Times New Roman"/>
                <w:b/>
                <w:bCs/>
                <w:color w:val="000000"/>
                <w:sz w:val="18"/>
                <w:szCs w:val="18"/>
              </w:rPr>
              <w:t>Pollutant</w:t>
            </w:r>
          </w:p>
        </w:tc>
        <w:tc>
          <w:tcPr>
            <w:tcW w:w="1524"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7B" w14:textId="77777777" w:rsidR="00CD5FA6" w:rsidRPr="00CE57DE" w:rsidRDefault="00CD5FA6" w:rsidP="00FD2F52">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NO</w:t>
            </w:r>
            <w:r w:rsidRPr="00CE57DE">
              <w:rPr>
                <w:rFonts w:ascii="Times New Roman" w:hAnsi="Times New Roman"/>
                <w:b/>
                <w:bCs/>
                <w:color w:val="000000"/>
                <w:sz w:val="18"/>
                <w:szCs w:val="18"/>
                <w:vertAlign w:val="subscript"/>
              </w:rPr>
              <w:t>X</w:t>
            </w:r>
          </w:p>
        </w:tc>
        <w:tc>
          <w:tcPr>
            <w:tcW w:w="1274"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7C" w14:textId="77777777" w:rsidR="00CD5FA6" w:rsidRPr="00CE57DE" w:rsidRDefault="00CD5FA6" w:rsidP="00FD2F52">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CO</w:t>
            </w:r>
          </w:p>
        </w:tc>
        <w:tc>
          <w:tcPr>
            <w:tcW w:w="1503"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7D" w14:textId="77777777" w:rsidR="00CD5FA6" w:rsidRPr="00CE57DE" w:rsidRDefault="007D128A" w:rsidP="00FD2F52">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w:t>
            </w:r>
          </w:p>
        </w:tc>
        <w:tc>
          <w:tcPr>
            <w:tcW w:w="1189"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7E" w14:textId="77777777" w:rsidR="00CD5FA6" w:rsidRPr="00CE57DE" w:rsidRDefault="00CD5FA6" w:rsidP="00FD2F52">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PM</w:t>
            </w:r>
            <w:r w:rsidRPr="00CE57DE">
              <w:rPr>
                <w:rFonts w:ascii="Times New Roman" w:hAnsi="Times New Roman"/>
                <w:b/>
                <w:bCs/>
                <w:color w:val="000000"/>
                <w:sz w:val="18"/>
                <w:szCs w:val="18"/>
                <w:vertAlign w:val="subscript"/>
              </w:rPr>
              <w:t>10</w:t>
            </w:r>
          </w:p>
        </w:tc>
        <w:tc>
          <w:tcPr>
            <w:tcW w:w="1189"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7F" w14:textId="77777777" w:rsidR="00CD5FA6" w:rsidRPr="00CE57DE" w:rsidRDefault="00CD5FA6" w:rsidP="00FD2F52">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SO</w:t>
            </w:r>
            <w:r w:rsidRPr="00CE57DE">
              <w:rPr>
                <w:rFonts w:ascii="Times New Roman" w:hAnsi="Times New Roman"/>
                <w:b/>
                <w:bCs/>
                <w:color w:val="000000"/>
                <w:sz w:val="18"/>
                <w:szCs w:val="18"/>
                <w:vertAlign w:val="subscript"/>
              </w:rPr>
              <w:t>2</w:t>
            </w:r>
          </w:p>
        </w:tc>
      </w:tr>
      <w:tr w:rsidR="00F76DB1" w14:paraId="19A31D87"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81" w14:textId="77777777" w:rsidR="00F76DB1" w:rsidRPr="00E91CEA" w:rsidRDefault="00F76DB1" w:rsidP="003037FA">
            <w:pPr>
              <w:spacing w:line="240" w:lineRule="auto"/>
              <w:rPr>
                <w:rFonts w:ascii="Times New Roman" w:hAnsi="Times New Roman"/>
                <w:b/>
                <w:bCs/>
                <w:color w:val="000000"/>
                <w:sz w:val="18"/>
                <w:szCs w:val="18"/>
              </w:rPr>
            </w:pPr>
            <w:r w:rsidRPr="00E91CEA">
              <w:rPr>
                <w:rFonts w:ascii="Times New Roman" w:hAnsi="Times New Roman"/>
                <w:b/>
                <w:bCs/>
                <w:color w:val="000000"/>
                <w:sz w:val="18"/>
                <w:szCs w:val="18"/>
              </w:rPr>
              <w:t>Total Emissions for New Sources</w:t>
            </w:r>
          </w:p>
        </w:tc>
        <w:tc>
          <w:tcPr>
            <w:tcW w:w="1524" w:type="dxa"/>
            <w:tcBorders>
              <w:top w:val="single" w:sz="4" w:space="0" w:color="auto"/>
              <w:left w:val="single" w:sz="4" w:space="0" w:color="auto"/>
              <w:bottom w:val="single" w:sz="4" w:space="0" w:color="auto"/>
              <w:right w:val="single" w:sz="4" w:space="0" w:color="auto"/>
            </w:tcBorders>
            <w:noWrap/>
          </w:tcPr>
          <w:p w14:paraId="19A31D82" w14:textId="77777777" w:rsidR="00F76DB1" w:rsidRPr="0032319D" w:rsidRDefault="00F76DB1" w:rsidP="0032319D">
            <w:pPr>
              <w:spacing w:line="300" w:lineRule="atLeast"/>
              <w:jc w:val="center"/>
              <w:rPr>
                <w:rFonts w:ascii="Times New Roman" w:hAnsi="Times New Roman"/>
                <w:sz w:val="20"/>
              </w:rPr>
            </w:pPr>
            <w:r>
              <w:rPr>
                <w:rFonts w:ascii="Times New Roman" w:hAnsi="Times New Roman"/>
                <w:sz w:val="20"/>
              </w:rPr>
              <w:t>189.191</w:t>
            </w:r>
          </w:p>
        </w:tc>
        <w:tc>
          <w:tcPr>
            <w:tcW w:w="1274" w:type="dxa"/>
            <w:tcBorders>
              <w:top w:val="single" w:sz="4" w:space="0" w:color="auto"/>
              <w:left w:val="single" w:sz="4" w:space="0" w:color="auto"/>
              <w:bottom w:val="single" w:sz="4" w:space="0" w:color="auto"/>
              <w:right w:val="single" w:sz="4" w:space="0" w:color="auto"/>
            </w:tcBorders>
            <w:noWrap/>
          </w:tcPr>
          <w:p w14:paraId="19A31D83" w14:textId="77777777" w:rsidR="00F76DB1" w:rsidRPr="00E91CEA" w:rsidRDefault="00F76DB1" w:rsidP="0032319D">
            <w:pPr>
              <w:spacing w:line="300" w:lineRule="atLeast"/>
              <w:jc w:val="center"/>
              <w:rPr>
                <w:rFonts w:ascii="Times New Roman" w:hAnsi="Times New Roman"/>
                <w:sz w:val="20"/>
              </w:rPr>
            </w:pPr>
            <w:r w:rsidRPr="00CB5EC2">
              <w:rPr>
                <w:rFonts w:ascii="Times New Roman" w:hAnsi="Times New Roman"/>
                <w:sz w:val="20"/>
              </w:rPr>
              <w:t>34.633</w:t>
            </w:r>
          </w:p>
        </w:tc>
        <w:tc>
          <w:tcPr>
            <w:tcW w:w="1503" w:type="dxa"/>
            <w:tcBorders>
              <w:top w:val="single" w:sz="4" w:space="0" w:color="auto"/>
              <w:left w:val="single" w:sz="4" w:space="0" w:color="auto"/>
              <w:bottom w:val="single" w:sz="4" w:space="0" w:color="auto"/>
              <w:right w:val="single" w:sz="4" w:space="0" w:color="auto"/>
            </w:tcBorders>
            <w:noWrap/>
          </w:tcPr>
          <w:p w14:paraId="19A31D84" w14:textId="77777777" w:rsidR="00F76DB1" w:rsidRPr="00E91CEA" w:rsidRDefault="009A695E" w:rsidP="0032319D">
            <w:pPr>
              <w:spacing w:line="300" w:lineRule="atLeast"/>
              <w:jc w:val="center"/>
              <w:rPr>
                <w:rFonts w:ascii="Times New Roman" w:hAnsi="Times New Roman"/>
                <w:sz w:val="20"/>
              </w:rPr>
            </w:pPr>
            <w:r>
              <w:rPr>
                <w:rFonts w:ascii="Times New Roman" w:hAnsi="Times New Roman"/>
                <w:sz w:val="20"/>
              </w:rPr>
              <w:t>32</w:t>
            </w:r>
            <w:r w:rsidR="00F76DB1" w:rsidRPr="00CB5EC2">
              <w:rPr>
                <w:rFonts w:ascii="Times New Roman" w:hAnsi="Times New Roman"/>
                <w:sz w:val="20"/>
              </w:rPr>
              <w:t>.744</w:t>
            </w:r>
          </w:p>
        </w:tc>
        <w:tc>
          <w:tcPr>
            <w:tcW w:w="1189" w:type="dxa"/>
            <w:tcBorders>
              <w:top w:val="single" w:sz="4" w:space="0" w:color="auto"/>
              <w:left w:val="single" w:sz="4" w:space="0" w:color="auto"/>
              <w:bottom w:val="single" w:sz="4" w:space="0" w:color="auto"/>
              <w:right w:val="single" w:sz="4" w:space="0" w:color="auto"/>
            </w:tcBorders>
            <w:noWrap/>
          </w:tcPr>
          <w:p w14:paraId="19A31D85" w14:textId="77777777" w:rsidR="00F76DB1" w:rsidRPr="00E91CEA" w:rsidRDefault="00F76DB1" w:rsidP="0032319D">
            <w:pPr>
              <w:spacing w:line="300" w:lineRule="atLeast"/>
              <w:jc w:val="center"/>
              <w:rPr>
                <w:rFonts w:ascii="Times New Roman" w:hAnsi="Times New Roman"/>
                <w:sz w:val="20"/>
              </w:rPr>
            </w:pPr>
            <w:r>
              <w:rPr>
                <w:rFonts w:ascii="Times New Roman" w:hAnsi="Times New Roman"/>
                <w:sz w:val="20"/>
              </w:rPr>
              <w:t>4.167</w:t>
            </w:r>
          </w:p>
        </w:tc>
        <w:tc>
          <w:tcPr>
            <w:tcW w:w="1189" w:type="dxa"/>
            <w:tcBorders>
              <w:top w:val="single" w:sz="4" w:space="0" w:color="auto"/>
              <w:left w:val="single" w:sz="4" w:space="0" w:color="auto"/>
              <w:bottom w:val="single" w:sz="4" w:space="0" w:color="auto"/>
              <w:right w:val="single" w:sz="4" w:space="0" w:color="auto"/>
            </w:tcBorders>
            <w:noWrap/>
          </w:tcPr>
          <w:p w14:paraId="19A31D86" w14:textId="77777777" w:rsidR="00F76DB1" w:rsidRPr="00E91CEA" w:rsidRDefault="00F76DB1" w:rsidP="0032319D">
            <w:pPr>
              <w:spacing w:line="300" w:lineRule="atLeast"/>
              <w:jc w:val="center"/>
              <w:rPr>
                <w:rFonts w:ascii="Times New Roman" w:hAnsi="Times New Roman"/>
                <w:sz w:val="20"/>
              </w:rPr>
            </w:pPr>
            <w:r w:rsidRPr="00CB5EC2">
              <w:rPr>
                <w:rFonts w:ascii="Times New Roman" w:hAnsi="Times New Roman"/>
                <w:sz w:val="20"/>
              </w:rPr>
              <w:t>9.372</w:t>
            </w:r>
          </w:p>
        </w:tc>
      </w:tr>
      <w:tr w:rsidR="003037FA" w14:paraId="19A31D8E"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88" w14:textId="77777777" w:rsidR="003037FA" w:rsidRPr="00E91CEA" w:rsidRDefault="003037FA" w:rsidP="003037FA">
            <w:pPr>
              <w:spacing w:line="240" w:lineRule="auto"/>
              <w:rPr>
                <w:rFonts w:ascii="Times New Roman" w:hAnsi="Times New Roman"/>
                <w:b/>
                <w:bCs/>
                <w:color w:val="000000"/>
                <w:sz w:val="18"/>
                <w:szCs w:val="18"/>
              </w:rPr>
            </w:pPr>
            <w:r w:rsidRPr="00E91CEA">
              <w:rPr>
                <w:rFonts w:ascii="Times New Roman" w:hAnsi="Times New Roman"/>
                <w:b/>
                <w:bCs/>
                <w:color w:val="000000"/>
                <w:sz w:val="18"/>
                <w:szCs w:val="18"/>
              </w:rPr>
              <w:t>Total Contemporaneous Emissions Reductions</w:t>
            </w:r>
          </w:p>
        </w:tc>
        <w:tc>
          <w:tcPr>
            <w:tcW w:w="1524" w:type="dxa"/>
            <w:tcBorders>
              <w:top w:val="single" w:sz="4" w:space="0" w:color="auto"/>
              <w:left w:val="single" w:sz="4" w:space="0" w:color="auto"/>
              <w:bottom w:val="single" w:sz="4" w:space="0" w:color="auto"/>
              <w:right w:val="single" w:sz="4" w:space="0" w:color="auto"/>
            </w:tcBorders>
            <w:noWrap/>
            <w:vAlign w:val="center"/>
          </w:tcPr>
          <w:p w14:paraId="19A31D89" w14:textId="77777777" w:rsidR="003037FA" w:rsidRPr="0032319D" w:rsidRDefault="003037FA" w:rsidP="0032319D">
            <w:pPr>
              <w:spacing w:line="300" w:lineRule="atLeast"/>
              <w:jc w:val="center"/>
              <w:rPr>
                <w:rFonts w:ascii="Times New Roman" w:hAnsi="Times New Roman"/>
                <w:sz w:val="20"/>
              </w:rPr>
            </w:pPr>
            <w:r w:rsidRPr="0032319D">
              <w:rPr>
                <w:rFonts w:ascii="Times New Roman" w:hAnsi="Times New Roman"/>
                <w:sz w:val="20"/>
              </w:rPr>
              <w:t>42.121</w:t>
            </w:r>
          </w:p>
        </w:tc>
        <w:tc>
          <w:tcPr>
            <w:tcW w:w="1274" w:type="dxa"/>
            <w:tcBorders>
              <w:top w:val="single" w:sz="4" w:space="0" w:color="auto"/>
              <w:left w:val="single" w:sz="4" w:space="0" w:color="auto"/>
              <w:bottom w:val="single" w:sz="4" w:space="0" w:color="auto"/>
              <w:right w:val="single" w:sz="4" w:space="0" w:color="auto"/>
            </w:tcBorders>
            <w:noWrap/>
            <w:vAlign w:val="center"/>
          </w:tcPr>
          <w:p w14:paraId="19A31D8A" w14:textId="77777777" w:rsidR="003037FA" w:rsidRPr="00E91CEA" w:rsidRDefault="003037FA" w:rsidP="0032319D">
            <w:pPr>
              <w:spacing w:line="300" w:lineRule="atLeast"/>
              <w:jc w:val="center"/>
              <w:rPr>
                <w:rFonts w:ascii="Times New Roman" w:hAnsi="Times New Roman"/>
                <w:sz w:val="20"/>
              </w:rPr>
            </w:pPr>
            <w:r w:rsidRPr="00E91CEA">
              <w:rPr>
                <w:rFonts w:ascii="Times New Roman" w:hAnsi="Times New Roman"/>
                <w:sz w:val="20"/>
              </w:rPr>
              <w:t>8.361</w:t>
            </w:r>
          </w:p>
        </w:tc>
        <w:tc>
          <w:tcPr>
            <w:tcW w:w="1503" w:type="dxa"/>
            <w:tcBorders>
              <w:top w:val="single" w:sz="4" w:space="0" w:color="auto"/>
              <w:left w:val="single" w:sz="4" w:space="0" w:color="auto"/>
              <w:bottom w:val="single" w:sz="4" w:space="0" w:color="auto"/>
              <w:right w:val="single" w:sz="4" w:space="0" w:color="auto"/>
            </w:tcBorders>
            <w:noWrap/>
            <w:vAlign w:val="center"/>
          </w:tcPr>
          <w:p w14:paraId="19A31D8B" w14:textId="77777777" w:rsidR="003037FA" w:rsidRPr="00E91CEA" w:rsidRDefault="00F76DB1" w:rsidP="0032319D">
            <w:pPr>
              <w:spacing w:line="300" w:lineRule="atLeast"/>
              <w:jc w:val="center"/>
              <w:rPr>
                <w:rFonts w:ascii="Times New Roman" w:hAnsi="Times New Roman"/>
                <w:sz w:val="20"/>
              </w:rPr>
            </w:pPr>
            <w:r>
              <w:rPr>
                <w:rFonts w:ascii="Times New Roman" w:hAnsi="Times New Roman"/>
                <w:sz w:val="20"/>
              </w:rPr>
              <w:t>3.467</w:t>
            </w:r>
          </w:p>
        </w:tc>
        <w:tc>
          <w:tcPr>
            <w:tcW w:w="1189" w:type="dxa"/>
            <w:tcBorders>
              <w:top w:val="single" w:sz="4" w:space="0" w:color="auto"/>
              <w:left w:val="single" w:sz="4" w:space="0" w:color="auto"/>
              <w:bottom w:val="single" w:sz="4" w:space="0" w:color="auto"/>
              <w:right w:val="single" w:sz="4" w:space="0" w:color="auto"/>
            </w:tcBorders>
            <w:noWrap/>
            <w:vAlign w:val="center"/>
          </w:tcPr>
          <w:p w14:paraId="19A31D8C" w14:textId="77777777" w:rsidR="003037FA" w:rsidRPr="00E91CEA" w:rsidRDefault="003037FA" w:rsidP="0032319D">
            <w:pPr>
              <w:spacing w:line="300" w:lineRule="atLeast"/>
              <w:jc w:val="center"/>
              <w:rPr>
                <w:rFonts w:ascii="Times New Roman" w:hAnsi="Times New Roman"/>
                <w:sz w:val="20"/>
              </w:rPr>
            </w:pPr>
            <w:r w:rsidRPr="00E91CEA">
              <w:rPr>
                <w:rFonts w:ascii="Times New Roman" w:hAnsi="Times New Roman"/>
                <w:sz w:val="20"/>
              </w:rPr>
              <w:t>1.023</w:t>
            </w:r>
          </w:p>
        </w:tc>
        <w:tc>
          <w:tcPr>
            <w:tcW w:w="1189" w:type="dxa"/>
            <w:tcBorders>
              <w:top w:val="single" w:sz="4" w:space="0" w:color="auto"/>
              <w:left w:val="single" w:sz="4" w:space="0" w:color="auto"/>
              <w:bottom w:val="single" w:sz="4" w:space="0" w:color="auto"/>
              <w:right w:val="single" w:sz="4" w:space="0" w:color="auto"/>
            </w:tcBorders>
            <w:noWrap/>
            <w:vAlign w:val="center"/>
          </w:tcPr>
          <w:p w14:paraId="19A31D8D" w14:textId="77777777" w:rsidR="003037FA" w:rsidRPr="00E91CEA" w:rsidRDefault="003037FA" w:rsidP="0032319D">
            <w:pPr>
              <w:spacing w:line="300" w:lineRule="atLeast"/>
              <w:jc w:val="center"/>
              <w:rPr>
                <w:rFonts w:ascii="Times New Roman" w:hAnsi="Times New Roman"/>
                <w:sz w:val="20"/>
              </w:rPr>
            </w:pPr>
            <w:r w:rsidRPr="00E91CEA">
              <w:rPr>
                <w:rFonts w:ascii="Times New Roman" w:hAnsi="Times New Roman"/>
                <w:sz w:val="20"/>
              </w:rPr>
              <w:t>1.876</w:t>
            </w:r>
          </w:p>
        </w:tc>
      </w:tr>
      <w:tr w:rsidR="00F76DB1" w:rsidRPr="003037FA" w14:paraId="19A31D95"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8F" w14:textId="77777777" w:rsidR="00F76DB1" w:rsidRPr="00E91CEA" w:rsidRDefault="00F76DB1" w:rsidP="00FD2F52">
            <w:pPr>
              <w:spacing w:line="240" w:lineRule="auto"/>
              <w:rPr>
                <w:rFonts w:ascii="Times New Roman" w:hAnsi="Times New Roman"/>
                <w:b/>
                <w:bCs/>
                <w:color w:val="000000"/>
                <w:sz w:val="18"/>
                <w:szCs w:val="18"/>
              </w:rPr>
            </w:pPr>
            <w:r w:rsidRPr="00E91CEA">
              <w:rPr>
                <w:rFonts w:ascii="Times New Roman" w:hAnsi="Times New Roman"/>
                <w:b/>
                <w:bCs/>
                <w:color w:val="000000"/>
                <w:sz w:val="18"/>
                <w:szCs w:val="18"/>
              </w:rPr>
              <w:t xml:space="preserve">Project </w:t>
            </w:r>
            <w:r w:rsidR="00807A64">
              <w:rPr>
                <w:rFonts w:ascii="Times New Roman" w:hAnsi="Times New Roman"/>
                <w:b/>
                <w:bCs/>
                <w:color w:val="000000"/>
                <w:sz w:val="18"/>
                <w:szCs w:val="18"/>
              </w:rPr>
              <w:t xml:space="preserve">Offset </w:t>
            </w:r>
            <w:r w:rsidRPr="00E91CEA">
              <w:rPr>
                <w:rFonts w:ascii="Times New Roman" w:hAnsi="Times New Roman"/>
                <w:b/>
                <w:bCs/>
                <w:color w:val="000000"/>
                <w:sz w:val="18"/>
                <w:szCs w:val="18"/>
              </w:rPr>
              <w:t>Totals</w:t>
            </w:r>
          </w:p>
        </w:tc>
        <w:tc>
          <w:tcPr>
            <w:tcW w:w="1524" w:type="dxa"/>
            <w:tcBorders>
              <w:top w:val="single" w:sz="4" w:space="0" w:color="auto"/>
              <w:left w:val="single" w:sz="4" w:space="0" w:color="auto"/>
              <w:bottom w:val="single" w:sz="4" w:space="0" w:color="auto"/>
              <w:right w:val="single" w:sz="4" w:space="0" w:color="auto"/>
            </w:tcBorders>
            <w:noWrap/>
          </w:tcPr>
          <w:p w14:paraId="19A31D90" w14:textId="77777777" w:rsidR="00F76DB1" w:rsidRPr="0032319D" w:rsidRDefault="00F76DB1" w:rsidP="0032319D">
            <w:pPr>
              <w:spacing w:line="300" w:lineRule="atLeast"/>
              <w:jc w:val="center"/>
              <w:rPr>
                <w:rFonts w:ascii="Times New Roman" w:hAnsi="Times New Roman"/>
                <w:sz w:val="20"/>
              </w:rPr>
            </w:pPr>
            <w:r>
              <w:rPr>
                <w:rFonts w:ascii="Times New Roman" w:hAnsi="Times New Roman"/>
                <w:color w:val="000000"/>
                <w:sz w:val="20"/>
              </w:rPr>
              <w:t>147.070</w:t>
            </w:r>
          </w:p>
        </w:tc>
        <w:tc>
          <w:tcPr>
            <w:tcW w:w="1274" w:type="dxa"/>
            <w:tcBorders>
              <w:top w:val="single" w:sz="4" w:space="0" w:color="auto"/>
              <w:left w:val="single" w:sz="4" w:space="0" w:color="auto"/>
              <w:bottom w:val="single" w:sz="4" w:space="0" w:color="auto"/>
              <w:right w:val="single" w:sz="4" w:space="0" w:color="auto"/>
            </w:tcBorders>
            <w:noWrap/>
          </w:tcPr>
          <w:p w14:paraId="19A31D91" w14:textId="77777777" w:rsidR="00F76DB1" w:rsidRPr="00E91CEA" w:rsidRDefault="00F76DB1" w:rsidP="0032319D">
            <w:pPr>
              <w:spacing w:line="300" w:lineRule="atLeast"/>
              <w:jc w:val="center"/>
              <w:rPr>
                <w:rFonts w:ascii="Times New Roman" w:hAnsi="Times New Roman"/>
                <w:sz w:val="20"/>
              </w:rPr>
            </w:pPr>
            <w:r>
              <w:rPr>
                <w:rFonts w:ascii="Times New Roman" w:hAnsi="Times New Roman"/>
                <w:color w:val="000000"/>
                <w:sz w:val="20"/>
              </w:rPr>
              <w:t>26.272</w:t>
            </w:r>
          </w:p>
        </w:tc>
        <w:tc>
          <w:tcPr>
            <w:tcW w:w="1503" w:type="dxa"/>
            <w:tcBorders>
              <w:top w:val="single" w:sz="4" w:space="0" w:color="auto"/>
              <w:left w:val="single" w:sz="4" w:space="0" w:color="auto"/>
              <w:bottom w:val="single" w:sz="4" w:space="0" w:color="auto"/>
              <w:right w:val="single" w:sz="4" w:space="0" w:color="auto"/>
            </w:tcBorders>
            <w:noWrap/>
          </w:tcPr>
          <w:p w14:paraId="19A31D92" w14:textId="77777777" w:rsidR="00F76DB1" w:rsidRPr="00E91CEA" w:rsidRDefault="009A695E" w:rsidP="0032319D">
            <w:pPr>
              <w:spacing w:line="300" w:lineRule="atLeast"/>
              <w:jc w:val="center"/>
              <w:rPr>
                <w:rFonts w:ascii="Times New Roman" w:hAnsi="Times New Roman"/>
                <w:sz w:val="20"/>
              </w:rPr>
            </w:pPr>
            <w:r>
              <w:rPr>
                <w:rFonts w:ascii="Times New Roman" w:hAnsi="Times New Roman"/>
                <w:color w:val="000000"/>
                <w:sz w:val="20"/>
              </w:rPr>
              <w:t>29</w:t>
            </w:r>
            <w:r w:rsidR="00F76DB1">
              <w:rPr>
                <w:rFonts w:ascii="Times New Roman" w:hAnsi="Times New Roman"/>
                <w:color w:val="000000"/>
                <w:sz w:val="20"/>
              </w:rPr>
              <w:t>.277</w:t>
            </w:r>
          </w:p>
        </w:tc>
        <w:tc>
          <w:tcPr>
            <w:tcW w:w="1189" w:type="dxa"/>
            <w:tcBorders>
              <w:top w:val="single" w:sz="4" w:space="0" w:color="auto"/>
              <w:left w:val="single" w:sz="4" w:space="0" w:color="auto"/>
              <w:bottom w:val="single" w:sz="4" w:space="0" w:color="auto"/>
              <w:right w:val="single" w:sz="4" w:space="0" w:color="auto"/>
            </w:tcBorders>
            <w:noWrap/>
          </w:tcPr>
          <w:p w14:paraId="19A31D93" w14:textId="77777777" w:rsidR="00F76DB1" w:rsidRPr="00E91CEA" w:rsidRDefault="00F76DB1" w:rsidP="0032319D">
            <w:pPr>
              <w:spacing w:line="300" w:lineRule="atLeast"/>
              <w:jc w:val="center"/>
              <w:rPr>
                <w:rFonts w:ascii="Times New Roman" w:hAnsi="Times New Roman"/>
                <w:sz w:val="20"/>
              </w:rPr>
            </w:pPr>
            <w:r>
              <w:rPr>
                <w:rFonts w:ascii="Times New Roman" w:hAnsi="Times New Roman"/>
                <w:color w:val="000000"/>
                <w:sz w:val="20"/>
              </w:rPr>
              <w:t>3.144</w:t>
            </w:r>
          </w:p>
        </w:tc>
        <w:tc>
          <w:tcPr>
            <w:tcW w:w="1189" w:type="dxa"/>
            <w:tcBorders>
              <w:top w:val="single" w:sz="4" w:space="0" w:color="auto"/>
              <w:left w:val="single" w:sz="4" w:space="0" w:color="auto"/>
              <w:bottom w:val="single" w:sz="4" w:space="0" w:color="auto"/>
              <w:right w:val="single" w:sz="4" w:space="0" w:color="auto"/>
            </w:tcBorders>
            <w:noWrap/>
          </w:tcPr>
          <w:p w14:paraId="19A31D94" w14:textId="77777777" w:rsidR="00F76DB1" w:rsidRPr="00E91CEA" w:rsidRDefault="00F76DB1" w:rsidP="0032319D">
            <w:pPr>
              <w:spacing w:line="300" w:lineRule="atLeast"/>
              <w:jc w:val="center"/>
              <w:rPr>
                <w:rFonts w:ascii="Times New Roman" w:hAnsi="Times New Roman"/>
                <w:sz w:val="20"/>
              </w:rPr>
            </w:pPr>
            <w:r>
              <w:rPr>
                <w:rFonts w:ascii="Times New Roman" w:hAnsi="Times New Roman"/>
                <w:color w:val="000000"/>
                <w:sz w:val="20"/>
              </w:rPr>
              <w:t>7.496</w:t>
            </w:r>
          </w:p>
        </w:tc>
      </w:tr>
      <w:tr w:rsidR="00CD5FA6" w14:paraId="19A31D9C"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96" w14:textId="77777777" w:rsidR="00CD5FA6" w:rsidRPr="00E91CEA" w:rsidRDefault="00CD5FA6" w:rsidP="00CD5FA6">
            <w:pPr>
              <w:spacing w:line="240" w:lineRule="auto"/>
              <w:jc w:val="both"/>
              <w:rPr>
                <w:rFonts w:ascii="Times New Roman" w:hAnsi="Times New Roman"/>
                <w:color w:val="000000"/>
                <w:sz w:val="18"/>
                <w:szCs w:val="18"/>
              </w:rPr>
            </w:pPr>
            <w:r w:rsidRPr="00E91CEA">
              <w:rPr>
                <w:rFonts w:ascii="Times New Roman" w:hAnsi="Times New Roman"/>
                <w:color w:val="000000"/>
                <w:sz w:val="18"/>
                <w:szCs w:val="18"/>
              </w:rPr>
              <w:t>Offset Ratio</w:t>
            </w:r>
          </w:p>
        </w:tc>
        <w:tc>
          <w:tcPr>
            <w:tcW w:w="1524" w:type="dxa"/>
            <w:tcBorders>
              <w:top w:val="single" w:sz="4" w:space="0" w:color="auto"/>
              <w:left w:val="single" w:sz="4" w:space="0" w:color="auto"/>
              <w:bottom w:val="single" w:sz="4" w:space="0" w:color="auto"/>
              <w:right w:val="single" w:sz="4" w:space="0" w:color="auto"/>
            </w:tcBorders>
            <w:noWrap/>
            <w:vAlign w:val="center"/>
          </w:tcPr>
          <w:p w14:paraId="19A31D97" w14:textId="77777777" w:rsidR="00CD5FA6" w:rsidRPr="0032319D" w:rsidRDefault="00CD5FA6" w:rsidP="0032319D">
            <w:pPr>
              <w:spacing w:line="300" w:lineRule="atLeast"/>
              <w:jc w:val="center"/>
              <w:rPr>
                <w:rFonts w:ascii="Times New Roman" w:hAnsi="Times New Roman"/>
                <w:sz w:val="20"/>
              </w:rPr>
            </w:pPr>
            <w:r w:rsidRPr="0032319D">
              <w:rPr>
                <w:rFonts w:ascii="Times New Roman" w:hAnsi="Times New Roman"/>
                <w:sz w:val="20"/>
              </w:rPr>
              <w:t>1.15:1.0</w:t>
            </w:r>
          </w:p>
        </w:tc>
        <w:tc>
          <w:tcPr>
            <w:tcW w:w="1274" w:type="dxa"/>
            <w:tcBorders>
              <w:top w:val="single" w:sz="4" w:space="0" w:color="auto"/>
              <w:left w:val="single" w:sz="4" w:space="0" w:color="auto"/>
              <w:bottom w:val="single" w:sz="4" w:space="0" w:color="auto"/>
              <w:right w:val="single" w:sz="4" w:space="0" w:color="auto"/>
            </w:tcBorders>
            <w:noWrap/>
            <w:vAlign w:val="center"/>
          </w:tcPr>
          <w:p w14:paraId="19A31D98" w14:textId="77777777" w:rsidR="00CD5FA6" w:rsidRPr="0032319D" w:rsidRDefault="00CD5FA6" w:rsidP="0032319D">
            <w:pPr>
              <w:spacing w:line="300" w:lineRule="atLeast"/>
              <w:jc w:val="center"/>
              <w:rPr>
                <w:rFonts w:ascii="Times New Roman" w:hAnsi="Times New Roman"/>
                <w:sz w:val="20"/>
              </w:rPr>
            </w:pPr>
            <w:r w:rsidRPr="0032319D">
              <w:rPr>
                <w:rFonts w:ascii="Times New Roman" w:hAnsi="Times New Roman"/>
                <w:sz w:val="20"/>
              </w:rPr>
              <w:t>NA</w:t>
            </w:r>
          </w:p>
        </w:tc>
        <w:tc>
          <w:tcPr>
            <w:tcW w:w="1503" w:type="dxa"/>
            <w:tcBorders>
              <w:top w:val="single" w:sz="4" w:space="0" w:color="auto"/>
              <w:left w:val="single" w:sz="4" w:space="0" w:color="auto"/>
              <w:bottom w:val="single" w:sz="4" w:space="0" w:color="auto"/>
              <w:right w:val="single" w:sz="4" w:space="0" w:color="auto"/>
            </w:tcBorders>
            <w:noWrap/>
            <w:vAlign w:val="center"/>
          </w:tcPr>
          <w:p w14:paraId="19A31D99" w14:textId="77777777" w:rsidR="00CD5FA6" w:rsidRPr="0032319D" w:rsidRDefault="00CD5FA6" w:rsidP="0032319D">
            <w:pPr>
              <w:spacing w:line="300" w:lineRule="atLeast"/>
              <w:jc w:val="center"/>
              <w:rPr>
                <w:rFonts w:ascii="Times New Roman" w:hAnsi="Times New Roman"/>
                <w:sz w:val="20"/>
              </w:rPr>
            </w:pPr>
            <w:r w:rsidRPr="0032319D">
              <w:rPr>
                <w:rFonts w:ascii="Times New Roman" w:hAnsi="Times New Roman"/>
                <w:sz w:val="20"/>
              </w:rPr>
              <w:t>1.15:1.0</w:t>
            </w:r>
          </w:p>
        </w:tc>
        <w:tc>
          <w:tcPr>
            <w:tcW w:w="1189" w:type="dxa"/>
            <w:tcBorders>
              <w:top w:val="single" w:sz="4" w:space="0" w:color="auto"/>
              <w:left w:val="single" w:sz="4" w:space="0" w:color="auto"/>
              <w:bottom w:val="single" w:sz="4" w:space="0" w:color="auto"/>
              <w:right w:val="single" w:sz="4" w:space="0" w:color="auto"/>
            </w:tcBorders>
            <w:noWrap/>
            <w:vAlign w:val="center"/>
          </w:tcPr>
          <w:p w14:paraId="19A31D9A" w14:textId="77777777" w:rsidR="00CD5FA6" w:rsidRPr="0032319D" w:rsidRDefault="00CD5FA6" w:rsidP="0032319D">
            <w:pPr>
              <w:spacing w:line="300" w:lineRule="atLeast"/>
              <w:jc w:val="center"/>
              <w:rPr>
                <w:rFonts w:ascii="Times New Roman" w:hAnsi="Times New Roman"/>
                <w:sz w:val="20"/>
              </w:rPr>
            </w:pPr>
            <w:r w:rsidRPr="0032319D">
              <w:rPr>
                <w:rFonts w:ascii="Times New Roman" w:hAnsi="Times New Roman"/>
                <w:sz w:val="20"/>
              </w:rPr>
              <w:t>1.0:1.0</w:t>
            </w:r>
          </w:p>
        </w:tc>
        <w:tc>
          <w:tcPr>
            <w:tcW w:w="1189" w:type="dxa"/>
            <w:tcBorders>
              <w:top w:val="single" w:sz="4" w:space="0" w:color="auto"/>
              <w:left w:val="single" w:sz="4" w:space="0" w:color="auto"/>
              <w:bottom w:val="single" w:sz="4" w:space="0" w:color="auto"/>
              <w:right w:val="single" w:sz="4" w:space="0" w:color="auto"/>
            </w:tcBorders>
            <w:noWrap/>
            <w:vAlign w:val="center"/>
          </w:tcPr>
          <w:p w14:paraId="19A31D9B" w14:textId="77777777" w:rsidR="00CD5FA6" w:rsidRPr="0032319D" w:rsidRDefault="00CD5FA6" w:rsidP="0032319D">
            <w:pPr>
              <w:spacing w:line="300" w:lineRule="atLeast"/>
              <w:jc w:val="center"/>
              <w:rPr>
                <w:rFonts w:ascii="Times New Roman" w:hAnsi="Times New Roman"/>
                <w:sz w:val="20"/>
              </w:rPr>
            </w:pPr>
            <w:r w:rsidRPr="0032319D">
              <w:rPr>
                <w:rFonts w:ascii="Times New Roman" w:hAnsi="Times New Roman"/>
                <w:sz w:val="20"/>
              </w:rPr>
              <w:t>1.0:1.0</w:t>
            </w:r>
          </w:p>
        </w:tc>
      </w:tr>
      <w:tr w:rsidR="0024038C" w14:paraId="19A31DA3"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9D" w14:textId="77777777" w:rsidR="00F76DB1" w:rsidRPr="00772CD9" w:rsidRDefault="00F76DB1" w:rsidP="00CD5FA6">
            <w:pPr>
              <w:spacing w:line="240" w:lineRule="auto"/>
              <w:jc w:val="both"/>
              <w:rPr>
                <w:rFonts w:ascii="Times New Roman" w:hAnsi="Times New Roman"/>
                <w:b/>
                <w:color w:val="000000"/>
                <w:sz w:val="18"/>
                <w:szCs w:val="18"/>
              </w:rPr>
            </w:pPr>
            <w:r w:rsidRPr="00772CD9">
              <w:rPr>
                <w:rFonts w:ascii="Times New Roman" w:hAnsi="Times New Roman"/>
                <w:b/>
                <w:color w:val="000000"/>
                <w:sz w:val="18"/>
                <w:szCs w:val="18"/>
              </w:rPr>
              <w:t>Required Offsets</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9E" w14:textId="77777777" w:rsidR="00F76DB1" w:rsidRPr="00772CD9" w:rsidRDefault="00F76DB1" w:rsidP="0032319D">
            <w:pPr>
              <w:spacing w:line="300" w:lineRule="atLeast"/>
              <w:jc w:val="center"/>
              <w:rPr>
                <w:rFonts w:ascii="Times New Roman" w:hAnsi="Times New Roman"/>
                <w:b/>
                <w:sz w:val="20"/>
              </w:rPr>
            </w:pPr>
            <w:r w:rsidRPr="00772CD9">
              <w:rPr>
                <w:rFonts w:ascii="Times New Roman" w:hAnsi="Times New Roman"/>
                <w:b/>
                <w:sz w:val="20"/>
              </w:rPr>
              <w:t>169.130</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D9F" w14:textId="77777777" w:rsidR="00F76DB1" w:rsidRPr="00772CD9" w:rsidRDefault="00F76DB1" w:rsidP="0032319D">
            <w:pPr>
              <w:spacing w:line="300" w:lineRule="atLeast"/>
              <w:jc w:val="center"/>
              <w:rPr>
                <w:rFonts w:ascii="Times New Roman" w:hAnsi="Times New Roman"/>
                <w:b/>
                <w:sz w:val="20"/>
              </w:rPr>
            </w:pPr>
            <w:r w:rsidRPr="00772CD9">
              <w:rPr>
                <w:rFonts w:ascii="Times New Roman" w:hAnsi="Times New Roman"/>
                <w:b/>
                <w:sz w:val="20"/>
              </w:rPr>
              <w:t> </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DA0" w14:textId="77777777" w:rsidR="00F76DB1" w:rsidRPr="00772CD9" w:rsidRDefault="009A695E" w:rsidP="0032319D">
            <w:pPr>
              <w:spacing w:line="300" w:lineRule="atLeast"/>
              <w:jc w:val="center"/>
              <w:rPr>
                <w:rFonts w:ascii="Times New Roman" w:hAnsi="Times New Roman"/>
                <w:b/>
                <w:sz w:val="20"/>
              </w:rPr>
            </w:pPr>
            <w:r>
              <w:rPr>
                <w:rFonts w:ascii="Times New Roman" w:hAnsi="Times New Roman"/>
                <w:b/>
                <w:sz w:val="20"/>
              </w:rPr>
              <w:t>33.669</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A1" w14:textId="77777777" w:rsidR="00F76DB1" w:rsidRPr="00772CD9" w:rsidRDefault="00F76DB1" w:rsidP="0032319D">
            <w:pPr>
              <w:spacing w:line="300" w:lineRule="atLeast"/>
              <w:jc w:val="center"/>
              <w:rPr>
                <w:rFonts w:ascii="Times New Roman" w:hAnsi="Times New Roman"/>
                <w:b/>
                <w:sz w:val="20"/>
              </w:rPr>
            </w:pPr>
            <w:r w:rsidRPr="00772CD9">
              <w:rPr>
                <w:rFonts w:ascii="Times New Roman" w:hAnsi="Times New Roman"/>
                <w:b/>
                <w:sz w:val="20"/>
              </w:rPr>
              <w:t>3.144</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A2" w14:textId="77777777" w:rsidR="00F76DB1" w:rsidRPr="00772CD9" w:rsidRDefault="00F76DB1" w:rsidP="0032319D">
            <w:pPr>
              <w:spacing w:line="300" w:lineRule="atLeast"/>
              <w:jc w:val="center"/>
              <w:rPr>
                <w:rFonts w:ascii="Times New Roman" w:hAnsi="Times New Roman"/>
                <w:b/>
                <w:sz w:val="20"/>
              </w:rPr>
            </w:pPr>
            <w:r w:rsidRPr="00772CD9">
              <w:rPr>
                <w:rFonts w:ascii="Times New Roman" w:hAnsi="Times New Roman"/>
                <w:b/>
                <w:sz w:val="20"/>
              </w:rPr>
              <w:t>7.496</w:t>
            </w:r>
          </w:p>
        </w:tc>
      </w:tr>
      <w:tr w:rsidR="0024038C" w14:paraId="19A31DAA"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A4" w14:textId="77777777" w:rsidR="0024038C" w:rsidRPr="0024038C" w:rsidRDefault="0024038C" w:rsidP="00CD5FA6">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915</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A5" w14:textId="77777777" w:rsidR="0024038C" w:rsidRPr="00F76DB1" w:rsidRDefault="0024038C" w:rsidP="0032319D">
            <w:pPr>
              <w:spacing w:line="300" w:lineRule="atLeast"/>
              <w:jc w:val="center"/>
              <w:rPr>
                <w:rFonts w:ascii="Times New Roman" w:hAnsi="Times New Roman"/>
                <w:sz w:val="20"/>
              </w:rPr>
            </w:pPr>
            <w:r>
              <w:rPr>
                <w:rFonts w:ascii="Times New Roman" w:hAnsi="Times New Roman"/>
                <w:sz w:val="20"/>
              </w:rPr>
              <w:t>8.063</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DA6" w14:textId="77777777" w:rsidR="0024038C" w:rsidRPr="00F76DB1" w:rsidRDefault="0024038C" w:rsidP="0032319D">
            <w:pPr>
              <w:spacing w:line="300" w:lineRule="atLeast"/>
              <w:jc w:val="center"/>
              <w:rPr>
                <w:rFonts w:ascii="Times New Roman" w:hAnsi="Times New Roman"/>
                <w:sz w:val="20"/>
              </w:rPr>
            </w:pPr>
          </w:p>
        </w:tc>
        <w:tc>
          <w:tcPr>
            <w:tcW w:w="1503" w:type="dxa"/>
            <w:tcBorders>
              <w:top w:val="single" w:sz="4" w:space="0" w:color="auto"/>
              <w:left w:val="single" w:sz="4" w:space="0" w:color="auto"/>
              <w:bottom w:val="single" w:sz="4" w:space="0" w:color="auto"/>
              <w:right w:val="single" w:sz="4" w:space="0" w:color="auto"/>
            </w:tcBorders>
            <w:noWrap/>
            <w:vAlign w:val="bottom"/>
          </w:tcPr>
          <w:p w14:paraId="19A31DA7" w14:textId="77777777" w:rsidR="0024038C" w:rsidRPr="00F76DB1" w:rsidRDefault="0024038C" w:rsidP="0032319D">
            <w:pPr>
              <w:spacing w:line="300" w:lineRule="atLeast"/>
              <w:jc w:val="center"/>
              <w:rPr>
                <w:rFonts w:ascii="Times New Roman" w:hAnsi="Times New Roman"/>
                <w:sz w:val="20"/>
              </w:rPr>
            </w:pPr>
          </w:p>
        </w:tc>
        <w:tc>
          <w:tcPr>
            <w:tcW w:w="1189" w:type="dxa"/>
            <w:tcBorders>
              <w:top w:val="single" w:sz="4" w:space="0" w:color="auto"/>
              <w:left w:val="single" w:sz="4" w:space="0" w:color="auto"/>
              <w:bottom w:val="single" w:sz="4" w:space="0" w:color="auto"/>
              <w:right w:val="single" w:sz="4" w:space="0" w:color="auto"/>
            </w:tcBorders>
            <w:noWrap/>
            <w:vAlign w:val="bottom"/>
          </w:tcPr>
          <w:p w14:paraId="19A31DA8" w14:textId="77777777" w:rsidR="0024038C" w:rsidRPr="00F76DB1" w:rsidRDefault="0024038C" w:rsidP="0032319D">
            <w:pPr>
              <w:spacing w:line="300" w:lineRule="atLeast"/>
              <w:jc w:val="center"/>
              <w:rPr>
                <w:rFonts w:ascii="Times New Roman" w:hAnsi="Times New Roman"/>
                <w:sz w:val="20"/>
              </w:rPr>
            </w:pPr>
          </w:p>
        </w:tc>
        <w:tc>
          <w:tcPr>
            <w:tcW w:w="1189" w:type="dxa"/>
            <w:tcBorders>
              <w:top w:val="single" w:sz="4" w:space="0" w:color="auto"/>
              <w:left w:val="single" w:sz="4" w:space="0" w:color="auto"/>
              <w:bottom w:val="single" w:sz="4" w:space="0" w:color="auto"/>
              <w:right w:val="single" w:sz="4" w:space="0" w:color="auto"/>
            </w:tcBorders>
            <w:noWrap/>
            <w:vAlign w:val="bottom"/>
          </w:tcPr>
          <w:p w14:paraId="19A31DA9" w14:textId="77777777" w:rsidR="0024038C" w:rsidRPr="00F76DB1" w:rsidRDefault="0024038C" w:rsidP="0032319D">
            <w:pPr>
              <w:spacing w:line="300" w:lineRule="atLeast"/>
              <w:jc w:val="center"/>
              <w:rPr>
                <w:rFonts w:ascii="Times New Roman" w:hAnsi="Times New Roman"/>
                <w:sz w:val="20"/>
              </w:rPr>
            </w:pPr>
            <w:r>
              <w:rPr>
                <w:rFonts w:ascii="Times New Roman" w:hAnsi="Times New Roman"/>
                <w:sz w:val="20"/>
              </w:rPr>
              <w:t>3.525</w:t>
            </w:r>
          </w:p>
        </w:tc>
      </w:tr>
      <w:tr w:rsidR="0024038C" w14:paraId="19A31DB1"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AB" w14:textId="77777777" w:rsidR="0024038C" w:rsidRPr="0024038C" w:rsidRDefault="0024038C" w:rsidP="00CD5FA6">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968</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AC" w14:textId="77777777" w:rsidR="0024038C" w:rsidRDefault="0024038C" w:rsidP="0032319D">
            <w:pPr>
              <w:spacing w:line="300" w:lineRule="atLeast"/>
              <w:jc w:val="center"/>
              <w:rPr>
                <w:rFonts w:ascii="Times New Roman" w:hAnsi="Times New Roman"/>
                <w:sz w:val="20"/>
              </w:rPr>
            </w:pPr>
          </w:p>
        </w:tc>
        <w:tc>
          <w:tcPr>
            <w:tcW w:w="1274" w:type="dxa"/>
            <w:tcBorders>
              <w:top w:val="single" w:sz="4" w:space="0" w:color="auto"/>
              <w:left w:val="single" w:sz="4" w:space="0" w:color="auto"/>
              <w:bottom w:val="single" w:sz="4" w:space="0" w:color="auto"/>
              <w:right w:val="single" w:sz="4" w:space="0" w:color="auto"/>
            </w:tcBorders>
            <w:noWrap/>
            <w:vAlign w:val="bottom"/>
          </w:tcPr>
          <w:p w14:paraId="19A31DAD" w14:textId="77777777" w:rsidR="0024038C" w:rsidRPr="00F76DB1" w:rsidRDefault="0024038C" w:rsidP="0032319D">
            <w:pPr>
              <w:spacing w:line="300" w:lineRule="atLeast"/>
              <w:jc w:val="center"/>
              <w:rPr>
                <w:rFonts w:ascii="Times New Roman" w:hAnsi="Times New Roman"/>
                <w:sz w:val="20"/>
              </w:rPr>
            </w:pPr>
          </w:p>
        </w:tc>
        <w:tc>
          <w:tcPr>
            <w:tcW w:w="1503" w:type="dxa"/>
            <w:tcBorders>
              <w:top w:val="single" w:sz="4" w:space="0" w:color="auto"/>
              <w:left w:val="single" w:sz="4" w:space="0" w:color="auto"/>
              <w:bottom w:val="single" w:sz="4" w:space="0" w:color="auto"/>
              <w:right w:val="single" w:sz="4" w:space="0" w:color="auto"/>
            </w:tcBorders>
            <w:noWrap/>
            <w:vAlign w:val="bottom"/>
          </w:tcPr>
          <w:p w14:paraId="19A31DAE" w14:textId="77777777" w:rsidR="0024038C" w:rsidRPr="00F76DB1" w:rsidRDefault="0024038C" w:rsidP="0032319D">
            <w:pPr>
              <w:spacing w:line="300" w:lineRule="atLeast"/>
              <w:jc w:val="center"/>
              <w:rPr>
                <w:rFonts w:ascii="Times New Roman" w:hAnsi="Times New Roman"/>
                <w:sz w:val="20"/>
              </w:rPr>
            </w:pPr>
            <w:r>
              <w:rPr>
                <w:rFonts w:ascii="Times New Roman" w:hAnsi="Times New Roman"/>
                <w:sz w:val="20"/>
              </w:rPr>
              <w:t>7.983</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AF" w14:textId="77777777" w:rsidR="0024038C" w:rsidRPr="00F76DB1" w:rsidRDefault="0024038C" w:rsidP="0032319D">
            <w:pPr>
              <w:spacing w:line="300" w:lineRule="atLeast"/>
              <w:jc w:val="center"/>
              <w:rPr>
                <w:rFonts w:ascii="Times New Roman" w:hAnsi="Times New Roman"/>
                <w:sz w:val="20"/>
              </w:rPr>
            </w:pPr>
          </w:p>
        </w:tc>
        <w:tc>
          <w:tcPr>
            <w:tcW w:w="1189" w:type="dxa"/>
            <w:tcBorders>
              <w:top w:val="single" w:sz="4" w:space="0" w:color="auto"/>
              <w:left w:val="single" w:sz="4" w:space="0" w:color="auto"/>
              <w:bottom w:val="single" w:sz="4" w:space="0" w:color="auto"/>
              <w:right w:val="single" w:sz="4" w:space="0" w:color="auto"/>
            </w:tcBorders>
            <w:noWrap/>
            <w:vAlign w:val="bottom"/>
          </w:tcPr>
          <w:p w14:paraId="19A31DB0" w14:textId="77777777" w:rsidR="0024038C" w:rsidRDefault="0024038C" w:rsidP="0032319D">
            <w:pPr>
              <w:spacing w:line="300" w:lineRule="atLeast"/>
              <w:jc w:val="center"/>
              <w:rPr>
                <w:rFonts w:ascii="Times New Roman" w:hAnsi="Times New Roman"/>
                <w:sz w:val="20"/>
              </w:rPr>
            </w:pPr>
          </w:p>
        </w:tc>
      </w:tr>
      <w:tr w:rsidR="0024038C" w14:paraId="19A31DB8"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B2" w14:textId="77777777" w:rsidR="00F76DB1" w:rsidRPr="0024038C" w:rsidRDefault="00F76DB1" w:rsidP="00CD5FA6">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1144</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B3" w14:textId="77777777" w:rsidR="00F76DB1" w:rsidRPr="0032319D" w:rsidRDefault="0024038C" w:rsidP="0032319D">
            <w:pPr>
              <w:spacing w:line="300" w:lineRule="atLeast"/>
              <w:jc w:val="center"/>
              <w:rPr>
                <w:rFonts w:ascii="Times New Roman" w:hAnsi="Times New Roman"/>
                <w:sz w:val="20"/>
              </w:rPr>
            </w:pPr>
            <w:r>
              <w:rPr>
                <w:rFonts w:ascii="Times New Roman" w:hAnsi="Times New Roman"/>
                <w:sz w:val="20"/>
              </w:rPr>
              <w:t>161.067</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DB4" w14:textId="77777777" w:rsidR="00F76DB1" w:rsidRPr="0032319D" w:rsidRDefault="00F76DB1" w:rsidP="0032319D">
            <w:pPr>
              <w:spacing w:line="300" w:lineRule="atLeast"/>
              <w:jc w:val="center"/>
              <w:rPr>
                <w:rFonts w:ascii="Times New Roman" w:hAnsi="Times New Roman"/>
                <w:sz w:val="20"/>
              </w:rPr>
            </w:pPr>
            <w:r w:rsidRPr="00F76DB1">
              <w:rPr>
                <w:rFonts w:ascii="Times New Roman" w:hAnsi="Times New Roman"/>
                <w:sz w:val="20"/>
              </w:rPr>
              <w:t> </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DB5" w14:textId="77777777" w:rsidR="00F76DB1" w:rsidRPr="0032319D" w:rsidRDefault="00F76DB1" w:rsidP="0032319D">
            <w:pPr>
              <w:spacing w:line="300" w:lineRule="atLeast"/>
              <w:jc w:val="center"/>
              <w:rPr>
                <w:rFonts w:ascii="Times New Roman" w:hAnsi="Times New Roman"/>
                <w:sz w:val="20"/>
              </w:rPr>
            </w:pPr>
            <w:r w:rsidRPr="00F76DB1">
              <w:rPr>
                <w:rFonts w:ascii="Times New Roman" w:hAnsi="Times New Roman"/>
                <w:sz w:val="20"/>
              </w:rPr>
              <w:t> </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B6" w14:textId="77777777" w:rsidR="00F76DB1" w:rsidRPr="0032319D" w:rsidRDefault="0024038C" w:rsidP="0032319D">
            <w:pPr>
              <w:spacing w:line="300" w:lineRule="atLeast"/>
              <w:jc w:val="center"/>
              <w:rPr>
                <w:rFonts w:ascii="Times New Roman" w:hAnsi="Times New Roman"/>
                <w:sz w:val="20"/>
              </w:rPr>
            </w:pPr>
            <w:r>
              <w:rPr>
                <w:rFonts w:ascii="Times New Roman" w:hAnsi="Times New Roman"/>
                <w:sz w:val="20"/>
              </w:rPr>
              <w:t>3.144</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B7" w14:textId="77777777" w:rsidR="00F76DB1" w:rsidRPr="0032319D" w:rsidRDefault="0024038C" w:rsidP="0032319D">
            <w:pPr>
              <w:spacing w:line="300" w:lineRule="atLeast"/>
              <w:jc w:val="center"/>
              <w:rPr>
                <w:rFonts w:ascii="Times New Roman" w:hAnsi="Times New Roman"/>
                <w:sz w:val="20"/>
              </w:rPr>
            </w:pPr>
            <w:r>
              <w:rPr>
                <w:rFonts w:ascii="Times New Roman" w:hAnsi="Times New Roman"/>
                <w:sz w:val="20"/>
              </w:rPr>
              <w:t>3.971</w:t>
            </w:r>
          </w:p>
        </w:tc>
      </w:tr>
      <w:tr w:rsidR="008C3B08" w14:paraId="19A31DBF"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B9" w14:textId="77777777" w:rsidR="008C3B08" w:rsidRPr="0024038C" w:rsidRDefault="008C3B08" w:rsidP="00CD5FA6">
            <w:pPr>
              <w:spacing w:line="240" w:lineRule="auto"/>
              <w:jc w:val="both"/>
              <w:rPr>
                <w:rFonts w:ascii="Times New Roman" w:hAnsi="Times New Roman"/>
                <w:color w:val="000000"/>
                <w:sz w:val="18"/>
                <w:szCs w:val="18"/>
              </w:rPr>
            </w:pPr>
            <w:r>
              <w:rPr>
                <w:rFonts w:ascii="Times New Roman" w:hAnsi="Times New Roman"/>
                <w:color w:val="000000"/>
                <w:sz w:val="18"/>
                <w:szCs w:val="18"/>
              </w:rPr>
              <w:t>Bank 1568</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BA" w14:textId="77777777" w:rsidR="008C3B08" w:rsidRPr="00F76DB1" w:rsidRDefault="008C3B08" w:rsidP="0032319D">
            <w:pPr>
              <w:spacing w:line="300" w:lineRule="atLeast"/>
              <w:jc w:val="center"/>
              <w:rPr>
                <w:rFonts w:ascii="Times New Roman" w:hAnsi="Times New Roman"/>
                <w:sz w:val="20"/>
              </w:rPr>
            </w:pPr>
          </w:p>
        </w:tc>
        <w:tc>
          <w:tcPr>
            <w:tcW w:w="1274" w:type="dxa"/>
            <w:tcBorders>
              <w:top w:val="single" w:sz="4" w:space="0" w:color="auto"/>
              <w:left w:val="single" w:sz="4" w:space="0" w:color="auto"/>
              <w:bottom w:val="single" w:sz="4" w:space="0" w:color="auto"/>
              <w:right w:val="single" w:sz="4" w:space="0" w:color="auto"/>
            </w:tcBorders>
            <w:noWrap/>
            <w:vAlign w:val="bottom"/>
          </w:tcPr>
          <w:p w14:paraId="19A31DBB" w14:textId="77777777" w:rsidR="008C3B08" w:rsidRPr="00F76DB1" w:rsidRDefault="008C3B08" w:rsidP="0032319D">
            <w:pPr>
              <w:spacing w:line="300" w:lineRule="atLeast"/>
              <w:jc w:val="center"/>
              <w:rPr>
                <w:rFonts w:ascii="Times New Roman" w:hAnsi="Times New Roman"/>
                <w:sz w:val="20"/>
              </w:rPr>
            </w:pPr>
          </w:p>
        </w:tc>
        <w:tc>
          <w:tcPr>
            <w:tcW w:w="1503" w:type="dxa"/>
            <w:tcBorders>
              <w:top w:val="single" w:sz="4" w:space="0" w:color="auto"/>
              <w:left w:val="single" w:sz="4" w:space="0" w:color="auto"/>
              <w:bottom w:val="single" w:sz="4" w:space="0" w:color="auto"/>
              <w:right w:val="single" w:sz="4" w:space="0" w:color="auto"/>
            </w:tcBorders>
            <w:noWrap/>
            <w:vAlign w:val="bottom"/>
          </w:tcPr>
          <w:p w14:paraId="19A31DBC" w14:textId="77777777" w:rsidR="008C3B08" w:rsidRDefault="008C3B08" w:rsidP="0032319D">
            <w:pPr>
              <w:spacing w:line="300" w:lineRule="atLeast"/>
              <w:jc w:val="center"/>
              <w:rPr>
                <w:rFonts w:ascii="Times New Roman" w:hAnsi="Times New Roman"/>
                <w:sz w:val="20"/>
              </w:rPr>
            </w:pPr>
            <w:r>
              <w:rPr>
                <w:rFonts w:ascii="Times New Roman" w:hAnsi="Times New Roman"/>
                <w:sz w:val="20"/>
              </w:rPr>
              <w:t>18.113</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BD" w14:textId="77777777" w:rsidR="008C3B08" w:rsidRPr="00F76DB1" w:rsidRDefault="008C3B08" w:rsidP="0032319D">
            <w:pPr>
              <w:spacing w:line="300" w:lineRule="atLeast"/>
              <w:jc w:val="center"/>
              <w:rPr>
                <w:rFonts w:ascii="Times New Roman" w:hAnsi="Times New Roman"/>
                <w:sz w:val="20"/>
              </w:rPr>
            </w:pPr>
          </w:p>
        </w:tc>
        <w:tc>
          <w:tcPr>
            <w:tcW w:w="1189" w:type="dxa"/>
            <w:tcBorders>
              <w:top w:val="single" w:sz="4" w:space="0" w:color="auto"/>
              <w:left w:val="single" w:sz="4" w:space="0" w:color="auto"/>
              <w:bottom w:val="single" w:sz="4" w:space="0" w:color="auto"/>
              <w:right w:val="single" w:sz="4" w:space="0" w:color="auto"/>
            </w:tcBorders>
            <w:noWrap/>
            <w:vAlign w:val="bottom"/>
          </w:tcPr>
          <w:p w14:paraId="19A31DBE" w14:textId="77777777" w:rsidR="008C3B08" w:rsidRPr="00F76DB1" w:rsidRDefault="008C3B08" w:rsidP="0032319D">
            <w:pPr>
              <w:spacing w:line="300" w:lineRule="atLeast"/>
              <w:jc w:val="center"/>
              <w:rPr>
                <w:rFonts w:ascii="Times New Roman" w:hAnsi="Times New Roman"/>
                <w:sz w:val="20"/>
              </w:rPr>
            </w:pPr>
          </w:p>
        </w:tc>
      </w:tr>
      <w:tr w:rsidR="008C3B08" w14:paraId="19A31DC6"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C0" w14:textId="77777777" w:rsidR="008C3B08" w:rsidRPr="0024038C" w:rsidRDefault="008C3B08" w:rsidP="00CD5FA6">
            <w:pPr>
              <w:spacing w:line="240" w:lineRule="auto"/>
              <w:jc w:val="both"/>
              <w:rPr>
                <w:rFonts w:ascii="Times New Roman" w:hAnsi="Times New Roman"/>
                <w:color w:val="000000"/>
                <w:sz w:val="18"/>
                <w:szCs w:val="18"/>
              </w:rPr>
            </w:pPr>
            <w:r>
              <w:rPr>
                <w:rFonts w:ascii="Times New Roman" w:hAnsi="Times New Roman"/>
                <w:color w:val="000000"/>
                <w:sz w:val="18"/>
                <w:szCs w:val="18"/>
              </w:rPr>
              <w:t>Bank 1572</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C1" w14:textId="77777777" w:rsidR="008C3B08" w:rsidRPr="00F76DB1" w:rsidRDefault="008C3B08" w:rsidP="0032319D">
            <w:pPr>
              <w:spacing w:line="300" w:lineRule="atLeast"/>
              <w:jc w:val="center"/>
              <w:rPr>
                <w:rFonts w:ascii="Times New Roman" w:hAnsi="Times New Roman"/>
                <w:sz w:val="20"/>
              </w:rPr>
            </w:pPr>
          </w:p>
        </w:tc>
        <w:tc>
          <w:tcPr>
            <w:tcW w:w="1274" w:type="dxa"/>
            <w:tcBorders>
              <w:top w:val="single" w:sz="4" w:space="0" w:color="auto"/>
              <w:left w:val="single" w:sz="4" w:space="0" w:color="auto"/>
              <w:bottom w:val="single" w:sz="4" w:space="0" w:color="auto"/>
              <w:right w:val="single" w:sz="4" w:space="0" w:color="auto"/>
            </w:tcBorders>
            <w:noWrap/>
            <w:vAlign w:val="bottom"/>
          </w:tcPr>
          <w:p w14:paraId="19A31DC2" w14:textId="77777777" w:rsidR="008C3B08" w:rsidRPr="00F76DB1" w:rsidRDefault="008C3B08" w:rsidP="0032319D">
            <w:pPr>
              <w:spacing w:line="300" w:lineRule="atLeast"/>
              <w:jc w:val="center"/>
              <w:rPr>
                <w:rFonts w:ascii="Times New Roman" w:hAnsi="Times New Roman"/>
                <w:sz w:val="20"/>
              </w:rPr>
            </w:pPr>
          </w:p>
        </w:tc>
        <w:tc>
          <w:tcPr>
            <w:tcW w:w="1503" w:type="dxa"/>
            <w:tcBorders>
              <w:top w:val="single" w:sz="4" w:space="0" w:color="auto"/>
              <w:left w:val="single" w:sz="4" w:space="0" w:color="auto"/>
              <w:bottom w:val="single" w:sz="4" w:space="0" w:color="auto"/>
              <w:right w:val="single" w:sz="4" w:space="0" w:color="auto"/>
            </w:tcBorders>
            <w:noWrap/>
            <w:vAlign w:val="bottom"/>
          </w:tcPr>
          <w:p w14:paraId="19A31DC3" w14:textId="77777777" w:rsidR="008C3B08" w:rsidRDefault="008C3B08" w:rsidP="0032319D">
            <w:pPr>
              <w:spacing w:line="300" w:lineRule="atLeast"/>
              <w:jc w:val="center"/>
              <w:rPr>
                <w:rFonts w:ascii="Times New Roman" w:hAnsi="Times New Roman"/>
                <w:sz w:val="20"/>
              </w:rPr>
            </w:pPr>
            <w:r>
              <w:rPr>
                <w:rFonts w:ascii="Times New Roman" w:hAnsi="Times New Roman"/>
                <w:sz w:val="20"/>
              </w:rPr>
              <w:t>5.049</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C4" w14:textId="77777777" w:rsidR="008C3B08" w:rsidRPr="00F76DB1" w:rsidRDefault="008C3B08" w:rsidP="0032319D">
            <w:pPr>
              <w:spacing w:line="300" w:lineRule="atLeast"/>
              <w:jc w:val="center"/>
              <w:rPr>
                <w:rFonts w:ascii="Times New Roman" w:hAnsi="Times New Roman"/>
                <w:sz w:val="20"/>
              </w:rPr>
            </w:pPr>
          </w:p>
        </w:tc>
        <w:tc>
          <w:tcPr>
            <w:tcW w:w="1189" w:type="dxa"/>
            <w:tcBorders>
              <w:top w:val="single" w:sz="4" w:space="0" w:color="auto"/>
              <w:left w:val="single" w:sz="4" w:space="0" w:color="auto"/>
              <w:bottom w:val="single" w:sz="4" w:space="0" w:color="auto"/>
              <w:right w:val="single" w:sz="4" w:space="0" w:color="auto"/>
            </w:tcBorders>
            <w:noWrap/>
            <w:vAlign w:val="bottom"/>
          </w:tcPr>
          <w:p w14:paraId="19A31DC5" w14:textId="77777777" w:rsidR="008C3B08" w:rsidRPr="00F76DB1" w:rsidRDefault="008C3B08" w:rsidP="0032319D">
            <w:pPr>
              <w:spacing w:line="300" w:lineRule="atLeast"/>
              <w:jc w:val="center"/>
              <w:rPr>
                <w:rFonts w:ascii="Times New Roman" w:hAnsi="Times New Roman"/>
                <w:sz w:val="20"/>
              </w:rPr>
            </w:pPr>
          </w:p>
        </w:tc>
      </w:tr>
      <w:tr w:rsidR="0024038C" w14:paraId="19A31DCD"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C7" w14:textId="77777777" w:rsidR="00F76DB1" w:rsidRPr="0024038C" w:rsidRDefault="00F76DB1" w:rsidP="00CD5FA6">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15</w:t>
            </w:r>
            <w:r w:rsidR="0024038C" w:rsidRPr="0024038C">
              <w:rPr>
                <w:rFonts w:ascii="Times New Roman" w:hAnsi="Times New Roman"/>
                <w:color w:val="000000"/>
                <w:sz w:val="18"/>
                <w:szCs w:val="18"/>
              </w:rPr>
              <w:t>71</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C8" w14:textId="77777777" w:rsidR="00F76DB1" w:rsidRPr="0032319D" w:rsidRDefault="00F76DB1" w:rsidP="0032319D">
            <w:pPr>
              <w:spacing w:line="300" w:lineRule="atLeast"/>
              <w:jc w:val="center"/>
              <w:rPr>
                <w:rFonts w:ascii="Times New Roman" w:hAnsi="Times New Roman"/>
                <w:sz w:val="20"/>
              </w:rPr>
            </w:pPr>
            <w:r w:rsidRPr="00F76DB1">
              <w:rPr>
                <w:rFonts w:ascii="Times New Roman" w:hAnsi="Times New Roman"/>
                <w:sz w:val="20"/>
              </w:rPr>
              <w:t> </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DC9" w14:textId="77777777" w:rsidR="00F76DB1" w:rsidRPr="0032319D" w:rsidRDefault="00F76DB1" w:rsidP="0032319D">
            <w:pPr>
              <w:spacing w:line="300" w:lineRule="atLeast"/>
              <w:jc w:val="center"/>
              <w:rPr>
                <w:rFonts w:ascii="Times New Roman" w:hAnsi="Times New Roman"/>
                <w:sz w:val="20"/>
              </w:rPr>
            </w:pPr>
            <w:r w:rsidRPr="00F76DB1">
              <w:rPr>
                <w:rFonts w:ascii="Times New Roman" w:hAnsi="Times New Roman"/>
                <w:sz w:val="20"/>
              </w:rPr>
              <w:t> </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DCA" w14:textId="77777777" w:rsidR="00F76DB1" w:rsidRPr="0032319D" w:rsidRDefault="0024038C" w:rsidP="0032319D">
            <w:pPr>
              <w:spacing w:line="300" w:lineRule="atLeast"/>
              <w:jc w:val="center"/>
              <w:rPr>
                <w:rFonts w:ascii="Times New Roman" w:hAnsi="Times New Roman"/>
                <w:sz w:val="20"/>
              </w:rPr>
            </w:pPr>
            <w:r>
              <w:rPr>
                <w:rFonts w:ascii="Times New Roman" w:hAnsi="Times New Roman"/>
                <w:sz w:val="20"/>
              </w:rPr>
              <w:t>0.100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CB" w14:textId="77777777" w:rsidR="00F76DB1" w:rsidRPr="0032319D" w:rsidRDefault="00F76DB1" w:rsidP="0032319D">
            <w:pPr>
              <w:spacing w:line="300" w:lineRule="atLeast"/>
              <w:jc w:val="center"/>
              <w:rPr>
                <w:rFonts w:ascii="Times New Roman" w:hAnsi="Times New Roman"/>
                <w:sz w:val="20"/>
              </w:rPr>
            </w:pPr>
            <w:r w:rsidRPr="00F76DB1">
              <w:rPr>
                <w:rFonts w:ascii="Times New Roman" w:hAnsi="Times New Roman"/>
                <w:sz w:val="20"/>
              </w:rPr>
              <w:t> </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CC" w14:textId="77777777" w:rsidR="00F76DB1" w:rsidRPr="0032319D" w:rsidRDefault="00F76DB1" w:rsidP="0032319D">
            <w:pPr>
              <w:spacing w:line="300" w:lineRule="atLeast"/>
              <w:jc w:val="center"/>
              <w:rPr>
                <w:rFonts w:ascii="Times New Roman" w:hAnsi="Times New Roman"/>
                <w:sz w:val="20"/>
              </w:rPr>
            </w:pPr>
            <w:r w:rsidRPr="00F76DB1">
              <w:rPr>
                <w:rFonts w:ascii="Times New Roman" w:hAnsi="Times New Roman"/>
                <w:sz w:val="20"/>
              </w:rPr>
              <w:t> </w:t>
            </w:r>
          </w:p>
        </w:tc>
      </w:tr>
      <w:tr w:rsidR="0024038C" w14:paraId="19A31DD4"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CE" w14:textId="77777777" w:rsidR="0024038C" w:rsidRPr="0024038C" w:rsidRDefault="0024038C" w:rsidP="00CD5FA6">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1570</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CF" w14:textId="77777777" w:rsidR="0024038C" w:rsidRPr="00F76DB1" w:rsidRDefault="0024038C" w:rsidP="0032319D">
            <w:pPr>
              <w:spacing w:line="300" w:lineRule="atLeast"/>
              <w:jc w:val="center"/>
              <w:rPr>
                <w:rFonts w:ascii="Times New Roman" w:hAnsi="Times New Roman"/>
                <w:sz w:val="20"/>
              </w:rPr>
            </w:pPr>
          </w:p>
        </w:tc>
        <w:tc>
          <w:tcPr>
            <w:tcW w:w="1274" w:type="dxa"/>
            <w:tcBorders>
              <w:top w:val="single" w:sz="4" w:space="0" w:color="auto"/>
              <w:left w:val="single" w:sz="4" w:space="0" w:color="auto"/>
              <w:bottom w:val="single" w:sz="4" w:space="0" w:color="auto"/>
              <w:right w:val="single" w:sz="4" w:space="0" w:color="auto"/>
            </w:tcBorders>
            <w:noWrap/>
            <w:vAlign w:val="bottom"/>
          </w:tcPr>
          <w:p w14:paraId="19A31DD0" w14:textId="77777777" w:rsidR="0024038C" w:rsidRPr="00F76DB1" w:rsidRDefault="0024038C" w:rsidP="0032319D">
            <w:pPr>
              <w:spacing w:line="300" w:lineRule="atLeast"/>
              <w:jc w:val="center"/>
              <w:rPr>
                <w:rFonts w:ascii="Times New Roman" w:hAnsi="Times New Roman"/>
                <w:sz w:val="20"/>
              </w:rPr>
            </w:pPr>
          </w:p>
        </w:tc>
        <w:tc>
          <w:tcPr>
            <w:tcW w:w="1503" w:type="dxa"/>
            <w:tcBorders>
              <w:top w:val="single" w:sz="4" w:space="0" w:color="auto"/>
              <w:left w:val="single" w:sz="4" w:space="0" w:color="auto"/>
              <w:bottom w:val="single" w:sz="4" w:space="0" w:color="auto"/>
              <w:right w:val="single" w:sz="4" w:space="0" w:color="auto"/>
            </w:tcBorders>
            <w:noWrap/>
            <w:vAlign w:val="bottom"/>
          </w:tcPr>
          <w:p w14:paraId="19A31DD1" w14:textId="77777777" w:rsidR="0024038C" w:rsidRDefault="0024038C" w:rsidP="0032319D">
            <w:pPr>
              <w:spacing w:line="300" w:lineRule="atLeast"/>
              <w:jc w:val="center"/>
              <w:rPr>
                <w:rFonts w:ascii="Times New Roman" w:hAnsi="Times New Roman"/>
                <w:sz w:val="20"/>
              </w:rPr>
            </w:pPr>
            <w:r>
              <w:rPr>
                <w:rFonts w:ascii="Times New Roman" w:hAnsi="Times New Roman"/>
                <w:sz w:val="20"/>
              </w:rPr>
              <w:t>1.175</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D2" w14:textId="77777777" w:rsidR="0024038C" w:rsidRPr="00F76DB1" w:rsidRDefault="0024038C" w:rsidP="0032319D">
            <w:pPr>
              <w:spacing w:line="300" w:lineRule="atLeast"/>
              <w:jc w:val="center"/>
              <w:rPr>
                <w:rFonts w:ascii="Times New Roman" w:hAnsi="Times New Roman"/>
                <w:sz w:val="20"/>
              </w:rPr>
            </w:pPr>
          </w:p>
        </w:tc>
        <w:tc>
          <w:tcPr>
            <w:tcW w:w="1189" w:type="dxa"/>
            <w:tcBorders>
              <w:top w:val="single" w:sz="4" w:space="0" w:color="auto"/>
              <w:left w:val="single" w:sz="4" w:space="0" w:color="auto"/>
              <w:bottom w:val="single" w:sz="4" w:space="0" w:color="auto"/>
              <w:right w:val="single" w:sz="4" w:space="0" w:color="auto"/>
            </w:tcBorders>
            <w:noWrap/>
            <w:vAlign w:val="bottom"/>
          </w:tcPr>
          <w:p w14:paraId="19A31DD3" w14:textId="77777777" w:rsidR="0024038C" w:rsidRPr="00F76DB1" w:rsidRDefault="0024038C" w:rsidP="0032319D">
            <w:pPr>
              <w:spacing w:line="300" w:lineRule="atLeast"/>
              <w:jc w:val="center"/>
              <w:rPr>
                <w:rFonts w:ascii="Times New Roman" w:hAnsi="Times New Roman"/>
                <w:sz w:val="20"/>
              </w:rPr>
            </w:pPr>
          </w:p>
        </w:tc>
      </w:tr>
      <w:tr w:rsidR="0024038C" w14:paraId="19A31DDB" w14:textId="77777777" w:rsidTr="00F76DB1">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D5" w14:textId="77777777" w:rsidR="0024038C" w:rsidRPr="0024038C" w:rsidRDefault="0024038C" w:rsidP="00CD5FA6">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1569</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D6" w14:textId="77777777" w:rsidR="0024038C" w:rsidRPr="00F76DB1" w:rsidRDefault="0024038C" w:rsidP="0032319D">
            <w:pPr>
              <w:spacing w:line="300" w:lineRule="atLeast"/>
              <w:jc w:val="center"/>
              <w:rPr>
                <w:rFonts w:ascii="Times New Roman" w:hAnsi="Times New Roman"/>
                <w:sz w:val="20"/>
              </w:rPr>
            </w:pPr>
          </w:p>
        </w:tc>
        <w:tc>
          <w:tcPr>
            <w:tcW w:w="1274" w:type="dxa"/>
            <w:tcBorders>
              <w:top w:val="single" w:sz="4" w:space="0" w:color="auto"/>
              <w:left w:val="single" w:sz="4" w:space="0" w:color="auto"/>
              <w:bottom w:val="single" w:sz="4" w:space="0" w:color="auto"/>
              <w:right w:val="single" w:sz="4" w:space="0" w:color="auto"/>
            </w:tcBorders>
            <w:noWrap/>
            <w:vAlign w:val="bottom"/>
          </w:tcPr>
          <w:p w14:paraId="19A31DD7" w14:textId="77777777" w:rsidR="0024038C" w:rsidRPr="00F76DB1" w:rsidRDefault="0024038C" w:rsidP="0032319D">
            <w:pPr>
              <w:spacing w:line="300" w:lineRule="atLeast"/>
              <w:jc w:val="center"/>
              <w:rPr>
                <w:rFonts w:ascii="Times New Roman" w:hAnsi="Times New Roman"/>
                <w:sz w:val="20"/>
              </w:rPr>
            </w:pPr>
          </w:p>
        </w:tc>
        <w:tc>
          <w:tcPr>
            <w:tcW w:w="1503" w:type="dxa"/>
            <w:tcBorders>
              <w:top w:val="single" w:sz="4" w:space="0" w:color="auto"/>
              <w:left w:val="single" w:sz="4" w:space="0" w:color="auto"/>
              <w:bottom w:val="single" w:sz="4" w:space="0" w:color="auto"/>
              <w:right w:val="single" w:sz="4" w:space="0" w:color="auto"/>
            </w:tcBorders>
            <w:noWrap/>
            <w:vAlign w:val="bottom"/>
          </w:tcPr>
          <w:p w14:paraId="19A31DD8" w14:textId="77777777" w:rsidR="0024038C" w:rsidRDefault="008C3B08" w:rsidP="0032319D">
            <w:pPr>
              <w:spacing w:line="300" w:lineRule="atLeast"/>
              <w:jc w:val="center"/>
              <w:rPr>
                <w:rFonts w:ascii="Times New Roman" w:hAnsi="Times New Roman"/>
                <w:sz w:val="20"/>
              </w:rPr>
            </w:pPr>
            <w:r>
              <w:rPr>
                <w:rFonts w:ascii="Times New Roman" w:hAnsi="Times New Roman"/>
                <w:sz w:val="20"/>
              </w:rPr>
              <w:t>1.249</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D9" w14:textId="77777777" w:rsidR="0024038C" w:rsidRPr="00F76DB1" w:rsidRDefault="0024038C" w:rsidP="0032319D">
            <w:pPr>
              <w:spacing w:line="300" w:lineRule="atLeast"/>
              <w:jc w:val="center"/>
              <w:rPr>
                <w:rFonts w:ascii="Times New Roman" w:hAnsi="Times New Roman"/>
                <w:sz w:val="20"/>
              </w:rPr>
            </w:pPr>
          </w:p>
        </w:tc>
        <w:tc>
          <w:tcPr>
            <w:tcW w:w="1189" w:type="dxa"/>
            <w:tcBorders>
              <w:top w:val="single" w:sz="4" w:space="0" w:color="auto"/>
              <w:left w:val="single" w:sz="4" w:space="0" w:color="auto"/>
              <w:bottom w:val="single" w:sz="4" w:space="0" w:color="auto"/>
              <w:right w:val="single" w:sz="4" w:space="0" w:color="auto"/>
            </w:tcBorders>
            <w:noWrap/>
            <w:vAlign w:val="bottom"/>
          </w:tcPr>
          <w:p w14:paraId="19A31DDA" w14:textId="77777777" w:rsidR="0024038C" w:rsidRPr="00F76DB1" w:rsidRDefault="0024038C" w:rsidP="0032319D">
            <w:pPr>
              <w:spacing w:line="300" w:lineRule="atLeast"/>
              <w:jc w:val="center"/>
              <w:rPr>
                <w:rFonts w:ascii="Times New Roman" w:hAnsi="Times New Roman"/>
                <w:sz w:val="20"/>
              </w:rPr>
            </w:pPr>
          </w:p>
        </w:tc>
      </w:tr>
    </w:tbl>
    <w:p w14:paraId="19A31DDC" w14:textId="77777777" w:rsidR="00CD5FA6" w:rsidRDefault="00CD5FA6">
      <w:pPr>
        <w:rPr>
          <w:rFonts w:ascii="Times New Roman" w:hAnsi="Times New Roman"/>
          <w:iCs/>
          <w:sz w:val="20"/>
        </w:rPr>
      </w:pPr>
    </w:p>
    <w:p w14:paraId="19A31DDD" w14:textId="77777777" w:rsidR="008C3B08" w:rsidRDefault="008C3B08">
      <w:pPr>
        <w:rPr>
          <w:rFonts w:ascii="Times New Roman" w:hAnsi="Times New Roman"/>
          <w:iCs/>
          <w:sz w:val="20"/>
        </w:rPr>
      </w:pPr>
      <w:r>
        <w:rPr>
          <w:rFonts w:ascii="Times New Roman" w:hAnsi="Times New Roman"/>
          <w:iCs/>
          <w:sz w:val="20"/>
        </w:rPr>
        <w:t>After the required offsets are surrendered, the banking certificates will have the following credits remaining.</w:t>
      </w:r>
    </w:p>
    <w:p w14:paraId="19A31DDE" w14:textId="77777777" w:rsidR="008C3B08" w:rsidRDefault="008C3B08">
      <w:pPr>
        <w:rPr>
          <w:rFonts w:ascii="Times New Roman" w:hAnsi="Times New Roman"/>
          <w:iCs/>
          <w:sz w:val="20"/>
        </w:rPr>
      </w:pPr>
    </w:p>
    <w:tbl>
      <w:tblPr>
        <w:tblW w:w="8763" w:type="dxa"/>
        <w:tblInd w:w="93" w:type="dxa"/>
        <w:tblLook w:val="04A0" w:firstRow="1" w:lastRow="0" w:firstColumn="1" w:lastColumn="0" w:noHBand="0" w:noVBand="1"/>
      </w:tblPr>
      <w:tblGrid>
        <w:gridCol w:w="2084"/>
        <w:gridCol w:w="1524"/>
        <w:gridCol w:w="1274"/>
        <w:gridCol w:w="1503"/>
        <w:gridCol w:w="1189"/>
        <w:gridCol w:w="1189"/>
      </w:tblGrid>
      <w:tr w:rsidR="008C3B08" w14:paraId="19A31DE0" w14:textId="77777777" w:rsidTr="0076429A">
        <w:trPr>
          <w:cantSplit/>
          <w:trHeight w:val="300"/>
        </w:trPr>
        <w:tc>
          <w:tcPr>
            <w:tcW w:w="8763"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tcPr>
          <w:p w14:paraId="19A31DDF" w14:textId="77777777" w:rsidR="008C3B08" w:rsidRPr="007170AB" w:rsidRDefault="008C3B08" w:rsidP="008C3B08">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Remaining Credits, tons</w:t>
            </w:r>
          </w:p>
        </w:tc>
      </w:tr>
      <w:tr w:rsidR="008C3B08" w:rsidRPr="00CE57DE" w14:paraId="19A31DE7" w14:textId="77777777" w:rsidTr="0076429A">
        <w:trPr>
          <w:trHeight w:val="360"/>
          <w:tblHeader/>
        </w:trPr>
        <w:tc>
          <w:tcPr>
            <w:tcW w:w="2084"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19A31DE1" w14:textId="77777777" w:rsidR="008C3B08" w:rsidRPr="00CE57DE" w:rsidRDefault="008C3B08" w:rsidP="0076429A">
            <w:pPr>
              <w:spacing w:line="240" w:lineRule="auto"/>
              <w:rPr>
                <w:rFonts w:ascii="Times New Roman" w:hAnsi="Times New Roman"/>
                <w:b/>
                <w:bCs/>
                <w:color w:val="000000"/>
                <w:sz w:val="18"/>
                <w:szCs w:val="18"/>
              </w:rPr>
            </w:pPr>
            <w:r>
              <w:rPr>
                <w:rFonts w:ascii="Times New Roman" w:hAnsi="Times New Roman"/>
                <w:b/>
                <w:bCs/>
                <w:color w:val="000000"/>
                <w:sz w:val="18"/>
                <w:szCs w:val="18"/>
              </w:rPr>
              <w:t>Pollutant</w:t>
            </w:r>
          </w:p>
        </w:tc>
        <w:tc>
          <w:tcPr>
            <w:tcW w:w="1524"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E2" w14:textId="77777777" w:rsidR="008C3B08" w:rsidRPr="00CE57DE" w:rsidRDefault="008C3B08" w:rsidP="0076429A">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NO</w:t>
            </w:r>
            <w:r w:rsidRPr="00CE57DE">
              <w:rPr>
                <w:rFonts w:ascii="Times New Roman" w:hAnsi="Times New Roman"/>
                <w:b/>
                <w:bCs/>
                <w:color w:val="000000"/>
                <w:sz w:val="18"/>
                <w:szCs w:val="18"/>
                <w:vertAlign w:val="subscript"/>
              </w:rPr>
              <w:t>X</w:t>
            </w:r>
          </w:p>
        </w:tc>
        <w:tc>
          <w:tcPr>
            <w:tcW w:w="1274"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E3" w14:textId="77777777" w:rsidR="008C3B08" w:rsidRPr="00CE57DE" w:rsidRDefault="008C3B08" w:rsidP="0076429A">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CO</w:t>
            </w:r>
          </w:p>
        </w:tc>
        <w:tc>
          <w:tcPr>
            <w:tcW w:w="1503"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E4" w14:textId="77777777" w:rsidR="008C3B08" w:rsidRPr="00CE57DE" w:rsidRDefault="008C3B08" w:rsidP="0076429A">
            <w:pPr>
              <w:spacing w:line="240" w:lineRule="auto"/>
              <w:jc w:val="center"/>
              <w:rPr>
                <w:rFonts w:ascii="Times New Roman" w:hAnsi="Times New Roman"/>
                <w:b/>
                <w:bCs/>
                <w:color w:val="000000"/>
                <w:sz w:val="18"/>
                <w:szCs w:val="18"/>
              </w:rPr>
            </w:pPr>
            <w:r>
              <w:rPr>
                <w:rFonts w:ascii="Times New Roman" w:hAnsi="Times New Roman"/>
                <w:b/>
                <w:bCs/>
                <w:color w:val="000000"/>
                <w:sz w:val="18"/>
                <w:szCs w:val="18"/>
              </w:rPr>
              <w:t>POC</w:t>
            </w:r>
          </w:p>
        </w:tc>
        <w:tc>
          <w:tcPr>
            <w:tcW w:w="1189"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E5" w14:textId="77777777" w:rsidR="008C3B08" w:rsidRPr="00CE57DE" w:rsidRDefault="008C3B08" w:rsidP="0076429A">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PM</w:t>
            </w:r>
            <w:r w:rsidRPr="00CE57DE">
              <w:rPr>
                <w:rFonts w:ascii="Times New Roman" w:hAnsi="Times New Roman"/>
                <w:b/>
                <w:bCs/>
                <w:color w:val="000000"/>
                <w:sz w:val="18"/>
                <w:szCs w:val="18"/>
                <w:vertAlign w:val="subscript"/>
              </w:rPr>
              <w:t>10</w:t>
            </w:r>
          </w:p>
        </w:tc>
        <w:tc>
          <w:tcPr>
            <w:tcW w:w="1189"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9A31DE6" w14:textId="77777777" w:rsidR="008C3B08" w:rsidRPr="00CE57DE" w:rsidRDefault="008C3B08" w:rsidP="0076429A">
            <w:pPr>
              <w:spacing w:line="240" w:lineRule="auto"/>
              <w:jc w:val="center"/>
              <w:rPr>
                <w:rFonts w:ascii="Times New Roman" w:hAnsi="Times New Roman"/>
                <w:b/>
                <w:bCs/>
                <w:color w:val="000000"/>
                <w:sz w:val="18"/>
                <w:szCs w:val="18"/>
              </w:rPr>
            </w:pPr>
            <w:r w:rsidRPr="00CE57DE">
              <w:rPr>
                <w:rFonts w:ascii="Times New Roman" w:hAnsi="Times New Roman"/>
                <w:b/>
                <w:bCs/>
                <w:color w:val="000000"/>
                <w:sz w:val="18"/>
                <w:szCs w:val="18"/>
              </w:rPr>
              <w:t>SO</w:t>
            </w:r>
            <w:r w:rsidRPr="00CE57DE">
              <w:rPr>
                <w:rFonts w:ascii="Times New Roman" w:hAnsi="Times New Roman"/>
                <w:b/>
                <w:bCs/>
                <w:color w:val="000000"/>
                <w:sz w:val="18"/>
                <w:szCs w:val="18"/>
                <w:vertAlign w:val="subscript"/>
              </w:rPr>
              <w:t>2</w:t>
            </w:r>
          </w:p>
        </w:tc>
      </w:tr>
      <w:tr w:rsidR="000314C4" w14:paraId="19A31DEE" w14:textId="77777777" w:rsidTr="0076429A">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E8" w14:textId="77777777" w:rsidR="000314C4" w:rsidRPr="0024038C" w:rsidRDefault="000314C4" w:rsidP="0076429A">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915</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E9"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DEA"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2.938</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DEB"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EC"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ED"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r>
      <w:tr w:rsidR="000314C4" w14:paraId="19A31DF5" w14:textId="77777777" w:rsidTr="0076429A">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EF" w14:textId="77777777" w:rsidR="000314C4" w:rsidRPr="0024038C" w:rsidRDefault="000314C4" w:rsidP="0076429A">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968</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F0" w14:textId="77777777" w:rsidR="000314C4"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DF1"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DF2"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F3"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F4" w14:textId="77777777" w:rsidR="000314C4" w:rsidRDefault="000314C4" w:rsidP="0076429A">
            <w:pPr>
              <w:spacing w:line="300" w:lineRule="atLeast"/>
              <w:jc w:val="center"/>
              <w:rPr>
                <w:rFonts w:ascii="Times New Roman" w:hAnsi="Times New Roman"/>
                <w:sz w:val="20"/>
              </w:rPr>
            </w:pPr>
            <w:r>
              <w:rPr>
                <w:rFonts w:ascii="Times New Roman" w:hAnsi="Times New Roman"/>
                <w:sz w:val="20"/>
              </w:rPr>
              <w:t>0.000</w:t>
            </w:r>
          </w:p>
        </w:tc>
      </w:tr>
      <w:tr w:rsidR="000314C4" w14:paraId="19A31DFC" w14:textId="77777777" w:rsidTr="0076429A">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F6" w14:textId="77777777" w:rsidR="000314C4" w:rsidRPr="0024038C" w:rsidRDefault="000314C4" w:rsidP="0076429A">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1144</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F7"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75.788</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DF8"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19.912</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DF9"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FA"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8.454</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DFB"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2893.006</w:t>
            </w:r>
          </w:p>
        </w:tc>
      </w:tr>
      <w:tr w:rsidR="000314C4" w14:paraId="19A31E03" w14:textId="77777777" w:rsidTr="0076429A">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DFD" w14:textId="77777777" w:rsidR="000314C4" w:rsidRPr="0024038C" w:rsidRDefault="000314C4" w:rsidP="0076429A">
            <w:pPr>
              <w:spacing w:line="240" w:lineRule="auto"/>
              <w:jc w:val="both"/>
              <w:rPr>
                <w:rFonts w:ascii="Times New Roman" w:hAnsi="Times New Roman"/>
                <w:color w:val="000000"/>
                <w:sz w:val="18"/>
                <w:szCs w:val="18"/>
              </w:rPr>
            </w:pPr>
            <w:r>
              <w:rPr>
                <w:rFonts w:ascii="Times New Roman" w:hAnsi="Times New Roman"/>
                <w:color w:val="000000"/>
                <w:sz w:val="18"/>
                <w:szCs w:val="18"/>
              </w:rPr>
              <w:t>Bank 1568</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DFE"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DFF"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E00" w14:textId="77777777" w:rsidR="000314C4" w:rsidRDefault="000314C4" w:rsidP="0076429A">
            <w:pPr>
              <w:spacing w:line="300" w:lineRule="atLeast"/>
              <w:jc w:val="center"/>
              <w:rPr>
                <w:rFonts w:ascii="Times New Roman" w:hAnsi="Times New Roman"/>
                <w:sz w:val="20"/>
              </w:rPr>
            </w:pPr>
            <w:r>
              <w:rPr>
                <w:rFonts w:ascii="Times New Roman" w:hAnsi="Times New Roman"/>
                <w:sz w:val="20"/>
              </w:rPr>
              <w:t>0.434</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01"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02"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r>
      <w:tr w:rsidR="000314C4" w14:paraId="19A31E0A" w14:textId="77777777" w:rsidTr="0076429A">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E04" w14:textId="77777777" w:rsidR="000314C4" w:rsidRPr="0024038C" w:rsidRDefault="000314C4" w:rsidP="0076429A">
            <w:pPr>
              <w:spacing w:line="240" w:lineRule="auto"/>
              <w:jc w:val="both"/>
              <w:rPr>
                <w:rFonts w:ascii="Times New Roman" w:hAnsi="Times New Roman"/>
                <w:color w:val="000000"/>
                <w:sz w:val="18"/>
                <w:szCs w:val="18"/>
              </w:rPr>
            </w:pPr>
            <w:r>
              <w:rPr>
                <w:rFonts w:ascii="Times New Roman" w:hAnsi="Times New Roman"/>
                <w:color w:val="000000"/>
                <w:sz w:val="18"/>
                <w:szCs w:val="18"/>
              </w:rPr>
              <w:t>Bank 1572</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E05"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E06"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E07" w14:textId="77777777" w:rsidR="000314C4"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08"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09"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r>
      <w:tr w:rsidR="000314C4" w14:paraId="19A31E11" w14:textId="77777777" w:rsidTr="0076429A">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E0B" w14:textId="77777777" w:rsidR="000314C4" w:rsidRPr="0024038C" w:rsidRDefault="000314C4" w:rsidP="0076429A">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1571</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E0C"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E0D"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E0E"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0F"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10" w14:textId="77777777" w:rsidR="000314C4" w:rsidRPr="0032319D" w:rsidRDefault="000314C4" w:rsidP="0076429A">
            <w:pPr>
              <w:spacing w:line="300" w:lineRule="atLeast"/>
              <w:jc w:val="center"/>
              <w:rPr>
                <w:rFonts w:ascii="Times New Roman" w:hAnsi="Times New Roman"/>
                <w:sz w:val="20"/>
              </w:rPr>
            </w:pPr>
            <w:r>
              <w:rPr>
                <w:rFonts w:ascii="Times New Roman" w:hAnsi="Times New Roman"/>
                <w:sz w:val="20"/>
              </w:rPr>
              <w:t>0.000</w:t>
            </w:r>
          </w:p>
        </w:tc>
      </w:tr>
      <w:tr w:rsidR="000314C4" w14:paraId="19A31E18" w14:textId="77777777" w:rsidTr="0076429A">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E12" w14:textId="77777777" w:rsidR="000314C4" w:rsidRPr="0024038C" w:rsidRDefault="000314C4" w:rsidP="0076429A">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1570</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E13"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E14"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E15" w14:textId="77777777" w:rsidR="000314C4"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16"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17"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r>
      <w:tr w:rsidR="000314C4" w14:paraId="19A31E1F" w14:textId="77777777" w:rsidTr="0076429A">
        <w:trPr>
          <w:cantSplit/>
          <w:trHeight w:val="300"/>
        </w:trPr>
        <w:tc>
          <w:tcPr>
            <w:tcW w:w="2084" w:type="dxa"/>
            <w:tcBorders>
              <w:top w:val="single" w:sz="4" w:space="0" w:color="auto"/>
              <w:left w:val="single" w:sz="4" w:space="0" w:color="auto"/>
              <w:bottom w:val="single" w:sz="4" w:space="0" w:color="auto"/>
              <w:right w:val="single" w:sz="4" w:space="0" w:color="auto"/>
            </w:tcBorders>
            <w:noWrap/>
            <w:vAlign w:val="center"/>
          </w:tcPr>
          <w:p w14:paraId="19A31E19" w14:textId="77777777" w:rsidR="000314C4" w:rsidRPr="0024038C" w:rsidRDefault="000314C4" w:rsidP="0076429A">
            <w:pPr>
              <w:spacing w:line="240" w:lineRule="auto"/>
              <w:jc w:val="both"/>
              <w:rPr>
                <w:rFonts w:ascii="Times New Roman" w:hAnsi="Times New Roman"/>
                <w:color w:val="000000"/>
                <w:sz w:val="18"/>
                <w:szCs w:val="18"/>
              </w:rPr>
            </w:pPr>
            <w:r w:rsidRPr="0024038C">
              <w:rPr>
                <w:rFonts w:ascii="Times New Roman" w:hAnsi="Times New Roman"/>
                <w:color w:val="000000"/>
                <w:sz w:val="18"/>
                <w:szCs w:val="18"/>
              </w:rPr>
              <w:t>Bank 1569</w:t>
            </w:r>
          </w:p>
        </w:tc>
        <w:tc>
          <w:tcPr>
            <w:tcW w:w="1524" w:type="dxa"/>
            <w:tcBorders>
              <w:top w:val="single" w:sz="4" w:space="0" w:color="auto"/>
              <w:left w:val="single" w:sz="4" w:space="0" w:color="auto"/>
              <w:bottom w:val="single" w:sz="4" w:space="0" w:color="auto"/>
              <w:right w:val="single" w:sz="4" w:space="0" w:color="auto"/>
            </w:tcBorders>
            <w:noWrap/>
            <w:vAlign w:val="bottom"/>
          </w:tcPr>
          <w:p w14:paraId="19A31E1A"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274" w:type="dxa"/>
            <w:tcBorders>
              <w:top w:val="single" w:sz="4" w:space="0" w:color="auto"/>
              <w:left w:val="single" w:sz="4" w:space="0" w:color="auto"/>
              <w:bottom w:val="single" w:sz="4" w:space="0" w:color="auto"/>
              <w:right w:val="single" w:sz="4" w:space="0" w:color="auto"/>
            </w:tcBorders>
            <w:noWrap/>
            <w:vAlign w:val="bottom"/>
          </w:tcPr>
          <w:p w14:paraId="19A31E1B"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503" w:type="dxa"/>
            <w:tcBorders>
              <w:top w:val="single" w:sz="4" w:space="0" w:color="auto"/>
              <w:left w:val="single" w:sz="4" w:space="0" w:color="auto"/>
              <w:bottom w:val="single" w:sz="4" w:space="0" w:color="auto"/>
              <w:right w:val="single" w:sz="4" w:space="0" w:color="auto"/>
            </w:tcBorders>
            <w:noWrap/>
            <w:vAlign w:val="bottom"/>
          </w:tcPr>
          <w:p w14:paraId="19A31E1C" w14:textId="77777777" w:rsidR="000314C4"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1D"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c>
          <w:tcPr>
            <w:tcW w:w="1189" w:type="dxa"/>
            <w:tcBorders>
              <w:top w:val="single" w:sz="4" w:space="0" w:color="auto"/>
              <w:left w:val="single" w:sz="4" w:space="0" w:color="auto"/>
              <w:bottom w:val="single" w:sz="4" w:space="0" w:color="auto"/>
              <w:right w:val="single" w:sz="4" w:space="0" w:color="auto"/>
            </w:tcBorders>
            <w:noWrap/>
            <w:vAlign w:val="bottom"/>
          </w:tcPr>
          <w:p w14:paraId="19A31E1E" w14:textId="77777777" w:rsidR="000314C4" w:rsidRPr="00F76DB1" w:rsidRDefault="000314C4" w:rsidP="0076429A">
            <w:pPr>
              <w:spacing w:line="300" w:lineRule="atLeast"/>
              <w:jc w:val="center"/>
              <w:rPr>
                <w:rFonts w:ascii="Times New Roman" w:hAnsi="Times New Roman"/>
                <w:sz w:val="20"/>
              </w:rPr>
            </w:pPr>
            <w:r>
              <w:rPr>
                <w:rFonts w:ascii="Times New Roman" w:hAnsi="Times New Roman"/>
                <w:sz w:val="20"/>
              </w:rPr>
              <w:t>0.000</w:t>
            </w:r>
          </w:p>
        </w:tc>
      </w:tr>
    </w:tbl>
    <w:p w14:paraId="19A31E20" w14:textId="77777777" w:rsidR="008C3B08" w:rsidRDefault="008C3B08">
      <w:pPr>
        <w:rPr>
          <w:rFonts w:ascii="Times New Roman" w:hAnsi="Times New Roman"/>
          <w:iCs/>
          <w:sz w:val="20"/>
        </w:rPr>
      </w:pPr>
    </w:p>
    <w:p w14:paraId="19A31E21" w14:textId="77777777" w:rsidR="00522E90" w:rsidRDefault="00522E90">
      <w:pPr>
        <w:rPr>
          <w:rFonts w:ascii="Times New Roman" w:hAnsi="Times New Roman"/>
          <w:iCs/>
          <w:sz w:val="20"/>
        </w:rPr>
      </w:pPr>
    </w:p>
    <w:p w14:paraId="19A31E22" w14:textId="77777777" w:rsidR="00522E90" w:rsidRDefault="00B064A1" w:rsidP="00522E90">
      <w:pPr>
        <w:pStyle w:val="Heading7"/>
      </w:pPr>
      <w:r>
        <w:t>New Source Performance Standards (</w:t>
      </w:r>
      <w:r w:rsidR="00522E90">
        <w:t>NSPS</w:t>
      </w:r>
      <w:r>
        <w:t>)</w:t>
      </w:r>
    </w:p>
    <w:p w14:paraId="19A31E23" w14:textId="77777777" w:rsidR="00CD5FA6" w:rsidRDefault="00CD5FA6">
      <w:pPr>
        <w:rPr>
          <w:rFonts w:ascii="Times New Roman" w:hAnsi="Times New Roman"/>
          <w:iCs/>
          <w:sz w:val="20"/>
        </w:rPr>
      </w:pPr>
    </w:p>
    <w:p w14:paraId="19A31E24" w14:textId="77777777" w:rsidR="00522E90" w:rsidRDefault="007E0132">
      <w:pPr>
        <w:rPr>
          <w:rFonts w:ascii="Times New Roman" w:hAnsi="Times New Roman"/>
          <w:iCs/>
          <w:sz w:val="20"/>
        </w:rPr>
      </w:pPr>
      <w:r>
        <w:rPr>
          <w:rFonts w:ascii="Times New Roman" w:hAnsi="Times New Roman"/>
          <w:iCs/>
          <w:sz w:val="20"/>
        </w:rPr>
        <w:t>S-1560 is not subject to any provisions of NSPS.</w:t>
      </w:r>
    </w:p>
    <w:p w14:paraId="19A31E25" w14:textId="77777777" w:rsidR="007E0132" w:rsidRDefault="007E0132">
      <w:pPr>
        <w:rPr>
          <w:rFonts w:ascii="Times New Roman" w:hAnsi="Times New Roman"/>
          <w:iCs/>
          <w:sz w:val="20"/>
        </w:rPr>
      </w:pPr>
    </w:p>
    <w:p w14:paraId="19A31E26" w14:textId="77777777" w:rsidR="007E0132" w:rsidRDefault="007E0132">
      <w:pPr>
        <w:rPr>
          <w:rFonts w:ascii="Times New Roman" w:hAnsi="Times New Roman"/>
          <w:iCs/>
          <w:sz w:val="20"/>
        </w:rPr>
      </w:pPr>
      <w:r>
        <w:rPr>
          <w:rFonts w:ascii="Times New Roman" w:hAnsi="Times New Roman"/>
          <w:iCs/>
          <w:sz w:val="20"/>
        </w:rPr>
        <w:t xml:space="preserve">S-1561, S-1562 and S-1563 Diesel Engines are subject to NSPS </w:t>
      </w:r>
      <w:r w:rsidR="00FE0E2E">
        <w:rPr>
          <w:rFonts w:ascii="Times New Roman" w:hAnsi="Times New Roman"/>
          <w:iCs/>
          <w:sz w:val="20"/>
        </w:rPr>
        <w:t xml:space="preserve">40 CFR 60 </w:t>
      </w:r>
      <w:r>
        <w:rPr>
          <w:rFonts w:ascii="Times New Roman" w:hAnsi="Times New Roman"/>
          <w:iCs/>
          <w:sz w:val="20"/>
        </w:rPr>
        <w:t>Subpart IIII, Standards of Performance f</w:t>
      </w:r>
      <w:r w:rsidRPr="007E0132">
        <w:rPr>
          <w:rFonts w:ascii="Times New Roman" w:hAnsi="Times New Roman"/>
          <w:iCs/>
          <w:sz w:val="20"/>
        </w:rPr>
        <w:t>or Stationary Compression Ignition Internal Combustion Engines</w:t>
      </w:r>
      <w:r w:rsidR="0068492B">
        <w:rPr>
          <w:rFonts w:ascii="Times New Roman" w:hAnsi="Times New Roman"/>
          <w:iCs/>
          <w:sz w:val="20"/>
        </w:rPr>
        <w:t>, because they were manufactured after 4/1/2006</w:t>
      </w:r>
      <w:r>
        <w:rPr>
          <w:rFonts w:ascii="Times New Roman" w:hAnsi="Times New Roman"/>
          <w:iCs/>
          <w:sz w:val="20"/>
        </w:rPr>
        <w:t xml:space="preserve">.  </w:t>
      </w:r>
      <w:r w:rsidR="0068492B">
        <w:rPr>
          <w:rFonts w:ascii="Times New Roman" w:hAnsi="Times New Roman"/>
          <w:iCs/>
          <w:sz w:val="20"/>
        </w:rPr>
        <w:t>The engines are EPA certified and are therefore expected to comply with the emission standards of NSPS Subpart IIII.</w:t>
      </w:r>
    </w:p>
    <w:p w14:paraId="19A31E27" w14:textId="77777777" w:rsidR="0068492B" w:rsidRDefault="0068492B">
      <w:pPr>
        <w:rPr>
          <w:rFonts w:ascii="Times New Roman" w:hAnsi="Times New Roman"/>
          <w:iCs/>
          <w:sz w:val="20"/>
        </w:rPr>
      </w:pPr>
    </w:p>
    <w:p w14:paraId="19A31E28" w14:textId="77777777" w:rsidR="0068492B" w:rsidRDefault="0068492B">
      <w:pPr>
        <w:rPr>
          <w:rFonts w:ascii="Times New Roman" w:hAnsi="Times New Roman"/>
          <w:iCs/>
          <w:sz w:val="20"/>
        </w:rPr>
      </w:pPr>
      <w:r>
        <w:rPr>
          <w:rFonts w:ascii="Times New Roman" w:hAnsi="Times New Roman"/>
          <w:iCs/>
          <w:sz w:val="20"/>
        </w:rPr>
        <w:t xml:space="preserve">S-1564 Recovered Oil Tank is not subject to NSPS </w:t>
      </w:r>
      <w:r w:rsidR="00FE0E2E">
        <w:rPr>
          <w:rFonts w:ascii="Times New Roman" w:hAnsi="Times New Roman"/>
          <w:iCs/>
          <w:sz w:val="20"/>
        </w:rPr>
        <w:t xml:space="preserve">40 CFR 60 </w:t>
      </w:r>
      <w:r>
        <w:rPr>
          <w:rFonts w:ascii="Times New Roman" w:hAnsi="Times New Roman"/>
          <w:iCs/>
          <w:sz w:val="20"/>
        </w:rPr>
        <w:t>Subpart Kb</w:t>
      </w:r>
      <w:r w:rsidR="00FE0E2E">
        <w:rPr>
          <w:rFonts w:ascii="Times New Roman" w:hAnsi="Times New Roman"/>
          <w:iCs/>
          <w:sz w:val="20"/>
        </w:rPr>
        <w:t xml:space="preserve"> [</w:t>
      </w:r>
      <w:r>
        <w:rPr>
          <w:rFonts w:ascii="Times New Roman" w:hAnsi="Times New Roman"/>
          <w:iCs/>
          <w:sz w:val="20"/>
        </w:rPr>
        <w:t>Standards of Performance f</w:t>
      </w:r>
      <w:r w:rsidRPr="0068492B">
        <w:rPr>
          <w:rFonts w:ascii="Times New Roman" w:hAnsi="Times New Roman"/>
          <w:iCs/>
          <w:sz w:val="20"/>
        </w:rPr>
        <w:t>or Volatile Organic Liquid Storage Vessels (Including Pet</w:t>
      </w:r>
      <w:r>
        <w:rPr>
          <w:rFonts w:ascii="Times New Roman" w:hAnsi="Times New Roman"/>
          <w:iCs/>
          <w:sz w:val="20"/>
        </w:rPr>
        <w:t>roleum Liquid Storage Vessels) for w</w:t>
      </w:r>
      <w:r w:rsidRPr="0068492B">
        <w:rPr>
          <w:rFonts w:ascii="Times New Roman" w:hAnsi="Times New Roman"/>
          <w:iCs/>
          <w:sz w:val="20"/>
        </w:rPr>
        <w:t>hich Con</w:t>
      </w:r>
      <w:r>
        <w:rPr>
          <w:rFonts w:ascii="Times New Roman" w:hAnsi="Times New Roman"/>
          <w:iCs/>
          <w:sz w:val="20"/>
        </w:rPr>
        <w:t>struction, Reconstruction, o</w:t>
      </w:r>
      <w:r w:rsidRPr="0068492B">
        <w:rPr>
          <w:rFonts w:ascii="Times New Roman" w:hAnsi="Times New Roman"/>
          <w:iCs/>
          <w:sz w:val="20"/>
        </w:rPr>
        <w:t>r Modification Commenced After July 23, 1984</w:t>
      </w:r>
      <w:r w:rsidR="00FE0E2E">
        <w:rPr>
          <w:rFonts w:ascii="Times New Roman" w:hAnsi="Times New Roman"/>
          <w:iCs/>
          <w:sz w:val="20"/>
        </w:rPr>
        <w:t>]</w:t>
      </w:r>
      <w:r>
        <w:rPr>
          <w:rFonts w:ascii="Times New Roman" w:hAnsi="Times New Roman"/>
          <w:iCs/>
          <w:sz w:val="20"/>
        </w:rPr>
        <w:t xml:space="preserve"> because the tank is under 19,800 gallons in capacity.</w:t>
      </w:r>
    </w:p>
    <w:p w14:paraId="19A31E29" w14:textId="77777777" w:rsidR="00522E90" w:rsidRDefault="00522E90">
      <w:pPr>
        <w:rPr>
          <w:rFonts w:ascii="Times New Roman" w:hAnsi="Times New Roman"/>
          <w:iCs/>
          <w:sz w:val="20"/>
        </w:rPr>
      </w:pPr>
    </w:p>
    <w:p w14:paraId="19A31E2A" w14:textId="77777777" w:rsidR="00522E90" w:rsidRDefault="0068492B" w:rsidP="00522E90">
      <w:pPr>
        <w:pStyle w:val="Heading7"/>
      </w:pPr>
      <w:r w:rsidRPr="0068492B">
        <w:t>Nation</w:t>
      </w:r>
      <w:r>
        <w:t>al Emission Standards f</w:t>
      </w:r>
      <w:r w:rsidRPr="0068492B">
        <w:t>or Hazardous Air Pollutants</w:t>
      </w:r>
      <w:r>
        <w:t xml:space="preserve"> (</w:t>
      </w:r>
      <w:r w:rsidR="00522E90">
        <w:t>NESHAPS</w:t>
      </w:r>
      <w:r>
        <w:t>)</w:t>
      </w:r>
    </w:p>
    <w:p w14:paraId="19A31E2B" w14:textId="77777777" w:rsidR="00522E90" w:rsidRDefault="00522E90" w:rsidP="00522E90"/>
    <w:p w14:paraId="19A31E2C" w14:textId="77777777" w:rsidR="00F16F77" w:rsidRDefault="00FE0E2E" w:rsidP="00522E90">
      <w:r>
        <w:rPr>
          <w:rFonts w:ascii="Times New Roman" w:hAnsi="Times New Roman"/>
          <w:iCs/>
          <w:sz w:val="20"/>
        </w:rPr>
        <w:t>S-1560 is subject to 40 CFR 63 Subpart Y (</w:t>
      </w:r>
      <w:r w:rsidRPr="00FE0E2E">
        <w:rPr>
          <w:rFonts w:ascii="Times New Roman" w:hAnsi="Times New Roman"/>
          <w:iCs/>
          <w:sz w:val="20"/>
        </w:rPr>
        <w:t>NESHAP for Marine Vessel Loading of Organic Liquids</w:t>
      </w:r>
      <w:r>
        <w:rPr>
          <w:rFonts w:ascii="Times New Roman" w:hAnsi="Times New Roman"/>
          <w:iCs/>
          <w:sz w:val="20"/>
        </w:rPr>
        <w:t>) as required by 40 CFR 63 Subpart CC (</w:t>
      </w:r>
      <w:r w:rsidRPr="00FE0E2E">
        <w:rPr>
          <w:rFonts w:ascii="Times New Roman" w:hAnsi="Times New Roman"/>
          <w:iCs/>
          <w:sz w:val="20"/>
        </w:rPr>
        <w:t>NESHAP for Source Ca</w:t>
      </w:r>
      <w:r>
        <w:rPr>
          <w:rFonts w:ascii="Times New Roman" w:hAnsi="Times New Roman"/>
          <w:iCs/>
          <w:sz w:val="20"/>
        </w:rPr>
        <w:t>tegories - Petroleum Refineries)</w:t>
      </w:r>
      <w:r w:rsidRPr="00FE0E2E">
        <w:rPr>
          <w:rFonts w:ascii="Times New Roman" w:hAnsi="Times New Roman"/>
          <w:iCs/>
          <w:sz w:val="20"/>
        </w:rPr>
        <w:t xml:space="preserve"> </w:t>
      </w:r>
      <w:r>
        <w:rPr>
          <w:rFonts w:ascii="Times New Roman" w:hAnsi="Times New Roman"/>
          <w:iCs/>
          <w:sz w:val="20"/>
        </w:rPr>
        <w:t xml:space="preserve">63.651 </w:t>
      </w:r>
      <w:r w:rsidRPr="00FE0E2E">
        <w:rPr>
          <w:rFonts w:ascii="Times New Roman" w:hAnsi="Times New Roman"/>
          <w:iCs/>
          <w:sz w:val="20"/>
        </w:rPr>
        <w:t>Marine Tank Vessel Loading Operation Provisions</w:t>
      </w:r>
      <w:r>
        <w:rPr>
          <w:rFonts w:ascii="Times New Roman" w:hAnsi="Times New Roman"/>
          <w:iCs/>
          <w:sz w:val="20"/>
        </w:rPr>
        <w:t>.</w:t>
      </w:r>
      <w:r w:rsidRPr="00FE0E2E">
        <w:rPr>
          <w:rFonts w:ascii="Times New Roman" w:hAnsi="Times New Roman"/>
          <w:iCs/>
          <w:sz w:val="20"/>
        </w:rPr>
        <w:t xml:space="preserve">  </w:t>
      </w:r>
      <w:r w:rsidR="00392333">
        <w:rPr>
          <w:rFonts w:ascii="Times New Roman" w:hAnsi="Times New Roman"/>
          <w:iCs/>
          <w:sz w:val="20"/>
        </w:rPr>
        <w:t xml:space="preserve">Tesoro will exceed the requirements of 40 CFR 63.562 </w:t>
      </w:r>
      <w:r w:rsidR="00392333" w:rsidRPr="00392333">
        <w:rPr>
          <w:rFonts w:ascii="Times New Roman" w:hAnsi="Times New Roman"/>
          <w:b/>
          <w:iCs/>
          <w:sz w:val="20"/>
        </w:rPr>
        <w:t>Standards</w:t>
      </w:r>
      <w:r w:rsidR="00392333">
        <w:rPr>
          <w:rFonts w:ascii="Times New Roman" w:hAnsi="Times New Roman"/>
          <w:iCs/>
          <w:sz w:val="20"/>
        </w:rPr>
        <w:t xml:space="preserve"> by reducing HAP emissions from loading operations by 98.5% or more. </w:t>
      </w:r>
    </w:p>
    <w:p w14:paraId="19A31E2D" w14:textId="77777777" w:rsidR="00522E90" w:rsidRPr="001055BE" w:rsidRDefault="00522E90" w:rsidP="00522E90">
      <w:pPr>
        <w:rPr>
          <w:rFonts w:ascii="Times New Roman" w:hAnsi="Times New Roman"/>
          <w:iCs/>
          <w:sz w:val="20"/>
        </w:rPr>
      </w:pPr>
    </w:p>
    <w:p w14:paraId="19A31E2E" w14:textId="77777777" w:rsidR="001055BE" w:rsidRDefault="001055BE" w:rsidP="00522E90">
      <w:pPr>
        <w:rPr>
          <w:rFonts w:ascii="Times New Roman" w:hAnsi="Times New Roman"/>
          <w:iCs/>
          <w:sz w:val="20"/>
        </w:rPr>
      </w:pPr>
      <w:r>
        <w:rPr>
          <w:rFonts w:ascii="Times New Roman" w:hAnsi="Times New Roman"/>
          <w:iCs/>
          <w:sz w:val="20"/>
        </w:rPr>
        <w:t xml:space="preserve">S-1561, S-1562 and S-1563 Diesel Engines are subject to NESHAPS 40 CFR 63 Subpart ZZZZ </w:t>
      </w:r>
      <w:r w:rsidR="00E0431B" w:rsidRPr="00E0431B">
        <w:rPr>
          <w:rFonts w:ascii="Times New Roman" w:hAnsi="Times New Roman"/>
          <w:iCs/>
          <w:sz w:val="20"/>
        </w:rPr>
        <w:t xml:space="preserve">NESHAP for Stationary Reciprocating </w:t>
      </w:r>
      <w:r w:rsidR="00E0431B">
        <w:rPr>
          <w:rFonts w:ascii="Times New Roman" w:hAnsi="Times New Roman"/>
          <w:iCs/>
          <w:sz w:val="20"/>
        </w:rPr>
        <w:t xml:space="preserve">Internal Combustion Engines (RICE).  </w:t>
      </w:r>
      <w:r w:rsidR="00E0431B" w:rsidRPr="00E0431B">
        <w:rPr>
          <w:rFonts w:ascii="Times New Roman" w:hAnsi="Times New Roman"/>
          <w:iCs/>
          <w:sz w:val="20"/>
        </w:rPr>
        <w:t xml:space="preserve">Per 40 CFR 63.6590(c)(1), a new or reconstructed stationary RICE located at an </w:t>
      </w:r>
      <w:r w:rsidR="00E0431B">
        <w:rPr>
          <w:rFonts w:ascii="Times New Roman" w:hAnsi="Times New Roman"/>
          <w:iCs/>
          <w:sz w:val="20"/>
        </w:rPr>
        <w:t>major</w:t>
      </w:r>
      <w:r w:rsidR="00E0431B" w:rsidRPr="00E0431B">
        <w:rPr>
          <w:rFonts w:ascii="Times New Roman" w:hAnsi="Times New Roman"/>
          <w:iCs/>
          <w:sz w:val="20"/>
        </w:rPr>
        <w:t xml:space="preserve"> source must meet</w:t>
      </w:r>
      <w:r w:rsidR="00E0431B">
        <w:rPr>
          <w:rFonts w:ascii="Times New Roman" w:hAnsi="Times New Roman"/>
          <w:iCs/>
          <w:sz w:val="20"/>
        </w:rPr>
        <w:t xml:space="preserve"> the requirements of 40 CFR 60 S</w:t>
      </w:r>
      <w:r w:rsidR="00E0431B" w:rsidRPr="00E0431B">
        <w:rPr>
          <w:rFonts w:ascii="Times New Roman" w:hAnsi="Times New Roman"/>
          <w:iCs/>
          <w:sz w:val="20"/>
        </w:rPr>
        <w:t>ubpart IIII, for compression ignition engines.  Th</w:t>
      </w:r>
      <w:r w:rsidR="002D7B68">
        <w:rPr>
          <w:rFonts w:ascii="Times New Roman" w:hAnsi="Times New Roman"/>
          <w:iCs/>
          <w:sz w:val="20"/>
        </w:rPr>
        <w:t>e</w:t>
      </w:r>
      <w:r w:rsidR="00E0431B" w:rsidRPr="00E0431B">
        <w:rPr>
          <w:rFonts w:ascii="Times New Roman" w:hAnsi="Times New Roman"/>
          <w:iCs/>
          <w:sz w:val="20"/>
        </w:rPr>
        <w:t>s</w:t>
      </w:r>
      <w:r w:rsidR="002D7B68">
        <w:rPr>
          <w:rFonts w:ascii="Times New Roman" w:hAnsi="Times New Roman"/>
          <w:iCs/>
          <w:sz w:val="20"/>
        </w:rPr>
        <w:t>e</w:t>
      </w:r>
      <w:r w:rsidR="00E0431B" w:rsidRPr="00E0431B">
        <w:rPr>
          <w:rFonts w:ascii="Times New Roman" w:hAnsi="Times New Roman"/>
          <w:iCs/>
          <w:sz w:val="20"/>
        </w:rPr>
        <w:t xml:space="preserve"> engine</w:t>
      </w:r>
      <w:r w:rsidR="002D7B68">
        <w:rPr>
          <w:rFonts w:ascii="Times New Roman" w:hAnsi="Times New Roman"/>
          <w:iCs/>
          <w:sz w:val="20"/>
        </w:rPr>
        <w:t>s are</w:t>
      </w:r>
      <w:r w:rsidR="00E0431B" w:rsidRPr="00E0431B">
        <w:rPr>
          <w:rFonts w:ascii="Times New Roman" w:hAnsi="Times New Roman"/>
          <w:iCs/>
          <w:sz w:val="20"/>
        </w:rPr>
        <w:t xml:space="preserve"> in compliance with </w:t>
      </w:r>
      <w:r w:rsidR="005B6B6C">
        <w:rPr>
          <w:rFonts w:ascii="Times New Roman" w:hAnsi="Times New Roman"/>
          <w:iCs/>
          <w:sz w:val="20"/>
        </w:rPr>
        <w:t>the requirements of 40 CFR 60 S</w:t>
      </w:r>
      <w:r w:rsidR="00E0431B" w:rsidRPr="00E0431B">
        <w:rPr>
          <w:rFonts w:ascii="Times New Roman" w:hAnsi="Times New Roman"/>
          <w:iCs/>
          <w:sz w:val="20"/>
        </w:rPr>
        <w:t>ubpart IIII, as shown in the “NSPS” section of this evaluation.</w:t>
      </w:r>
    </w:p>
    <w:p w14:paraId="19A31E2F" w14:textId="77777777" w:rsidR="005B6B6C" w:rsidRDefault="005B6B6C" w:rsidP="00522E90">
      <w:pPr>
        <w:rPr>
          <w:rFonts w:ascii="Times New Roman" w:hAnsi="Times New Roman"/>
          <w:iCs/>
          <w:sz w:val="20"/>
        </w:rPr>
      </w:pPr>
    </w:p>
    <w:p w14:paraId="19A31E30" w14:textId="77777777" w:rsidR="005B6B6C" w:rsidRPr="001055BE" w:rsidRDefault="005B6B6C" w:rsidP="00522E90">
      <w:pPr>
        <w:rPr>
          <w:rFonts w:ascii="Times New Roman" w:hAnsi="Times New Roman"/>
          <w:iCs/>
          <w:sz w:val="20"/>
        </w:rPr>
      </w:pPr>
      <w:r>
        <w:rPr>
          <w:rFonts w:ascii="Times New Roman" w:hAnsi="Times New Roman"/>
          <w:iCs/>
          <w:sz w:val="20"/>
        </w:rPr>
        <w:t xml:space="preserve">S-1564 Recovered Oil Tank is subject to the requirements of 40 CFR 61 Subpart FF Benzene Waste Operations NESHAPS (BWON).  Tesoro complies with BWON </w:t>
      </w:r>
      <w:r w:rsidR="00F83F20">
        <w:rPr>
          <w:rFonts w:ascii="Times New Roman" w:hAnsi="Times New Roman"/>
          <w:iCs/>
          <w:sz w:val="20"/>
        </w:rPr>
        <w:t xml:space="preserve">61.342(e)(2)(i) </w:t>
      </w:r>
      <w:r w:rsidR="000C7A59">
        <w:rPr>
          <w:rFonts w:ascii="Times New Roman" w:hAnsi="Times New Roman"/>
          <w:iCs/>
          <w:sz w:val="20"/>
        </w:rPr>
        <w:t>by treating waste streams to less than or equal to 6.0 Mg/year.  The existing S-1508 and S-1509 Berth 1 and Berth 5 Recovered Oil Tanks are also subject to BWON, permitted for a total of 1,689,000 barrels/year throughput (about 71</w:t>
      </w:r>
      <w:r w:rsidR="00AC21DA">
        <w:rPr>
          <w:rFonts w:ascii="Times New Roman" w:hAnsi="Times New Roman"/>
          <w:iCs/>
          <w:sz w:val="20"/>
        </w:rPr>
        <w:t>,000,000 g</w:t>
      </w:r>
      <w:r w:rsidR="000C7A59">
        <w:rPr>
          <w:rFonts w:ascii="Times New Roman" w:hAnsi="Times New Roman"/>
          <w:iCs/>
          <w:sz w:val="20"/>
        </w:rPr>
        <w:t>al/yr).  Since these two existing tanks will be demolished or decommissioned, and the permitted throughput of S-1564 will be substantially lower at 250,000 gallons/year, the addition of S-1564 is not expected to affect Tesoro’s compliance with 40 CFR 61 Subpart FF.</w:t>
      </w:r>
    </w:p>
    <w:p w14:paraId="19A31E31" w14:textId="77777777" w:rsidR="00F76DB1" w:rsidRDefault="00F76DB1" w:rsidP="00522E90">
      <w:pPr>
        <w:rPr>
          <w:rFonts w:ascii="Times New Roman" w:hAnsi="Times New Roman"/>
          <w:iCs/>
          <w:sz w:val="20"/>
        </w:rPr>
      </w:pPr>
    </w:p>
    <w:p w14:paraId="19A31E32" w14:textId="77777777" w:rsidR="003C357C" w:rsidRPr="001055BE" w:rsidRDefault="003C357C" w:rsidP="00522E90">
      <w:pPr>
        <w:rPr>
          <w:rFonts w:ascii="Times New Roman" w:hAnsi="Times New Roman"/>
          <w:iCs/>
          <w:sz w:val="20"/>
        </w:rPr>
      </w:pPr>
      <w:r>
        <w:rPr>
          <w:rFonts w:ascii="Times New Roman" w:hAnsi="Times New Roman"/>
          <w:iCs/>
          <w:sz w:val="20"/>
        </w:rPr>
        <w:t xml:space="preserve">S-1564 is </w:t>
      </w:r>
      <w:r w:rsidR="0043641A">
        <w:rPr>
          <w:rFonts w:ascii="Times New Roman" w:hAnsi="Times New Roman"/>
          <w:iCs/>
          <w:sz w:val="20"/>
        </w:rPr>
        <w:t>subject to</w:t>
      </w:r>
      <w:r>
        <w:rPr>
          <w:rFonts w:ascii="Times New Roman" w:hAnsi="Times New Roman"/>
          <w:iCs/>
          <w:sz w:val="20"/>
        </w:rPr>
        <w:t xml:space="preserve"> 40 CFR 63 Subpart CC (Petroleum Refinery MACT)</w:t>
      </w:r>
      <w:r w:rsidR="00A43391">
        <w:rPr>
          <w:rFonts w:ascii="Times New Roman" w:hAnsi="Times New Roman"/>
          <w:iCs/>
          <w:sz w:val="20"/>
        </w:rPr>
        <w:t xml:space="preserve"> since it is permitted to store materials that contain HAPS</w:t>
      </w:r>
      <w:r w:rsidR="0043641A">
        <w:rPr>
          <w:rFonts w:ascii="Times New Roman" w:hAnsi="Times New Roman"/>
          <w:iCs/>
          <w:sz w:val="20"/>
        </w:rPr>
        <w:t>.  However,</w:t>
      </w:r>
      <w:r>
        <w:rPr>
          <w:rFonts w:ascii="Times New Roman" w:hAnsi="Times New Roman"/>
          <w:iCs/>
          <w:sz w:val="20"/>
        </w:rPr>
        <w:t xml:space="preserve"> </w:t>
      </w:r>
      <w:r w:rsidR="006F601E">
        <w:rPr>
          <w:rFonts w:ascii="Times New Roman" w:hAnsi="Times New Roman"/>
          <w:iCs/>
          <w:sz w:val="20"/>
        </w:rPr>
        <w:t xml:space="preserve">since its capacity is </w:t>
      </w:r>
      <w:r w:rsidR="0043641A">
        <w:rPr>
          <w:rFonts w:ascii="Times New Roman" w:hAnsi="Times New Roman"/>
          <w:iCs/>
          <w:sz w:val="20"/>
        </w:rPr>
        <w:t>less than the 20,000 gallon minimum capacity that defines a Group 1 Storage Vessel in 63.641, S-1564 is a Group 2 Storage Vessel</w:t>
      </w:r>
      <w:r w:rsidR="00A43391">
        <w:rPr>
          <w:rFonts w:ascii="Times New Roman" w:hAnsi="Times New Roman"/>
          <w:iCs/>
          <w:sz w:val="20"/>
        </w:rPr>
        <w:t>.  A</w:t>
      </w:r>
      <w:r w:rsidR="0043641A">
        <w:rPr>
          <w:rFonts w:ascii="Times New Roman" w:hAnsi="Times New Roman"/>
          <w:iCs/>
          <w:sz w:val="20"/>
        </w:rPr>
        <w:t xml:space="preserve">ll the requirements of 63.660 Storage Vessel Provisions only apply to Group 1 Storage Vessels.  Therefore, S-1564 is exempt from the Storage Vessel Provisions of </w:t>
      </w:r>
      <w:r w:rsidR="00A43391">
        <w:rPr>
          <w:rFonts w:ascii="Times New Roman" w:hAnsi="Times New Roman"/>
          <w:iCs/>
          <w:sz w:val="20"/>
        </w:rPr>
        <w:t>40 CFR 63 Subpart CC</w:t>
      </w:r>
      <w:r w:rsidR="0043641A">
        <w:rPr>
          <w:rFonts w:ascii="Times New Roman" w:hAnsi="Times New Roman"/>
          <w:iCs/>
          <w:sz w:val="20"/>
        </w:rPr>
        <w:t xml:space="preserve">.  </w:t>
      </w:r>
    </w:p>
    <w:p w14:paraId="19A31E33" w14:textId="77777777" w:rsidR="00440550" w:rsidRPr="00522E90" w:rsidRDefault="00440550" w:rsidP="00440550"/>
    <w:p w14:paraId="19A31E34" w14:textId="77777777" w:rsidR="00440550" w:rsidRDefault="00440550" w:rsidP="00440550">
      <w:pPr>
        <w:pStyle w:val="Heading7"/>
      </w:pPr>
      <w:r w:rsidRPr="00E2046D">
        <w:t xml:space="preserve">CARB Stationary Diesel Engine Airborne Toxic Control Measure </w:t>
      </w:r>
      <w:r>
        <w:t>(ATCM)</w:t>
      </w:r>
    </w:p>
    <w:p w14:paraId="19A31E35" w14:textId="77777777" w:rsidR="00440550" w:rsidRDefault="00440550" w:rsidP="00440550"/>
    <w:p w14:paraId="19A31E36" w14:textId="77777777" w:rsidR="00440550" w:rsidRPr="00E2046D" w:rsidRDefault="00440550" w:rsidP="00440550">
      <w:pPr>
        <w:rPr>
          <w:rFonts w:ascii="Times New Roman" w:hAnsi="Times New Roman"/>
          <w:sz w:val="20"/>
        </w:rPr>
      </w:pPr>
      <w:r w:rsidRPr="00E2046D">
        <w:rPr>
          <w:rFonts w:ascii="Times New Roman" w:hAnsi="Times New Roman"/>
          <w:sz w:val="20"/>
        </w:rPr>
        <w:t>S-1561 Emergency Diesel Generator is a new standby engine installed after January 1, 2005.  Therefore, S-1561 is required to comply with subsection 93115.6(a)(3) of the ATCM.  The emission standards of this subsection are as follows:</w:t>
      </w:r>
    </w:p>
    <w:p w14:paraId="19A31E37" w14:textId="77777777" w:rsidR="00440550" w:rsidRPr="00E2046D" w:rsidRDefault="00440550" w:rsidP="00440550">
      <w:pPr>
        <w:rPr>
          <w:rFonts w:ascii="Times New Roman" w:hAnsi="Times New Roman"/>
          <w:sz w:val="20"/>
        </w:rPr>
      </w:pPr>
    </w:p>
    <w:p w14:paraId="19A31E38" w14:textId="77777777" w:rsidR="00440550" w:rsidRPr="00E2046D" w:rsidRDefault="00440550" w:rsidP="00440550">
      <w:pPr>
        <w:ind w:left="720"/>
        <w:rPr>
          <w:rFonts w:ascii="Times New Roman" w:hAnsi="Times New Roman"/>
          <w:sz w:val="20"/>
        </w:rPr>
      </w:pPr>
      <w:r w:rsidRPr="00E2046D">
        <w:rPr>
          <w:rFonts w:ascii="Times New Roman" w:hAnsi="Times New Roman"/>
          <w:sz w:val="20"/>
        </w:rPr>
        <w:t>Diesel PM – General Requirements</w:t>
      </w:r>
    </w:p>
    <w:p w14:paraId="19A31E39" w14:textId="77777777" w:rsidR="00440550" w:rsidRPr="00E2046D" w:rsidRDefault="00440550" w:rsidP="00AC21DA">
      <w:pPr>
        <w:ind w:left="1440"/>
        <w:rPr>
          <w:rFonts w:ascii="Times New Roman" w:hAnsi="Times New Roman"/>
          <w:sz w:val="20"/>
        </w:rPr>
      </w:pPr>
      <w:r w:rsidRPr="00E2046D">
        <w:rPr>
          <w:rFonts w:ascii="Times New Roman" w:hAnsi="Times New Roman"/>
          <w:sz w:val="20"/>
        </w:rPr>
        <w:t>93115.6(a)(3)(A)1.a</w:t>
      </w:r>
      <w:r w:rsidRPr="00E2046D">
        <w:rPr>
          <w:rFonts w:ascii="Times New Roman" w:hAnsi="Times New Roman"/>
          <w:sz w:val="20"/>
        </w:rPr>
        <w:tab/>
      </w:r>
      <w:r w:rsidRPr="00E2046D">
        <w:rPr>
          <w:rFonts w:ascii="Times New Roman" w:hAnsi="Times New Roman"/>
          <w:sz w:val="20"/>
        </w:rPr>
        <w:tab/>
        <w:t xml:space="preserve">Meet 0.15 g/bhp-hr PM standard </w:t>
      </w:r>
    </w:p>
    <w:p w14:paraId="19A31E3A" w14:textId="77777777" w:rsidR="00440550" w:rsidRPr="00E2046D" w:rsidRDefault="00440550" w:rsidP="00AC21DA">
      <w:pPr>
        <w:ind w:left="1440"/>
        <w:rPr>
          <w:rFonts w:ascii="Times New Roman" w:hAnsi="Times New Roman"/>
          <w:sz w:val="20"/>
        </w:rPr>
      </w:pPr>
      <w:r w:rsidRPr="00E2046D">
        <w:rPr>
          <w:rFonts w:ascii="Times New Roman" w:hAnsi="Times New Roman"/>
          <w:sz w:val="20"/>
        </w:rPr>
        <w:t>93115.6(a)(3)(A)1.c</w:t>
      </w:r>
      <w:r w:rsidRPr="00E2046D">
        <w:rPr>
          <w:rFonts w:ascii="Times New Roman" w:hAnsi="Times New Roman"/>
          <w:sz w:val="20"/>
        </w:rPr>
        <w:tab/>
      </w:r>
      <w:r w:rsidRPr="00E2046D">
        <w:rPr>
          <w:rFonts w:ascii="Times New Roman" w:hAnsi="Times New Roman"/>
          <w:sz w:val="20"/>
        </w:rPr>
        <w:tab/>
        <w:t>Operate 50 hours per year, or less, for maintenance and testing (except emergency use and emissions testing)</w:t>
      </w:r>
    </w:p>
    <w:p w14:paraId="19A31E3B" w14:textId="77777777" w:rsidR="00440550" w:rsidRPr="00E2046D" w:rsidRDefault="00440550" w:rsidP="00440550">
      <w:pPr>
        <w:ind w:left="720"/>
        <w:rPr>
          <w:rFonts w:ascii="Times New Roman" w:hAnsi="Times New Roman"/>
          <w:sz w:val="20"/>
        </w:rPr>
      </w:pPr>
    </w:p>
    <w:p w14:paraId="19A31E3C" w14:textId="77777777" w:rsidR="00440550" w:rsidRPr="00E2046D" w:rsidRDefault="00440550" w:rsidP="00440550">
      <w:pPr>
        <w:ind w:left="720"/>
        <w:rPr>
          <w:rFonts w:ascii="Times New Roman" w:hAnsi="Times New Roman"/>
          <w:sz w:val="20"/>
        </w:rPr>
      </w:pPr>
      <w:r w:rsidRPr="00E2046D">
        <w:rPr>
          <w:rFonts w:ascii="Times New Roman" w:hAnsi="Times New Roman"/>
          <w:sz w:val="20"/>
        </w:rPr>
        <w:t>HC,</w:t>
      </w:r>
      <w:r w:rsidR="00E539F5">
        <w:rPr>
          <w:rFonts w:ascii="Times New Roman" w:hAnsi="Times New Roman"/>
          <w:sz w:val="20"/>
        </w:rPr>
        <w:t xml:space="preserve"> </w:t>
      </w:r>
      <w:r w:rsidRPr="00E2046D">
        <w:rPr>
          <w:rFonts w:ascii="Times New Roman" w:hAnsi="Times New Roman"/>
          <w:sz w:val="20"/>
        </w:rPr>
        <w:t>NOx, NMHC+NOx, CO</w:t>
      </w:r>
    </w:p>
    <w:p w14:paraId="19A31E3D" w14:textId="77777777" w:rsidR="00440550" w:rsidRPr="00E2046D" w:rsidRDefault="00440550" w:rsidP="00AC21DA">
      <w:pPr>
        <w:ind w:left="1440"/>
        <w:rPr>
          <w:rFonts w:ascii="Times New Roman" w:hAnsi="Times New Roman"/>
          <w:sz w:val="20"/>
        </w:rPr>
      </w:pPr>
      <w:r w:rsidRPr="00E2046D">
        <w:rPr>
          <w:rFonts w:ascii="Times New Roman" w:hAnsi="Times New Roman"/>
          <w:sz w:val="20"/>
        </w:rPr>
        <w:t>93115.6(a)(3)(B)</w:t>
      </w:r>
      <w:r w:rsidRPr="00E2046D">
        <w:rPr>
          <w:rFonts w:ascii="Times New Roman" w:hAnsi="Times New Roman"/>
          <w:sz w:val="20"/>
        </w:rPr>
        <w:tab/>
      </w:r>
      <w:r w:rsidRPr="00E2046D">
        <w:rPr>
          <w:rFonts w:ascii="Times New Roman" w:hAnsi="Times New Roman"/>
          <w:sz w:val="20"/>
        </w:rPr>
        <w:tab/>
        <w:t xml:space="preserve">Meet standards for off-road engines of the same model year and horsepower rating as specified in the </w:t>
      </w:r>
      <w:r w:rsidR="00FA56E7" w:rsidRPr="00E2046D">
        <w:rPr>
          <w:rFonts w:ascii="Times New Roman" w:hAnsi="Times New Roman"/>
          <w:sz w:val="20"/>
        </w:rPr>
        <w:t>Off-Road</w:t>
      </w:r>
      <w:r w:rsidRPr="00E2046D">
        <w:rPr>
          <w:rFonts w:ascii="Times New Roman" w:hAnsi="Times New Roman"/>
          <w:sz w:val="20"/>
        </w:rPr>
        <w:t xml:space="preserve"> Compress</w:t>
      </w:r>
      <w:r w:rsidR="00FA56E7">
        <w:rPr>
          <w:rFonts w:ascii="Times New Roman" w:hAnsi="Times New Roman"/>
          <w:sz w:val="20"/>
        </w:rPr>
        <w:t>ion Ignition Engine Standards; o</w:t>
      </w:r>
      <w:r w:rsidRPr="00E2046D">
        <w:rPr>
          <w:rFonts w:ascii="Times New Roman" w:hAnsi="Times New Roman"/>
          <w:sz w:val="20"/>
        </w:rPr>
        <w:t>r if no standards have been established, meet the Tier 1 standards in Title 13, CCR, Section 2423 for off-road engines of the same horsepower rating, irrespective of the new engine’s model year.</w:t>
      </w:r>
    </w:p>
    <w:p w14:paraId="19A31E3E" w14:textId="77777777" w:rsidR="00440550" w:rsidRPr="00E2046D" w:rsidRDefault="00440550" w:rsidP="00440550">
      <w:pPr>
        <w:rPr>
          <w:rFonts w:ascii="Times New Roman" w:hAnsi="Times New Roman"/>
          <w:sz w:val="20"/>
        </w:rPr>
      </w:pPr>
    </w:p>
    <w:p w14:paraId="19A31E3F" w14:textId="77777777" w:rsidR="00440550" w:rsidRDefault="00440550" w:rsidP="00440550">
      <w:pPr>
        <w:rPr>
          <w:rFonts w:ascii="Times New Roman" w:hAnsi="Times New Roman"/>
          <w:sz w:val="20"/>
        </w:rPr>
      </w:pPr>
      <w:r w:rsidRPr="00E2046D">
        <w:rPr>
          <w:rFonts w:ascii="Times New Roman" w:hAnsi="Times New Roman"/>
          <w:sz w:val="20"/>
        </w:rPr>
        <w:t xml:space="preserve">S-1561 </w:t>
      </w:r>
      <w:r>
        <w:rPr>
          <w:rFonts w:ascii="Times New Roman" w:hAnsi="Times New Roman"/>
          <w:sz w:val="20"/>
        </w:rPr>
        <w:t xml:space="preserve">is an EPA certified Tier 3 engine that </w:t>
      </w:r>
      <w:r w:rsidRPr="00E2046D">
        <w:rPr>
          <w:rFonts w:ascii="Times New Roman" w:hAnsi="Times New Roman"/>
          <w:sz w:val="20"/>
        </w:rPr>
        <w:t xml:space="preserve">complies with these emission standards.  </w:t>
      </w:r>
    </w:p>
    <w:p w14:paraId="19A31E40" w14:textId="77777777" w:rsidR="00440550" w:rsidRDefault="00440550" w:rsidP="00440550">
      <w:pPr>
        <w:rPr>
          <w:rFonts w:ascii="Times New Roman" w:hAnsi="Times New Roman"/>
          <w:sz w:val="20"/>
        </w:rPr>
      </w:pPr>
    </w:p>
    <w:p w14:paraId="19A31E41" w14:textId="77777777" w:rsidR="00FA56E7" w:rsidRPr="00E2046D" w:rsidRDefault="00440550" w:rsidP="00FA56E7">
      <w:pPr>
        <w:rPr>
          <w:rFonts w:ascii="Times New Roman" w:hAnsi="Times New Roman"/>
          <w:sz w:val="20"/>
        </w:rPr>
      </w:pPr>
      <w:r>
        <w:rPr>
          <w:rFonts w:ascii="Times New Roman" w:hAnsi="Times New Roman"/>
          <w:sz w:val="20"/>
        </w:rPr>
        <w:t xml:space="preserve">S-1562 and S-1563 Emergency Diesel Engines are new Firewater Pumps installed after January 1, 2005.  </w:t>
      </w:r>
      <w:r w:rsidR="00FA56E7" w:rsidRPr="00E2046D">
        <w:rPr>
          <w:rFonts w:ascii="Times New Roman" w:hAnsi="Times New Roman"/>
          <w:sz w:val="20"/>
        </w:rPr>
        <w:t>Therefore, S-156</w:t>
      </w:r>
      <w:r w:rsidR="002D7B68">
        <w:rPr>
          <w:rFonts w:ascii="Times New Roman" w:hAnsi="Times New Roman"/>
          <w:sz w:val="20"/>
        </w:rPr>
        <w:t>2 and S-1563 are</w:t>
      </w:r>
      <w:r w:rsidR="00FA56E7" w:rsidRPr="00E2046D">
        <w:rPr>
          <w:rFonts w:ascii="Times New Roman" w:hAnsi="Times New Roman"/>
          <w:sz w:val="20"/>
        </w:rPr>
        <w:t xml:space="preserve"> required to comply with subs</w:t>
      </w:r>
      <w:r w:rsidR="00FA56E7">
        <w:rPr>
          <w:rFonts w:ascii="Times New Roman" w:hAnsi="Times New Roman"/>
          <w:sz w:val="20"/>
        </w:rPr>
        <w:t>ection 93115.6(a)(4</w:t>
      </w:r>
      <w:r w:rsidR="00FA56E7" w:rsidRPr="00E2046D">
        <w:rPr>
          <w:rFonts w:ascii="Times New Roman" w:hAnsi="Times New Roman"/>
          <w:sz w:val="20"/>
        </w:rPr>
        <w:t>) of the ATCM.  The emission standards of this subsection are as follows:</w:t>
      </w:r>
    </w:p>
    <w:p w14:paraId="19A31E42" w14:textId="77777777" w:rsidR="00FA56E7" w:rsidRPr="00E2046D" w:rsidRDefault="00FA56E7" w:rsidP="00FA56E7">
      <w:pPr>
        <w:rPr>
          <w:rFonts w:ascii="Times New Roman" w:hAnsi="Times New Roman"/>
          <w:sz w:val="20"/>
        </w:rPr>
      </w:pPr>
    </w:p>
    <w:p w14:paraId="19A31E43" w14:textId="77777777" w:rsidR="00FA56E7" w:rsidRPr="00FA56E7" w:rsidRDefault="00FA56E7" w:rsidP="00AC21DA">
      <w:pPr>
        <w:ind w:left="1440"/>
        <w:rPr>
          <w:rFonts w:ascii="Times New Roman" w:hAnsi="Times New Roman"/>
          <w:sz w:val="20"/>
        </w:rPr>
      </w:pPr>
      <w:r>
        <w:rPr>
          <w:rFonts w:ascii="Times New Roman" w:hAnsi="Times New Roman"/>
          <w:sz w:val="20"/>
        </w:rPr>
        <w:t>93115.6(a)(4</w:t>
      </w:r>
      <w:r w:rsidRPr="00E2046D">
        <w:rPr>
          <w:rFonts w:ascii="Times New Roman" w:hAnsi="Times New Roman"/>
          <w:sz w:val="20"/>
        </w:rPr>
        <w:t>)(A)1.a</w:t>
      </w:r>
      <w:r w:rsidRPr="00E2046D">
        <w:rPr>
          <w:rFonts w:ascii="Times New Roman" w:hAnsi="Times New Roman"/>
          <w:sz w:val="20"/>
        </w:rPr>
        <w:tab/>
      </w:r>
      <w:r w:rsidRPr="00E2046D">
        <w:rPr>
          <w:rFonts w:ascii="Times New Roman" w:hAnsi="Times New Roman"/>
          <w:sz w:val="20"/>
        </w:rPr>
        <w:tab/>
      </w:r>
      <w:r w:rsidRPr="00FA56E7">
        <w:rPr>
          <w:rFonts w:ascii="Times New Roman" w:hAnsi="Times New Roman"/>
          <w:sz w:val="20"/>
        </w:rPr>
        <w:t>meet the Tier 2 emission standards specified in the Off-Road</w:t>
      </w:r>
      <w:r w:rsidR="00AC21DA">
        <w:rPr>
          <w:rFonts w:ascii="Times New Roman" w:hAnsi="Times New Roman"/>
          <w:sz w:val="20"/>
        </w:rPr>
        <w:t xml:space="preserve"> </w:t>
      </w:r>
      <w:r w:rsidRPr="00FA56E7">
        <w:rPr>
          <w:rFonts w:ascii="Times New Roman" w:hAnsi="Times New Roman"/>
          <w:sz w:val="20"/>
        </w:rPr>
        <w:t>Compression Ignition Engine Standards for off-road engines</w:t>
      </w:r>
      <w:r>
        <w:rPr>
          <w:rFonts w:ascii="Times New Roman" w:hAnsi="Times New Roman"/>
          <w:sz w:val="20"/>
        </w:rPr>
        <w:t xml:space="preserve"> </w:t>
      </w:r>
      <w:r w:rsidRPr="00FA56E7">
        <w:rPr>
          <w:rFonts w:ascii="Times New Roman" w:hAnsi="Times New Roman"/>
          <w:sz w:val="20"/>
        </w:rPr>
        <w:t xml:space="preserve">with the same </w:t>
      </w:r>
      <w:r w:rsidRPr="00FA56E7">
        <w:rPr>
          <w:rFonts w:ascii="Times New Roman" w:hAnsi="Times New Roman"/>
          <w:sz w:val="20"/>
        </w:rPr>
        <w:lastRenderedPageBreak/>
        <w:t>maximum rated power (title 13 CCR,</w:t>
      </w:r>
      <w:r>
        <w:rPr>
          <w:rFonts w:ascii="Times New Roman" w:hAnsi="Times New Roman"/>
          <w:sz w:val="20"/>
        </w:rPr>
        <w:t xml:space="preserve"> </w:t>
      </w:r>
      <w:r w:rsidRPr="00FA56E7">
        <w:rPr>
          <w:rFonts w:ascii="Times New Roman" w:hAnsi="Times New Roman"/>
          <w:sz w:val="20"/>
        </w:rPr>
        <w:t>section 2423) until 3 years after the date the Tier 3 standards</w:t>
      </w:r>
      <w:r>
        <w:rPr>
          <w:rFonts w:ascii="Times New Roman" w:hAnsi="Times New Roman"/>
          <w:sz w:val="20"/>
        </w:rPr>
        <w:t xml:space="preserve"> </w:t>
      </w:r>
      <w:r w:rsidRPr="00FA56E7">
        <w:rPr>
          <w:rFonts w:ascii="Times New Roman" w:hAnsi="Times New Roman"/>
          <w:sz w:val="20"/>
        </w:rPr>
        <w:t>are applicable for off-road engines with the same maximum</w:t>
      </w:r>
      <w:r>
        <w:rPr>
          <w:rFonts w:ascii="Times New Roman" w:hAnsi="Times New Roman"/>
          <w:sz w:val="20"/>
        </w:rPr>
        <w:t xml:space="preserve"> </w:t>
      </w:r>
      <w:r w:rsidRPr="00FA56E7">
        <w:rPr>
          <w:rFonts w:ascii="Times New Roman" w:hAnsi="Times New Roman"/>
          <w:sz w:val="20"/>
        </w:rPr>
        <w:t>rated power. At that time, new direct-drive emergency standby</w:t>
      </w:r>
      <w:r>
        <w:rPr>
          <w:rFonts w:ascii="Times New Roman" w:hAnsi="Times New Roman"/>
          <w:sz w:val="20"/>
        </w:rPr>
        <w:t xml:space="preserve"> </w:t>
      </w:r>
      <w:r w:rsidRPr="00FA56E7">
        <w:rPr>
          <w:rFonts w:ascii="Times New Roman" w:hAnsi="Times New Roman"/>
          <w:sz w:val="20"/>
        </w:rPr>
        <w:t>diesel-fueled fire-pump engines (&gt;50 bhp) are required to meet</w:t>
      </w:r>
      <w:r>
        <w:rPr>
          <w:rFonts w:ascii="Times New Roman" w:hAnsi="Times New Roman"/>
          <w:sz w:val="20"/>
        </w:rPr>
        <w:t xml:space="preserve"> </w:t>
      </w:r>
      <w:r w:rsidRPr="00FA56E7">
        <w:rPr>
          <w:rFonts w:ascii="Times New Roman" w:hAnsi="Times New Roman"/>
          <w:sz w:val="20"/>
        </w:rPr>
        <w:t>the Tier 3 emission standards, until 3 years after the date the</w:t>
      </w:r>
      <w:r>
        <w:rPr>
          <w:rFonts w:ascii="Times New Roman" w:hAnsi="Times New Roman"/>
          <w:sz w:val="20"/>
        </w:rPr>
        <w:t xml:space="preserve"> </w:t>
      </w:r>
      <w:r w:rsidRPr="00FA56E7">
        <w:rPr>
          <w:rFonts w:ascii="Times New Roman" w:hAnsi="Times New Roman"/>
          <w:sz w:val="20"/>
        </w:rPr>
        <w:t>Tier 4 standards are applicable for off-road engines with the</w:t>
      </w:r>
      <w:r>
        <w:rPr>
          <w:rFonts w:ascii="Times New Roman" w:hAnsi="Times New Roman"/>
          <w:sz w:val="20"/>
        </w:rPr>
        <w:t xml:space="preserve"> </w:t>
      </w:r>
      <w:r w:rsidRPr="00FA56E7">
        <w:rPr>
          <w:rFonts w:ascii="Times New Roman" w:hAnsi="Times New Roman"/>
          <w:sz w:val="20"/>
        </w:rPr>
        <w:t>same maximum rated power. At that time, new direct-drive</w:t>
      </w:r>
      <w:r>
        <w:rPr>
          <w:rFonts w:ascii="Times New Roman" w:hAnsi="Times New Roman"/>
          <w:sz w:val="20"/>
        </w:rPr>
        <w:t xml:space="preserve"> </w:t>
      </w:r>
      <w:r w:rsidRPr="00FA56E7">
        <w:rPr>
          <w:rFonts w:ascii="Times New Roman" w:hAnsi="Times New Roman"/>
          <w:sz w:val="20"/>
        </w:rPr>
        <w:t>emergency standby diesel-fueled fire-pump engines (&gt;50 bhp)</w:t>
      </w:r>
      <w:r>
        <w:rPr>
          <w:rFonts w:ascii="Times New Roman" w:hAnsi="Times New Roman"/>
          <w:sz w:val="20"/>
        </w:rPr>
        <w:t xml:space="preserve"> </w:t>
      </w:r>
      <w:r w:rsidRPr="00FA56E7">
        <w:rPr>
          <w:rFonts w:ascii="Times New Roman" w:hAnsi="Times New Roman"/>
          <w:sz w:val="20"/>
        </w:rPr>
        <w:t>are required to meet the Tier 4 emission standards; and</w:t>
      </w:r>
    </w:p>
    <w:p w14:paraId="19A31E44" w14:textId="77777777" w:rsidR="00FA56E7" w:rsidRPr="00E2046D" w:rsidRDefault="00FA56E7" w:rsidP="00AC21DA">
      <w:pPr>
        <w:ind w:left="1440"/>
        <w:rPr>
          <w:rFonts w:ascii="Times New Roman" w:hAnsi="Times New Roman"/>
          <w:sz w:val="20"/>
        </w:rPr>
      </w:pPr>
      <w:r>
        <w:rPr>
          <w:rFonts w:ascii="Times New Roman" w:hAnsi="Times New Roman"/>
          <w:sz w:val="20"/>
        </w:rPr>
        <w:t>93115.6(a)(4)(A)1.b</w:t>
      </w:r>
      <w:r w:rsidRPr="00E2046D">
        <w:rPr>
          <w:rFonts w:ascii="Times New Roman" w:hAnsi="Times New Roman"/>
          <w:sz w:val="20"/>
        </w:rPr>
        <w:tab/>
      </w:r>
      <w:r w:rsidRPr="00E2046D">
        <w:rPr>
          <w:rFonts w:ascii="Times New Roman" w:hAnsi="Times New Roman"/>
          <w:sz w:val="20"/>
        </w:rPr>
        <w:tab/>
      </w:r>
      <w:r w:rsidRPr="00FA56E7">
        <w:rPr>
          <w:rFonts w:ascii="Times New Roman" w:hAnsi="Times New Roman"/>
          <w:sz w:val="20"/>
        </w:rPr>
        <w:t>not operate more than the number of hours necessary to comply</w:t>
      </w:r>
      <w:r>
        <w:rPr>
          <w:rFonts w:ascii="Times New Roman" w:hAnsi="Times New Roman"/>
          <w:sz w:val="20"/>
        </w:rPr>
        <w:t xml:space="preserve"> </w:t>
      </w:r>
      <w:r w:rsidRPr="00FA56E7">
        <w:rPr>
          <w:rFonts w:ascii="Times New Roman" w:hAnsi="Times New Roman"/>
          <w:sz w:val="20"/>
        </w:rPr>
        <w:t>with the testing requirements of the National Fire Protection</w:t>
      </w:r>
      <w:r>
        <w:rPr>
          <w:rFonts w:ascii="Times New Roman" w:hAnsi="Times New Roman"/>
          <w:sz w:val="20"/>
        </w:rPr>
        <w:t xml:space="preserve"> </w:t>
      </w:r>
      <w:r w:rsidRPr="00FA56E7">
        <w:rPr>
          <w:rFonts w:ascii="Times New Roman" w:hAnsi="Times New Roman"/>
          <w:sz w:val="20"/>
        </w:rPr>
        <w:t>Association (NFPA) 25 - "Standard for the Inspection, Testing, and</w:t>
      </w:r>
      <w:r>
        <w:rPr>
          <w:rFonts w:ascii="Times New Roman" w:hAnsi="Times New Roman"/>
          <w:sz w:val="20"/>
        </w:rPr>
        <w:t xml:space="preserve"> </w:t>
      </w:r>
      <w:r w:rsidRPr="00FA56E7">
        <w:rPr>
          <w:rFonts w:ascii="Times New Roman" w:hAnsi="Times New Roman"/>
          <w:sz w:val="20"/>
        </w:rPr>
        <w:t>Maintenance of Water-Based Fire Protection Systems," 2002</w:t>
      </w:r>
      <w:r>
        <w:rPr>
          <w:rFonts w:ascii="Times New Roman" w:hAnsi="Times New Roman"/>
          <w:sz w:val="20"/>
        </w:rPr>
        <w:t xml:space="preserve"> </w:t>
      </w:r>
      <w:r w:rsidRPr="00FA56E7">
        <w:rPr>
          <w:rFonts w:ascii="Times New Roman" w:hAnsi="Times New Roman"/>
          <w:sz w:val="20"/>
        </w:rPr>
        <w:t>edition, which is incorporated herein by reference. This subsection</w:t>
      </w:r>
      <w:r>
        <w:rPr>
          <w:rFonts w:ascii="Times New Roman" w:hAnsi="Times New Roman"/>
          <w:sz w:val="20"/>
        </w:rPr>
        <w:t xml:space="preserve"> </w:t>
      </w:r>
      <w:r w:rsidRPr="00FA56E7">
        <w:rPr>
          <w:rFonts w:ascii="Times New Roman" w:hAnsi="Times New Roman"/>
          <w:sz w:val="20"/>
        </w:rPr>
        <w:t>does not limit engine operation for emergency use and for emission</w:t>
      </w:r>
      <w:r>
        <w:rPr>
          <w:rFonts w:ascii="Times New Roman" w:hAnsi="Times New Roman"/>
          <w:sz w:val="20"/>
        </w:rPr>
        <w:t xml:space="preserve"> </w:t>
      </w:r>
      <w:r w:rsidRPr="00FA56E7">
        <w:rPr>
          <w:rFonts w:ascii="Times New Roman" w:hAnsi="Times New Roman"/>
          <w:sz w:val="20"/>
        </w:rPr>
        <w:t>testing to show compliance with 93115.6(a)(4).</w:t>
      </w:r>
    </w:p>
    <w:p w14:paraId="19A31E45" w14:textId="77777777" w:rsidR="00440550" w:rsidRDefault="00440550" w:rsidP="00440550">
      <w:pPr>
        <w:rPr>
          <w:rFonts w:ascii="Times New Roman" w:hAnsi="Times New Roman"/>
          <w:sz w:val="20"/>
        </w:rPr>
      </w:pPr>
    </w:p>
    <w:p w14:paraId="19A31E46" w14:textId="77777777" w:rsidR="00FA56E7" w:rsidRDefault="00FA56E7" w:rsidP="00440550">
      <w:pPr>
        <w:rPr>
          <w:rFonts w:ascii="Times New Roman" w:hAnsi="Times New Roman"/>
          <w:sz w:val="20"/>
        </w:rPr>
      </w:pPr>
      <w:r>
        <w:rPr>
          <w:rFonts w:ascii="Times New Roman" w:hAnsi="Times New Roman"/>
          <w:sz w:val="20"/>
        </w:rPr>
        <w:t xml:space="preserve">S-1562 and S-1563 are EPA certified Tier </w:t>
      </w:r>
      <w:r w:rsidR="00914E54">
        <w:rPr>
          <w:rFonts w:ascii="Times New Roman" w:hAnsi="Times New Roman"/>
          <w:sz w:val="20"/>
        </w:rPr>
        <w:t>3</w:t>
      </w:r>
      <w:r>
        <w:rPr>
          <w:rFonts w:ascii="Times New Roman" w:hAnsi="Times New Roman"/>
          <w:sz w:val="20"/>
        </w:rPr>
        <w:t xml:space="preserve"> engines that comply with these emission standards.</w:t>
      </w:r>
    </w:p>
    <w:p w14:paraId="19A31E47" w14:textId="77777777" w:rsidR="00FA56E7" w:rsidRPr="00E2046D" w:rsidRDefault="00FA56E7" w:rsidP="00440550">
      <w:pPr>
        <w:rPr>
          <w:rFonts w:ascii="Times New Roman" w:hAnsi="Times New Roman"/>
          <w:sz w:val="20"/>
        </w:rPr>
      </w:pPr>
    </w:p>
    <w:p w14:paraId="19A31E48" w14:textId="77777777" w:rsidR="00E2046D" w:rsidRDefault="00E2046D" w:rsidP="00522E90"/>
    <w:p w14:paraId="19A31E49" w14:textId="77777777" w:rsidR="00522E90" w:rsidRDefault="00522E90" w:rsidP="00522E90">
      <w:pPr>
        <w:pStyle w:val="Heading7"/>
      </w:pPr>
      <w:r>
        <w:t>PSD</w:t>
      </w:r>
    </w:p>
    <w:p w14:paraId="19A31E4A" w14:textId="77777777" w:rsidR="00522E90" w:rsidRDefault="00522E90" w:rsidP="00522E90"/>
    <w:p w14:paraId="19A31E4B" w14:textId="77777777" w:rsidR="00522E90" w:rsidRDefault="00522E90" w:rsidP="00522E90">
      <w:pPr>
        <w:rPr>
          <w:rFonts w:ascii="Times New Roman" w:hAnsi="Times New Roman"/>
          <w:sz w:val="20"/>
        </w:rPr>
      </w:pPr>
      <w:r w:rsidRPr="00E37E19">
        <w:rPr>
          <w:rFonts w:ascii="Times New Roman" w:hAnsi="Times New Roman"/>
          <w:sz w:val="20"/>
        </w:rPr>
        <w:t xml:space="preserve">A Prevention of Significant Deterioration (PSD) applicability analysis was performed for the Avon Wharf </w:t>
      </w:r>
      <w:r w:rsidR="00AC21DA">
        <w:rPr>
          <w:rFonts w:ascii="Times New Roman" w:hAnsi="Times New Roman"/>
          <w:sz w:val="20"/>
        </w:rPr>
        <w:t>MOTEMS</w:t>
      </w:r>
      <w:r w:rsidR="00AC21DA" w:rsidRPr="00E37E19">
        <w:rPr>
          <w:rFonts w:ascii="Times New Roman" w:hAnsi="Times New Roman"/>
          <w:sz w:val="20"/>
        </w:rPr>
        <w:t xml:space="preserve"> </w:t>
      </w:r>
      <w:r w:rsidRPr="00E37E19">
        <w:rPr>
          <w:rFonts w:ascii="Times New Roman" w:hAnsi="Times New Roman"/>
          <w:sz w:val="20"/>
        </w:rPr>
        <w:t xml:space="preserve">project. Because this project involves only “new emission units,” Tesoro used the “actual-to-potential test” specified in 40 CFR 52.21(a)(2)(iv)(d) to determine if a “significant emissions increase” and a “significant net emissions increase” of a “regulated NSR pollutant” will occur. The project involves construction of a new </w:t>
      </w:r>
      <w:r w:rsidR="00DB16F4">
        <w:rPr>
          <w:rFonts w:ascii="Times New Roman" w:hAnsi="Times New Roman"/>
          <w:sz w:val="20"/>
        </w:rPr>
        <w:t xml:space="preserve">Berth 1A, including an </w:t>
      </w:r>
      <w:r w:rsidRPr="00E37E19">
        <w:rPr>
          <w:rFonts w:ascii="Times New Roman" w:hAnsi="Times New Roman"/>
          <w:sz w:val="20"/>
        </w:rPr>
        <w:t>emergency standby diesel IC engine, east fire water pump IC engine, west fire water pump IC engine, recovered oil tank, and marine vapor recovery system.</w:t>
      </w:r>
    </w:p>
    <w:p w14:paraId="19A31E4C" w14:textId="77777777" w:rsidR="00522E90" w:rsidRDefault="00522E90" w:rsidP="00522E90">
      <w:pPr>
        <w:rPr>
          <w:rFonts w:ascii="Times New Roman" w:hAnsi="Times New Roman"/>
          <w:sz w:val="20"/>
        </w:rPr>
      </w:pPr>
    </w:p>
    <w:p w14:paraId="19A31E4D" w14:textId="77777777" w:rsidR="00522E90" w:rsidRDefault="00522E90" w:rsidP="00522E90">
      <w:pPr>
        <w:rPr>
          <w:rFonts w:ascii="Times New Roman" w:hAnsi="Times New Roman"/>
          <w:sz w:val="20"/>
        </w:rPr>
      </w:pPr>
      <w:r>
        <w:rPr>
          <w:rFonts w:ascii="Times New Roman" w:hAnsi="Times New Roman"/>
          <w:sz w:val="20"/>
        </w:rPr>
        <w:t>In the BAAQMD, the</w:t>
      </w:r>
      <w:r w:rsidRPr="00B745EC">
        <w:rPr>
          <w:rFonts w:ascii="Times New Roman" w:hAnsi="Times New Roman"/>
          <w:sz w:val="20"/>
        </w:rPr>
        <w:t xml:space="preserve"> PSD pollutants </w:t>
      </w:r>
      <w:r>
        <w:rPr>
          <w:rFonts w:ascii="Times New Roman" w:hAnsi="Times New Roman"/>
          <w:sz w:val="20"/>
        </w:rPr>
        <w:t xml:space="preserve">are </w:t>
      </w:r>
      <w:r w:rsidRPr="00B745EC">
        <w:rPr>
          <w:rFonts w:ascii="Times New Roman" w:hAnsi="Times New Roman"/>
          <w:sz w:val="20"/>
        </w:rPr>
        <w:t xml:space="preserve">PM, PM10, </w:t>
      </w:r>
      <w:r>
        <w:rPr>
          <w:rFonts w:ascii="Times New Roman" w:hAnsi="Times New Roman"/>
          <w:sz w:val="20"/>
        </w:rPr>
        <w:t xml:space="preserve">PM2.5, </w:t>
      </w:r>
      <w:r w:rsidRPr="00B745EC">
        <w:rPr>
          <w:rFonts w:ascii="Times New Roman" w:hAnsi="Times New Roman"/>
          <w:sz w:val="20"/>
        </w:rPr>
        <w:t>NO</w:t>
      </w:r>
      <w:r>
        <w:rPr>
          <w:rFonts w:ascii="Times New Roman" w:hAnsi="Times New Roman"/>
          <w:sz w:val="20"/>
        </w:rPr>
        <w:t>2</w:t>
      </w:r>
      <w:r w:rsidRPr="00B745EC">
        <w:rPr>
          <w:rFonts w:ascii="Times New Roman" w:hAnsi="Times New Roman"/>
          <w:sz w:val="20"/>
        </w:rPr>
        <w:t xml:space="preserve">, CO, and SO2 in this analysis. </w:t>
      </w:r>
      <w:r>
        <w:rPr>
          <w:rFonts w:ascii="Times New Roman" w:hAnsi="Times New Roman"/>
          <w:sz w:val="20"/>
        </w:rPr>
        <w:t xml:space="preserve">For this analysis </w:t>
      </w:r>
      <w:r w:rsidRPr="00B745EC">
        <w:rPr>
          <w:rFonts w:ascii="Times New Roman" w:hAnsi="Times New Roman"/>
          <w:sz w:val="20"/>
        </w:rPr>
        <w:t>NO</w:t>
      </w:r>
      <w:r>
        <w:rPr>
          <w:rFonts w:ascii="Times New Roman" w:hAnsi="Times New Roman"/>
          <w:sz w:val="20"/>
        </w:rPr>
        <w:t>x</w:t>
      </w:r>
      <w:r w:rsidRPr="00B745EC">
        <w:rPr>
          <w:rFonts w:ascii="Times New Roman" w:hAnsi="Times New Roman"/>
          <w:sz w:val="20"/>
        </w:rPr>
        <w:t xml:space="preserve"> is considered </w:t>
      </w:r>
      <w:r>
        <w:rPr>
          <w:rFonts w:ascii="Times New Roman" w:hAnsi="Times New Roman"/>
          <w:sz w:val="20"/>
        </w:rPr>
        <w:t>to be equivalent to NO2</w:t>
      </w:r>
      <w:r w:rsidRPr="00B745EC">
        <w:rPr>
          <w:rFonts w:ascii="Times New Roman" w:hAnsi="Times New Roman"/>
          <w:sz w:val="20"/>
        </w:rPr>
        <w:t>.</w:t>
      </w:r>
      <w:r>
        <w:rPr>
          <w:rFonts w:ascii="Times New Roman" w:hAnsi="Times New Roman"/>
          <w:sz w:val="20"/>
        </w:rPr>
        <w:t xml:space="preserve">  </w:t>
      </w:r>
      <w:r w:rsidRPr="00B745EC">
        <w:rPr>
          <w:rFonts w:ascii="Times New Roman" w:hAnsi="Times New Roman"/>
          <w:sz w:val="20"/>
        </w:rPr>
        <w:t xml:space="preserve">The table below summarizes the resulting project emission increases of each regulated PSD pollutant from the “new emission units” for which there was a calculated emissions increase, the total project emission increase, and the corresponding PSD significant emission rates. </w:t>
      </w:r>
    </w:p>
    <w:p w14:paraId="19A31E4E" w14:textId="77777777" w:rsidR="00522E90" w:rsidRDefault="00522E90" w:rsidP="00522E90">
      <w:pPr>
        <w:rPr>
          <w:rFonts w:ascii="Times New Roman" w:hAnsi="Times New Roman"/>
          <w:sz w:val="20"/>
        </w:rPr>
      </w:pPr>
    </w:p>
    <w:p w14:paraId="19A31E4F" w14:textId="77777777" w:rsidR="00522E90" w:rsidRDefault="00522E90" w:rsidP="00522E90">
      <w:pPr>
        <w:rPr>
          <w:rFonts w:ascii="Times New Roman" w:hAnsi="Times New Roman"/>
          <w:sz w:val="20"/>
        </w:rPr>
      </w:pPr>
      <w:r w:rsidRPr="00CA7C30">
        <w:rPr>
          <w:rFonts w:ascii="Times New Roman" w:hAnsi="Times New Roman"/>
          <w:sz w:val="20"/>
        </w:rPr>
        <w:t>BAAQMD Rule 2-2-215.2 states the emissions associated with the cargo carriers shall not be included when determining applicability of the requirements of Section 2-2-304 (PSD Requirement). This definition is consistent with the definition of a “stationary source” under the PSD program at 40 CFR 52.21(b)(5), which excludes “the activities of any vessel.” The recovered oil tank and marine vapor recovery system have a potential to emit only VOC emissions, and are therefore not considered further.</w:t>
      </w:r>
    </w:p>
    <w:p w14:paraId="19A31E50" w14:textId="77777777" w:rsidR="00522E90" w:rsidRDefault="00522E90" w:rsidP="00522E90">
      <w:pPr>
        <w:rPr>
          <w:rFonts w:ascii="Times New Roman" w:hAnsi="Times New Roman"/>
          <w:sz w:val="20"/>
        </w:rPr>
      </w:pPr>
    </w:p>
    <w:p w14:paraId="19A31E51" w14:textId="77777777" w:rsidR="00522E90" w:rsidRDefault="00DB16F4" w:rsidP="00522E90">
      <w:pPr>
        <w:rPr>
          <w:rFonts w:ascii="Times New Roman" w:hAnsi="Times New Roman"/>
          <w:sz w:val="20"/>
        </w:rPr>
      </w:pPr>
      <w:r>
        <w:rPr>
          <w:rFonts w:ascii="Times New Roman" w:hAnsi="Times New Roman"/>
          <w:sz w:val="20"/>
        </w:rPr>
        <w:t xml:space="preserve">The following table </w:t>
      </w:r>
      <w:r w:rsidR="00522E90">
        <w:rPr>
          <w:rFonts w:ascii="Times New Roman" w:hAnsi="Times New Roman"/>
          <w:sz w:val="20"/>
        </w:rPr>
        <w:t xml:space="preserve">presents the results of the </w:t>
      </w:r>
      <w:r>
        <w:rPr>
          <w:rFonts w:ascii="Times New Roman" w:hAnsi="Times New Roman"/>
          <w:sz w:val="20"/>
        </w:rPr>
        <w:t xml:space="preserve">PSD </w:t>
      </w:r>
      <w:r w:rsidR="00522E90">
        <w:rPr>
          <w:rFonts w:ascii="Times New Roman" w:hAnsi="Times New Roman"/>
          <w:sz w:val="20"/>
        </w:rPr>
        <w:t xml:space="preserve">applicability </w:t>
      </w:r>
      <w:r w:rsidR="00522E90" w:rsidRPr="00B745EC">
        <w:rPr>
          <w:rFonts w:ascii="Times New Roman" w:hAnsi="Times New Roman"/>
          <w:sz w:val="20"/>
        </w:rPr>
        <w:t>analysis</w:t>
      </w:r>
      <w:r w:rsidR="00522E90">
        <w:rPr>
          <w:rFonts w:ascii="Times New Roman" w:hAnsi="Times New Roman"/>
          <w:sz w:val="20"/>
        </w:rPr>
        <w:t>.</w:t>
      </w:r>
      <w:r w:rsidR="00522E90" w:rsidRPr="00B745EC">
        <w:rPr>
          <w:rFonts w:ascii="Times New Roman" w:hAnsi="Times New Roman"/>
          <w:sz w:val="20"/>
        </w:rPr>
        <w:t xml:space="preserve"> </w:t>
      </w:r>
      <w:r w:rsidR="00522E90">
        <w:rPr>
          <w:rFonts w:ascii="Times New Roman" w:hAnsi="Times New Roman"/>
          <w:sz w:val="20"/>
        </w:rPr>
        <w:t>The</w:t>
      </w:r>
      <w:r w:rsidR="00522E90" w:rsidRPr="00B745EC">
        <w:rPr>
          <w:rFonts w:ascii="Times New Roman" w:hAnsi="Times New Roman"/>
          <w:sz w:val="20"/>
        </w:rPr>
        <w:t xml:space="preserve"> project emission increases are less than the corresponding PSD significant emission rates; therefore, a major modification will not occur and the project is not subject to PSD review. The Project does not trigger PSD review for a criteria pollutant; therefore, GHG is not included within this analysis consistent with EPA guidance on implementation of its PSD regulations in light of the Supreme Court’s decision in UARG v. EPA, 12-1146 (2014).</w:t>
      </w:r>
      <w:r w:rsidR="00522E90">
        <w:rPr>
          <w:rFonts w:ascii="Times New Roman" w:hAnsi="Times New Roman"/>
          <w:sz w:val="20"/>
        </w:rPr>
        <w:t xml:space="preserve"> </w:t>
      </w:r>
    </w:p>
    <w:p w14:paraId="19A31E52" w14:textId="77777777" w:rsidR="00522E90" w:rsidRDefault="00522E90" w:rsidP="00522E90">
      <w:pPr>
        <w:rPr>
          <w:rFonts w:ascii="Times New Roman" w:hAnsi="Times New Roman"/>
          <w:sz w:val="20"/>
        </w:rPr>
      </w:pPr>
    </w:p>
    <w:tbl>
      <w:tblPr>
        <w:tblW w:w="8305" w:type="dxa"/>
        <w:tblInd w:w="98" w:type="dxa"/>
        <w:tblLook w:val="04A0" w:firstRow="1" w:lastRow="0" w:firstColumn="1" w:lastColumn="0" w:noHBand="0" w:noVBand="1"/>
      </w:tblPr>
      <w:tblGrid>
        <w:gridCol w:w="1900"/>
        <w:gridCol w:w="1080"/>
        <w:gridCol w:w="1080"/>
        <w:gridCol w:w="1080"/>
        <w:gridCol w:w="1080"/>
        <w:gridCol w:w="1044"/>
        <w:gridCol w:w="1041"/>
      </w:tblGrid>
      <w:tr w:rsidR="00522E90" w:rsidRPr="00B745EC" w14:paraId="19A31E5A" w14:textId="77777777" w:rsidTr="00AC21DA">
        <w:trPr>
          <w:cantSplit/>
          <w:trHeight w:val="315"/>
          <w:tblHeader/>
        </w:trPr>
        <w:tc>
          <w:tcPr>
            <w:tcW w:w="1900" w:type="dxa"/>
            <w:tcBorders>
              <w:top w:val="single" w:sz="8" w:space="0" w:color="auto"/>
              <w:left w:val="single" w:sz="8" w:space="0" w:color="auto"/>
              <w:bottom w:val="nil"/>
              <w:right w:val="single" w:sz="4" w:space="0" w:color="auto"/>
            </w:tcBorders>
            <w:shd w:val="clear" w:color="auto" w:fill="B8CCE4" w:themeFill="accent1" w:themeFillTint="66"/>
            <w:noWrap/>
            <w:vAlign w:val="bottom"/>
            <w:hideMark/>
          </w:tcPr>
          <w:p w14:paraId="19A31E53" w14:textId="77777777" w:rsidR="00522E90" w:rsidRPr="00B745EC" w:rsidRDefault="00522E90" w:rsidP="00576422">
            <w:pPr>
              <w:spacing w:before="60" w:after="60" w:line="240" w:lineRule="auto"/>
              <w:rPr>
                <w:rFonts w:ascii="Times New Roman" w:hAnsi="Times New Roman"/>
                <w:sz w:val="18"/>
                <w:szCs w:val="18"/>
              </w:rPr>
            </w:pPr>
            <w:r w:rsidRPr="00B745EC">
              <w:rPr>
                <w:rFonts w:ascii="Times New Roman" w:hAnsi="Times New Roman"/>
                <w:sz w:val="18"/>
                <w:szCs w:val="18"/>
              </w:rPr>
              <w:t> </w:t>
            </w:r>
          </w:p>
        </w:tc>
        <w:tc>
          <w:tcPr>
            <w:tcW w:w="1080" w:type="dxa"/>
            <w:tcBorders>
              <w:top w:val="single" w:sz="8" w:space="0" w:color="auto"/>
              <w:left w:val="nil"/>
              <w:bottom w:val="single" w:sz="4" w:space="0" w:color="auto"/>
              <w:right w:val="single" w:sz="4" w:space="0" w:color="auto"/>
            </w:tcBorders>
            <w:shd w:val="clear" w:color="auto" w:fill="B8CCE4" w:themeFill="accent1" w:themeFillTint="66"/>
            <w:noWrap/>
            <w:vAlign w:val="bottom"/>
            <w:hideMark/>
          </w:tcPr>
          <w:p w14:paraId="19A31E54"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PM</w:t>
            </w:r>
          </w:p>
        </w:tc>
        <w:tc>
          <w:tcPr>
            <w:tcW w:w="1080" w:type="dxa"/>
            <w:tcBorders>
              <w:top w:val="single" w:sz="8" w:space="0" w:color="auto"/>
              <w:left w:val="nil"/>
              <w:bottom w:val="single" w:sz="4" w:space="0" w:color="auto"/>
              <w:right w:val="single" w:sz="4" w:space="0" w:color="auto"/>
            </w:tcBorders>
            <w:shd w:val="clear" w:color="auto" w:fill="B8CCE4" w:themeFill="accent1" w:themeFillTint="66"/>
            <w:noWrap/>
            <w:vAlign w:val="bottom"/>
            <w:hideMark/>
          </w:tcPr>
          <w:p w14:paraId="19A31E55"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PM</w:t>
            </w:r>
            <w:r w:rsidRPr="00B745EC">
              <w:rPr>
                <w:rFonts w:ascii="Times New Roman" w:hAnsi="Times New Roman"/>
                <w:b/>
                <w:bCs/>
                <w:sz w:val="18"/>
                <w:szCs w:val="18"/>
                <w:vertAlign w:val="subscript"/>
              </w:rPr>
              <w:t>10</w:t>
            </w:r>
          </w:p>
        </w:tc>
        <w:tc>
          <w:tcPr>
            <w:tcW w:w="1080" w:type="dxa"/>
            <w:tcBorders>
              <w:top w:val="single" w:sz="8" w:space="0" w:color="auto"/>
              <w:left w:val="nil"/>
              <w:bottom w:val="single" w:sz="4" w:space="0" w:color="auto"/>
              <w:right w:val="single" w:sz="4" w:space="0" w:color="auto"/>
            </w:tcBorders>
            <w:shd w:val="clear" w:color="auto" w:fill="B8CCE4" w:themeFill="accent1" w:themeFillTint="66"/>
            <w:noWrap/>
            <w:vAlign w:val="bottom"/>
            <w:hideMark/>
          </w:tcPr>
          <w:p w14:paraId="19A31E56"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PM</w:t>
            </w:r>
            <w:r w:rsidRPr="00B745EC">
              <w:rPr>
                <w:rFonts w:ascii="Times New Roman" w:hAnsi="Times New Roman"/>
                <w:b/>
                <w:bCs/>
                <w:sz w:val="18"/>
                <w:szCs w:val="18"/>
                <w:vertAlign w:val="subscript"/>
              </w:rPr>
              <w:t>2.5</w:t>
            </w:r>
          </w:p>
        </w:tc>
        <w:tc>
          <w:tcPr>
            <w:tcW w:w="1080" w:type="dxa"/>
            <w:tcBorders>
              <w:top w:val="single" w:sz="8" w:space="0" w:color="auto"/>
              <w:left w:val="nil"/>
              <w:bottom w:val="single" w:sz="4" w:space="0" w:color="auto"/>
              <w:right w:val="single" w:sz="4" w:space="0" w:color="auto"/>
            </w:tcBorders>
            <w:shd w:val="clear" w:color="auto" w:fill="B8CCE4" w:themeFill="accent1" w:themeFillTint="66"/>
            <w:noWrap/>
            <w:vAlign w:val="bottom"/>
            <w:hideMark/>
          </w:tcPr>
          <w:p w14:paraId="19A31E57"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NO</w:t>
            </w:r>
            <w:r>
              <w:rPr>
                <w:rFonts w:ascii="Times New Roman" w:hAnsi="Times New Roman"/>
                <w:b/>
                <w:bCs/>
                <w:sz w:val="18"/>
                <w:szCs w:val="18"/>
                <w:vertAlign w:val="subscript"/>
              </w:rPr>
              <w:t>2</w:t>
            </w:r>
          </w:p>
        </w:tc>
        <w:tc>
          <w:tcPr>
            <w:tcW w:w="1044" w:type="dxa"/>
            <w:tcBorders>
              <w:top w:val="single" w:sz="8" w:space="0" w:color="auto"/>
              <w:left w:val="nil"/>
              <w:bottom w:val="single" w:sz="4" w:space="0" w:color="auto"/>
              <w:right w:val="single" w:sz="4" w:space="0" w:color="auto"/>
            </w:tcBorders>
            <w:shd w:val="clear" w:color="auto" w:fill="B8CCE4" w:themeFill="accent1" w:themeFillTint="66"/>
            <w:noWrap/>
            <w:vAlign w:val="bottom"/>
            <w:hideMark/>
          </w:tcPr>
          <w:p w14:paraId="19A31E58"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CO</w:t>
            </w:r>
          </w:p>
        </w:tc>
        <w:tc>
          <w:tcPr>
            <w:tcW w:w="1041" w:type="dxa"/>
            <w:tcBorders>
              <w:top w:val="single" w:sz="8" w:space="0" w:color="auto"/>
              <w:left w:val="nil"/>
              <w:bottom w:val="single" w:sz="4" w:space="0" w:color="auto"/>
              <w:right w:val="single" w:sz="4" w:space="0" w:color="auto"/>
            </w:tcBorders>
            <w:shd w:val="clear" w:color="auto" w:fill="B8CCE4" w:themeFill="accent1" w:themeFillTint="66"/>
            <w:noWrap/>
            <w:vAlign w:val="bottom"/>
            <w:hideMark/>
          </w:tcPr>
          <w:p w14:paraId="19A31E59"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SO</w:t>
            </w:r>
            <w:r w:rsidRPr="00B745EC">
              <w:rPr>
                <w:rFonts w:ascii="Times New Roman" w:hAnsi="Times New Roman"/>
                <w:b/>
                <w:bCs/>
                <w:sz w:val="18"/>
                <w:szCs w:val="18"/>
                <w:vertAlign w:val="subscript"/>
              </w:rPr>
              <w:t>2</w:t>
            </w:r>
          </w:p>
        </w:tc>
      </w:tr>
      <w:tr w:rsidR="00522E90" w:rsidRPr="00B745EC" w14:paraId="19A31E62" w14:textId="77777777" w:rsidTr="00AC21DA">
        <w:trPr>
          <w:cantSplit/>
          <w:trHeight w:val="255"/>
          <w:tblHeader/>
        </w:trPr>
        <w:tc>
          <w:tcPr>
            <w:tcW w:w="1900" w:type="dxa"/>
            <w:tcBorders>
              <w:top w:val="nil"/>
              <w:left w:val="single" w:sz="8" w:space="0" w:color="auto"/>
              <w:bottom w:val="single" w:sz="4" w:space="0" w:color="auto"/>
              <w:right w:val="single" w:sz="4" w:space="0" w:color="auto"/>
            </w:tcBorders>
            <w:shd w:val="clear" w:color="auto" w:fill="B8CCE4" w:themeFill="accent1" w:themeFillTint="66"/>
            <w:noWrap/>
            <w:vAlign w:val="bottom"/>
            <w:hideMark/>
          </w:tcPr>
          <w:p w14:paraId="19A31E5B" w14:textId="77777777" w:rsidR="00522E90" w:rsidRPr="00B745EC" w:rsidRDefault="00522E90" w:rsidP="00576422">
            <w:pPr>
              <w:spacing w:before="60" w:after="60" w:line="240" w:lineRule="auto"/>
              <w:rPr>
                <w:rFonts w:ascii="Times New Roman" w:hAnsi="Times New Roman"/>
                <w:b/>
                <w:bCs/>
                <w:sz w:val="18"/>
                <w:szCs w:val="18"/>
              </w:rPr>
            </w:pPr>
            <w:r w:rsidRPr="00B745EC">
              <w:rPr>
                <w:rFonts w:ascii="Times New Roman" w:hAnsi="Times New Roman"/>
                <w:b/>
                <w:bCs/>
                <w:sz w:val="18"/>
                <w:szCs w:val="18"/>
              </w:rPr>
              <w:t> </w:t>
            </w:r>
          </w:p>
        </w:tc>
        <w:tc>
          <w:tcPr>
            <w:tcW w:w="1080" w:type="dxa"/>
            <w:tcBorders>
              <w:top w:val="nil"/>
              <w:left w:val="nil"/>
              <w:bottom w:val="single" w:sz="4" w:space="0" w:color="auto"/>
              <w:right w:val="single" w:sz="4" w:space="0" w:color="auto"/>
            </w:tcBorders>
            <w:shd w:val="clear" w:color="auto" w:fill="B8CCE4" w:themeFill="accent1" w:themeFillTint="66"/>
            <w:noWrap/>
            <w:vAlign w:val="bottom"/>
            <w:hideMark/>
          </w:tcPr>
          <w:p w14:paraId="19A31E5C"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tpy</w:t>
            </w:r>
          </w:p>
        </w:tc>
        <w:tc>
          <w:tcPr>
            <w:tcW w:w="1080" w:type="dxa"/>
            <w:tcBorders>
              <w:top w:val="nil"/>
              <w:left w:val="nil"/>
              <w:bottom w:val="single" w:sz="4" w:space="0" w:color="auto"/>
              <w:right w:val="single" w:sz="4" w:space="0" w:color="auto"/>
            </w:tcBorders>
            <w:shd w:val="clear" w:color="auto" w:fill="B8CCE4" w:themeFill="accent1" w:themeFillTint="66"/>
            <w:noWrap/>
            <w:vAlign w:val="bottom"/>
            <w:hideMark/>
          </w:tcPr>
          <w:p w14:paraId="19A31E5D"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tpy</w:t>
            </w:r>
          </w:p>
        </w:tc>
        <w:tc>
          <w:tcPr>
            <w:tcW w:w="1080" w:type="dxa"/>
            <w:tcBorders>
              <w:top w:val="nil"/>
              <w:left w:val="nil"/>
              <w:bottom w:val="single" w:sz="4" w:space="0" w:color="auto"/>
              <w:right w:val="single" w:sz="4" w:space="0" w:color="auto"/>
            </w:tcBorders>
            <w:shd w:val="clear" w:color="auto" w:fill="B8CCE4" w:themeFill="accent1" w:themeFillTint="66"/>
            <w:noWrap/>
            <w:vAlign w:val="bottom"/>
            <w:hideMark/>
          </w:tcPr>
          <w:p w14:paraId="19A31E5E"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tpy</w:t>
            </w:r>
          </w:p>
        </w:tc>
        <w:tc>
          <w:tcPr>
            <w:tcW w:w="1080" w:type="dxa"/>
            <w:tcBorders>
              <w:top w:val="nil"/>
              <w:left w:val="nil"/>
              <w:bottom w:val="single" w:sz="4" w:space="0" w:color="auto"/>
              <w:right w:val="single" w:sz="4" w:space="0" w:color="auto"/>
            </w:tcBorders>
            <w:shd w:val="clear" w:color="auto" w:fill="B8CCE4" w:themeFill="accent1" w:themeFillTint="66"/>
            <w:noWrap/>
            <w:vAlign w:val="bottom"/>
            <w:hideMark/>
          </w:tcPr>
          <w:p w14:paraId="19A31E5F"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tpy</w:t>
            </w:r>
          </w:p>
        </w:tc>
        <w:tc>
          <w:tcPr>
            <w:tcW w:w="1044" w:type="dxa"/>
            <w:tcBorders>
              <w:top w:val="nil"/>
              <w:left w:val="nil"/>
              <w:bottom w:val="single" w:sz="4" w:space="0" w:color="auto"/>
              <w:right w:val="single" w:sz="4" w:space="0" w:color="auto"/>
            </w:tcBorders>
            <w:shd w:val="clear" w:color="auto" w:fill="B8CCE4" w:themeFill="accent1" w:themeFillTint="66"/>
            <w:noWrap/>
            <w:vAlign w:val="bottom"/>
            <w:hideMark/>
          </w:tcPr>
          <w:p w14:paraId="19A31E60"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tpy</w:t>
            </w:r>
          </w:p>
        </w:tc>
        <w:tc>
          <w:tcPr>
            <w:tcW w:w="1041" w:type="dxa"/>
            <w:tcBorders>
              <w:top w:val="nil"/>
              <w:left w:val="nil"/>
              <w:bottom w:val="single" w:sz="4" w:space="0" w:color="auto"/>
              <w:right w:val="single" w:sz="4" w:space="0" w:color="auto"/>
            </w:tcBorders>
            <w:shd w:val="clear" w:color="auto" w:fill="B8CCE4" w:themeFill="accent1" w:themeFillTint="66"/>
            <w:noWrap/>
            <w:vAlign w:val="bottom"/>
            <w:hideMark/>
          </w:tcPr>
          <w:p w14:paraId="19A31E61" w14:textId="77777777" w:rsidR="00522E90" w:rsidRPr="00B745EC" w:rsidRDefault="00522E90" w:rsidP="00576422">
            <w:pPr>
              <w:spacing w:before="60" w:after="60" w:line="240" w:lineRule="auto"/>
              <w:jc w:val="center"/>
              <w:rPr>
                <w:rFonts w:ascii="Times New Roman" w:hAnsi="Times New Roman"/>
                <w:b/>
                <w:bCs/>
                <w:sz w:val="18"/>
                <w:szCs w:val="18"/>
              </w:rPr>
            </w:pPr>
            <w:r w:rsidRPr="00B745EC">
              <w:rPr>
                <w:rFonts w:ascii="Times New Roman" w:hAnsi="Times New Roman"/>
                <w:b/>
                <w:bCs/>
                <w:sz w:val="18"/>
                <w:szCs w:val="18"/>
              </w:rPr>
              <w:t>tpy</w:t>
            </w:r>
          </w:p>
        </w:tc>
      </w:tr>
      <w:tr w:rsidR="00DB16F4" w:rsidRPr="00B745EC" w14:paraId="19A31E6A" w14:textId="77777777" w:rsidTr="00576422">
        <w:trPr>
          <w:trHeight w:val="255"/>
        </w:trPr>
        <w:tc>
          <w:tcPr>
            <w:tcW w:w="1900" w:type="dxa"/>
            <w:tcBorders>
              <w:top w:val="nil"/>
              <w:left w:val="single" w:sz="8" w:space="0" w:color="auto"/>
              <w:bottom w:val="single" w:sz="4" w:space="0" w:color="auto"/>
              <w:right w:val="single" w:sz="4" w:space="0" w:color="auto"/>
            </w:tcBorders>
            <w:noWrap/>
            <w:vAlign w:val="center"/>
          </w:tcPr>
          <w:p w14:paraId="19A31E63" w14:textId="77777777" w:rsidR="00DB16F4" w:rsidRPr="00B745EC" w:rsidRDefault="00DB16F4" w:rsidP="00576422">
            <w:pPr>
              <w:spacing w:before="60" w:after="60" w:line="240" w:lineRule="auto"/>
              <w:rPr>
                <w:rFonts w:ascii="Times New Roman" w:hAnsi="Times New Roman"/>
                <w:sz w:val="18"/>
                <w:szCs w:val="18"/>
              </w:rPr>
            </w:pPr>
            <w:r>
              <w:rPr>
                <w:rFonts w:ascii="Times New Roman" w:hAnsi="Times New Roman"/>
                <w:sz w:val="18"/>
                <w:szCs w:val="18"/>
              </w:rPr>
              <w:t xml:space="preserve">S-1561 </w:t>
            </w:r>
            <w:r w:rsidRPr="00B745EC">
              <w:rPr>
                <w:rFonts w:ascii="Times New Roman" w:hAnsi="Times New Roman"/>
                <w:sz w:val="18"/>
                <w:szCs w:val="18"/>
              </w:rPr>
              <w:t>Emergency Standby Diesel IC Engine</w:t>
            </w:r>
          </w:p>
        </w:tc>
        <w:tc>
          <w:tcPr>
            <w:tcW w:w="1080" w:type="dxa"/>
            <w:tcBorders>
              <w:top w:val="nil"/>
              <w:left w:val="nil"/>
              <w:bottom w:val="single" w:sz="4" w:space="0" w:color="auto"/>
              <w:right w:val="single" w:sz="4" w:space="0" w:color="auto"/>
            </w:tcBorders>
            <w:noWrap/>
          </w:tcPr>
          <w:p w14:paraId="19A31E64" w14:textId="77777777" w:rsidR="00DB16F4" w:rsidRDefault="00DB16F4" w:rsidP="00DB16F4">
            <w:pPr>
              <w:jc w:val="center"/>
            </w:pPr>
            <w:r w:rsidRPr="005E07F3">
              <w:rPr>
                <w:rFonts w:ascii="Times New Roman" w:hAnsi="Times New Roman"/>
                <w:sz w:val="18"/>
                <w:szCs w:val="18"/>
              </w:rPr>
              <w:t>0.00219</w:t>
            </w:r>
          </w:p>
        </w:tc>
        <w:tc>
          <w:tcPr>
            <w:tcW w:w="1080" w:type="dxa"/>
            <w:tcBorders>
              <w:top w:val="nil"/>
              <w:left w:val="nil"/>
              <w:bottom w:val="single" w:sz="4" w:space="0" w:color="auto"/>
              <w:right w:val="single" w:sz="4" w:space="0" w:color="auto"/>
            </w:tcBorders>
            <w:noWrap/>
          </w:tcPr>
          <w:p w14:paraId="19A31E65" w14:textId="77777777" w:rsidR="00DB16F4" w:rsidRDefault="00DB16F4" w:rsidP="00DB16F4">
            <w:pPr>
              <w:jc w:val="center"/>
            </w:pPr>
            <w:r w:rsidRPr="005E07F3">
              <w:rPr>
                <w:rFonts w:ascii="Times New Roman" w:hAnsi="Times New Roman"/>
                <w:sz w:val="18"/>
                <w:szCs w:val="18"/>
              </w:rPr>
              <w:t>0.00219</w:t>
            </w:r>
          </w:p>
        </w:tc>
        <w:tc>
          <w:tcPr>
            <w:tcW w:w="1080" w:type="dxa"/>
            <w:tcBorders>
              <w:top w:val="nil"/>
              <w:left w:val="nil"/>
              <w:bottom w:val="single" w:sz="4" w:space="0" w:color="auto"/>
              <w:right w:val="single" w:sz="4" w:space="0" w:color="auto"/>
            </w:tcBorders>
            <w:noWrap/>
          </w:tcPr>
          <w:p w14:paraId="19A31E66" w14:textId="77777777" w:rsidR="00DB16F4" w:rsidRDefault="00DB16F4" w:rsidP="00DB16F4">
            <w:pPr>
              <w:jc w:val="center"/>
            </w:pPr>
            <w:r w:rsidRPr="005E07F3">
              <w:rPr>
                <w:rFonts w:ascii="Times New Roman" w:hAnsi="Times New Roman"/>
                <w:sz w:val="18"/>
                <w:szCs w:val="18"/>
              </w:rPr>
              <w:t>0.00219</w:t>
            </w:r>
          </w:p>
        </w:tc>
        <w:tc>
          <w:tcPr>
            <w:tcW w:w="1080" w:type="dxa"/>
            <w:tcBorders>
              <w:top w:val="nil"/>
              <w:left w:val="nil"/>
              <w:bottom w:val="single" w:sz="4" w:space="0" w:color="auto"/>
              <w:right w:val="single" w:sz="4" w:space="0" w:color="auto"/>
            </w:tcBorders>
            <w:noWrap/>
          </w:tcPr>
          <w:p w14:paraId="19A31E67" w14:textId="77777777" w:rsidR="00DB16F4" w:rsidRPr="00B745EC" w:rsidRDefault="00DB16F4" w:rsidP="00576422">
            <w:pPr>
              <w:spacing w:before="60" w:after="60" w:line="240" w:lineRule="auto"/>
              <w:jc w:val="center"/>
              <w:rPr>
                <w:rFonts w:ascii="Times New Roman" w:hAnsi="Times New Roman"/>
                <w:sz w:val="18"/>
                <w:szCs w:val="18"/>
              </w:rPr>
            </w:pPr>
            <w:r w:rsidRPr="00BE63DD">
              <w:rPr>
                <w:rFonts w:ascii="Times New Roman" w:hAnsi="Times New Roman"/>
                <w:sz w:val="18"/>
                <w:szCs w:val="18"/>
              </w:rPr>
              <w:t>0.0559</w:t>
            </w:r>
          </w:p>
        </w:tc>
        <w:tc>
          <w:tcPr>
            <w:tcW w:w="1044" w:type="dxa"/>
            <w:tcBorders>
              <w:top w:val="nil"/>
              <w:left w:val="nil"/>
              <w:bottom w:val="single" w:sz="4" w:space="0" w:color="auto"/>
              <w:right w:val="single" w:sz="4" w:space="0" w:color="auto"/>
            </w:tcBorders>
            <w:noWrap/>
          </w:tcPr>
          <w:p w14:paraId="19A31E68" w14:textId="77777777" w:rsidR="00DB16F4" w:rsidRPr="00B745EC" w:rsidRDefault="00DB16F4" w:rsidP="00576422">
            <w:pPr>
              <w:spacing w:before="60" w:after="60" w:line="240" w:lineRule="auto"/>
              <w:jc w:val="center"/>
              <w:rPr>
                <w:rFonts w:ascii="Times New Roman" w:hAnsi="Times New Roman"/>
                <w:sz w:val="18"/>
                <w:szCs w:val="18"/>
              </w:rPr>
            </w:pPr>
            <w:r w:rsidRPr="00BE63DD">
              <w:rPr>
                <w:rFonts w:ascii="Times New Roman" w:hAnsi="Times New Roman"/>
                <w:sz w:val="18"/>
                <w:szCs w:val="18"/>
              </w:rPr>
              <w:t>0.0219</w:t>
            </w:r>
          </w:p>
        </w:tc>
        <w:tc>
          <w:tcPr>
            <w:tcW w:w="1041" w:type="dxa"/>
            <w:tcBorders>
              <w:top w:val="nil"/>
              <w:left w:val="nil"/>
              <w:bottom w:val="single" w:sz="4" w:space="0" w:color="auto"/>
              <w:right w:val="single" w:sz="4" w:space="0" w:color="auto"/>
            </w:tcBorders>
            <w:noWrap/>
          </w:tcPr>
          <w:p w14:paraId="19A31E69" w14:textId="77777777" w:rsidR="00DB16F4" w:rsidRPr="00B745EC" w:rsidRDefault="00DB16F4" w:rsidP="00576422">
            <w:pPr>
              <w:spacing w:before="60" w:after="60" w:line="240" w:lineRule="auto"/>
              <w:jc w:val="center"/>
              <w:rPr>
                <w:rFonts w:ascii="Times New Roman" w:hAnsi="Times New Roman"/>
                <w:sz w:val="18"/>
                <w:szCs w:val="18"/>
              </w:rPr>
            </w:pPr>
            <w:r w:rsidRPr="00BE63DD">
              <w:rPr>
                <w:rFonts w:ascii="Times New Roman" w:hAnsi="Times New Roman"/>
                <w:sz w:val="18"/>
                <w:szCs w:val="18"/>
              </w:rPr>
              <w:t>0.000</w:t>
            </w:r>
            <w:r>
              <w:rPr>
                <w:rFonts w:ascii="Times New Roman" w:hAnsi="Times New Roman"/>
                <w:sz w:val="18"/>
                <w:szCs w:val="18"/>
              </w:rPr>
              <w:t>04</w:t>
            </w:r>
          </w:p>
        </w:tc>
      </w:tr>
      <w:tr w:rsidR="00DB16F4" w:rsidRPr="00B745EC" w14:paraId="19A31E72" w14:textId="77777777" w:rsidTr="00576422">
        <w:trPr>
          <w:trHeight w:val="255"/>
        </w:trPr>
        <w:tc>
          <w:tcPr>
            <w:tcW w:w="1900" w:type="dxa"/>
            <w:tcBorders>
              <w:top w:val="nil"/>
              <w:left w:val="single" w:sz="8" w:space="0" w:color="auto"/>
              <w:bottom w:val="single" w:sz="4" w:space="0" w:color="auto"/>
              <w:right w:val="single" w:sz="4" w:space="0" w:color="auto"/>
            </w:tcBorders>
            <w:noWrap/>
            <w:vAlign w:val="center"/>
          </w:tcPr>
          <w:p w14:paraId="19A31E6B" w14:textId="77777777" w:rsidR="00DB16F4" w:rsidRPr="00B745EC" w:rsidRDefault="00DB16F4" w:rsidP="00576422">
            <w:pPr>
              <w:spacing w:before="60" w:after="60" w:line="240" w:lineRule="auto"/>
              <w:rPr>
                <w:rFonts w:ascii="Times New Roman" w:hAnsi="Times New Roman"/>
                <w:sz w:val="18"/>
                <w:szCs w:val="18"/>
              </w:rPr>
            </w:pPr>
            <w:r>
              <w:rPr>
                <w:rFonts w:ascii="Times New Roman" w:hAnsi="Times New Roman"/>
                <w:sz w:val="18"/>
                <w:szCs w:val="18"/>
              </w:rPr>
              <w:t xml:space="preserve">S-1562 </w:t>
            </w:r>
            <w:r w:rsidRPr="00B745EC">
              <w:rPr>
                <w:rFonts w:ascii="Times New Roman" w:hAnsi="Times New Roman"/>
                <w:sz w:val="18"/>
                <w:szCs w:val="18"/>
              </w:rPr>
              <w:t xml:space="preserve">East Fire Water Pump IC </w:t>
            </w:r>
            <w:r w:rsidRPr="00B745EC">
              <w:rPr>
                <w:rFonts w:ascii="Times New Roman" w:hAnsi="Times New Roman"/>
                <w:sz w:val="18"/>
                <w:szCs w:val="18"/>
              </w:rPr>
              <w:lastRenderedPageBreak/>
              <w:t>Engine</w:t>
            </w:r>
          </w:p>
        </w:tc>
        <w:tc>
          <w:tcPr>
            <w:tcW w:w="1080" w:type="dxa"/>
            <w:tcBorders>
              <w:top w:val="nil"/>
              <w:left w:val="nil"/>
              <w:bottom w:val="single" w:sz="4" w:space="0" w:color="auto"/>
              <w:right w:val="single" w:sz="4" w:space="0" w:color="auto"/>
            </w:tcBorders>
            <w:noWrap/>
          </w:tcPr>
          <w:p w14:paraId="19A31E6C" w14:textId="77777777" w:rsidR="00DB16F4" w:rsidRDefault="00DB16F4" w:rsidP="00DB16F4">
            <w:pPr>
              <w:jc w:val="center"/>
            </w:pPr>
            <w:r w:rsidRPr="00095DCC">
              <w:rPr>
                <w:rFonts w:ascii="Times New Roman" w:hAnsi="Times New Roman"/>
                <w:sz w:val="18"/>
                <w:szCs w:val="18"/>
              </w:rPr>
              <w:lastRenderedPageBreak/>
              <w:t>0.0038</w:t>
            </w:r>
          </w:p>
        </w:tc>
        <w:tc>
          <w:tcPr>
            <w:tcW w:w="1080" w:type="dxa"/>
            <w:tcBorders>
              <w:top w:val="nil"/>
              <w:left w:val="nil"/>
              <w:bottom w:val="single" w:sz="4" w:space="0" w:color="auto"/>
              <w:right w:val="single" w:sz="4" w:space="0" w:color="auto"/>
            </w:tcBorders>
            <w:noWrap/>
          </w:tcPr>
          <w:p w14:paraId="19A31E6D" w14:textId="77777777" w:rsidR="00DB16F4" w:rsidRDefault="00DB16F4" w:rsidP="00DB16F4">
            <w:pPr>
              <w:jc w:val="center"/>
            </w:pPr>
            <w:r w:rsidRPr="00095DCC">
              <w:rPr>
                <w:rFonts w:ascii="Times New Roman" w:hAnsi="Times New Roman"/>
                <w:sz w:val="18"/>
                <w:szCs w:val="18"/>
              </w:rPr>
              <w:t>0.0038</w:t>
            </w:r>
          </w:p>
        </w:tc>
        <w:tc>
          <w:tcPr>
            <w:tcW w:w="1080" w:type="dxa"/>
            <w:tcBorders>
              <w:top w:val="nil"/>
              <w:left w:val="nil"/>
              <w:bottom w:val="single" w:sz="4" w:space="0" w:color="auto"/>
              <w:right w:val="single" w:sz="4" w:space="0" w:color="auto"/>
            </w:tcBorders>
            <w:noWrap/>
          </w:tcPr>
          <w:p w14:paraId="19A31E6E" w14:textId="77777777" w:rsidR="00DB16F4" w:rsidRDefault="00DB16F4" w:rsidP="00DB16F4">
            <w:pPr>
              <w:jc w:val="center"/>
            </w:pPr>
            <w:r w:rsidRPr="00095DCC">
              <w:rPr>
                <w:rFonts w:ascii="Times New Roman" w:hAnsi="Times New Roman"/>
                <w:sz w:val="18"/>
                <w:szCs w:val="18"/>
              </w:rPr>
              <w:t>0.0038</w:t>
            </w:r>
          </w:p>
        </w:tc>
        <w:tc>
          <w:tcPr>
            <w:tcW w:w="1080" w:type="dxa"/>
            <w:tcBorders>
              <w:top w:val="nil"/>
              <w:left w:val="nil"/>
              <w:bottom w:val="single" w:sz="4" w:space="0" w:color="auto"/>
              <w:right w:val="single" w:sz="4" w:space="0" w:color="auto"/>
            </w:tcBorders>
            <w:noWrap/>
          </w:tcPr>
          <w:p w14:paraId="19A31E6F" w14:textId="77777777" w:rsidR="00DB16F4" w:rsidRDefault="00DB16F4" w:rsidP="00DB16F4">
            <w:pPr>
              <w:jc w:val="center"/>
            </w:pPr>
            <w:r w:rsidRPr="00AF73A3">
              <w:rPr>
                <w:rFonts w:ascii="Times New Roman" w:hAnsi="Times New Roman"/>
                <w:sz w:val="18"/>
                <w:szCs w:val="18"/>
              </w:rPr>
              <w:t>0.155</w:t>
            </w:r>
          </w:p>
        </w:tc>
        <w:tc>
          <w:tcPr>
            <w:tcW w:w="1044" w:type="dxa"/>
            <w:tcBorders>
              <w:top w:val="nil"/>
              <w:left w:val="nil"/>
              <w:bottom w:val="single" w:sz="4" w:space="0" w:color="auto"/>
              <w:right w:val="single" w:sz="4" w:space="0" w:color="auto"/>
            </w:tcBorders>
            <w:noWrap/>
          </w:tcPr>
          <w:p w14:paraId="19A31E70" w14:textId="77777777" w:rsidR="00DB16F4" w:rsidRPr="00B745EC" w:rsidRDefault="00DB16F4" w:rsidP="00576422">
            <w:pPr>
              <w:spacing w:before="60" w:after="60" w:line="240" w:lineRule="auto"/>
              <w:jc w:val="center"/>
              <w:rPr>
                <w:rFonts w:ascii="Times New Roman" w:hAnsi="Times New Roman"/>
                <w:sz w:val="18"/>
                <w:szCs w:val="18"/>
              </w:rPr>
            </w:pPr>
            <w:r w:rsidRPr="00BE63DD">
              <w:rPr>
                <w:rFonts w:ascii="Times New Roman" w:hAnsi="Times New Roman"/>
                <w:sz w:val="18"/>
                <w:szCs w:val="18"/>
              </w:rPr>
              <w:t>0.</w:t>
            </w:r>
            <w:r>
              <w:rPr>
                <w:rFonts w:ascii="Times New Roman" w:hAnsi="Times New Roman"/>
                <w:sz w:val="18"/>
                <w:szCs w:val="18"/>
              </w:rPr>
              <w:t>093</w:t>
            </w:r>
          </w:p>
        </w:tc>
        <w:tc>
          <w:tcPr>
            <w:tcW w:w="1041" w:type="dxa"/>
            <w:tcBorders>
              <w:top w:val="nil"/>
              <w:left w:val="nil"/>
              <w:bottom w:val="single" w:sz="4" w:space="0" w:color="auto"/>
              <w:right w:val="single" w:sz="4" w:space="0" w:color="auto"/>
            </w:tcBorders>
            <w:noWrap/>
          </w:tcPr>
          <w:p w14:paraId="19A31E71" w14:textId="77777777" w:rsidR="00DB16F4" w:rsidRDefault="00DB16F4" w:rsidP="00DB16F4">
            <w:pPr>
              <w:jc w:val="center"/>
            </w:pPr>
            <w:r w:rsidRPr="0090489D">
              <w:rPr>
                <w:rFonts w:ascii="Times New Roman" w:hAnsi="Times New Roman"/>
                <w:sz w:val="18"/>
                <w:szCs w:val="18"/>
              </w:rPr>
              <w:t>0.0001</w:t>
            </w:r>
          </w:p>
        </w:tc>
      </w:tr>
      <w:tr w:rsidR="00DB16F4" w:rsidRPr="00B745EC" w14:paraId="19A31E7A" w14:textId="77777777" w:rsidTr="00576422">
        <w:trPr>
          <w:trHeight w:val="255"/>
        </w:trPr>
        <w:tc>
          <w:tcPr>
            <w:tcW w:w="1900" w:type="dxa"/>
            <w:tcBorders>
              <w:top w:val="nil"/>
              <w:left w:val="single" w:sz="8" w:space="0" w:color="auto"/>
              <w:bottom w:val="single" w:sz="4" w:space="0" w:color="auto"/>
              <w:right w:val="single" w:sz="4" w:space="0" w:color="auto"/>
            </w:tcBorders>
            <w:noWrap/>
            <w:vAlign w:val="center"/>
          </w:tcPr>
          <w:p w14:paraId="19A31E73" w14:textId="77777777" w:rsidR="00DB16F4" w:rsidRPr="00B745EC" w:rsidRDefault="00DB16F4" w:rsidP="00576422">
            <w:pPr>
              <w:spacing w:before="60" w:after="60" w:line="240" w:lineRule="auto"/>
              <w:rPr>
                <w:rFonts w:ascii="Times New Roman" w:hAnsi="Times New Roman"/>
                <w:sz w:val="18"/>
                <w:szCs w:val="18"/>
              </w:rPr>
            </w:pPr>
            <w:r>
              <w:rPr>
                <w:rFonts w:ascii="Times New Roman" w:hAnsi="Times New Roman"/>
                <w:sz w:val="18"/>
                <w:szCs w:val="18"/>
              </w:rPr>
              <w:t xml:space="preserve">S-1563 </w:t>
            </w:r>
            <w:r w:rsidRPr="00B745EC">
              <w:rPr>
                <w:rFonts w:ascii="Times New Roman" w:hAnsi="Times New Roman"/>
                <w:sz w:val="18"/>
                <w:szCs w:val="18"/>
              </w:rPr>
              <w:t>West Fire Water Pump IC Engine</w:t>
            </w:r>
          </w:p>
        </w:tc>
        <w:tc>
          <w:tcPr>
            <w:tcW w:w="1080" w:type="dxa"/>
            <w:tcBorders>
              <w:top w:val="nil"/>
              <w:left w:val="nil"/>
              <w:bottom w:val="single" w:sz="4" w:space="0" w:color="auto"/>
              <w:right w:val="single" w:sz="4" w:space="0" w:color="auto"/>
            </w:tcBorders>
            <w:noWrap/>
          </w:tcPr>
          <w:p w14:paraId="19A31E74" w14:textId="77777777" w:rsidR="00DB16F4" w:rsidRDefault="00DB16F4" w:rsidP="00DB16F4">
            <w:pPr>
              <w:jc w:val="center"/>
            </w:pPr>
            <w:r w:rsidRPr="00095DCC">
              <w:rPr>
                <w:rFonts w:ascii="Times New Roman" w:hAnsi="Times New Roman"/>
                <w:sz w:val="18"/>
                <w:szCs w:val="18"/>
              </w:rPr>
              <w:t>0.0038</w:t>
            </w:r>
          </w:p>
        </w:tc>
        <w:tc>
          <w:tcPr>
            <w:tcW w:w="1080" w:type="dxa"/>
            <w:tcBorders>
              <w:top w:val="nil"/>
              <w:left w:val="nil"/>
              <w:bottom w:val="single" w:sz="4" w:space="0" w:color="auto"/>
              <w:right w:val="single" w:sz="4" w:space="0" w:color="auto"/>
            </w:tcBorders>
            <w:noWrap/>
          </w:tcPr>
          <w:p w14:paraId="19A31E75" w14:textId="77777777" w:rsidR="00DB16F4" w:rsidRDefault="00DB16F4" w:rsidP="00DB16F4">
            <w:pPr>
              <w:jc w:val="center"/>
            </w:pPr>
            <w:r w:rsidRPr="00095DCC">
              <w:rPr>
                <w:rFonts w:ascii="Times New Roman" w:hAnsi="Times New Roman"/>
                <w:sz w:val="18"/>
                <w:szCs w:val="18"/>
              </w:rPr>
              <w:t>0.0038</w:t>
            </w:r>
          </w:p>
        </w:tc>
        <w:tc>
          <w:tcPr>
            <w:tcW w:w="1080" w:type="dxa"/>
            <w:tcBorders>
              <w:top w:val="nil"/>
              <w:left w:val="nil"/>
              <w:bottom w:val="single" w:sz="4" w:space="0" w:color="auto"/>
              <w:right w:val="single" w:sz="4" w:space="0" w:color="auto"/>
            </w:tcBorders>
            <w:noWrap/>
          </w:tcPr>
          <w:p w14:paraId="19A31E76" w14:textId="77777777" w:rsidR="00DB16F4" w:rsidRDefault="00DB16F4" w:rsidP="00DB16F4">
            <w:pPr>
              <w:jc w:val="center"/>
            </w:pPr>
            <w:r w:rsidRPr="00095DCC">
              <w:rPr>
                <w:rFonts w:ascii="Times New Roman" w:hAnsi="Times New Roman"/>
                <w:sz w:val="18"/>
                <w:szCs w:val="18"/>
              </w:rPr>
              <w:t>0.0038</w:t>
            </w:r>
          </w:p>
        </w:tc>
        <w:tc>
          <w:tcPr>
            <w:tcW w:w="1080" w:type="dxa"/>
            <w:tcBorders>
              <w:top w:val="nil"/>
              <w:left w:val="nil"/>
              <w:bottom w:val="single" w:sz="4" w:space="0" w:color="auto"/>
              <w:right w:val="single" w:sz="4" w:space="0" w:color="auto"/>
            </w:tcBorders>
            <w:noWrap/>
          </w:tcPr>
          <w:p w14:paraId="19A31E77" w14:textId="77777777" w:rsidR="00DB16F4" w:rsidRDefault="00DB16F4" w:rsidP="00DB16F4">
            <w:pPr>
              <w:jc w:val="center"/>
            </w:pPr>
            <w:r w:rsidRPr="00AF73A3">
              <w:rPr>
                <w:rFonts w:ascii="Times New Roman" w:hAnsi="Times New Roman"/>
                <w:sz w:val="18"/>
                <w:szCs w:val="18"/>
              </w:rPr>
              <w:t>0.155</w:t>
            </w:r>
          </w:p>
        </w:tc>
        <w:tc>
          <w:tcPr>
            <w:tcW w:w="1044" w:type="dxa"/>
            <w:tcBorders>
              <w:top w:val="nil"/>
              <w:left w:val="nil"/>
              <w:bottom w:val="single" w:sz="4" w:space="0" w:color="auto"/>
              <w:right w:val="single" w:sz="4" w:space="0" w:color="auto"/>
            </w:tcBorders>
            <w:noWrap/>
          </w:tcPr>
          <w:p w14:paraId="19A31E78" w14:textId="77777777" w:rsidR="00DB16F4" w:rsidRPr="00B745EC" w:rsidRDefault="00DB16F4" w:rsidP="00576422">
            <w:pPr>
              <w:spacing w:before="60" w:after="60" w:line="240" w:lineRule="auto"/>
              <w:jc w:val="center"/>
              <w:rPr>
                <w:rFonts w:ascii="Times New Roman" w:hAnsi="Times New Roman"/>
                <w:sz w:val="18"/>
                <w:szCs w:val="18"/>
              </w:rPr>
            </w:pPr>
            <w:r w:rsidRPr="00BE63DD">
              <w:rPr>
                <w:rFonts w:ascii="Times New Roman" w:hAnsi="Times New Roman"/>
                <w:sz w:val="18"/>
                <w:szCs w:val="18"/>
              </w:rPr>
              <w:t>0.</w:t>
            </w:r>
            <w:r>
              <w:rPr>
                <w:rFonts w:ascii="Times New Roman" w:hAnsi="Times New Roman"/>
                <w:sz w:val="18"/>
                <w:szCs w:val="18"/>
              </w:rPr>
              <w:t>093</w:t>
            </w:r>
          </w:p>
        </w:tc>
        <w:tc>
          <w:tcPr>
            <w:tcW w:w="1041" w:type="dxa"/>
            <w:tcBorders>
              <w:top w:val="nil"/>
              <w:left w:val="nil"/>
              <w:bottom w:val="single" w:sz="4" w:space="0" w:color="auto"/>
              <w:right w:val="single" w:sz="4" w:space="0" w:color="auto"/>
            </w:tcBorders>
            <w:noWrap/>
          </w:tcPr>
          <w:p w14:paraId="19A31E79" w14:textId="77777777" w:rsidR="00DB16F4" w:rsidRDefault="00DB16F4" w:rsidP="00DB16F4">
            <w:pPr>
              <w:jc w:val="center"/>
            </w:pPr>
            <w:r w:rsidRPr="0090489D">
              <w:rPr>
                <w:rFonts w:ascii="Times New Roman" w:hAnsi="Times New Roman"/>
                <w:sz w:val="18"/>
                <w:szCs w:val="18"/>
              </w:rPr>
              <w:t>0.0001</w:t>
            </w:r>
          </w:p>
        </w:tc>
      </w:tr>
      <w:tr w:rsidR="00DB16F4" w:rsidRPr="00B745EC" w14:paraId="19A31E82" w14:textId="77777777" w:rsidTr="00576422">
        <w:trPr>
          <w:trHeight w:val="255"/>
        </w:trPr>
        <w:tc>
          <w:tcPr>
            <w:tcW w:w="1900" w:type="dxa"/>
            <w:tcBorders>
              <w:top w:val="nil"/>
              <w:left w:val="single" w:sz="8" w:space="0" w:color="auto"/>
              <w:bottom w:val="single" w:sz="4" w:space="0" w:color="auto"/>
              <w:right w:val="single" w:sz="4" w:space="0" w:color="auto"/>
            </w:tcBorders>
            <w:noWrap/>
            <w:vAlign w:val="center"/>
          </w:tcPr>
          <w:p w14:paraId="19A31E7B" w14:textId="77777777" w:rsidR="00DB16F4" w:rsidRPr="00B745EC" w:rsidRDefault="00DB16F4" w:rsidP="00576422">
            <w:pPr>
              <w:spacing w:before="60" w:after="60" w:line="240" w:lineRule="auto"/>
              <w:rPr>
                <w:rFonts w:ascii="Times New Roman" w:hAnsi="Times New Roman"/>
                <w:sz w:val="18"/>
                <w:szCs w:val="18"/>
              </w:rPr>
            </w:pPr>
            <w:r w:rsidRPr="00B745EC">
              <w:rPr>
                <w:rFonts w:ascii="Times New Roman" w:hAnsi="Times New Roman"/>
                <w:sz w:val="18"/>
                <w:szCs w:val="18"/>
              </w:rPr>
              <w:t>Project Emission Increase</w:t>
            </w:r>
          </w:p>
        </w:tc>
        <w:tc>
          <w:tcPr>
            <w:tcW w:w="1080" w:type="dxa"/>
            <w:tcBorders>
              <w:top w:val="nil"/>
              <w:left w:val="nil"/>
              <w:bottom w:val="single" w:sz="4" w:space="0" w:color="auto"/>
              <w:right w:val="single" w:sz="4" w:space="0" w:color="auto"/>
            </w:tcBorders>
            <w:noWrap/>
          </w:tcPr>
          <w:p w14:paraId="19A31E7C" w14:textId="77777777" w:rsidR="00DB16F4" w:rsidRPr="00B745EC" w:rsidRDefault="00881D99" w:rsidP="00DB16F4">
            <w:pPr>
              <w:spacing w:before="60" w:after="60" w:line="240" w:lineRule="auto"/>
              <w:jc w:val="center"/>
              <w:rPr>
                <w:rFonts w:ascii="Times New Roman" w:hAnsi="Times New Roman"/>
                <w:sz w:val="18"/>
                <w:szCs w:val="18"/>
              </w:rPr>
            </w:pPr>
            <w:r>
              <w:rPr>
                <w:rFonts w:ascii="Times New Roman" w:hAnsi="Times New Roman"/>
                <w:sz w:val="18"/>
                <w:szCs w:val="18"/>
              </w:rPr>
              <w:fldChar w:fldCharType="begin"/>
            </w:r>
            <w:r w:rsidR="00DB16F4">
              <w:rPr>
                <w:rFonts w:ascii="Times New Roman" w:hAnsi="Times New Roman"/>
                <w:sz w:val="18"/>
                <w:szCs w:val="18"/>
              </w:rPr>
              <w:instrText xml:space="preserve"> =SUM(ABOVE) \# "#,##0.0000" </w:instrText>
            </w:r>
            <w:r>
              <w:rPr>
                <w:rFonts w:ascii="Times New Roman" w:hAnsi="Times New Roman"/>
                <w:sz w:val="18"/>
                <w:szCs w:val="18"/>
              </w:rPr>
              <w:fldChar w:fldCharType="separate"/>
            </w:r>
            <w:r w:rsidR="00DB16F4">
              <w:rPr>
                <w:rFonts w:ascii="Times New Roman" w:hAnsi="Times New Roman"/>
                <w:noProof/>
                <w:sz w:val="18"/>
                <w:szCs w:val="18"/>
              </w:rPr>
              <w:t xml:space="preserve">   0.0098</w:t>
            </w:r>
            <w:r>
              <w:rPr>
                <w:rFonts w:ascii="Times New Roman" w:hAnsi="Times New Roman"/>
                <w:sz w:val="18"/>
                <w:szCs w:val="18"/>
              </w:rPr>
              <w:fldChar w:fldCharType="end"/>
            </w:r>
          </w:p>
        </w:tc>
        <w:tc>
          <w:tcPr>
            <w:tcW w:w="1080" w:type="dxa"/>
            <w:tcBorders>
              <w:top w:val="nil"/>
              <w:left w:val="nil"/>
              <w:bottom w:val="single" w:sz="4" w:space="0" w:color="auto"/>
              <w:right w:val="single" w:sz="4" w:space="0" w:color="auto"/>
            </w:tcBorders>
            <w:noWrap/>
          </w:tcPr>
          <w:p w14:paraId="19A31E7D" w14:textId="77777777" w:rsidR="00DB16F4" w:rsidRPr="00B745EC" w:rsidRDefault="00881D99" w:rsidP="00133F78">
            <w:pPr>
              <w:spacing w:before="60" w:after="60" w:line="240" w:lineRule="auto"/>
              <w:jc w:val="center"/>
              <w:rPr>
                <w:rFonts w:ascii="Times New Roman" w:hAnsi="Times New Roman"/>
                <w:sz w:val="18"/>
                <w:szCs w:val="18"/>
              </w:rPr>
            </w:pPr>
            <w:r>
              <w:rPr>
                <w:rFonts w:ascii="Times New Roman" w:hAnsi="Times New Roman"/>
                <w:sz w:val="18"/>
                <w:szCs w:val="18"/>
              </w:rPr>
              <w:fldChar w:fldCharType="begin"/>
            </w:r>
            <w:r w:rsidR="00DB16F4">
              <w:rPr>
                <w:rFonts w:ascii="Times New Roman" w:hAnsi="Times New Roman"/>
                <w:sz w:val="18"/>
                <w:szCs w:val="18"/>
              </w:rPr>
              <w:instrText xml:space="preserve"> =SUM(ABOVE) \# "#,##0.0000" </w:instrText>
            </w:r>
            <w:r>
              <w:rPr>
                <w:rFonts w:ascii="Times New Roman" w:hAnsi="Times New Roman"/>
                <w:sz w:val="18"/>
                <w:szCs w:val="18"/>
              </w:rPr>
              <w:fldChar w:fldCharType="separate"/>
            </w:r>
            <w:r w:rsidR="00DB16F4">
              <w:rPr>
                <w:rFonts w:ascii="Times New Roman" w:hAnsi="Times New Roman"/>
                <w:noProof/>
                <w:sz w:val="18"/>
                <w:szCs w:val="18"/>
              </w:rPr>
              <w:t xml:space="preserve">   0.0098</w:t>
            </w:r>
            <w:r>
              <w:rPr>
                <w:rFonts w:ascii="Times New Roman" w:hAnsi="Times New Roman"/>
                <w:sz w:val="18"/>
                <w:szCs w:val="18"/>
              </w:rPr>
              <w:fldChar w:fldCharType="end"/>
            </w:r>
          </w:p>
        </w:tc>
        <w:tc>
          <w:tcPr>
            <w:tcW w:w="1080" w:type="dxa"/>
            <w:tcBorders>
              <w:top w:val="nil"/>
              <w:left w:val="nil"/>
              <w:bottom w:val="single" w:sz="4" w:space="0" w:color="auto"/>
              <w:right w:val="single" w:sz="4" w:space="0" w:color="auto"/>
            </w:tcBorders>
            <w:noWrap/>
          </w:tcPr>
          <w:p w14:paraId="19A31E7E" w14:textId="77777777" w:rsidR="00DB16F4" w:rsidRPr="00B745EC" w:rsidRDefault="00881D99" w:rsidP="00133F78">
            <w:pPr>
              <w:spacing w:before="60" w:after="60" w:line="240" w:lineRule="auto"/>
              <w:jc w:val="center"/>
              <w:rPr>
                <w:rFonts w:ascii="Times New Roman" w:hAnsi="Times New Roman"/>
                <w:sz w:val="18"/>
                <w:szCs w:val="18"/>
              </w:rPr>
            </w:pPr>
            <w:r>
              <w:rPr>
                <w:rFonts w:ascii="Times New Roman" w:hAnsi="Times New Roman"/>
                <w:sz w:val="18"/>
                <w:szCs w:val="18"/>
              </w:rPr>
              <w:fldChar w:fldCharType="begin"/>
            </w:r>
            <w:r w:rsidR="00DB16F4">
              <w:rPr>
                <w:rFonts w:ascii="Times New Roman" w:hAnsi="Times New Roman"/>
                <w:sz w:val="18"/>
                <w:szCs w:val="18"/>
              </w:rPr>
              <w:instrText xml:space="preserve"> =SUM(ABOVE) \# "#,##0.0000" </w:instrText>
            </w:r>
            <w:r>
              <w:rPr>
                <w:rFonts w:ascii="Times New Roman" w:hAnsi="Times New Roman"/>
                <w:sz w:val="18"/>
                <w:szCs w:val="18"/>
              </w:rPr>
              <w:fldChar w:fldCharType="separate"/>
            </w:r>
            <w:r w:rsidR="00DB16F4">
              <w:rPr>
                <w:rFonts w:ascii="Times New Roman" w:hAnsi="Times New Roman"/>
                <w:noProof/>
                <w:sz w:val="18"/>
                <w:szCs w:val="18"/>
              </w:rPr>
              <w:t xml:space="preserve">   0.0098</w:t>
            </w:r>
            <w:r>
              <w:rPr>
                <w:rFonts w:ascii="Times New Roman" w:hAnsi="Times New Roman"/>
                <w:sz w:val="18"/>
                <w:szCs w:val="18"/>
              </w:rPr>
              <w:fldChar w:fldCharType="end"/>
            </w:r>
          </w:p>
        </w:tc>
        <w:tc>
          <w:tcPr>
            <w:tcW w:w="1080" w:type="dxa"/>
            <w:tcBorders>
              <w:top w:val="nil"/>
              <w:left w:val="nil"/>
              <w:bottom w:val="single" w:sz="4" w:space="0" w:color="auto"/>
              <w:right w:val="single" w:sz="4" w:space="0" w:color="auto"/>
            </w:tcBorders>
            <w:noWrap/>
          </w:tcPr>
          <w:p w14:paraId="19A31E7F" w14:textId="77777777" w:rsidR="00DB16F4" w:rsidRPr="00B745EC" w:rsidRDefault="00881D99" w:rsidP="00133F78">
            <w:pPr>
              <w:spacing w:before="60" w:after="60" w:line="240" w:lineRule="auto"/>
              <w:jc w:val="center"/>
              <w:rPr>
                <w:rFonts w:ascii="Times New Roman" w:hAnsi="Times New Roman"/>
                <w:sz w:val="18"/>
                <w:szCs w:val="18"/>
              </w:rPr>
            </w:pPr>
            <w:r>
              <w:rPr>
                <w:rFonts w:ascii="Times New Roman" w:hAnsi="Times New Roman"/>
                <w:sz w:val="18"/>
                <w:szCs w:val="18"/>
              </w:rPr>
              <w:fldChar w:fldCharType="begin"/>
            </w:r>
            <w:r w:rsidR="00DB16F4">
              <w:rPr>
                <w:rFonts w:ascii="Times New Roman" w:hAnsi="Times New Roman"/>
                <w:sz w:val="18"/>
                <w:szCs w:val="18"/>
              </w:rPr>
              <w:instrText xml:space="preserve"> =SUM(ABOVE) \# "#,##0.0000" </w:instrText>
            </w:r>
            <w:r>
              <w:rPr>
                <w:rFonts w:ascii="Times New Roman" w:hAnsi="Times New Roman"/>
                <w:sz w:val="18"/>
                <w:szCs w:val="18"/>
              </w:rPr>
              <w:fldChar w:fldCharType="separate"/>
            </w:r>
            <w:r w:rsidR="00DB16F4">
              <w:rPr>
                <w:rFonts w:ascii="Times New Roman" w:hAnsi="Times New Roman"/>
                <w:noProof/>
                <w:sz w:val="18"/>
                <w:szCs w:val="18"/>
              </w:rPr>
              <w:t xml:space="preserve">   0.3659</w:t>
            </w:r>
            <w:r>
              <w:rPr>
                <w:rFonts w:ascii="Times New Roman" w:hAnsi="Times New Roman"/>
                <w:sz w:val="18"/>
                <w:szCs w:val="18"/>
              </w:rPr>
              <w:fldChar w:fldCharType="end"/>
            </w:r>
          </w:p>
        </w:tc>
        <w:tc>
          <w:tcPr>
            <w:tcW w:w="1044" w:type="dxa"/>
            <w:tcBorders>
              <w:top w:val="nil"/>
              <w:left w:val="nil"/>
              <w:bottom w:val="single" w:sz="4" w:space="0" w:color="auto"/>
              <w:right w:val="single" w:sz="4" w:space="0" w:color="auto"/>
            </w:tcBorders>
            <w:noWrap/>
          </w:tcPr>
          <w:p w14:paraId="19A31E80" w14:textId="77777777" w:rsidR="00DB16F4" w:rsidRPr="00B745EC" w:rsidRDefault="00881D99" w:rsidP="00133F78">
            <w:pPr>
              <w:spacing w:before="60" w:after="60" w:line="240" w:lineRule="auto"/>
              <w:jc w:val="center"/>
              <w:rPr>
                <w:rFonts w:ascii="Times New Roman" w:hAnsi="Times New Roman"/>
                <w:sz w:val="18"/>
                <w:szCs w:val="18"/>
              </w:rPr>
            </w:pPr>
            <w:r>
              <w:rPr>
                <w:rFonts w:ascii="Times New Roman" w:hAnsi="Times New Roman"/>
                <w:sz w:val="18"/>
                <w:szCs w:val="18"/>
              </w:rPr>
              <w:fldChar w:fldCharType="begin"/>
            </w:r>
            <w:r w:rsidR="00DB16F4">
              <w:rPr>
                <w:rFonts w:ascii="Times New Roman" w:hAnsi="Times New Roman"/>
                <w:sz w:val="18"/>
                <w:szCs w:val="18"/>
              </w:rPr>
              <w:instrText xml:space="preserve"> =SUM(ABOVE) \# "#,##0.0000" </w:instrText>
            </w:r>
            <w:r>
              <w:rPr>
                <w:rFonts w:ascii="Times New Roman" w:hAnsi="Times New Roman"/>
                <w:sz w:val="18"/>
                <w:szCs w:val="18"/>
              </w:rPr>
              <w:fldChar w:fldCharType="separate"/>
            </w:r>
            <w:r w:rsidR="00DB16F4">
              <w:rPr>
                <w:rFonts w:ascii="Times New Roman" w:hAnsi="Times New Roman"/>
                <w:noProof/>
                <w:sz w:val="18"/>
                <w:szCs w:val="18"/>
              </w:rPr>
              <w:t xml:space="preserve">   0.2079</w:t>
            </w:r>
            <w:r>
              <w:rPr>
                <w:rFonts w:ascii="Times New Roman" w:hAnsi="Times New Roman"/>
                <w:sz w:val="18"/>
                <w:szCs w:val="18"/>
              </w:rPr>
              <w:fldChar w:fldCharType="end"/>
            </w:r>
          </w:p>
        </w:tc>
        <w:tc>
          <w:tcPr>
            <w:tcW w:w="1041" w:type="dxa"/>
            <w:tcBorders>
              <w:top w:val="nil"/>
              <w:left w:val="nil"/>
              <w:bottom w:val="single" w:sz="4" w:space="0" w:color="auto"/>
              <w:right w:val="single" w:sz="4" w:space="0" w:color="auto"/>
            </w:tcBorders>
            <w:noWrap/>
          </w:tcPr>
          <w:p w14:paraId="19A31E81" w14:textId="77777777" w:rsidR="00DB16F4" w:rsidRPr="00B745EC" w:rsidRDefault="00881D99" w:rsidP="00133F78">
            <w:pPr>
              <w:spacing w:before="60" w:after="60" w:line="240" w:lineRule="auto"/>
              <w:jc w:val="center"/>
              <w:rPr>
                <w:rFonts w:ascii="Times New Roman" w:hAnsi="Times New Roman"/>
                <w:sz w:val="18"/>
                <w:szCs w:val="18"/>
              </w:rPr>
            </w:pPr>
            <w:r>
              <w:rPr>
                <w:rFonts w:ascii="Times New Roman" w:hAnsi="Times New Roman"/>
                <w:sz w:val="18"/>
                <w:szCs w:val="18"/>
              </w:rPr>
              <w:fldChar w:fldCharType="begin"/>
            </w:r>
            <w:r w:rsidR="00DB16F4">
              <w:rPr>
                <w:rFonts w:ascii="Times New Roman" w:hAnsi="Times New Roman"/>
                <w:sz w:val="18"/>
                <w:szCs w:val="18"/>
              </w:rPr>
              <w:instrText xml:space="preserve"> =SUM(ABOVE) \# "#,##0.0000" </w:instrText>
            </w:r>
            <w:r>
              <w:rPr>
                <w:rFonts w:ascii="Times New Roman" w:hAnsi="Times New Roman"/>
                <w:sz w:val="18"/>
                <w:szCs w:val="18"/>
              </w:rPr>
              <w:fldChar w:fldCharType="separate"/>
            </w:r>
            <w:r w:rsidR="00DB16F4">
              <w:rPr>
                <w:rFonts w:ascii="Times New Roman" w:hAnsi="Times New Roman"/>
                <w:noProof/>
                <w:sz w:val="18"/>
                <w:szCs w:val="18"/>
              </w:rPr>
              <w:t xml:space="preserve">   0.0002</w:t>
            </w:r>
            <w:r>
              <w:rPr>
                <w:rFonts w:ascii="Times New Roman" w:hAnsi="Times New Roman"/>
                <w:sz w:val="18"/>
                <w:szCs w:val="18"/>
              </w:rPr>
              <w:fldChar w:fldCharType="end"/>
            </w:r>
          </w:p>
        </w:tc>
      </w:tr>
      <w:tr w:rsidR="00522E90" w:rsidRPr="00B745EC" w14:paraId="19A31E8A" w14:textId="77777777" w:rsidTr="00576422">
        <w:trPr>
          <w:trHeight w:val="255"/>
        </w:trPr>
        <w:tc>
          <w:tcPr>
            <w:tcW w:w="1900" w:type="dxa"/>
            <w:tcBorders>
              <w:top w:val="nil"/>
              <w:left w:val="single" w:sz="8" w:space="0" w:color="auto"/>
              <w:bottom w:val="single" w:sz="4" w:space="0" w:color="auto"/>
              <w:right w:val="single" w:sz="4" w:space="0" w:color="auto"/>
            </w:tcBorders>
            <w:noWrap/>
            <w:vAlign w:val="center"/>
            <w:hideMark/>
          </w:tcPr>
          <w:p w14:paraId="19A31E83" w14:textId="77777777" w:rsidR="00522E90" w:rsidRPr="00B745EC" w:rsidRDefault="00522E90" w:rsidP="00576422">
            <w:pPr>
              <w:spacing w:before="60" w:after="60" w:line="240" w:lineRule="auto"/>
              <w:rPr>
                <w:rFonts w:ascii="Times New Roman" w:hAnsi="Times New Roman"/>
                <w:sz w:val="18"/>
                <w:szCs w:val="18"/>
              </w:rPr>
            </w:pPr>
            <w:r w:rsidRPr="00B745EC">
              <w:rPr>
                <w:rFonts w:ascii="Times New Roman" w:hAnsi="Times New Roman"/>
                <w:sz w:val="18"/>
                <w:szCs w:val="18"/>
              </w:rPr>
              <w:t xml:space="preserve">PSD Significant Emission Rate </w:t>
            </w:r>
          </w:p>
        </w:tc>
        <w:tc>
          <w:tcPr>
            <w:tcW w:w="1080" w:type="dxa"/>
            <w:tcBorders>
              <w:top w:val="nil"/>
              <w:left w:val="nil"/>
              <w:bottom w:val="single" w:sz="4" w:space="0" w:color="auto"/>
              <w:right w:val="single" w:sz="4" w:space="0" w:color="auto"/>
            </w:tcBorders>
            <w:noWrap/>
          </w:tcPr>
          <w:p w14:paraId="19A31E84" w14:textId="77777777" w:rsidR="00522E90" w:rsidRPr="00B745EC" w:rsidRDefault="00522E90" w:rsidP="00576422">
            <w:pPr>
              <w:spacing w:before="60" w:after="60" w:line="240" w:lineRule="auto"/>
              <w:jc w:val="center"/>
              <w:rPr>
                <w:rFonts w:ascii="Times New Roman" w:hAnsi="Times New Roman"/>
                <w:sz w:val="18"/>
                <w:szCs w:val="18"/>
              </w:rPr>
            </w:pPr>
            <w:r w:rsidRPr="00B745EC">
              <w:rPr>
                <w:rFonts w:ascii="Times New Roman" w:hAnsi="Times New Roman"/>
                <w:sz w:val="18"/>
                <w:szCs w:val="18"/>
              </w:rPr>
              <w:t>25</w:t>
            </w:r>
          </w:p>
        </w:tc>
        <w:tc>
          <w:tcPr>
            <w:tcW w:w="1080" w:type="dxa"/>
            <w:tcBorders>
              <w:top w:val="nil"/>
              <w:left w:val="nil"/>
              <w:bottom w:val="single" w:sz="4" w:space="0" w:color="auto"/>
              <w:right w:val="single" w:sz="4" w:space="0" w:color="auto"/>
            </w:tcBorders>
            <w:noWrap/>
          </w:tcPr>
          <w:p w14:paraId="19A31E85" w14:textId="77777777" w:rsidR="00522E90" w:rsidRPr="00B745EC" w:rsidRDefault="00522E90" w:rsidP="00576422">
            <w:pPr>
              <w:spacing w:before="60" w:after="60" w:line="240" w:lineRule="auto"/>
              <w:jc w:val="center"/>
              <w:rPr>
                <w:rFonts w:ascii="Times New Roman" w:hAnsi="Times New Roman"/>
                <w:sz w:val="18"/>
                <w:szCs w:val="18"/>
              </w:rPr>
            </w:pPr>
            <w:r w:rsidRPr="00B745EC">
              <w:rPr>
                <w:rFonts w:ascii="Times New Roman" w:hAnsi="Times New Roman"/>
                <w:sz w:val="18"/>
                <w:szCs w:val="18"/>
              </w:rPr>
              <w:t>15</w:t>
            </w:r>
          </w:p>
        </w:tc>
        <w:tc>
          <w:tcPr>
            <w:tcW w:w="1080" w:type="dxa"/>
            <w:tcBorders>
              <w:top w:val="nil"/>
              <w:left w:val="nil"/>
              <w:bottom w:val="single" w:sz="4" w:space="0" w:color="auto"/>
              <w:right w:val="single" w:sz="4" w:space="0" w:color="auto"/>
            </w:tcBorders>
            <w:noWrap/>
          </w:tcPr>
          <w:p w14:paraId="19A31E86" w14:textId="77777777" w:rsidR="00522E90" w:rsidRPr="00B745EC" w:rsidRDefault="00522E90" w:rsidP="00576422">
            <w:pPr>
              <w:spacing w:before="60" w:after="60" w:line="240" w:lineRule="auto"/>
              <w:jc w:val="center"/>
              <w:rPr>
                <w:rFonts w:ascii="Times New Roman" w:hAnsi="Times New Roman"/>
                <w:sz w:val="18"/>
                <w:szCs w:val="18"/>
              </w:rPr>
            </w:pPr>
            <w:r w:rsidRPr="00B745EC">
              <w:rPr>
                <w:rFonts w:ascii="Times New Roman" w:hAnsi="Times New Roman"/>
                <w:sz w:val="18"/>
                <w:szCs w:val="18"/>
              </w:rPr>
              <w:t>10</w:t>
            </w:r>
          </w:p>
        </w:tc>
        <w:tc>
          <w:tcPr>
            <w:tcW w:w="1080" w:type="dxa"/>
            <w:tcBorders>
              <w:top w:val="nil"/>
              <w:left w:val="nil"/>
              <w:bottom w:val="single" w:sz="4" w:space="0" w:color="auto"/>
              <w:right w:val="single" w:sz="4" w:space="0" w:color="auto"/>
            </w:tcBorders>
            <w:noWrap/>
          </w:tcPr>
          <w:p w14:paraId="19A31E87" w14:textId="77777777" w:rsidR="00522E90" w:rsidRPr="00B745EC" w:rsidRDefault="00522E90" w:rsidP="00576422">
            <w:pPr>
              <w:spacing w:before="60" w:after="60" w:line="240" w:lineRule="auto"/>
              <w:jc w:val="center"/>
              <w:rPr>
                <w:rFonts w:ascii="Times New Roman" w:hAnsi="Times New Roman"/>
                <w:sz w:val="18"/>
                <w:szCs w:val="18"/>
              </w:rPr>
            </w:pPr>
            <w:r w:rsidRPr="00B745EC">
              <w:rPr>
                <w:rFonts w:ascii="Times New Roman" w:hAnsi="Times New Roman"/>
                <w:sz w:val="18"/>
                <w:szCs w:val="18"/>
              </w:rPr>
              <w:t>40</w:t>
            </w:r>
          </w:p>
        </w:tc>
        <w:tc>
          <w:tcPr>
            <w:tcW w:w="1044" w:type="dxa"/>
            <w:tcBorders>
              <w:top w:val="nil"/>
              <w:left w:val="nil"/>
              <w:bottom w:val="single" w:sz="4" w:space="0" w:color="auto"/>
              <w:right w:val="single" w:sz="4" w:space="0" w:color="auto"/>
            </w:tcBorders>
            <w:noWrap/>
          </w:tcPr>
          <w:p w14:paraId="19A31E88" w14:textId="77777777" w:rsidR="00522E90" w:rsidRPr="00B745EC" w:rsidRDefault="00522E90" w:rsidP="00576422">
            <w:pPr>
              <w:spacing w:before="60" w:after="60" w:line="240" w:lineRule="auto"/>
              <w:jc w:val="center"/>
              <w:rPr>
                <w:rFonts w:ascii="Times New Roman" w:hAnsi="Times New Roman"/>
                <w:sz w:val="18"/>
                <w:szCs w:val="18"/>
              </w:rPr>
            </w:pPr>
            <w:r w:rsidRPr="00B745EC">
              <w:rPr>
                <w:rFonts w:ascii="Times New Roman" w:hAnsi="Times New Roman"/>
                <w:sz w:val="18"/>
                <w:szCs w:val="18"/>
              </w:rPr>
              <w:t>100</w:t>
            </w:r>
          </w:p>
        </w:tc>
        <w:tc>
          <w:tcPr>
            <w:tcW w:w="1041" w:type="dxa"/>
            <w:tcBorders>
              <w:top w:val="nil"/>
              <w:left w:val="nil"/>
              <w:bottom w:val="single" w:sz="4" w:space="0" w:color="auto"/>
              <w:right w:val="single" w:sz="4" w:space="0" w:color="auto"/>
            </w:tcBorders>
            <w:noWrap/>
          </w:tcPr>
          <w:p w14:paraId="19A31E89" w14:textId="77777777" w:rsidR="00522E90" w:rsidRPr="00B745EC" w:rsidRDefault="00522E90" w:rsidP="00576422">
            <w:pPr>
              <w:spacing w:before="60" w:after="60" w:line="240" w:lineRule="auto"/>
              <w:jc w:val="center"/>
              <w:rPr>
                <w:rFonts w:ascii="Times New Roman" w:hAnsi="Times New Roman"/>
                <w:sz w:val="18"/>
                <w:szCs w:val="18"/>
              </w:rPr>
            </w:pPr>
            <w:r w:rsidRPr="00B745EC">
              <w:rPr>
                <w:rFonts w:ascii="Times New Roman" w:hAnsi="Times New Roman"/>
                <w:sz w:val="18"/>
                <w:szCs w:val="18"/>
              </w:rPr>
              <w:t>40</w:t>
            </w:r>
          </w:p>
        </w:tc>
      </w:tr>
    </w:tbl>
    <w:p w14:paraId="19A31E8B" w14:textId="77777777" w:rsidR="00522E90" w:rsidRDefault="00522E90" w:rsidP="00522E90">
      <w:pPr>
        <w:pStyle w:val="CommentText"/>
        <w:autoSpaceDE w:val="0"/>
        <w:autoSpaceDN w:val="0"/>
        <w:adjustRightInd w:val="0"/>
      </w:pPr>
    </w:p>
    <w:p w14:paraId="19A31E8C" w14:textId="77777777" w:rsidR="00F80735" w:rsidRDefault="00F80735">
      <w:pPr>
        <w:rPr>
          <w:rFonts w:ascii="Times New Roman" w:hAnsi="Times New Roman"/>
          <w:iCs/>
          <w:sz w:val="20"/>
        </w:rPr>
      </w:pPr>
    </w:p>
    <w:p w14:paraId="19A31E8D" w14:textId="77777777" w:rsidR="005E377A" w:rsidRDefault="005E377A">
      <w:pPr>
        <w:pStyle w:val="Heading7"/>
      </w:pPr>
      <w:r>
        <w:t>STATEMENT OF COMPLIANCE</w:t>
      </w:r>
    </w:p>
    <w:p w14:paraId="19A31E8E" w14:textId="77777777" w:rsidR="005E377A" w:rsidRPr="005E2C0A" w:rsidRDefault="005E377A" w:rsidP="005E2C0A">
      <w:pPr>
        <w:rPr>
          <w:rFonts w:ascii="Times New Roman" w:hAnsi="Times New Roman"/>
          <w:iCs/>
          <w:sz w:val="20"/>
        </w:rPr>
      </w:pPr>
    </w:p>
    <w:p w14:paraId="19A31E8F" w14:textId="77777777" w:rsidR="00E878CA" w:rsidRDefault="000F70EF">
      <w:pPr>
        <w:pStyle w:val="BodyText2"/>
      </w:pPr>
      <w:bookmarkStart w:id="3" w:name="OLE_LINK1"/>
      <w:r>
        <w:t xml:space="preserve">S-1560 </w:t>
      </w:r>
      <w:r w:rsidR="00DC4B12">
        <w:t xml:space="preserve">Avon Wharf </w:t>
      </w:r>
      <w:r w:rsidR="00C202FB">
        <w:t xml:space="preserve">Berth 1A </w:t>
      </w:r>
      <w:r>
        <w:t>will be subject to the same regulations as the existing S-10</w:t>
      </w:r>
      <w:r w:rsidR="00C202FB">
        <w:t>0 Berth 1</w:t>
      </w:r>
      <w:r>
        <w:t xml:space="preserve">.  </w:t>
      </w:r>
      <w:r w:rsidR="00E878CA">
        <w:t>Tesoro is subject to, and will continue to comply with the following applicable requirements:</w:t>
      </w:r>
    </w:p>
    <w:p w14:paraId="19A31E90" w14:textId="77777777" w:rsidR="00E878CA" w:rsidRDefault="00E878CA">
      <w:pPr>
        <w:pStyle w:val="BodyText2"/>
      </w:pPr>
    </w:p>
    <w:bookmarkEnd w:id="3"/>
    <w:p w14:paraId="19A31E91" w14:textId="77777777" w:rsidR="00E878CA" w:rsidRDefault="005E377A" w:rsidP="00E37E19">
      <w:pPr>
        <w:pStyle w:val="BodyText2"/>
        <w:ind w:left="720"/>
      </w:pPr>
      <w:r>
        <w:t xml:space="preserve">Regulation 6, Rule 1 (Particulate Matter General Requirements).  </w:t>
      </w:r>
    </w:p>
    <w:p w14:paraId="19A31E92" w14:textId="77777777" w:rsidR="000F70EF" w:rsidRDefault="00E878CA" w:rsidP="00E37E19">
      <w:pPr>
        <w:pStyle w:val="BodyText2"/>
        <w:ind w:left="720"/>
      </w:pPr>
      <w:r>
        <w:t>Regulation 9, Rule 1 (Sulfur Dioxide).</w:t>
      </w:r>
    </w:p>
    <w:p w14:paraId="19A31E93" w14:textId="77777777" w:rsidR="000F70EF" w:rsidRDefault="000F70EF" w:rsidP="00E37E19">
      <w:pPr>
        <w:pStyle w:val="BodyText2"/>
        <w:ind w:left="720"/>
      </w:pPr>
      <w:r w:rsidRPr="000F70EF">
        <w:t>Regulation 8 Rule 44</w:t>
      </w:r>
      <w:r>
        <w:t xml:space="preserve"> </w:t>
      </w:r>
      <w:r w:rsidR="00DC4B12">
        <w:t>(</w:t>
      </w:r>
      <w:r w:rsidR="00DC4B12" w:rsidRPr="00DC4B12">
        <w:t>Organic Compounds - Marine Vessel Loading Terminals</w:t>
      </w:r>
      <w:r w:rsidR="00DC4B12">
        <w:t>)</w:t>
      </w:r>
    </w:p>
    <w:p w14:paraId="19A31E94" w14:textId="77777777" w:rsidR="00E878CA" w:rsidRDefault="00DC4B12" w:rsidP="00E37E19">
      <w:pPr>
        <w:pStyle w:val="BodyText2"/>
        <w:ind w:left="720"/>
      </w:pPr>
      <w:r w:rsidRPr="00DC4B12">
        <w:t>40 CFR 63 Subpart Y</w:t>
      </w:r>
      <w:r>
        <w:t xml:space="preserve"> </w:t>
      </w:r>
      <w:r w:rsidR="00E878CA">
        <w:t>(</w:t>
      </w:r>
      <w:r w:rsidRPr="00DC4B12">
        <w:t>NESHAP for Marine Vessel Loading of Organic Liquids</w:t>
      </w:r>
      <w:r w:rsidR="00E878CA">
        <w:t>)</w:t>
      </w:r>
    </w:p>
    <w:p w14:paraId="19A31E95" w14:textId="77777777" w:rsidR="00DC4B12" w:rsidRDefault="00DC4B12" w:rsidP="00E37E19">
      <w:pPr>
        <w:pStyle w:val="BodyText2"/>
        <w:ind w:left="720"/>
      </w:pPr>
      <w:r>
        <w:t>40 CFR 63 Subpart CC (</w:t>
      </w:r>
      <w:r w:rsidRPr="00DC4B12">
        <w:t>NESHAP for Source Categories - Petroleum Refineries</w:t>
      </w:r>
      <w:r w:rsidR="003C357C">
        <w:t>)</w:t>
      </w:r>
      <w:r w:rsidRPr="00DC4B12">
        <w:t xml:space="preserve">  </w:t>
      </w:r>
    </w:p>
    <w:p w14:paraId="19A31E96" w14:textId="77777777" w:rsidR="005E377A" w:rsidRDefault="005E377A">
      <w:pPr>
        <w:pStyle w:val="BodyText2"/>
      </w:pPr>
    </w:p>
    <w:p w14:paraId="19A31E97" w14:textId="77777777" w:rsidR="00DC4B12" w:rsidRDefault="00DC4B12">
      <w:pPr>
        <w:pStyle w:val="BodyText2"/>
      </w:pPr>
      <w:r w:rsidRPr="00DC4B12">
        <w:t>S-1561 Emergency Standby Diesel IC Engine, S-1562 East and S-1563 West Fire Water Pump IC Engines</w:t>
      </w:r>
      <w:r>
        <w:t xml:space="preserve"> are subject </w:t>
      </w:r>
      <w:r w:rsidR="0018229B">
        <w:t>to</w:t>
      </w:r>
      <w:r w:rsidR="003C357C">
        <w:t>, and will comply with,</w:t>
      </w:r>
      <w:r>
        <w:t xml:space="preserve"> the following applicable requirements:</w:t>
      </w:r>
    </w:p>
    <w:p w14:paraId="19A31E98" w14:textId="77777777" w:rsidR="00DC4B12" w:rsidRDefault="00DC4B12">
      <w:pPr>
        <w:pStyle w:val="BodyText2"/>
      </w:pPr>
    </w:p>
    <w:p w14:paraId="19A31E99" w14:textId="77777777" w:rsidR="00DC4B12" w:rsidRDefault="00DC4B12" w:rsidP="00E37E19">
      <w:pPr>
        <w:pStyle w:val="BodyText2"/>
        <w:ind w:left="720"/>
      </w:pPr>
      <w:r>
        <w:t xml:space="preserve">Regulation 6, Rule 1 (Particulate Matter General Requirements).  </w:t>
      </w:r>
    </w:p>
    <w:p w14:paraId="19A31E9A" w14:textId="77777777" w:rsidR="00DC4B12" w:rsidRDefault="00DC4B12" w:rsidP="00E37E19">
      <w:pPr>
        <w:pStyle w:val="BodyText2"/>
        <w:ind w:left="720"/>
      </w:pPr>
      <w:r>
        <w:t>Regulation 9, Rule 1 (Sulfur Dioxide).</w:t>
      </w:r>
    </w:p>
    <w:p w14:paraId="19A31E9B" w14:textId="77777777" w:rsidR="00DC4B12" w:rsidRDefault="00DC4B12" w:rsidP="00E37E19">
      <w:pPr>
        <w:pStyle w:val="BodyText2"/>
        <w:ind w:left="720"/>
      </w:pPr>
      <w:r>
        <w:t>Regulation 9, Rule 8 (</w:t>
      </w:r>
      <w:r w:rsidR="003560EC">
        <w:t>Nitrogen Oxides and Carbon Monoxide f</w:t>
      </w:r>
      <w:r w:rsidRPr="000F70EF">
        <w:t>rom Stationary Internal Combustion Engines</w:t>
      </w:r>
      <w:r>
        <w:t xml:space="preserve">)  </w:t>
      </w:r>
    </w:p>
    <w:p w14:paraId="19A31E9C" w14:textId="77777777" w:rsidR="00DC4B12" w:rsidRDefault="00DC4B12" w:rsidP="00E37E19">
      <w:pPr>
        <w:pStyle w:val="BodyText2"/>
        <w:ind w:left="720"/>
      </w:pPr>
      <w:r>
        <w:t xml:space="preserve">40 CFR 60 </w:t>
      </w:r>
      <w:r w:rsidRPr="00DC4B12">
        <w:t>Subpart IIII (NSPS for Stationary Compression Ignition Internal Combustion Engines</w:t>
      </w:r>
      <w:r w:rsidR="00B61C6C">
        <w:t>)</w:t>
      </w:r>
    </w:p>
    <w:p w14:paraId="19A31E9D" w14:textId="77777777" w:rsidR="00B61C6C" w:rsidRDefault="00B61C6C" w:rsidP="00E37E19">
      <w:pPr>
        <w:pStyle w:val="BodyText2"/>
        <w:ind w:left="720"/>
      </w:pPr>
      <w:r>
        <w:t xml:space="preserve">40 CFR 63 </w:t>
      </w:r>
      <w:r w:rsidRPr="00B61C6C">
        <w:t xml:space="preserve">Subpart ZZZZ </w:t>
      </w:r>
      <w:r>
        <w:t>(</w:t>
      </w:r>
      <w:r w:rsidRPr="00B61C6C">
        <w:t>NESHAP for Stationary Reciprocating Ignition Internal Combustion Engines</w:t>
      </w:r>
      <w:r>
        <w:t>)</w:t>
      </w:r>
    </w:p>
    <w:p w14:paraId="19A31E9E" w14:textId="77777777" w:rsidR="00DC4B12" w:rsidRDefault="003560EC" w:rsidP="00E37E19">
      <w:pPr>
        <w:pStyle w:val="BodyText2"/>
        <w:ind w:left="720"/>
      </w:pPr>
      <w:r>
        <w:t>CARB ATCM</w:t>
      </w:r>
      <w:r w:rsidR="00B61C6C" w:rsidRPr="00B61C6C">
        <w:t xml:space="preserve"> for Stationary Com</w:t>
      </w:r>
      <w:r w:rsidR="00AF6660">
        <w:t>pression Ignition Engines</w:t>
      </w:r>
    </w:p>
    <w:p w14:paraId="19A31E9F" w14:textId="77777777" w:rsidR="00B61C6C" w:rsidRDefault="00B61C6C">
      <w:pPr>
        <w:rPr>
          <w:rFonts w:ascii="Times New Roman" w:hAnsi="Times New Roman"/>
          <w:sz w:val="20"/>
        </w:rPr>
      </w:pPr>
    </w:p>
    <w:p w14:paraId="19A31EA0" w14:textId="77777777" w:rsidR="00B61C6C" w:rsidRDefault="00B61C6C">
      <w:pPr>
        <w:rPr>
          <w:rFonts w:ascii="Times New Roman" w:hAnsi="Times New Roman"/>
          <w:sz w:val="20"/>
        </w:rPr>
      </w:pPr>
      <w:r>
        <w:rPr>
          <w:rFonts w:ascii="Times New Roman" w:hAnsi="Times New Roman"/>
          <w:sz w:val="20"/>
        </w:rPr>
        <w:t>S-1564 Recovered Oil Fixed Roof Tank is subject to</w:t>
      </w:r>
      <w:r w:rsidR="003C357C">
        <w:rPr>
          <w:rFonts w:ascii="Times New Roman" w:hAnsi="Times New Roman"/>
          <w:sz w:val="20"/>
        </w:rPr>
        <w:t>, and will comply with,</w:t>
      </w:r>
      <w:r>
        <w:rPr>
          <w:rFonts w:ascii="Times New Roman" w:hAnsi="Times New Roman"/>
          <w:sz w:val="20"/>
        </w:rPr>
        <w:t xml:space="preserve"> the following applicable requirements:</w:t>
      </w:r>
    </w:p>
    <w:p w14:paraId="19A31EA1" w14:textId="77777777" w:rsidR="00B61C6C" w:rsidRDefault="00B61C6C">
      <w:pPr>
        <w:rPr>
          <w:rFonts w:ascii="Times New Roman" w:hAnsi="Times New Roman"/>
          <w:sz w:val="20"/>
        </w:rPr>
      </w:pPr>
    </w:p>
    <w:p w14:paraId="19A31EA2" w14:textId="77777777" w:rsidR="00B61C6C" w:rsidRDefault="00B61C6C" w:rsidP="00E37E19">
      <w:pPr>
        <w:ind w:left="720"/>
        <w:rPr>
          <w:rFonts w:ascii="Times New Roman" w:hAnsi="Times New Roman"/>
          <w:sz w:val="20"/>
        </w:rPr>
      </w:pPr>
      <w:r>
        <w:rPr>
          <w:rFonts w:ascii="Times New Roman" w:hAnsi="Times New Roman"/>
          <w:sz w:val="20"/>
        </w:rPr>
        <w:t>Regulation 8, Rule 5 Organic Compounds – Storage of Organic Liquids</w:t>
      </w:r>
    </w:p>
    <w:p w14:paraId="19A31EA3" w14:textId="77777777" w:rsidR="00CE4980" w:rsidRDefault="00CE4980" w:rsidP="00F16F77">
      <w:pPr>
        <w:ind w:left="720"/>
        <w:rPr>
          <w:rFonts w:ascii="Times New Roman" w:hAnsi="Times New Roman"/>
          <w:sz w:val="20"/>
        </w:rPr>
      </w:pPr>
      <w:r w:rsidRPr="00F16F77">
        <w:rPr>
          <w:rFonts w:ascii="Times New Roman" w:hAnsi="Times New Roman"/>
          <w:sz w:val="20"/>
        </w:rPr>
        <w:t>40 CFR 61 Subpart FF (B</w:t>
      </w:r>
      <w:r w:rsidR="003C357C">
        <w:rPr>
          <w:rFonts w:ascii="Times New Roman" w:hAnsi="Times New Roman"/>
          <w:sz w:val="20"/>
        </w:rPr>
        <w:t xml:space="preserve">enzene </w:t>
      </w:r>
      <w:r w:rsidRPr="00F16F77">
        <w:rPr>
          <w:rFonts w:ascii="Times New Roman" w:hAnsi="Times New Roman"/>
          <w:sz w:val="20"/>
        </w:rPr>
        <w:t>W</w:t>
      </w:r>
      <w:r w:rsidR="003C357C">
        <w:rPr>
          <w:rFonts w:ascii="Times New Roman" w:hAnsi="Times New Roman"/>
          <w:sz w:val="20"/>
        </w:rPr>
        <w:t xml:space="preserve">aste </w:t>
      </w:r>
      <w:r w:rsidRPr="00F16F77">
        <w:rPr>
          <w:rFonts w:ascii="Times New Roman" w:hAnsi="Times New Roman"/>
          <w:sz w:val="20"/>
        </w:rPr>
        <w:t>O</w:t>
      </w:r>
      <w:r w:rsidR="003C357C">
        <w:rPr>
          <w:rFonts w:ascii="Times New Roman" w:hAnsi="Times New Roman"/>
          <w:sz w:val="20"/>
        </w:rPr>
        <w:t xml:space="preserve">perations </w:t>
      </w:r>
      <w:r w:rsidRPr="00F16F77">
        <w:rPr>
          <w:rFonts w:ascii="Times New Roman" w:hAnsi="Times New Roman"/>
          <w:sz w:val="20"/>
        </w:rPr>
        <w:t>N</w:t>
      </w:r>
      <w:r w:rsidR="003C357C">
        <w:rPr>
          <w:rFonts w:ascii="Times New Roman" w:hAnsi="Times New Roman"/>
          <w:sz w:val="20"/>
        </w:rPr>
        <w:t>ESHAPS</w:t>
      </w:r>
    </w:p>
    <w:p w14:paraId="19A31EA4" w14:textId="77777777" w:rsidR="00B61C6C" w:rsidRDefault="00B61C6C">
      <w:pPr>
        <w:rPr>
          <w:rFonts w:ascii="Times New Roman" w:hAnsi="Times New Roman"/>
          <w:sz w:val="20"/>
        </w:rPr>
      </w:pPr>
    </w:p>
    <w:p w14:paraId="19A31EA5" w14:textId="77777777" w:rsidR="00CE4980" w:rsidRDefault="00CE4980">
      <w:pPr>
        <w:rPr>
          <w:rFonts w:ascii="Times New Roman" w:hAnsi="Times New Roman"/>
          <w:sz w:val="20"/>
        </w:rPr>
      </w:pPr>
      <w:r>
        <w:rPr>
          <w:rFonts w:ascii="Times New Roman" w:hAnsi="Times New Roman"/>
          <w:sz w:val="20"/>
        </w:rPr>
        <w:t xml:space="preserve">S-1564 </w:t>
      </w:r>
      <w:r w:rsidR="003C357C">
        <w:rPr>
          <w:rFonts w:ascii="Times New Roman" w:hAnsi="Times New Roman"/>
          <w:sz w:val="20"/>
        </w:rPr>
        <w:t xml:space="preserve">is exempt from NSPS Kb and MACT CC </w:t>
      </w:r>
      <w:r w:rsidR="00A43391">
        <w:rPr>
          <w:rFonts w:ascii="Times New Roman" w:hAnsi="Times New Roman"/>
          <w:sz w:val="20"/>
        </w:rPr>
        <w:t xml:space="preserve">because of capacity and </w:t>
      </w:r>
      <w:r>
        <w:rPr>
          <w:rFonts w:ascii="Times New Roman" w:hAnsi="Times New Roman"/>
          <w:sz w:val="20"/>
        </w:rPr>
        <w:t xml:space="preserve">will be in Group </w:t>
      </w:r>
      <w:r w:rsidR="00B61C6C" w:rsidRPr="00B61C6C">
        <w:rPr>
          <w:rFonts w:ascii="Times New Roman" w:hAnsi="Times New Roman"/>
          <w:sz w:val="20"/>
        </w:rPr>
        <w:t>402A</w:t>
      </w:r>
      <w:r w:rsidR="003C357C">
        <w:rPr>
          <w:rFonts w:ascii="Times New Roman" w:hAnsi="Times New Roman"/>
          <w:sz w:val="20"/>
        </w:rPr>
        <w:t xml:space="preserve"> </w:t>
      </w:r>
      <w:r w:rsidR="00A43391">
        <w:rPr>
          <w:rFonts w:ascii="Times New Roman" w:hAnsi="Times New Roman"/>
          <w:sz w:val="20"/>
        </w:rPr>
        <w:t>[</w:t>
      </w:r>
      <w:r w:rsidR="003C357C" w:rsidRPr="003C357C">
        <w:rPr>
          <w:rFonts w:ascii="Times New Roman" w:hAnsi="Times New Roman"/>
          <w:sz w:val="20"/>
        </w:rPr>
        <w:t>MACT and NSPS Kb Exempt (size), BWON 61 Subpart FF (Uncontrolled waste</w:t>
      </w:r>
      <w:r w:rsidR="003560EC">
        <w:rPr>
          <w:rFonts w:ascii="Times New Roman" w:hAnsi="Times New Roman"/>
          <w:sz w:val="20"/>
        </w:rPr>
        <w:t xml:space="preserve"> </w:t>
      </w:r>
      <w:r w:rsidR="003C357C" w:rsidRPr="003C357C">
        <w:rPr>
          <w:rFonts w:ascii="Times New Roman" w:hAnsi="Times New Roman"/>
          <w:sz w:val="20"/>
        </w:rPr>
        <w:t>stream</w:t>
      </w:r>
      <w:r w:rsidR="003560EC">
        <w:rPr>
          <w:rFonts w:ascii="Times New Roman" w:hAnsi="Times New Roman"/>
          <w:sz w:val="20"/>
        </w:rPr>
        <w:t>s</w:t>
      </w:r>
      <w:r w:rsidR="003C357C" w:rsidRPr="003C357C">
        <w:rPr>
          <w:rFonts w:ascii="Times New Roman" w:hAnsi="Times New Roman"/>
          <w:sz w:val="20"/>
        </w:rPr>
        <w:t>), Submerged Fill - Top  Fill and Pressure Vacuum Vent</w:t>
      </w:r>
      <w:r w:rsidR="00A43391">
        <w:rPr>
          <w:rFonts w:ascii="Times New Roman" w:hAnsi="Times New Roman"/>
          <w:sz w:val="20"/>
        </w:rPr>
        <w:t>]</w:t>
      </w:r>
      <w:r>
        <w:rPr>
          <w:rFonts w:ascii="Times New Roman" w:hAnsi="Times New Roman"/>
          <w:sz w:val="20"/>
        </w:rPr>
        <w:t xml:space="preserve"> of Table IV-F2 and F3 in the Title V permit.   </w:t>
      </w:r>
    </w:p>
    <w:p w14:paraId="19A31EA6" w14:textId="77777777" w:rsidR="00CE4980" w:rsidRDefault="00CE4980">
      <w:pPr>
        <w:rPr>
          <w:rFonts w:ascii="Times New Roman" w:hAnsi="Times New Roman"/>
          <w:sz w:val="20"/>
        </w:rPr>
      </w:pPr>
    </w:p>
    <w:p w14:paraId="19A31EA7" w14:textId="77777777" w:rsidR="005E377A" w:rsidRDefault="004339C7">
      <w:pPr>
        <w:rPr>
          <w:rFonts w:ascii="Times New Roman" w:hAnsi="Times New Roman"/>
          <w:sz w:val="20"/>
        </w:rPr>
      </w:pPr>
      <w:r>
        <w:rPr>
          <w:rFonts w:ascii="Times New Roman" w:hAnsi="Times New Roman"/>
          <w:sz w:val="20"/>
        </w:rPr>
        <w:t>Th</w:t>
      </w:r>
      <w:r w:rsidR="00DC4B12">
        <w:rPr>
          <w:rFonts w:ascii="Times New Roman" w:hAnsi="Times New Roman"/>
          <w:sz w:val="20"/>
        </w:rPr>
        <w:t xml:space="preserve">e project was subject to </w:t>
      </w:r>
      <w:r>
        <w:rPr>
          <w:rFonts w:ascii="Times New Roman" w:hAnsi="Times New Roman"/>
          <w:sz w:val="20"/>
        </w:rPr>
        <w:t>CEQA</w:t>
      </w:r>
      <w:r w:rsidR="00DC4B12">
        <w:rPr>
          <w:rFonts w:ascii="Times New Roman" w:hAnsi="Times New Roman"/>
          <w:sz w:val="20"/>
        </w:rPr>
        <w:t xml:space="preserve"> review</w:t>
      </w:r>
      <w:r>
        <w:rPr>
          <w:rFonts w:ascii="Times New Roman" w:hAnsi="Times New Roman"/>
          <w:sz w:val="20"/>
        </w:rPr>
        <w:t xml:space="preserve">.  </w:t>
      </w:r>
      <w:r w:rsidR="00DC4B12">
        <w:rPr>
          <w:rFonts w:ascii="Times New Roman" w:hAnsi="Times New Roman"/>
          <w:sz w:val="20"/>
        </w:rPr>
        <w:t>An EIR was certified by the State Lands Commission in March 2015.</w:t>
      </w:r>
      <w:r w:rsidR="00A43391">
        <w:rPr>
          <w:rFonts w:ascii="Times New Roman" w:hAnsi="Times New Roman"/>
          <w:sz w:val="20"/>
        </w:rPr>
        <w:t xml:space="preserve">  The District </w:t>
      </w:r>
      <w:r w:rsidR="003560EC">
        <w:rPr>
          <w:rFonts w:ascii="Times New Roman" w:hAnsi="Times New Roman"/>
          <w:sz w:val="20"/>
        </w:rPr>
        <w:t>will publish a Notice of Determination that will include the</w:t>
      </w:r>
      <w:r w:rsidR="00A43391">
        <w:rPr>
          <w:rFonts w:ascii="Times New Roman" w:hAnsi="Times New Roman"/>
          <w:sz w:val="20"/>
        </w:rPr>
        <w:t xml:space="preserve"> document entitled “Findings and Supporting Facts Regarding the Environmental Impact Report” in support of this CEQA</w:t>
      </w:r>
      <w:r w:rsidR="003560EC">
        <w:rPr>
          <w:rFonts w:ascii="Times New Roman" w:hAnsi="Times New Roman"/>
          <w:sz w:val="20"/>
        </w:rPr>
        <w:t xml:space="preserve"> determination</w:t>
      </w:r>
      <w:r w:rsidR="00A43391">
        <w:rPr>
          <w:rFonts w:ascii="Times New Roman" w:hAnsi="Times New Roman"/>
          <w:sz w:val="20"/>
        </w:rPr>
        <w:t>.</w:t>
      </w:r>
    </w:p>
    <w:p w14:paraId="19A31EA8" w14:textId="77777777" w:rsidR="005E377A" w:rsidRDefault="005E377A">
      <w:pPr>
        <w:rPr>
          <w:rFonts w:ascii="Times New Roman" w:hAnsi="Times New Roman"/>
          <w:sz w:val="20"/>
        </w:rPr>
      </w:pPr>
    </w:p>
    <w:p w14:paraId="19A31EA9" w14:textId="77777777" w:rsidR="005E377A" w:rsidRDefault="005E377A">
      <w:pPr>
        <w:pStyle w:val="BodyText"/>
        <w:rPr>
          <w:sz w:val="20"/>
        </w:rPr>
      </w:pPr>
      <w:r>
        <w:rPr>
          <w:sz w:val="20"/>
        </w:rPr>
        <w:t>The project is over 1000 feet from the nearest school and therefore not subject to the public notification requirements of Reg. 2-1-412.</w:t>
      </w:r>
    </w:p>
    <w:p w14:paraId="19A31EAA" w14:textId="77777777" w:rsidR="005E377A" w:rsidRDefault="005E377A">
      <w:pPr>
        <w:pStyle w:val="BodyText"/>
        <w:rPr>
          <w:sz w:val="20"/>
        </w:rPr>
      </w:pPr>
    </w:p>
    <w:p w14:paraId="19A31EAB" w14:textId="77777777" w:rsidR="00522E90" w:rsidRDefault="00522E90">
      <w:pPr>
        <w:pStyle w:val="BodyText"/>
        <w:rPr>
          <w:sz w:val="20"/>
        </w:rPr>
      </w:pPr>
    </w:p>
    <w:p w14:paraId="19A31EAC" w14:textId="77777777" w:rsidR="00522E90" w:rsidRDefault="00522E90" w:rsidP="00522E90">
      <w:pPr>
        <w:pStyle w:val="Heading7"/>
      </w:pPr>
      <w:r>
        <w:t>PERMIT CONDITIONS</w:t>
      </w:r>
    </w:p>
    <w:p w14:paraId="19A31EAD" w14:textId="77777777" w:rsidR="00522E90" w:rsidRDefault="00522E90">
      <w:pPr>
        <w:pStyle w:val="BodyText"/>
        <w:rPr>
          <w:sz w:val="20"/>
        </w:rPr>
      </w:pPr>
    </w:p>
    <w:p w14:paraId="19A31EAE" w14:textId="77777777" w:rsidR="00522E90" w:rsidRDefault="00C727F9">
      <w:pPr>
        <w:pStyle w:val="BodyText"/>
        <w:rPr>
          <w:sz w:val="20"/>
        </w:rPr>
      </w:pPr>
      <w:r>
        <w:rPr>
          <w:sz w:val="20"/>
        </w:rPr>
        <w:t>New Permit C</w:t>
      </w:r>
      <w:r w:rsidR="00CF3FA8">
        <w:rPr>
          <w:sz w:val="20"/>
        </w:rPr>
        <w:t>ondition 26406</w:t>
      </w:r>
      <w:r>
        <w:rPr>
          <w:sz w:val="20"/>
        </w:rPr>
        <w:t xml:space="preserve"> will be imposed for S-1560 Avon Wharf Beth 1A</w:t>
      </w:r>
    </w:p>
    <w:p w14:paraId="19A31EAF" w14:textId="77777777" w:rsidR="00C727F9" w:rsidRDefault="00C727F9">
      <w:pPr>
        <w:pStyle w:val="BodyText"/>
        <w:rPr>
          <w:sz w:val="20"/>
        </w:rPr>
      </w:pPr>
      <w:r>
        <w:rPr>
          <w:sz w:val="20"/>
        </w:rPr>
        <w:t>Permit Condition 23811 will be revised to include S-1561 Diesel Emergency Generator</w:t>
      </w:r>
    </w:p>
    <w:p w14:paraId="19A31EB0" w14:textId="77777777" w:rsidR="00C727F9" w:rsidRDefault="005D3E66">
      <w:pPr>
        <w:pStyle w:val="BodyText"/>
        <w:rPr>
          <w:sz w:val="20"/>
        </w:rPr>
      </w:pPr>
      <w:r>
        <w:rPr>
          <w:sz w:val="20"/>
        </w:rPr>
        <w:t>New Permit Condition 26407</w:t>
      </w:r>
      <w:r w:rsidR="00C727F9">
        <w:rPr>
          <w:sz w:val="20"/>
        </w:rPr>
        <w:t xml:space="preserve"> will be imposed for S-1562 and S-1563 Diesel Firewater Pumps</w:t>
      </w:r>
    </w:p>
    <w:p w14:paraId="19A31EB1" w14:textId="77777777" w:rsidR="00C727F9" w:rsidRDefault="004034D3">
      <w:pPr>
        <w:pStyle w:val="BodyText"/>
        <w:rPr>
          <w:sz w:val="20"/>
        </w:rPr>
      </w:pPr>
      <w:r>
        <w:rPr>
          <w:sz w:val="20"/>
        </w:rPr>
        <w:t>New Permit Condition 26408</w:t>
      </w:r>
      <w:r w:rsidR="00C727F9">
        <w:rPr>
          <w:sz w:val="20"/>
        </w:rPr>
        <w:t xml:space="preserve"> will be imposed for S-1564 Recovered Oil Tank</w:t>
      </w:r>
    </w:p>
    <w:p w14:paraId="19A31EB2" w14:textId="77777777" w:rsidR="00C727F9" w:rsidRDefault="009E7DE4">
      <w:pPr>
        <w:pStyle w:val="BodyText"/>
        <w:rPr>
          <w:sz w:val="20"/>
        </w:rPr>
      </w:pPr>
      <w:r>
        <w:rPr>
          <w:sz w:val="20"/>
        </w:rPr>
        <w:t>Permit Condition 878 for S-100 Avon Wharf Berth 1 will be deleted.</w:t>
      </w:r>
    </w:p>
    <w:p w14:paraId="19A31EB3" w14:textId="77777777" w:rsidR="00522E90" w:rsidRDefault="009E7DE4">
      <w:pPr>
        <w:pStyle w:val="BodyText"/>
        <w:rPr>
          <w:sz w:val="20"/>
        </w:rPr>
      </w:pPr>
      <w:r>
        <w:rPr>
          <w:sz w:val="20"/>
        </w:rPr>
        <w:t>Permit Condition 23486 for S-1508 and S-1509 Berth 1 and 5 Recovered Oil Tanks will be deleted.</w:t>
      </w:r>
    </w:p>
    <w:p w14:paraId="19A31EB4" w14:textId="77777777" w:rsidR="009E7DE4" w:rsidRDefault="009E7DE4">
      <w:pPr>
        <w:pStyle w:val="BodyText"/>
        <w:rPr>
          <w:sz w:val="20"/>
        </w:rPr>
      </w:pPr>
    </w:p>
    <w:p w14:paraId="19A31EB5" w14:textId="77777777" w:rsidR="008D3AAA" w:rsidRDefault="008D3AAA">
      <w:pPr>
        <w:pStyle w:val="BodyText"/>
        <w:rPr>
          <w:sz w:val="20"/>
        </w:rPr>
      </w:pPr>
    </w:p>
    <w:p w14:paraId="19A31EB6" w14:textId="77777777" w:rsidR="008D3AAA" w:rsidRDefault="008D3AAA">
      <w:pPr>
        <w:pStyle w:val="BodyText"/>
        <w:rPr>
          <w:sz w:val="20"/>
        </w:rPr>
      </w:pPr>
    </w:p>
    <w:p w14:paraId="19A31EB7" w14:textId="77777777" w:rsidR="009E7DE4" w:rsidRDefault="009E7DE4">
      <w:pPr>
        <w:pStyle w:val="BodyText"/>
        <w:rPr>
          <w:sz w:val="20"/>
        </w:rPr>
      </w:pPr>
    </w:p>
    <w:p w14:paraId="19A31EB8" w14:textId="77777777" w:rsidR="007A7FC6" w:rsidRPr="005E2C0A" w:rsidDel="003560EC" w:rsidRDefault="005E2C0A" w:rsidP="005E2C0A">
      <w:pPr>
        <w:pStyle w:val="BodyText"/>
        <w:rPr>
          <w:del w:id="4" w:author="Arthur Valla" w:date="2016-11-25T13:13:00Z"/>
          <w:b/>
          <w:sz w:val="24"/>
          <w:szCs w:val="24"/>
        </w:rPr>
      </w:pPr>
      <w:r w:rsidRPr="005E2C0A">
        <w:rPr>
          <w:sz w:val="24"/>
          <w:szCs w:val="24"/>
        </w:rPr>
        <w:tab/>
      </w:r>
      <w:del w:id="5" w:author="Arthur Valla" w:date="2016-11-25T13:13:00Z">
        <w:r w:rsidR="007A7FC6" w:rsidRPr="005E2C0A" w:rsidDel="003560EC">
          <w:rPr>
            <w:b/>
            <w:sz w:val="24"/>
            <w:szCs w:val="24"/>
          </w:rPr>
          <w:delText>Condition  878</w:delText>
        </w:r>
      </w:del>
    </w:p>
    <w:p w14:paraId="19A31EB9" w14:textId="77777777" w:rsidR="007A7FC6" w:rsidDel="003560EC" w:rsidRDefault="007A7FC6" w:rsidP="007A7FC6">
      <w:pPr>
        <w:autoSpaceDE w:val="0"/>
        <w:autoSpaceDN w:val="0"/>
        <w:adjustRightInd w:val="0"/>
        <w:ind w:left="1260"/>
        <w:rPr>
          <w:del w:id="6" w:author="Arthur Valla" w:date="2016-11-25T13:13:00Z"/>
        </w:rPr>
      </w:pPr>
    </w:p>
    <w:p w14:paraId="19A31EBA" w14:textId="77777777" w:rsidR="007A7FC6" w:rsidRPr="007A7FC6" w:rsidDel="003560EC" w:rsidRDefault="007A7FC6" w:rsidP="007A7FC6">
      <w:pPr>
        <w:autoSpaceDE w:val="0"/>
        <w:autoSpaceDN w:val="0"/>
        <w:adjustRightInd w:val="0"/>
        <w:ind w:left="1440"/>
        <w:rPr>
          <w:del w:id="7" w:author="Arthur Valla" w:date="2016-11-25T13:13:00Z"/>
          <w:rFonts w:ascii="NEw times roman" w:hAnsi="NEw times roman"/>
          <w:szCs w:val="24"/>
        </w:rPr>
      </w:pPr>
      <w:del w:id="8" w:author="Arthur Valla" w:date="2016-11-25T13:13:00Z">
        <w:r w:rsidRPr="007A7FC6" w:rsidDel="003560EC">
          <w:rPr>
            <w:rFonts w:ascii="NEw times roman" w:hAnsi="NEw times roman"/>
            <w:szCs w:val="24"/>
          </w:rPr>
          <w:delText>S100 Avon Wharf Loading Berth No. 1</w:delText>
        </w:r>
      </w:del>
    </w:p>
    <w:p w14:paraId="19A31EBB" w14:textId="77777777" w:rsidR="007A7FC6" w:rsidRPr="007A7FC6" w:rsidDel="003560EC" w:rsidRDefault="007A7FC6" w:rsidP="007A7FC6">
      <w:pPr>
        <w:autoSpaceDE w:val="0"/>
        <w:autoSpaceDN w:val="0"/>
        <w:adjustRightInd w:val="0"/>
        <w:ind w:left="1260"/>
        <w:rPr>
          <w:del w:id="9" w:author="Arthur Valla" w:date="2016-11-25T13:13:00Z"/>
          <w:rFonts w:ascii="NEw times roman" w:hAnsi="NEw times roman"/>
          <w:b/>
          <w:szCs w:val="24"/>
        </w:rPr>
      </w:pPr>
    </w:p>
    <w:p w14:paraId="19A31EBC" w14:textId="77777777" w:rsidR="007A7FC6" w:rsidRPr="007A7FC6" w:rsidDel="003560EC" w:rsidRDefault="007A7FC6" w:rsidP="007A7FC6">
      <w:pPr>
        <w:numPr>
          <w:ilvl w:val="0"/>
          <w:numId w:val="8"/>
        </w:numPr>
        <w:tabs>
          <w:tab w:val="clear" w:pos="1260"/>
          <w:tab w:val="num" w:pos="1980"/>
        </w:tabs>
        <w:autoSpaceDE w:val="0"/>
        <w:autoSpaceDN w:val="0"/>
        <w:adjustRightInd w:val="0"/>
        <w:spacing w:line="240" w:lineRule="auto"/>
        <w:ind w:left="1980"/>
        <w:rPr>
          <w:del w:id="10" w:author="Arthur Valla" w:date="2016-11-25T13:13:00Z"/>
          <w:rFonts w:ascii="NEw times roman" w:hAnsi="NEw times roman"/>
          <w:szCs w:val="24"/>
        </w:rPr>
      </w:pPr>
      <w:del w:id="11" w:author="Arthur Valla" w:date="2016-11-25T13:13:00Z">
        <w:r w:rsidRPr="007A7FC6" w:rsidDel="003560EC">
          <w:rPr>
            <w:rFonts w:ascii="NEw times roman" w:hAnsi="NEw times roman"/>
            <w:szCs w:val="24"/>
          </w:rPr>
          <w:delText>When calculating hydrocarbon emissions from vessel or barge loading, the Permittee/Owner/Operator shall use the emission factors presented in condition number 5 of condition ID #878. (basis: cumulative increase)</w:delText>
        </w:r>
      </w:del>
    </w:p>
    <w:p w14:paraId="19A31EBD" w14:textId="77777777" w:rsidR="007A7FC6" w:rsidRPr="007A7FC6" w:rsidDel="003560EC" w:rsidRDefault="007A7FC6" w:rsidP="007A7FC6">
      <w:pPr>
        <w:autoSpaceDE w:val="0"/>
        <w:autoSpaceDN w:val="0"/>
        <w:adjustRightInd w:val="0"/>
        <w:ind w:left="1440"/>
        <w:rPr>
          <w:del w:id="12" w:author="Arthur Valla" w:date="2016-11-25T13:13:00Z"/>
          <w:rFonts w:ascii="NEw times roman" w:hAnsi="NEw times roman"/>
          <w:szCs w:val="24"/>
        </w:rPr>
      </w:pPr>
    </w:p>
    <w:p w14:paraId="19A31EBE" w14:textId="77777777" w:rsidR="007A7FC6" w:rsidRPr="007A7FC6" w:rsidDel="003560EC" w:rsidRDefault="007A7FC6" w:rsidP="007A7FC6">
      <w:pPr>
        <w:autoSpaceDE w:val="0"/>
        <w:autoSpaceDN w:val="0"/>
        <w:adjustRightInd w:val="0"/>
        <w:ind w:left="1980" w:hanging="540"/>
        <w:rPr>
          <w:del w:id="13" w:author="Arthur Valla" w:date="2016-11-25T13:13:00Z"/>
          <w:rFonts w:ascii="NEw times roman" w:hAnsi="NEw times roman"/>
          <w:szCs w:val="24"/>
        </w:rPr>
      </w:pPr>
      <w:del w:id="14" w:author="Arthur Valla" w:date="2016-11-25T13:13:00Z">
        <w:r w:rsidRPr="007A7FC6" w:rsidDel="003560EC">
          <w:rPr>
            <w:rFonts w:ascii="NEw times roman" w:hAnsi="NEw times roman"/>
            <w:szCs w:val="24"/>
          </w:rPr>
          <w:delText>2.</w:delText>
        </w:r>
        <w:r w:rsidRPr="007A7FC6" w:rsidDel="003560EC">
          <w:rPr>
            <w:rFonts w:ascii="NEw times roman" w:hAnsi="NEw times roman"/>
            <w:szCs w:val="24"/>
          </w:rPr>
          <w:tab/>
          <w:delText>Permittee/Owner/Operator shall install and maintain a Pressure Recorder/Controller in the vapor recovery system to provide a permanent record of pressure during the loading of vessels. These records shall be maintained for a minimum of 5 years. (basis: cumulative increase)</w:delText>
        </w:r>
      </w:del>
    </w:p>
    <w:p w14:paraId="19A31EBF" w14:textId="77777777" w:rsidR="007A7FC6" w:rsidRPr="007A7FC6" w:rsidDel="003560EC" w:rsidRDefault="007A7FC6" w:rsidP="007A7FC6">
      <w:pPr>
        <w:autoSpaceDE w:val="0"/>
        <w:autoSpaceDN w:val="0"/>
        <w:adjustRightInd w:val="0"/>
        <w:ind w:left="1980" w:hanging="540"/>
        <w:rPr>
          <w:del w:id="15" w:author="Arthur Valla" w:date="2016-11-25T13:13:00Z"/>
          <w:rFonts w:ascii="NEw times roman" w:hAnsi="NEw times roman"/>
          <w:szCs w:val="24"/>
        </w:rPr>
      </w:pPr>
    </w:p>
    <w:p w14:paraId="19A31EC0" w14:textId="77777777" w:rsidR="007A7FC6" w:rsidRPr="007A7FC6" w:rsidDel="003560EC" w:rsidRDefault="007A7FC6" w:rsidP="007A7FC6">
      <w:pPr>
        <w:pStyle w:val="BodyTextIndent3"/>
        <w:ind w:left="1980" w:hanging="540"/>
        <w:rPr>
          <w:del w:id="16" w:author="Arthur Valla" w:date="2016-11-25T13:13:00Z"/>
          <w:rFonts w:ascii="NEw times roman" w:hAnsi="NEw times roman"/>
          <w:sz w:val="24"/>
          <w:szCs w:val="24"/>
        </w:rPr>
      </w:pPr>
      <w:del w:id="17" w:author="Arthur Valla" w:date="2016-11-25T13:13:00Z">
        <w:r w:rsidRPr="007A7FC6" w:rsidDel="003560EC">
          <w:rPr>
            <w:rFonts w:ascii="NEw times roman" w:hAnsi="NEw times roman"/>
            <w:sz w:val="24"/>
            <w:szCs w:val="24"/>
          </w:rPr>
          <w:delText>3.</w:delText>
        </w:r>
        <w:r w:rsidRPr="007A7FC6" w:rsidDel="003560EC">
          <w:rPr>
            <w:rFonts w:ascii="NEw times roman" w:hAnsi="NEw times roman"/>
            <w:sz w:val="24"/>
            <w:szCs w:val="24"/>
          </w:rPr>
          <w:tab/>
          <w:delText>Not less frequently than every six months, Permittee/Owner/Operator shall conduct tests to assess leakage from all relief valves that vent to atmosphere in the marine vapor recovery system on a semi-annual basis.</w:delText>
        </w:r>
      </w:del>
    </w:p>
    <w:p w14:paraId="19A31EC1" w14:textId="77777777" w:rsidR="007A7FC6" w:rsidRPr="007A7FC6" w:rsidDel="003560EC" w:rsidRDefault="007A7FC6" w:rsidP="007A7FC6">
      <w:pPr>
        <w:pStyle w:val="BodyTextIndent3"/>
        <w:ind w:left="1980"/>
        <w:rPr>
          <w:del w:id="18" w:author="Arthur Valla" w:date="2016-11-25T13:13:00Z"/>
          <w:rFonts w:ascii="NEw times roman" w:hAnsi="NEw times roman"/>
          <w:sz w:val="24"/>
          <w:szCs w:val="24"/>
        </w:rPr>
      </w:pPr>
    </w:p>
    <w:p w14:paraId="19A31EC2" w14:textId="77777777" w:rsidR="007A7FC6" w:rsidRPr="007A7FC6" w:rsidDel="003560EC" w:rsidRDefault="007A7FC6" w:rsidP="007A7FC6">
      <w:pPr>
        <w:pStyle w:val="BodyTextIndent3"/>
        <w:ind w:left="1980"/>
        <w:rPr>
          <w:del w:id="19" w:author="Arthur Valla" w:date="2016-11-25T13:13:00Z"/>
          <w:rFonts w:ascii="NEw times roman" w:hAnsi="NEw times roman"/>
          <w:sz w:val="24"/>
          <w:szCs w:val="24"/>
        </w:rPr>
      </w:pPr>
      <w:del w:id="20" w:author="Arthur Valla" w:date="2016-11-25T13:13:00Z">
        <w:r w:rsidRPr="007A7FC6" w:rsidDel="003560EC">
          <w:rPr>
            <w:rFonts w:ascii="NEw times roman" w:hAnsi="NEw times roman"/>
            <w:sz w:val="24"/>
            <w:szCs w:val="24"/>
          </w:rPr>
          <w:delText>Permittee/Owner/Operator shall ensure that the testing and record keeping are done in compliance with Regulation 8, Rule 18.</w:delText>
        </w:r>
      </w:del>
    </w:p>
    <w:p w14:paraId="19A31EC3" w14:textId="77777777" w:rsidR="007A7FC6" w:rsidRPr="007A7FC6" w:rsidDel="003560EC" w:rsidRDefault="007A7FC6" w:rsidP="007A7FC6">
      <w:pPr>
        <w:pStyle w:val="BodyTextIndent3"/>
        <w:ind w:left="1980"/>
        <w:rPr>
          <w:del w:id="21" w:author="Arthur Valla" w:date="2016-11-25T13:13:00Z"/>
          <w:rFonts w:ascii="NEw times roman" w:hAnsi="NEw times roman"/>
          <w:sz w:val="24"/>
          <w:szCs w:val="24"/>
        </w:rPr>
      </w:pPr>
    </w:p>
    <w:p w14:paraId="19A31EC4" w14:textId="77777777" w:rsidR="007A7FC6" w:rsidRPr="007A7FC6" w:rsidDel="003560EC" w:rsidRDefault="007A7FC6" w:rsidP="007A7FC6">
      <w:pPr>
        <w:pStyle w:val="BodyTextIndent3"/>
        <w:ind w:left="1980"/>
        <w:rPr>
          <w:del w:id="22" w:author="Arthur Valla" w:date="2016-11-25T13:13:00Z"/>
          <w:rFonts w:ascii="NEw times roman" w:hAnsi="NEw times roman"/>
          <w:sz w:val="24"/>
          <w:szCs w:val="24"/>
        </w:rPr>
      </w:pPr>
      <w:del w:id="23" w:author="Arthur Valla" w:date="2016-11-25T13:13:00Z">
        <w:r w:rsidRPr="007A7FC6" w:rsidDel="003560EC">
          <w:rPr>
            <w:rFonts w:ascii="NEw times roman" w:hAnsi="NEw times roman"/>
            <w:sz w:val="24"/>
            <w:szCs w:val="24"/>
          </w:rPr>
          <w:delText>(basis: cumulative increase, Regulation 8-18)</w:delText>
        </w:r>
      </w:del>
    </w:p>
    <w:p w14:paraId="19A31EC5" w14:textId="77777777" w:rsidR="007A7FC6" w:rsidRPr="007A7FC6" w:rsidDel="003560EC" w:rsidRDefault="007A7FC6" w:rsidP="007A7FC6">
      <w:pPr>
        <w:autoSpaceDE w:val="0"/>
        <w:autoSpaceDN w:val="0"/>
        <w:adjustRightInd w:val="0"/>
        <w:ind w:left="1800"/>
        <w:rPr>
          <w:del w:id="24" w:author="Arthur Valla" w:date="2016-11-25T13:13:00Z"/>
          <w:rFonts w:ascii="NEw times roman" w:hAnsi="NEw times roman"/>
          <w:szCs w:val="24"/>
        </w:rPr>
      </w:pPr>
    </w:p>
    <w:p w14:paraId="19A31EC6" w14:textId="77777777" w:rsidR="007A7FC6" w:rsidRPr="007A7FC6" w:rsidDel="003560EC" w:rsidRDefault="007A7FC6" w:rsidP="007A7FC6">
      <w:pPr>
        <w:autoSpaceDE w:val="0"/>
        <w:autoSpaceDN w:val="0"/>
        <w:adjustRightInd w:val="0"/>
        <w:ind w:left="1980" w:hanging="540"/>
        <w:rPr>
          <w:del w:id="25" w:author="Arthur Valla" w:date="2016-11-25T13:13:00Z"/>
          <w:rFonts w:ascii="NEw times roman" w:hAnsi="NEw times roman"/>
          <w:szCs w:val="24"/>
        </w:rPr>
      </w:pPr>
      <w:del w:id="26" w:author="Arthur Valla" w:date="2016-11-25T13:13:00Z">
        <w:r w:rsidRPr="007A7FC6" w:rsidDel="003560EC">
          <w:rPr>
            <w:rFonts w:ascii="NEw times roman" w:hAnsi="NEw times roman"/>
            <w:szCs w:val="24"/>
          </w:rPr>
          <w:delText>4.</w:delText>
        </w:r>
        <w:r w:rsidRPr="007A7FC6" w:rsidDel="003560EC">
          <w:rPr>
            <w:rFonts w:ascii="NEw times roman" w:hAnsi="NEw times roman"/>
            <w:szCs w:val="24"/>
          </w:rPr>
          <w:tab/>
          <w:delText>If leakage is detected during the loading of a vessel, or if the vapor recovery system is shutdown for any period of time during loading, or if a relief valve in the recovery system vents to atmosphere during loading, Permittee/Owner/Operator shall use the "Non-Vapor Recovery" emission factors in condition number 5 of condition ID #878 to calculate emissions from the entire loading operation. Credit for vapor recovery may be given for a portion of a vessel loading operation, provided that Permittee/Owner/Operator can provide documentation to the satisfaction of the APCO that credit is appropriate, as determined by the APCO.</w:delText>
        </w:r>
      </w:del>
    </w:p>
    <w:p w14:paraId="19A31EC7" w14:textId="77777777" w:rsidR="007A7FC6" w:rsidRPr="007A7FC6" w:rsidDel="003560EC" w:rsidRDefault="007A7FC6" w:rsidP="007A7FC6">
      <w:pPr>
        <w:autoSpaceDE w:val="0"/>
        <w:autoSpaceDN w:val="0"/>
        <w:adjustRightInd w:val="0"/>
        <w:ind w:left="1980" w:hanging="540"/>
        <w:rPr>
          <w:del w:id="27" w:author="Arthur Valla" w:date="2016-11-25T13:13:00Z"/>
          <w:rFonts w:ascii="NEw times roman" w:hAnsi="NEw times roman"/>
          <w:szCs w:val="24"/>
        </w:rPr>
      </w:pPr>
      <w:del w:id="28" w:author="Arthur Valla" w:date="2016-11-25T13:13:00Z">
        <w:r w:rsidRPr="007A7FC6" w:rsidDel="003560EC">
          <w:rPr>
            <w:rFonts w:ascii="NEw times roman" w:hAnsi="NEw times roman"/>
            <w:szCs w:val="24"/>
          </w:rPr>
          <w:tab/>
          <w:delText>(basis: cumulative increase)</w:delText>
        </w:r>
      </w:del>
    </w:p>
    <w:p w14:paraId="19A31EC8" w14:textId="77777777" w:rsidR="007A7FC6" w:rsidRPr="007A7FC6" w:rsidDel="003560EC" w:rsidRDefault="007A7FC6" w:rsidP="007A7FC6">
      <w:pPr>
        <w:autoSpaceDE w:val="0"/>
        <w:autoSpaceDN w:val="0"/>
        <w:adjustRightInd w:val="0"/>
        <w:ind w:left="1980" w:hanging="540"/>
        <w:rPr>
          <w:del w:id="29" w:author="Arthur Valla" w:date="2016-11-25T13:13:00Z"/>
          <w:rFonts w:ascii="NEw times roman" w:hAnsi="NEw times roman"/>
          <w:szCs w:val="24"/>
        </w:rPr>
      </w:pPr>
    </w:p>
    <w:p w14:paraId="19A31EC9" w14:textId="77777777" w:rsidR="007A7FC6" w:rsidRPr="007A7FC6" w:rsidDel="003560EC" w:rsidRDefault="007A7FC6" w:rsidP="007A7FC6">
      <w:pPr>
        <w:autoSpaceDE w:val="0"/>
        <w:autoSpaceDN w:val="0"/>
        <w:adjustRightInd w:val="0"/>
        <w:ind w:left="1980" w:hanging="540"/>
        <w:rPr>
          <w:del w:id="30" w:author="Arthur Valla" w:date="2016-11-25T13:13:00Z"/>
          <w:rFonts w:ascii="NEw times roman" w:hAnsi="NEw times roman"/>
          <w:szCs w:val="24"/>
        </w:rPr>
      </w:pPr>
      <w:del w:id="31" w:author="Arthur Valla" w:date="2016-11-25T13:13:00Z">
        <w:r w:rsidRPr="007A7FC6" w:rsidDel="003560EC">
          <w:rPr>
            <w:rFonts w:ascii="NEw times roman" w:hAnsi="NEw times roman"/>
            <w:szCs w:val="24"/>
          </w:rPr>
          <w:delText>5.</w:delText>
        </w:r>
        <w:r w:rsidRPr="007A7FC6" w:rsidDel="003560EC">
          <w:rPr>
            <w:rFonts w:ascii="NEw times roman" w:hAnsi="NEw times roman"/>
            <w:szCs w:val="24"/>
          </w:rPr>
          <w:tab/>
          <w:delText>DATA FOR DETERMINING EMISSIONS FROM MARINE ACTIVITY</w:delText>
        </w:r>
      </w:del>
    </w:p>
    <w:p w14:paraId="19A31ECA" w14:textId="77777777" w:rsidR="007A7FC6" w:rsidRPr="007A7FC6" w:rsidDel="003560EC" w:rsidRDefault="007A7FC6" w:rsidP="007A7FC6">
      <w:pPr>
        <w:autoSpaceDE w:val="0"/>
        <w:autoSpaceDN w:val="0"/>
        <w:adjustRightInd w:val="0"/>
        <w:ind w:left="1980" w:hanging="540"/>
        <w:rPr>
          <w:del w:id="32" w:author="Arthur Valla" w:date="2016-11-25T13:13:00Z"/>
          <w:rFonts w:ascii="NEw times roman" w:hAnsi="NEw times roman"/>
          <w:szCs w:val="24"/>
        </w:rPr>
      </w:pPr>
    </w:p>
    <w:p w14:paraId="19A31ECB" w14:textId="77777777" w:rsidR="007A7FC6" w:rsidRPr="007A7FC6" w:rsidDel="003560EC" w:rsidRDefault="007A7FC6" w:rsidP="007A7FC6">
      <w:pPr>
        <w:autoSpaceDE w:val="0"/>
        <w:autoSpaceDN w:val="0"/>
        <w:adjustRightInd w:val="0"/>
        <w:ind w:left="1980" w:hanging="540"/>
        <w:rPr>
          <w:del w:id="33" w:author="Arthur Valla" w:date="2016-11-25T13:13:00Z"/>
          <w:rFonts w:ascii="NEw times roman" w:hAnsi="NEw times roman"/>
          <w:szCs w:val="24"/>
        </w:rPr>
      </w:pPr>
      <w:del w:id="34" w:author="Arthur Valla" w:date="2016-11-25T13:13:00Z">
        <w:r w:rsidRPr="007A7FC6" w:rsidDel="003560EC">
          <w:rPr>
            <w:rFonts w:ascii="NEw times roman" w:hAnsi="NEw times roman"/>
            <w:szCs w:val="24"/>
          </w:rPr>
          <w:tab/>
          <w:delText>Described herein are the following lists of fuel usage rates and emission factors for calculating marine activity emissions</w:delText>
        </w:r>
      </w:del>
    </w:p>
    <w:p w14:paraId="19A31ECC" w14:textId="77777777" w:rsidR="007A7FC6" w:rsidRPr="007A7FC6" w:rsidDel="003560EC" w:rsidRDefault="007A7FC6" w:rsidP="007A7FC6">
      <w:pPr>
        <w:autoSpaceDE w:val="0"/>
        <w:autoSpaceDN w:val="0"/>
        <w:adjustRightInd w:val="0"/>
        <w:ind w:left="1980" w:hanging="540"/>
        <w:rPr>
          <w:del w:id="35" w:author="Arthur Valla" w:date="2016-11-25T13:13:00Z"/>
          <w:rFonts w:ascii="NEw times roman" w:hAnsi="NEw times roman"/>
          <w:szCs w:val="24"/>
        </w:rPr>
      </w:pPr>
    </w:p>
    <w:p w14:paraId="19A31ECD" w14:textId="77777777" w:rsidR="007A7FC6" w:rsidRPr="007A7FC6" w:rsidDel="003560EC" w:rsidRDefault="007A7FC6" w:rsidP="007A7FC6">
      <w:pPr>
        <w:autoSpaceDE w:val="0"/>
        <w:autoSpaceDN w:val="0"/>
        <w:adjustRightInd w:val="0"/>
        <w:ind w:left="1980" w:hanging="540"/>
        <w:rPr>
          <w:del w:id="36" w:author="Arthur Valla" w:date="2016-11-25T13:13:00Z"/>
          <w:rFonts w:ascii="NEw times roman" w:hAnsi="NEw times roman"/>
          <w:szCs w:val="24"/>
        </w:rPr>
      </w:pPr>
      <w:del w:id="37" w:author="Arthur Valla" w:date="2016-11-25T13:13:00Z">
        <w:r w:rsidRPr="007A7FC6" w:rsidDel="003560EC">
          <w:rPr>
            <w:rFonts w:ascii="NEw times roman" w:hAnsi="NEw times roman"/>
            <w:szCs w:val="24"/>
          </w:rPr>
          <w:delText>Part B-1</w:delText>
        </w:r>
        <w:r w:rsidRPr="007A7FC6" w:rsidDel="003560EC">
          <w:rPr>
            <w:rFonts w:ascii="NEw times roman" w:hAnsi="NEw times roman"/>
            <w:szCs w:val="24"/>
          </w:rPr>
          <w:tab/>
          <w:delText>Tanker Fuel Usage Rates</w:delText>
        </w:r>
      </w:del>
    </w:p>
    <w:p w14:paraId="19A31ECE" w14:textId="77777777" w:rsidR="007A7FC6" w:rsidRPr="007A7FC6" w:rsidDel="003560EC" w:rsidRDefault="007A7FC6" w:rsidP="007A7FC6">
      <w:pPr>
        <w:autoSpaceDE w:val="0"/>
        <w:autoSpaceDN w:val="0"/>
        <w:adjustRightInd w:val="0"/>
        <w:ind w:left="1980" w:hanging="540"/>
        <w:rPr>
          <w:del w:id="38" w:author="Arthur Valla" w:date="2016-11-25T13:13:00Z"/>
          <w:rFonts w:ascii="NEw times roman" w:hAnsi="NEw times roman"/>
          <w:szCs w:val="24"/>
        </w:rPr>
      </w:pPr>
    </w:p>
    <w:p w14:paraId="19A31ECF" w14:textId="77777777" w:rsidR="007A7FC6" w:rsidRPr="007A7FC6" w:rsidDel="003560EC" w:rsidRDefault="007A7FC6" w:rsidP="007A7FC6">
      <w:pPr>
        <w:autoSpaceDE w:val="0"/>
        <w:autoSpaceDN w:val="0"/>
        <w:adjustRightInd w:val="0"/>
        <w:ind w:left="1980" w:hanging="540"/>
        <w:rPr>
          <w:del w:id="39" w:author="Arthur Valla" w:date="2016-11-25T13:13:00Z"/>
          <w:rFonts w:ascii="NEw times roman" w:hAnsi="NEw times roman"/>
          <w:szCs w:val="24"/>
        </w:rPr>
      </w:pPr>
      <w:del w:id="40" w:author="Arthur Valla" w:date="2016-11-25T13:13:00Z">
        <w:r w:rsidRPr="007A7FC6" w:rsidDel="003560EC">
          <w:rPr>
            <w:rFonts w:ascii="NEw times roman" w:hAnsi="NEw times roman"/>
            <w:szCs w:val="24"/>
          </w:rPr>
          <w:delText>Part B-2</w:delText>
        </w:r>
        <w:r w:rsidRPr="007A7FC6" w:rsidDel="003560EC">
          <w:rPr>
            <w:rFonts w:ascii="NEw times roman" w:hAnsi="NEw times roman"/>
            <w:szCs w:val="24"/>
          </w:rPr>
          <w:tab/>
          <w:delText>Diesel Fuel Used During Barge Unloading</w:delText>
        </w:r>
      </w:del>
    </w:p>
    <w:p w14:paraId="19A31ED0" w14:textId="77777777" w:rsidR="007A7FC6" w:rsidRPr="007A7FC6" w:rsidDel="003560EC" w:rsidRDefault="007A7FC6" w:rsidP="007A7FC6">
      <w:pPr>
        <w:autoSpaceDE w:val="0"/>
        <w:autoSpaceDN w:val="0"/>
        <w:adjustRightInd w:val="0"/>
        <w:ind w:left="1980" w:hanging="540"/>
        <w:rPr>
          <w:del w:id="41" w:author="Arthur Valla" w:date="2016-11-25T13:13:00Z"/>
          <w:rFonts w:ascii="NEw times roman" w:hAnsi="NEw times roman"/>
          <w:szCs w:val="24"/>
        </w:rPr>
      </w:pPr>
    </w:p>
    <w:p w14:paraId="19A31ED1" w14:textId="77777777" w:rsidR="007A7FC6" w:rsidRPr="007A7FC6" w:rsidDel="003560EC" w:rsidRDefault="007A7FC6" w:rsidP="007A7FC6">
      <w:pPr>
        <w:autoSpaceDE w:val="0"/>
        <w:autoSpaceDN w:val="0"/>
        <w:adjustRightInd w:val="0"/>
        <w:ind w:left="1980" w:hanging="540"/>
        <w:rPr>
          <w:del w:id="42" w:author="Arthur Valla" w:date="2016-11-25T13:13:00Z"/>
          <w:rFonts w:ascii="NEw times roman" w:hAnsi="NEw times roman"/>
          <w:szCs w:val="24"/>
        </w:rPr>
      </w:pPr>
      <w:del w:id="43" w:author="Arthur Valla" w:date="2016-11-25T13:13:00Z">
        <w:r w:rsidRPr="007A7FC6" w:rsidDel="003560EC">
          <w:rPr>
            <w:rFonts w:ascii="NEw times roman" w:hAnsi="NEw times roman"/>
            <w:szCs w:val="24"/>
          </w:rPr>
          <w:delText>Part B-3</w:delText>
        </w:r>
        <w:r w:rsidRPr="007A7FC6" w:rsidDel="003560EC">
          <w:rPr>
            <w:rFonts w:ascii="NEw times roman" w:hAnsi="NEw times roman"/>
            <w:szCs w:val="24"/>
          </w:rPr>
          <w:tab/>
          <w:delText>Tug Usages</w:delText>
        </w:r>
      </w:del>
    </w:p>
    <w:p w14:paraId="19A31ED2" w14:textId="77777777" w:rsidR="007A7FC6" w:rsidRPr="007A7FC6" w:rsidDel="003560EC" w:rsidRDefault="007A7FC6" w:rsidP="007A7FC6">
      <w:pPr>
        <w:autoSpaceDE w:val="0"/>
        <w:autoSpaceDN w:val="0"/>
        <w:adjustRightInd w:val="0"/>
        <w:ind w:left="1980" w:hanging="540"/>
        <w:rPr>
          <w:del w:id="44" w:author="Arthur Valla" w:date="2016-11-25T13:13:00Z"/>
          <w:rFonts w:ascii="NEw times roman" w:hAnsi="NEw times roman"/>
          <w:szCs w:val="24"/>
        </w:rPr>
      </w:pPr>
    </w:p>
    <w:p w14:paraId="19A31ED3" w14:textId="77777777" w:rsidR="007A7FC6" w:rsidRPr="007A7FC6" w:rsidDel="003560EC" w:rsidRDefault="007A7FC6" w:rsidP="007A7FC6">
      <w:pPr>
        <w:autoSpaceDE w:val="0"/>
        <w:autoSpaceDN w:val="0"/>
        <w:adjustRightInd w:val="0"/>
        <w:ind w:left="1980" w:hanging="540"/>
        <w:rPr>
          <w:del w:id="45" w:author="Arthur Valla" w:date="2016-11-25T13:13:00Z"/>
          <w:rFonts w:ascii="NEw times roman" w:hAnsi="NEw times roman"/>
          <w:szCs w:val="24"/>
        </w:rPr>
      </w:pPr>
      <w:del w:id="46" w:author="Arthur Valla" w:date="2016-11-25T13:13:00Z">
        <w:r w:rsidRPr="007A7FC6" w:rsidDel="003560EC">
          <w:rPr>
            <w:rFonts w:ascii="NEw times roman" w:hAnsi="NEw times roman"/>
            <w:szCs w:val="24"/>
          </w:rPr>
          <w:delText>Part B-4</w:delText>
        </w:r>
        <w:r w:rsidRPr="007A7FC6" w:rsidDel="003560EC">
          <w:rPr>
            <w:rFonts w:ascii="NEw times roman" w:hAnsi="NEw times roman"/>
            <w:szCs w:val="24"/>
          </w:rPr>
          <w:tab/>
          <w:delText>Fuel Combustion Emission Factors</w:delText>
        </w:r>
      </w:del>
    </w:p>
    <w:p w14:paraId="19A31ED4" w14:textId="77777777" w:rsidR="007A7FC6" w:rsidRPr="007A7FC6" w:rsidDel="003560EC" w:rsidRDefault="007A7FC6" w:rsidP="007A7FC6">
      <w:pPr>
        <w:autoSpaceDE w:val="0"/>
        <w:autoSpaceDN w:val="0"/>
        <w:adjustRightInd w:val="0"/>
        <w:ind w:left="1980" w:hanging="540"/>
        <w:rPr>
          <w:del w:id="47" w:author="Arthur Valla" w:date="2016-11-25T13:13:00Z"/>
          <w:rFonts w:ascii="NEw times roman" w:hAnsi="NEw times roman"/>
          <w:szCs w:val="24"/>
        </w:rPr>
      </w:pPr>
    </w:p>
    <w:p w14:paraId="19A31ED5" w14:textId="77777777" w:rsidR="007A7FC6" w:rsidRPr="007A7FC6" w:rsidDel="003560EC" w:rsidRDefault="007A7FC6" w:rsidP="007A7FC6">
      <w:pPr>
        <w:autoSpaceDE w:val="0"/>
        <w:autoSpaceDN w:val="0"/>
        <w:adjustRightInd w:val="0"/>
        <w:ind w:left="1980" w:hanging="540"/>
        <w:rPr>
          <w:del w:id="48" w:author="Arthur Valla" w:date="2016-11-25T13:13:00Z"/>
          <w:rFonts w:ascii="NEw times roman" w:hAnsi="NEw times roman"/>
          <w:szCs w:val="24"/>
        </w:rPr>
      </w:pPr>
      <w:del w:id="49" w:author="Arthur Valla" w:date="2016-11-25T13:13:00Z">
        <w:r w:rsidRPr="007A7FC6" w:rsidDel="003560EC">
          <w:rPr>
            <w:rFonts w:ascii="NEw times roman" w:hAnsi="NEw times roman"/>
            <w:szCs w:val="24"/>
          </w:rPr>
          <w:delText>Part B-5</w:delText>
        </w:r>
        <w:r w:rsidRPr="007A7FC6" w:rsidDel="003560EC">
          <w:rPr>
            <w:rFonts w:ascii="NEw times roman" w:hAnsi="NEw times roman"/>
            <w:szCs w:val="24"/>
          </w:rPr>
          <w:tab/>
          <w:delText>Hydrocarbon Emissions from Onloading of Crude Oil, Ballast or Products</w:delText>
        </w:r>
      </w:del>
    </w:p>
    <w:p w14:paraId="19A31ED6" w14:textId="77777777" w:rsidR="007A7FC6" w:rsidRPr="007A7FC6" w:rsidDel="003560EC" w:rsidRDefault="007A7FC6" w:rsidP="007A7FC6">
      <w:pPr>
        <w:autoSpaceDE w:val="0"/>
        <w:autoSpaceDN w:val="0"/>
        <w:adjustRightInd w:val="0"/>
        <w:ind w:left="1980" w:hanging="540"/>
        <w:rPr>
          <w:del w:id="50" w:author="Arthur Valla" w:date="2016-11-25T13:13:00Z"/>
          <w:rFonts w:ascii="NEw times roman" w:hAnsi="NEw times roman"/>
          <w:szCs w:val="24"/>
        </w:rPr>
      </w:pPr>
    </w:p>
    <w:p w14:paraId="19A31ED7" w14:textId="77777777" w:rsidR="007A7FC6" w:rsidRPr="007A7FC6" w:rsidDel="003560EC" w:rsidRDefault="007A7FC6" w:rsidP="007A7FC6">
      <w:pPr>
        <w:autoSpaceDE w:val="0"/>
        <w:autoSpaceDN w:val="0"/>
        <w:adjustRightInd w:val="0"/>
        <w:ind w:left="1440"/>
        <w:rPr>
          <w:del w:id="51" w:author="Arthur Valla" w:date="2016-11-25T13:13:00Z"/>
          <w:rFonts w:ascii="NEw times roman" w:hAnsi="NEw times roman"/>
          <w:szCs w:val="24"/>
        </w:rPr>
      </w:pPr>
      <w:del w:id="52" w:author="Arthur Valla" w:date="2016-11-25T13:13:00Z">
        <w:r w:rsidRPr="007A7FC6" w:rsidDel="003560EC">
          <w:rPr>
            <w:rFonts w:ascii="NEw times roman" w:hAnsi="NEw times roman"/>
            <w:szCs w:val="24"/>
          </w:rPr>
          <w:delText>The methodology, assumptions, and procedures to be used in calculating the emissions shall be consistent with those set forth in Permittee/Owner/Operator’s submittal entitled, “Procedures for Determining Emissions from Marine Activity,” dated 10/30/81.</w:delText>
        </w:r>
      </w:del>
    </w:p>
    <w:p w14:paraId="19A31ED8" w14:textId="77777777" w:rsidR="007A7FC6" w:rsidRPr="007A7FC6" w:rsidDel="003560EC" w:rsidRDefault="007A7FC6" w:rsidP="007A7FC6">
      <w:pPr>
        <w:autoSpaceDE w:val="0"/>
        <w:autoSpaceDN w:val="0"/>
        <w:adjustRightInd w:val="0"/>
        <w:ind w:left="1440"/>
        <w:rPr>
          <w:del w:id="53" w:author="Arthur Valla" w:date="2016-11-25T13:13:00Z"/>
          <w:rFonts w:ascii="NEw times roman" w:hAnsi="NEw times roman"/>
          <w:szCs w:val="24"/>
        </w:rPr>
      </w:pPr>
    </w:p>
    <w:p w14:paraId="19A31ED9" w14:textId="77777777" w:rsidR="007A7FC6" w:rsidRPr="007A7FC6" w:rsidDel="003560EC" w:rsidRDefault="007A7FC6" w:rsidP="007A7FC6">
      <w:pPr>
        <w:autoSpaceDE w:val="0"/>
        <w:autoSpaceDN w:val="0"/>
        <w:adjustRightInd w:val="0"/>
        <w:ind w:left="1440"/>
        <w:rPr>
          <w:del w:id="54" w:author="Arthur Valla" w:date="2016-11-25T13:13:00Z"/>
          <w:rFonts w:ascii="NEw times roman" w:hAnsi="NEw times roman"/>
          <w:szCs w:val="24"/>
        </w:rPr>
      </w:pPr>
      <w:del w:id="55" w:author="Arthur Valla" w:date="2016-11-25T13:13:00Z">
        <w:r w:rsidRPr="007A7FC6" w:rsidDel="003560EC">
          <w:rPr>
            <w:rFonts w:ascii="NEw times roman" w:hAnsi="NEw times roman"/>
            <w:szCs w:val="24"/>
          </w:rPr>
          <w:delText>Calculated emissions shall be reported in units of short tons (2,000 lbs avoir dupois) rounded to three (3) significant figures.</w:delText>
        </w:r>
      </w:del>
    </w:p>
    <w:p w14:paraId="19A31EDA" w14:textId="77777777" w:rsidR="007A7FC6" w:rsidRPr="007A7FC6" w:rsidDel="003560EC" w:rsidRDefault="007A7FC6" w:rsidP="007A7FC6">
      <w:pPr>
        <w:autoSpaceDE w:val="0"/>
        <w:autoSpaceDN w:val="0"/>
        <w:adjustRightInd w:val="0"/>
        <w:ind w:left="1440"/>
        <w:rPr>
          <w:del w:id="56" w:author="Arthur Valla" w:date="2016-11-25T13:13:00Z"/>
          <w:rFonts w:ascii="NEw times roman" w:hAnsi="NEw times roman"/>
          <w:szCs w:val="24"/>
        </w:rPr>
      </w:pPr>
    </w:p>
    <w:p w14:paraId="19A31EDB" w14:textId="77777777" w:rsidR="007A7FC6" w:rsidRPr="005E2C0A" w:rsidDel="003560EC" w:rsidRDefault="007A7FC6" w:rsidP="005E2C0A">
      <w:pPr>
        <w:pStyle w:val="BodyText"/>
        <w:rPr>
          <w:del w:id="57" w:author="Arthur Valla" w:date="2016-11-25T13:13:00Z"/>
          <w:sz w:val="24"/>
          <w:szCs w:val="24"/>
        </w:rPr>
      </w:pPr>
      <w:del w:id="58" w:author="Arthur Valla" w:date="2016-11-25T13:13:00Z">
        <w:r w:rsidRPr="005E2C0A" w:rsidDel="003560EC">
          <w:rPr>
            <w:sz w:val="24"/>
            <w:szCs w:val="24"/>
          </w:rPr>
          <w:delText>PART B-1: TANKER FUEL RATES</w:delText>
        </w:r>
      </w:del>
    </w:p>
    <w:p w14:paraId="19A31EDC" w14:textId="77777777" w:rsidR="007A7FC6" w:rsidRPr="007A7FC6" w:rsidDel="003560EC" w:rsidRDefault="007A7FC6" w:rsidP="007A7FC6">
      <w:pPr>
        <w:autoSpaceDE w:val="0"/>
        <w:autoSpaceDN w:val="0"/>
        <w:adjustRightInd w:val="0"/>
        <w:ind w:left="1440"/>
        <w:rPr>
          <w:del w:id="59" w:author="Arthur Valla" w:date="2016-11-25T13:13:00Z"/>
          <w:rFonts w:ascii="NEw times roman" w:hAnsi="NEw times roman"/>
          <w:szCs w:val="24"/>
        </w:rPr>
      </w:pPr>
    </w:p>
    <w:p w14:paraId="19A31EDD" w14:textId="77777777" w:rsidR="007A7FC6" w:rsidRPr="007A7FC6" w:rsidDel="003560EC" w:rsidRDefault="007A7FC6" w:rsidP="007A7FC6">
      <w:pPr>
        <w:pStyle w:val="xl24"/>
        <w:tabs>
          <w:tab w:val="left" w:pos="1440"/>
          <w:tab w:val="left" w:pos="2340"/>
          <w:tab w:val="left" w:pos="3240"/>
          <w:tab w:val="left" w:pos="4320"/>
          <w:tab w:val="left" w:pos="5760"/>
          <w:tab w:val="left" w:pos="7200"/>
          <w:tab w:val="left" w:pos="8460"/>
        </w:tabs>
        <w:overflowPunct/>
        <w:autoSpaceDE/>
        <w:autoSpaceDN/>
        <w:adjustRightInd/>
        <w:spacing w:before="0" w:after="0"/>
        <w:ind w:left="720"/>
        <w:textAlignment w:val="auto"/>
        <w:rPr>
          <w:del w:id="60" w:author="Arthur Valla" w:date="2016-11-25T13:13:00Z"/>
          <w:rFonts w:ascii="NEw times roman" w:hAnsi="NEw times roman"/>
          <w:szCs w:val="24"/>
        </w:rPr>
      </w:pPr>
      <w:del w:id="61" w:author="Arthur Valla" w:date="2016-11-25T13:13:00Z">
        <w:r w:rsidRPr="007A7FC6" w:rsidDel="003560EC">
          <w:rPr>
            <w:rFonts w:ascii="NEw times roman" w:hAnsi="NEw times roman"/>
            <w:szCs w:val="24"/>
          </w:rPr>
          <w:delText>Tanker</w:delText>
        </w:r>
        <w:r w:rsidRPr="007A7FC6" w:rsidDel="003560EC">
          <w:rPr>
            <w:rFonts w:ascii="NEw times roman" w:hAnsi="NEw times roman"/>
            <w:szCs w:val="24"/>
          </w:rPr>
          <w:tab/>
          <w:delText>(A)</w:delText>
        </w:r>
        <w:r w:rsidRPr="007A7FC6" w:rsidDel="003560EC">
          <w:rPr>
            <w:rFonts w:ascii="NEw times roman" w:hAnsi="NEw times roman"/>
            <w:szCs w:val="24"/>
          </w:rPr>
          <w:tab/>
          <w:delText>(B)</w:delText>
        </w:r>
        <w:r w:rsidRPr="007A7FC6" w:rsidDel="003560EC">
          <w:rPr>
            <w:rFonts w:ascii="NEw times roman" w:hAnsi="NEw times roman"/>
            <w:szCs w:val="24"/>
          </w:rPr>
          <w:tab/>
          <w:delText>(C)</w:delText>
        </w:r>
        <w:r w:rsidRPr="007A7FC6" w:rsidDel="003560EC">
          <w:rPr>
            <w:rFonts w:ascii="NEw times roman" w:hAnsi="NEw times roman"/>
            <w:szCs w:val="24"/>
          </w:rPr>
          <w:tab/>
          <w:delText>(D)</w:delText>
        </w:r>
        <w:r w:rsidRPr="007A7FC6" w:rsidDel="003560EC">
          <w:rPr>
            <w:rFonts w:ascii="NEw times roman" w:hAnsi="NEw times roman"/>
            <w:szCs w:val="24"/>
          </w:rPr>
          <w:tab/>
          <w:delText>(D)</w:delText>
        </w:r>
        <w:r w:rsidRPr="007A7FC6" w:rsidDel="003560EC">
          <w:rPr>
            <w:rFonts w:ascii="NEw times roman" w:hAnsi="NEw times roman"/>
            <w:szCs w:val="24"/>
          </w:rPr>
          <w:tab/>
          <w:delText xml:space="preserve">Hoteling </w:delText>
        </w:r>
        <w:r w:rsidRPr="007A7FC6" w:rsidDel="003560EC">
          <w:rPr>
            <w:rFonts w:ascii="NEw times roman" w:hAnsi="NEw times roman"/>
            <w:szCs w:val="24"/>
          </w:rPr>
          <w:tab/>
          <w:delText>Hoteling</w:delText>
        </w:r>
      </w:del>
    </w:p>
    <w:p w14:paraId="19A31EDE" w14:textId="77777777" w:rsidR="007A7FC6" w:rsidRPr="007A7FC6" w:rsidDel="003560EC" w:rsidRDefault="007A7FC6" w:rsidP="007A7FC6">
      <w:pPr>
        <w:pStyle w:val="xl24"/>
        <w:tabs>
          <w:tab w:val="left" w:pos="1440"/>
          <w:tab w:val="left" w:pos="2340"/>
          <w:tab w:val="left" w:pos="3240"/>
          <w:tab w:val="left" w:pos="4320"/>
          <w:tab w:val="left" w:pos="5760"/>
          <w:tab w:val="left" w:pos="7200"/>
          <w:tab w:val="left" w:pos="8460"/>
        </w:tabs>
        <w:overflowPunct/>
        <w:autoSpaceDE/>
        <w:autoSpaceDN/>
        <w:adjustRightInd/>
        <w:spacing w:before="0" w:after="0"/>
        <w:ind w:left="720"/>
        <w:textAlignment w:val="auto"/>
        <w:rPr>
          <w:del w:id="62" w:author="Arthur Valla" w:date="2016-11-25T13:13:00Z"/>
          <w:rFonts w:ascii="NEw times roman" w:hAnsi="NEw times roman"/>
          <w:szCs w:val="24"/>
        </w:rPr>
      </w:pPr>
      <w:del w:id="63" w:author="Arthur Valla" w:date="2016-11-25T13:13:00Z">
        <w:r w:rsidRPr="007A7FC6" w:rsidDel="003560EC">
          <w:rPr>
            <w:rFonts w:ascii="NEw times roman" w:hAnsi="NEw times roman"/>
            <w:szCs w:val="24"/>
          </w:rPr>
          <w:delText>Deadweight</w:delText>
        </w:r>
        <w:r w:rsidRPr="007A7FC6" w:rsidDel="003560EC">
          <w:rPr>
            <w:rFonts w:ascii="NEw times roman" w:hAnsi="NEw times roman"/>
            <w:szCs w:val="24"/>
          </w:rPr>
          <w:tab/>
          <w:delText>Main</w:delText>
        </w:r>
        <w:r w:rsidRPr="007A7FC6" w:rsidDel="003560EC">
          <w:rPr>
            <w:rFonts w:ascii="NEw times roman" w:hAnsi="NEw times roman"/>
            <w:szCs w:val="24"/>
          </w:rPr>
          <w:tab/>
          <w:delText>Engine</w:delText>
        </w:r>
        <w:r w:rsidRPr="007A7FC6" w:rsidDel="003560EC">
          <w:rPr>
            <w:rFonts w:ascii="NEw times roman" w:hAnsi="NEw times roman"/>
            <w:szCs w:val="24"/>
          </w:rPr>
          <w:tab/>
          <w:delText>Engine</w:delText>
        </w:r>
        <w:r w:rsidRPr="007A7FC6" w:rsidDel="003560EC">
          <w:rPr>
            <w:rFonts w:ascii="NEw times roman" w:hAnsi="NEw times roman"/>
            <w:szCs w:val="24"/>
          </w:rPr>
          <w:tab/>
          <w:delText>Unloading</w:delText>
        </w:r>
        <w:r w:rsidRPr="007A7FC6" w:rsidDel="003560EC">
          <w:rPr>
            <w:rFonts w:ascii="NEw times roman" w:hAnsi="NEw times roman"/>
            <w:szCs w:val="24"/>
          </w:rPr>
          <w:tab/>
          <w:delText>Boiler Fuel</w:delText>
        </w:r>
        <w:r w:rsidRPr="007A7FC6" w:rsidDel="003560EC">
          <w:rPr>
            <w:rFonts w:ascii="NEw times roman" w:hAnsi="NEw times roman"/>
            <w:szCs w:val="24"/>
          </w:rPr>
          <w:tab/>
          <w:delText>Fuel Use</w:delText>
        </w:r>
        <w:r w:rsidRPr="007A7FC6" w:rsidDel="003560EC">
          <w:rPr>
            <w:rFonts w:ascii="NEw times roman" w:hAnsi="NEw times roman"/>
            <w:szCs w:val="24"/>
          </w:rPr>
          <w:tab/>
          <w:delText>Fuel Use</w:delText>
        </w:r>
      </w:del>
    </w:p>
    <w:p w14:paraId="19A31EDF"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64" w:author="Arthur Valla" w:date="2016-11-25T13:13:00Z"/>
          <w:rFonts w:ascii="NEw times roman" w:hAnsi="NEw times roman"/>
          <w:szCs w:val="24"/>
        </w:rPr>
      </w:pPr>
      <w:del w:id="65" w:author="Arthur Valla" w:date="2016-11-25T13:13:00Z">
        <w:r w:rsidRPr="007A7FC6" w:rsidDel="003560EC">
          <w:rPr>
            <w:rFonts w:ascii="NEw times roman" w:hAnsi="NEw times roman"/>
            <w:szCs w:val="24"/>
          </w:rPr>
          <w:delText>Tonnage</w:delText>
        </w:r>
        <w:r w:rsidRPr="007A7FC6" w:rsidDel="003560EC">
          <w:rPr>
            <w:rFonts w:ascii="NEw times roman" w:hAnsi="NEw times roman"/>
            <w:szCs w:val="24"/>
          </w:rPr>
          <w:tab/>
          <w:delText>Engine</w:delText>
        </w:r>
        <w:r w:rsidRPr="007A7FC6" w:rsidDel="003560EC">
          <w:rPr>
            <w:rFonts w:ascii="NEw times roman" w:hAnsi="NEw times roman"/>
            <w:szCs w:val="24"/>
          </w:rPr>
          <w:tab/>
          <w:delText>Fuel</w:delText>
        </w:r>
        <w:r w:rsidRPr="007A7FC6" w:rsidDel="003560EC">
          <w:rPr>
            <w:rFonts w:ascii="NEw times roman" w:hAnsi="NEw times roman"/>
            <w:szCs w:val="24"/>
          </w:rPr>
          <w:tab/>
          <w:delText>Fuel Use</w:delText>
        </w:r>
        <w:r w:rsidRPr="007A7FC6" w:rsidDel="003560EC">
          <w:rPr>
            <w:rFonts w:ascii="NEw times roman" w:hAnsi="NEw times roman"/>
            <w:szCs w:val="24"/>
          </w:rPr>
          <w:tab/>
          <w:delText>Rate</w:delText>
        </w:r>
        <w:r w:rsidRPr="007A7FC6" w:rsidDel="003560EC">
          <w:rPr>
            <w:rFonts w:ascii="NEw times roman" w:hAnsi="NEw times roman"/>
            <w:szCs w:val="24"/>
          </w:rPr>
          <w:tab/>
          <w:delText>Use For</w:delText>
        </w:r>
        <w:r w:rsidRPr="007A7FC6" w:rsidDel="003560EC">
          <w:rPr>
            <w:rFonts w:ascii="NEw times roman" w:hAnsi="NEw times roman"/>
            <w:szCs w:val="24"/>
          </w:rPr>
          <w:tab/>
          <w:delText>Fuel OilDiesel</w:delText>
        </w:r>
        <w:r w:rsidRPr="007A7FC6" w:rsidDel="003560EC">
          <w:rPr>
            <w:rFonts w:ascii="NEw times roman" w:hAnsi="NEw times roman"/>
            <w:szCs w:val="24"/>
          </w:rPr>
          <w:tab/>
          <w:delText xml:space="preserve"> </w:delText>
        </w:r>
      </w:del>
    </w:p>
    <w:p w14:paraId="19A31EE0"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66" w:author="Arthur Valla" w:date="2016-11-25T13:13:00Z"/>
          <w:rFonts w:ascii="NEw times roman" w:hAnsi="NEw times roman"/>
          <w:szCs w:val="24"/>
        </w:rPr>
      </w:pPr>
      <w:del w:id="67" w:author="Arthur Valla" w:date="2016-11-25T13:13:00Z">
        <w:r w:rsidRPr="007A7FC6" w:rsidDel="003560EC">
          <w:rPr>
            <w:rFonts w:ascii="NEw times roman" w:hAnsi="NEw times roman"/>
            <w:szCs w:val="24"/>
          </w:rPr>
          <w:delText>(10000 tons)</w:delText>
        </w:r>
        <w:r w:rsidRPr="007A7FC6" w:rsidDel="003560EC">
          <w:rPr>
            <w:rFonts w:ascii="NEw times roman" w:hAnsi="NEw times roman"/>
            <w:szCs w:val="24"/>
          </w:rPr>
          <w:tab/>
          <w:delText>Type</w:delText>
        </w:r>
        <w:r w:rsidRPr="007A7FC6" w:rsidDel="003560EC">
          <w:rPr>
            <w:rFonts w:ascii="NEw times roman" w:hAnsi="NEw times roman"/>
            <w:szCs w:val="24"/>
          </w:rPr>
          <w:tab/>
          <w:delText>Type</w:delText>
        </w:r>
        <w:r w:rsidRPr="007A7FC6" w:rsidDel="003560EC">
          <w:rPr>
            <w:rFonts w:ascii="NEw times roman" w:hAnsi="NEw times roman"/>
            <w:szCs w:val="24"/>
          </w:rPr>
          <w:tab/>
          <w:delText>(bbl/hr)</w:delText>
        </w:r>
        <w:r w:rsidRPr="007A7FC6" w:rsidDel="003560EC">
          <w:rPr>
            <w:rFonts w:ascii="NEw times roman" w:hAnsi="NEw times roman"/>
            <w:szCs w:val="24"/>
          </w:rPr>
          <w:tab/>
          <w:delText>(bbl/hr)</w:delText>
        </w:r>
        <w:r w:rsidRPr="007A7FC6" w:rsidDel="003560EC">
          <w:rPr>
            <w:rFonts w:ascii="NEw times roman" w:hAnsi="NEw times roman"/>
            <w:szCs w:val="24"/>
          </w:rPr>
          <w:tab/>
          <w:delText>Unloading</w:delText>
        </w:r>
        <w:r w:rsidRPr="007A7FC6" w:rsidDel="003560EC">
          <w:rPr>
            <w:rFonts w:ascii="NEw times roman" w:hAnsi="NEw times roman"/>
            <w:szCs w:val="24"/>
          </w:rPr>
          <w:tab/>
        </w:r>
        <w:r w:rsidRPr="007A7FC6" w:rsidDel="003560EC">
          <w:rPr>
            <w:rFonts w:ascii="NEw times roman" w:hAnsi="NEw times roman"/>
            <w:szCs w:val="24"/>
          </w:rPr>
          <w:tab/>
        </w:r>
        <w:r w:rsidRPr="007A7FC6" w:rsidDel="003560EC">
          <w:rPr>
            <w:rFonts w:ascii="NEw times roman" w:hAnsi="NEw times roman"/>
            <w:szCs w:val="24"/>
          </w:rPr>
          <w:tab/>
        </w:r>
        <w:r w:rsidRPr="007A7FC6" w:rsidDel="003560EC">
          <w:rPr>
            <w:rFonts w:ascii="NEw times roman" w:hAnsi="NEw times roman"/>
            <w:szCs w:val="24"/>
          </w:rPr>
          <w:tab/>
        </w:r>
      </w:del>
    </w:p>
    <w:p w14:paraId="19A31EE1"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68" w:author="Arthur Valla" w:date="2016-11-25T13:13:00Z"/>
          <w:rFonts w:ascii="NEw times roman" w:hAnsi="NEw times roman"/>
          <w:szCs w:val="24"/>
        </w:rPr>
      </w:pPr>
      <w:del w:id="69"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r>
        <w:r w:rsidRPr="007A7FC6" w:rsidDel="003560EC">
          <w:rPr>
            <w:rFonts w:ascii="NEw times roman" w:hAnsi="NEw times roman"/>
            <w:szCs w:val="24"/>
          </w:rPr>
          <w:tab/>
        </w:r>
        <w:r w:rsidRPr="007A7FC6" w:rsidDel="003560EC">
          <w:rPr>
            <w:rFonts w:ascii="NEw times roman" w:hAnsi="NEw times roman"/>
            <w:szCs w:val="24"/>
          </w:rPr>
          <w:tab/>
        </w:r>
        <w:r w:rsidRPr="007A7FC6" w:rsidDel="003560EC">
          <w:rPr>
            <w:rFonts w:ascii="NEw times roman" w:hAnsi="NEw times roman"/>
            <w:szCs w:val="24"/>
          </w:rPr>
          <w:tab/>
          <w:delText>(bbl/hr)</w:delText>
        </w:r>
        <w:r w:rsidRPr="007A7FC6" w:rsidDel="003560EC">
          <w:rPr>
            <w:rFonts w:ascii="NEw times roman" w:hAnsi="NEw times roman"/>
            <w:szCs w:val="24"/>
          </w:rPr>
          <w:tab/>
          <w:delText>(bbl/hr)</w:delText>
        </w:r>
        <w:r w:rsidRPr="007A7FC6" w:rsidDel="003560EC">
          <w:rPr>
            <w:rFonts w:ascii="NEw times roman" w:hAnsi="NEw times roman"/>
            <w:szCs w:val="24"/>
          </w:rPr>
          <w:tab/>
          <w:delText>(bbl/hr)</w:delText>
        </w:r>
        <w:r w:rsidRPr="007A7FC6" w:rsidDel="003560EC">
          <w:rPr>
            <w:rFonts w:ascii="NEw times roman" w:hAnsi="NEw times roman"/>
            <w:szCs w:val="24"/>
          </w:rPr>
          <w:tab/>
        </w:r>
      </w:del>
    </w:p>
    <w:p w14:paraId="19A31EE2"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70" w:author="Arthur Valla" w:date="2016-11-25T13:13:00Z"/>
          <w:rFonts w:ascii="NEw times roman" w:hAnsi="NEw times roman"/>
          <w:szCs w:val="24"/>
          <w:u w:val="double"/>
        </w:rPr>
      </w:pPr>
      <w:del w:id="71" w:author="Arthur Valla" w:date="2016-11-25T13:13:00Z">
        <w:r w:rsidRPr="007A7FC6" w:rsidDel="003560EC">
          <w:rPr>
            <w:rFonts w:ascii="NEw times roman" w:hAnsi="NEw times roman"/>
            <w:szCs w:val="24"/>
            <w:u w:val="double"/>
          </w:rPr>
          <w:delText>________________________________________________________________________</w:delText>
        </w:r>
      </w:del>
    </w:p>
    <w:p w14:paraId="19A31EE3"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72" w:author="Arthur Valla" w:date="2016-11-25T13:13:00Z"/>
          <w:rFonts w:ascii="NEw times roman" w:hAnsi="NEw times roman"/>
          <w:szCs w:val="24"/>
        </w:rPr>
      </w:pPr>
    </w:p>
    <w:p w14:paraId="19A31EE4"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73" w:author="Arthur Valla" w:date="2016-11-25T13:13:00Z"/>
          <w:rFonts w:ascii="NEw times roman" w:hAnsi="NEw times roman"/>
          <w:szCs w:val="24"/>
        </w:rPr>
      </w:pPr>
      <w:del w:id="74" w:author="Arthur Valla" w:date="2016-11-25T13:13:00Z">
        <w:r w:rsidRPr="007A7FC6" w:rsidDel="003560EC">
          <w:rPr>
            <w:rFonts w:ascii="NEw times roman" w:hAnsi="NEw times roman"/>
            <w:szCs w:val="24"/>
          </w:rPr>
          <w:delText xml:space="preserve">  &lt; 2</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5.0</w:delText>
        </w:r>
        <w:r w:rsidRPr="007A7FC6" w:rsidDel="003560EC">
          <w:rPr>
            <w:rFonts w:ascii="NEw times roman" w:hAnsi="NEw times roman"/>
            <w:szCs w:val="24"/>
          </w:rPr>
          <w:tab/>
          <w:delText>6,000</w:delText>
        </w:r>
        <w:r w:rsidRPr="007A7FC6" w:rsidDel="003560EC">
          <w:rPr>
            <w:rFonts w:ascii="NEw times roman" w:hAnsi="NEw times roman"/>
            <w:szCs w:val="24"/>
          </w:rPr>
          <w:tab/>
          <w:delText>7.0</w:delText>
        </w:r>
        <w:r w:rsidRPr="007A7FC6" w:rsidDel="003560EC">
          <w:rPr>
            <w:rFonts w:ascii="NEw times roman" w:hAnsi="NEw times roman"/>
            <w:szCs w:val="24"/>
          </w:rPr>
          <w:tab/>
          <w:delText>1</w:delText>
        </w:r>
        <w:r w:rsidRPr="007A7FC6" w:rsidDel="003560EC">
          <w:rPr>
            <w:rFonts w:ascii="NEw times roman" w:hAnsi="NEw times roman"/>
            <w:szCs w:val="24"/>
          </w:rPr>
          <w:tab/>
          <w:delText>0</w:delText>
        </w:r>
      </w:del>
    </w:p>
    <w:p w14:paraId="19A31EE5"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75" w:author="Arthur Valla" w:date="2016-11-25T13:13:00Z"/>
          <w:rFonts w:ascii="NEw times roman" w:hAnsi="NEw times roman"/>
          <w:szCs w:val="24"/>
        </w:rPr>
      </w:pPr>
      <w:del w:id="76"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2.5</w:delText>
        </w:r>
        <w:r w:rsidRPr="007A7FC6" w:rsidDel="003560EC">
          <w:rPr>
            <w:rFonts w:ascii="NEw times roman" w:hAnsi="NEw times roman"/>
            <w:szCs w:val="24"/>
          </w:rPr>
          <w:tab/>
          <w:delText>6,000</w:delText>
        </w:r>
        <w:r w:rsidRPr="007A7FC6" w:rsidDel="003560EC">
          <w:rPr>
            <w:rFonts w:ascii="NEw times roman" w:hAnsi="NEw times roman"/>
            <w:szCs w:val="24"/>
          </w:rPr>
          <w:tab/>
          <w:delText>7.0</w:delText>
        </w:r>
        <w:r w:rsidRPr="007A7FC6" w:rsidDel="003560EC">
          <w:rPr>
            <w:rFonts w:ascii="NEw times roman" w:hAnsi="NEw times roman"/>
            <w:szCs w:val="24"/>
          </w:rPr>
          <w:tab/>
          <w:delText>1</w:delText>
        </w:r>
        <w:r w:rsidRPr="007A7FC6" w:rsidDel="003560EC">
          <w:rPr>
            <w:rFonts w:ascii="NEw times roman" w:hAnsi="NEw times roman"/>
            <w:szCs w:val="24"/>
          </w:rPr>
          <w:tab/>
          <w:delText>1</w:delText>
        </w:r>
      </w:del>
    </w:p>
    <w:p w14:paraId="19A31EE6"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77" w:author="Arthur Valla" w:date="2016-11-25T13:13:00Z"/>
          <w:rFonts w:ascii="NEw times roman" w:hAnsi="NEw times roman"/>
          <w:szCs w:val="24"/>
        </w:rPr>
      </w:pPr>
    </w:p>
    <w:p w14:paraId="19A31EE7"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78" w:author="Arthur Valla" w:date="2016-11-25T13:13:00Z"/>
          <w:rFonts w:ascii="NEw times roman" w:hAnsi="NEw times roman"/>
          <w:szCs w:val="24"/>
        </w:rPr>
      </w:pPr>
      <w:del w:id="79" w:author="Arthur Valla" w:date="2016-11-25T13:13:00Z">
        <w:r w:rsidRPr="007A7FC6" w:rsidDel="003560EC">
          <w:rPr>
            <w:rFonts w:ascii="NEw times roman" w:hAnsi="NEw times roman"/>
            <w:szCs w:val="24"/>
          </w:rPr>
          <w:delText>2 to &lt; 3</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8.1</w:delText>
        </w:r>
        <w:r w:rsidRPr="007A7FC6" w:rsidDel="003560EC">
          <w:rPr>
            <w:rFonts w:ascii="NEw times roman" w:hAnsi="NEw times roman"/>
            <w:szCs w:val="24"/>
          </w:rPr>
          <w:tab/>
          <w:delText>8,000</w:delText>
        </w:r>
        <w:r w:rsidRPr="007A7FC6" w:rsidDel="003560EC">
          <w:rPr>
            <w:rFonts w:ascii="NEw times roman" w:hAnsi="NEw times roman"/>
            <w:szCs w:val="24"/>
          </w:rPr>
          <w:tab/>
          <w:delText>9.5</w:delText>
        </w:r>
        <w:r w:rsidRPr="007A7FC6" w:rsidDel="003560EC">
          <w:rPr>
            <w:rFonts w:ascii="NEw times roman" w:hAnsi="NEw times roman"/>
            <w:szCs w:val="24"/>
          </w:rPr>
          <w:tab/>
          <w:delText>1</w:delText>
        </w:r>
        <w:r w:rsidRPr="007A7FC6" w:rsidDel="003560EC">
          <w:rPr>
            <w:rFonts w:ascii="NEw times roman" w:hAnsi="NEw times roman"/>
            <w:szCs w:val="24"/>
          </w:rPr>
          <w:tab/>
          <w:delText>0</w:delText>
        </w:r>
      </w:del>
    </w:p>
    <w:p w14:paraId="19A31EE8"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80" w:author="Arthur Valla" w:date="2016-11-25T13:13:00Z"/>
          <w:rFonts w:ascii="NEw times roman" w:hAnsi="NEw times roman"/>
          <w:szCs w:val="24"/>
        </w:rPr>
      </w:pPr>
      <w:del w:id="81"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5.6</w:delText>
        </w:r>
        <w:r w:rsidRPr="007A7FC6" w:rsidDel="003560EC">
          <w:rPr>
            <w:rFonts w:ascii="NEw times roman" w:hAnsi="NEw times roman"/>
            <w:szCs w:val="24"/>
          </w:rPr>
          <w:tab/>
          <w:delText>8,000</w:delText>
        </w:r>
        <w:r w:rsidRPr="007A7FC6" w:rsidDel="003560EC">
          <w:rPr>
            <w:rFonts w:ascii="NEw times roman" w:hAnsi="NEw times roman"/>
            <w:szCs w:val="24"/>
          </w:rPr>
          <w:tab/>
          <w:delText>9.5</w:delText>
        </w:r>
        <w:r w:rsidRPr="007A7FC6" w:rsidDel="003560EC">
          <w:rPr>
            <w:rFonts w:ascii="NEw times roman" w:hAnsi="NEw times roman"/>
            <w:szCs w:val="24"/>
          </w:rPr>
          <w:tab/>
          <w:delText>1</w:delText>
        </w:r>
        <w:r w:rsidRPr="007A7FC6" w:rsidDel="003560EC">
          <w:rPr>
            <w:rFonts w:ascii="NEw times roman" w:hAnsi="NEw times roman"/>
            <w:szCs w:val="24"/>
          </w:rPr>
          <w:tab/>
          <w:delText>1</w:delText>
        </w:r>
      </w:del>
    </w:p>
    <w:p w14:paraId="19A31EE9"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82" w:author="Arthur Valla" w:date="2016-11-25T13:13:00Z"/>
          <w:rFonts w:ascii="NEw times roman" w:hAnsi="NEw times roman"/>
          <w:szCs w:val="24"/>
        </w:rPr>
      </w:pPr>
    </w:p>
    <w:p w14:paraId="19A31EEA"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83" w:author="Arthur Valla" w:date="2016-11-25T13:13:00Z"/>
          <w:rFonts w:ascii="NEw times roman" w:hAnsi="NEw times roman"/>
          <w:szCs w:val="24"/>
        </w:rPr>
      </w:pPr>
      <w:del w:id="84" w:author="Arthur Valla" w:date="2016-11-25T13:13:00Z">
        <w:r w:rsidRPr="007A7FC6" w:rsidDel="003560EC">
          <w:rPr>
            <w:rFonts w:ascii="NEw times roman" w:hAnsi="NEw times roman"/>
            <w:szCs w:val="24"/>
          </w:rPr>
          <w:delText>3 to &lt; 4</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9.4</w:delText>
        </w:r>
        <w:r w:rsidRPr="007A7FC6" w:rsidDel="003560EC">
          <w:rPr>
            <w:rFonts w:ascii="NEw times roman" w:hAnsi="NEw times roman"/>
            <w:szCs w:val="24"/>
          </w:rPr>
          <w:tab/>
          <w:delText>10,000</w:delText>
        </w:r>
        <w:r w:rsidRPr="007A7FC6" w:rsidDel="003560EC">
          <w:rPr>
            <w:rFonts w:ascii="NEw times roman" w:hAnsi="NEw times roman"/>
            <w:szCs w:val="24"/>
          </w:rPr>
          <w:tab/>
          <w:delText>11.5</w:delText>
        </w:r>
        <w:r w:rsidRPr="007A7FC6" w:rsidDel="003560EC">
          <w:rPr>
            <w:rFonts w:ascii="NEw times roman" w:hAnsi="NEw times roman"/>
            <w:szCs w:val="24"/>
          </w:rPr>
          <w:tab/>
          <w:delText>1</w:delText>
        </w:r>
        <w:r w:rsidRPr="007A7FC6" w:rsidDel="003560EC">
          <w:rPr>
            <w:rFonts w:ascii="NEw times roman" w:hAnsi="NEw times roman"/>
            <w:szCs w:val="24"/>
          </w:rPr>
          <w:tab/>
          <w:delText>0</w:delText>
        </w:r>
      </w:del>
    </w:p>
    <w:p w14:paraId="19A31EEB"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85" w:author="Arthur Valla" w:date="2016-11-25T13:13:00Z"/>
          <w:rFonts w:ascii="NEw times roman" w:hAnsi="NEw times roman"/>
          <w:szCs w:val="24"/>
        </w:rPr>
      </w:pPr>
      <w:del w:id="86"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6.9</w:delText>
        </w:r>
        <w:r w:rsidRPr="007A7FC6" w:rsidDel="003560EC">
          <w:rPr>
            <w:rFonts w:ascii="NEw times roman" w:hAnsi="NEw times roman"/>
            <w:szCs w:val="24"/>
          </w:rPr>
          <w:tab/>
          <w:delText>10,000</w:delText>
        </w:r>
        <w:r w:rsidRPr="007A7FC6" w:rsidDel="003560EC">
          <w:rPr>
            <w:rFonts w:ascii="NEw times roman" w:hAnsi="NEw times roman"/>
            <w:szCs w:val="24"/>
          </w:rPr>
          <w:tab/>
          <w:delText>11.5</w:delText>
        </w:r>
        <w:r w:rsidRPr="007A7FC6" w:rsidDel="003560EC">
          <w:rPr>
            <w:rFonts w:ascii="NEw times roman" w:hAnsi="NEw times roman"/>
            <w:szCs w:val="24"/>
          </w:rPr>
          <w:tab/>
          <w:delText>1</w:delText>
        </w:r>
        <w:r w:rsidRPr="007A7FC6" w:rsidDel="003560EC">
          <w:rPr>
            <w:rFonts w:ascii="NEw times roman" w:hAnsi="NEw times roman"/>
            <w:szCs w:val="24"/>
          </w:rPr>
          <w:tab/>
          <w:delText>1</w:delText>
        </w:r>
      </w:del>
    </w:p>
    <w:p w14:paraId="19A31EEC"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87" w:author="Arthur Valla" w:date="2016-11-25T13:13:00Z"/>
          <w:rFonts w:ascii="NEw times roman" w:hAnsi="NEw times roman"/>
          <w:szCs w:val="24"/>
        </w:rPr>
      </w:pPr>
    </w:p>
    <w:p w14:paraId="19A31EED"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88" w:author="Arthur Valla" w:date="2016-11-25T13:13:00Z"/>
          <w:rFonts w:ascii="NEw times roman" w:hAnsi="NEw times roman"/>
          <w:szCs w:val="24"/>
        </w:rPr>
      </w:pPr>
      <w:del w:id="89" w:author="Arthur Valla" w:date="2016-11-25T13:13:00Z">
        <w:r w:rsidRPr="007A7FC6" w:rsidDel="003560EC">
          <w:rPr>
            <w:rFonts w:ascii="NEw times roman" w:hAnsi="NEw times roman"/>
            <w:szCs w:val="24"/>
          </w:rPr>
          <w:delText>4 to &lt; 5</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10.9</w:delText>
        </w:r>
        <w:r w:rsidRPr="007A7FC6" w:rsidDel="003560EC">
          <w:rPr>
            <w:rFonts w:ascii="NEw times roman" w:hAnsi="NEw times roman"/>
            <w:szCs w:val="24"/>
          </w:rPr>
          <w:tab/>
          <w:delText>12,000</w:delText>
        </w:r>
        <w:r w:rsidRPr="007A7FC6" w:rsidDel="003560EC">
          <w:rPr>
            <w:rFonts w:ascii="NEw times roman" w:hAnsi="NEw times roman"/>
            <w:szCs w:val="24"/>
          </w:rPr>
          <w:tab/>
          <w:delText>13.5</w:delText>
        </w:r>
        <w:r w:rsidRPr="007A7FC6" w:rsidDel="003560EC">
          <w:rPr>
            <w:rFonts w:ascii="NEw times roman" w:hAnsi="NEw times roman"/>
            <w:szCs w:val="24"/>
          </w:rPr>
          <w:tab/>
          <w:delText>1</w:delText>
        </w:r>
        <w:r w:rsidRPr="007A7FC6" w:rsidDel="003560EC">
          <w:rPr>
            <w:rFonts w:ascii="NEw times roman" w:hAnsi="NEw times roman"/>
            <w:szCs w:val="24"/>
          </w:rPr>
          <w:tab/>
          <w:delText>0</w:delText>
        </w:r>
      </w:del>
    </w:p>
    <w:p w14:paraId="19A31EEE"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90" w:author="Arthur Valla" w:date="2016-11-25T13:13:00Z"/>
          <w:rFonts w:ascii="NEw times roman" w:hAnsi="NEw times roman"/>
          <w:szCs w:val="24"/>
        </w:rPr>
      </w:pPr>
      <w:del w:id="91"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8.1</w:delText>
        </w:r>
        <w:r w:rsidRPr="007A7FC6" w:rsidDel="003560EC">
          <w:rPr>
            <w:rFonts w:ascii="NEw times roman" w:hAnsi="NEw times roman"/>
            <w:szCs w:val="24"/>
          </w:rPr>
          <w:tab/>
          <w:delText>12,000</w:delText>
        </w:r>
        <w:r w:rsidRPr="007A7FC6" w:rsidDel="003560EC">
          <w:rPr>
            <w:rFonts w:ascii="NEw times roman" w:hAnsi="NEw times roman"/>
            <w:szCs w:val="24"/>
          </w:rPr>
          <w:tab/>
          <w:delText>13.5</w:delText>
        </w:r>
        <w:r w:rsidRPr="007A7FC6" w:rsidDel="003560EC">
          <w:rPr>
            <w:rFonts w:ascii="NEw times roman" w:hAnsi="NEw times roman"/>
            <w:szCs w:val="24"/>
          </w:rPr>
          <w:tab/>
          <w:delText>1</w:delText>
        </w:r>
        <w:r w:rsidRPr="007A7FC6" w:rsidDel="003560EC">
          <w:rPr>
            <w:rFonts w:ascii="NEw times roman" w:hAnsi="NEw times roman"/>
            <w:szCs w:val="24"/>
          </w:rPr>
          <w:tab/>
          <w:delText>1</w:delText>
        </w:r>
      </w:del>
    </w:p>
    <w:p w14:paraId="19A31EEF"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92" w:author="Arthur Valla" w:date="2016-11-25T13:13:00Z"/>
          <w:rFonts w:ascii="NEw times roman" w:hAnsi="NEw times roman"/>
          <w:szCs w:val="24"/>
        </w:rPr>
      </w:pPr>
    </w:p>
    <w:p w14:paraId="19A31EF0"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93" w:author="Arthur Valla" w:date="2016-11-25T13:13:00Z"/>
          <w:rFonts w:ascii="NEw times roman" w:hAnsi="NEw times roman"/>
          <w:szCs w:val="24"/>
        </w:rPr>
      </w:pPr>
      <w:del w:id="94" w:author="Arthur Valla" w:date="2016-11-25T13:13:00Z">
        <w:r w:rsidRPr="007A7FC6" w:rsidDel="003560EC">
          <w:rPr>
            <w:rFonts w:ascii="NEw times roman" w:hAnsi="NEw times roman"/>
            <w:szCs w:val="24"/>
          </w:rPr>
          <w:delText>5 to &lt; 6</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13.1</w:delText>
        </w:r>
        <w:r w:rsidRPr="007A7FC6" w:rsidDel="003560EC">
          <w:rPr>
            <w:rFonts w:ascii="NEw times roman" w:hAnsi="NEw times roman"/>
            <w:szCs w:val="24"/>
          </w:rPr>
          <w:tab/>
          <w:delText>14,000</w:delText>
        </w:r>
        <w:r w:rsidRPr="007A7FC6" w:rsidDel="003560EC">
          <w:rPr>
            <w:rFonts w:ascii="NEw times roman" w:hAnsi="NEw times roman"/>
            <w:szCs w:val="24"/>
          </w:rPr>
          <w:tab/>
          <w:delText>15.5</w:delText>
        </w:r>
        <w:r w:rsidRPr="007A7FC6" w:rsidDel="003560EC">
          <w:rPr>
            <w:rFonts w:ascii="NEw times roman" w:hAnsi="NEw times roman"/>
            <w:szCs w:val="24"/>
          </w:rPr>
          <w:tab/>
          <w:delText>1</w:delText>
        </w:r>
        <w:r w:rsidRPr="007A7FC6" w:rsidDel="003560EC">
          <w:rPr>
            <w:rFonts w:ascii="NEw times roman" w:hAnsi="NEw times roman"/>
            <w:szCs w:val="24"/>
          </w:rPr>
          <w:tab/>
          <w:delText>0</w:delText>
        </w:r>
      </w:del>
    </w:p>
    <w:p w14:paraId="19A31EF1"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95" w:author="Arthur Valla" w:date="2016-11-25T13:13:00Z"/>
          <w:rFonts w:ascii="NEw times roman" w:hAnsi="NEw times roman"/>
          <w:szCs w:val="24"/>
        </w:rPr>
      </w:pPr>
      <w:del w:id="96"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8.4</w:delText>
        </w:r>
        <w:r w:rsidRPr="007A7FC6" w:rsidDel="003560EC">
          <w:rPr>
            <w:rFonts w:ascii="NEw times roman" w:hAnsi="NEw times roman"/>
            <w:szCs w:val="24"/>
          </w:rPr>
          <w:tab/>
          <w:delText>14,000</w:delText>
        </w:r>
        <w:r w:rsidRPr="007A7FC6" w:rsidDel="003560EC">
          <w:rPr>
            <w:rFonts w:ascii="NEw times roman" w:hAnsi="NEw times roman"/>
            <w:szCs w:val="24"/>
          </w:rPr>
          <w:tab/>
          <w:delText>15.5</w:delText>
        </w:r>
        <w:r w:rsidRPr="007A7FC6" w:rsidDel="003560EC">
          <w:rPr>
            <w:rFonts w:ascii="NEw times roman" w:hAnsi="NEw times roman"/>
            <w:szCs w:val="24"/>
          </w:rPr>
          <w:tab/>
          <w:delText>1</w:delText>
        </w:r>
        <w:r w:rsidRPr="007A7FC6" w:rsidDel="003560EC">
          <w:rPr>
            <w:rFonts w:ascii="NEw times roman" w:hAnsi="NEw times roman"/>
            <w:szCs w:val="24"/>
          </w:rPr>
          <w:tab/>
          <w:delText>1</w:delText>
        </w:r>
      </w:del>
    </w:p>
    <w:p w14:paraId="19A31EF2"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97" w:author="Arthur Valla" w:date="2016-11-25T13:13:00Z"/>
          <w:rFonts w:ascii="NEw times roman" w:hAnsi="NEw times roman"/>
          <w:szCs w:val="24"/>
        </w:rPr>
      </w:pPr>
    </w:p>
    <w:p w14:paraId="19A31EF3"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98" w:author="Arthur Valla" w:date="2016-11-25T13:13:00Z"/>
          <w:rFonts w:ascii="NEw times roman" w:hAnsi="NEw times roman"/>
          <w:szCs w:val="24"/>
        </w:rPr>
      </w:pPr>
      <w:del w:id="99" w:author="Arthur Valla" w:date="2016-11-25T13:13:00Z">
        <w:r w:rsidRPr="007A7FC6" w:rsidDel="003560EC">
          <w:rPr>
            <w:rFonts w:ascii="NEw times roman" w:hAnsi="NEw times roman"/>
            <w:szCs w:val="24"/>
          </w:rPr>
          <w:delText>6 to &lt; 8</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15.0</w:delText>
        </w:r>
        <w:r w:rsidRPr="007A7FC6" w:rsidDel="003560EC">
          <w:rPr>
            <w:rFonts w:ascii="NEw times roman" w:hAnsi="NEw times roman"/>
            <w:szCs w:val="24"/>
          </w:rPr>
          <w:tab/>
          <w:delText>15,000</w:delText>
        </w:r>
        <w:r w:rsidRPr="007A7FC6" w:rsidDel="003560EC">
          <w:rPr>
            <w:rFonts w:ascii="NEw times roman" w:hAnsi="NEw times roman"/>
            <w:szCs w:val="24"/>
          </w:rPr>
          <w:tab/>
          <w:delText>16.0</w:delText>
        </w:r>
        <w:r w:rsidRPr="007A7FC6" w:rsidDel="003560EC">
          <w:rPr>
            <w:rFonts w:ascii="NEw times roman" w:hAnsi="NEw times roman"/>
            <w:szCs w:val="24"/>
          </w:rPr>
          <w:tab/>
          <w:delText>2</w:delText>
        </w:r>
        <w:r w:rsidRPr="007A7FC6" w:rsidDel="003560EC">
          <w:rPr>
            <w:rFonts w:ascii="NEw times roman" w:hAnsi="NEw times roman"/>
            <w:szCs w:val="24"/>
          </w:rPr>
          <w:tab/>
          <w:delText>0</w:delText>
        </w:r>
      </w:del>
    </w:p>
    <w:p w14:paraId="19A31EF4"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00" w:author="Arthur Valla" w:date="2016-11-25T13:13:00Z"/>
          <w:rFonts w:ascii="NEw times roman" w:hAnsi="NEw times roman"/>
          <w:szCs w:val="24"/>
        </w:rPr>
      </w:pPr>
      <w:del w:id="101"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9.4</w:delText>
        </w:r>
        <w:r w:rsidRPr="007A7FC6" w:rsidDel="003560EC">
          <w:rPr>
            <w:rFonts w:ascii="NEw times roman" w:hAnsi="NEw times roman"/>
            <w:szCs w:val="24"/>
          </w:rPr>
          <w:tab/>
          <w:delText>15,000</w:delText>
        </w:r>
        <w:r w:rsidRPr="007A7FC6" w:rsidDel="003560EC">
          <w:rPr>
            <w:rFonts w:ascii="NEw times roman" w:hAnsi="NEw times roman"/>
            <w:szCs w:val="24"/>
          </w:rPr>
          <w:tab/>
          <w:delText>16.0</w:delText>
        </w:r>
        <w:r w:rsidRPr="007A7FC6" w:rsidDel="003560EC">
          <w:rPr>
            <w:rFonts w:ascii="NEw times roman" w:hAnsi="NEw times roman"/>
            <w:szCs w:val="24"/>
          </w:rPr>
          <w:tab/>
          <w:delText>2</w:delText>
        </w:r>
        <w:r w:rsidRPr="007A7FC6" w:rsidDel="003560EC">
          <w:rPr>
            <w:rFonts w:ascii="NEw times roman" w:hAnsi="NEw times roman"/>
            <w:szCs w:val="24"/>
          </w:rPr>
          <w:tab/>
          <w:delText>2</w:delText>
        </w:r>
      </w:del>
    </w:p>
    <w:p w14:paraId="19A31EF5"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02" w:author="Arthur Valla" w:date="2016-11-25T13:13:00Z"/>
          <w:rFonts w:ascii="NEw times roman" w:hAnsi="NEw times roman"/>
          <w:szCs w:val="24"/>
        </w:rPr>
      </w:pPr>
    </w:p>
    <w:p w14:paraId="19A31EF6"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03" w:author="Arthur Valla" w:date="2016-11-25T13:13:00Z"/>
          <w:rFonts w:ascii="NEw times roman" w:hAnsi="NEw times roman"/>
          <w:szCs w:val="24"/>
        </w:rPr>
      </w:pPr>
      <w:del w:id="104" w:author="Arthur Valla" w:date="2016-11-25T13:13:00Z">
        <w:r w:rsidRPr="007A7FC6" w:rsidDel="003560EC">
          <w:rPr>
            <w:rFonts w:ascii="NEw times roman" w:hAnsi="NEw times roman"/>
            <w:szCs w:val="24"/>
          </w:rPr>
          <w:delText>8 to &lt; 10</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18.1</w:delText>
        </w:r>
        <w:r w:rsidRPr="007A7FC6" w:rsidDel="003560EC">
          <w:rPr>
            <w:rFonts w:ascii="NEw times roman" w:hAnsi="NEw times roman"/>
            <w:szCs w:val="24"/>
          </w:rPr>
          <w:tab/>
          <w:delText>16,000</w:delText>
        </w:r>
        <w:r w:rsidRPr="007A7FC6" w:rsidDel="003560EC">
          <w:rPr>
            <w:rFonts w:ascii="NEw times roman" w:hAnsi="NEw times roman"/>
            <w:szCs w:val="24"/>
          </w:rPr>
          <w:tab/>
          <w:delText>17.0</w:delText>
        </w:r>
        <w:r w:rsidRPr="007A7FC6" w:rsidDel="003560EC">
          <w:rPr>
            <w:rFonts w:ascii="NEw times roman" w:hAnsi="NEw times roman"/>
            <w:szCs w:val="24"/>
          </w:rPr>
          <w:tab/>
          <w:delText>2</w:delText>
        </w:r>
        <w:r w:rsidRPr="007A7FC6" w:rsidDel="003560EC">
          <w:rPr>
            <w:rFonts w:ascii="NEw times roman" w:hAnsi="NEw times roman"/>
            <w:szCs w:val="24"/>
          </w:rPr>
          <w:tab/>
          <w:delText>0</w:delText>
        </w:r>
      </w:del>
    </w:p>
    <w:p w14:paraId="19A31EF7"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05" w:author="Arthur Valla" w:date="2016-11-25T13:13:00Z"/>
          <w:rFonts w:ascii="NEw times roman" w:hAnsi="NEw times roman"/>
          <w:szCs w:val="24"/>
        </w:rPr>
      </w:pPr>
      <w:del w:id="106"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10.9</w:delText>
        </w:r>
        <w:r w:rsidRPr="007A7FC6" w:rsidDel="003560EC">
          <w:rPr>
            <w:rFonts w:ascii="NEw times roman" w:hAnsi="NEw times roman"/>
            <w:szCs w:val="24"/>
          </w:rPr>
          <w:tab/>
          <w:delText>16,000</w:delText>
        </w:r>
        <w:r w:rsidRPr="007A7FC6" w:rsidDel="003560EC">
          <w:rPr>
            <w:rFonts w:ascii="NEw times roman" w:hAnsi="NEw times roman"/>
            <w:szCs w:val="24"/>
          </w:rPr>
          <w:tab/>
          <w:delText>17.0</w:delText>
        </w:r>
        <w:r w:rsidRPr="007A7FC6" w:rsidDel="003560EC">
          <w:rPr>
            <w:rFonts w:ascii="NEw times roman" w:hAnsi="NEw times roman"/>
            <w:szCs w:val="24"/>
          </w:rPr>
          <w:tab/>
          <w:delText>2</w:delText>
        </w:r>
        <w:r w:rsidRPr="007A7FC6" w:rsidDel="003560EC">
          <w:rPr>
            <w:rFonts w:ascii="NEw times roman" w:hAnsi="NEw times roman"/>
            <w:szCs w:val="24"/>
          </w:rPr>
          <w:tab/>
          <w:delText>2</w:delText>
        </w:r>
      </w:del>
    </w:p>
    <w:p w14:paraId="19A31EF8"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07" w:author="Arthur Valla" w:date="2016-11-25T13:13:00Z"/>
          <w:rFonts w:ascii="NEw times roman" w:hAnsi="NEw times roman"/>
          <w:szCs w:val="24"/>
        </w:rPr>
      </w:pPr>
    </w:p>
    <w:p w14:paraId="19A31EF9"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08" w:author="Arthur Valla" w:date="2016-11-25T13:13:00Z"/>
          <w:rFonts w:ascii="NEw times roman" w:hAnsi="NEw times roman"/>
          <w:szCs w:val="24"/>
        </w:rPr>
      </w:pPr>
      <w:del w:id="109" w:author="Arthur Valla" w:date="2016-11-25T13:13:00Z">
        <w:r w:rsidRPr="007A7FC6" w:rsidDel="003560EC">
          <w:rPr>
            <w:rFonts w:ascii="NEw times roman" w:hAnsi="NEw times roman"/>
            <w:szCs w:val="24"/>
          </w:rPr>
          <w:delText>10 to &lt; 14</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20.0</w:delText>
        </w:r>
        <w:r w:rsidRPr="007A7FC6" w:rsidDel="003560EC">
          <w:rPr>
            <w:rFonts w:ascii="NEw times roman" w:hAnsi="NEw times roman"/>
            <w:szCs w:val="24"/>
          </w:rPr>
          <w:tab/>
          <w:delText>17,000</w:delText>
        </w:r>
        <w:r w:rsidRPr="007A7FC6" w:rsidDel="003560EC">
          <w:rPr>
            <w:rFonts w:ascii="NEw times roman" w:hAnsi="NEw times roman"/>
            <w:szCs w:val="24"/>
          </w:rPr>
          <w:tab/>
          <w:delText>17.5</w:delText>
        </w:r>
        <w:r w:rsidRPr="007A7FC6" w:rsidDel="003560EC">
          <w:rPr>
            <w:rFonts w:ascii="NEw times roman" w:hAnsi="NEw times roman"/>
            <w:szCs w:val="24"/>
          </w:rPr>
          <w:tab/>
          <w:delText>2</w:delText>
        </w:r>
        <w:r w:rsidRPr="007A7FC6" w:rsidDel="003560EC">
          <w:rPr>
            <w:rFonts w:ascii="NEw times roman" w:hAnsi="NEw times roman"/>
            <w:szCs w:val="24"/>
          </w:rPr>
          <w:tab/>
          <w:delText>0</w:delText>
        </w:r>
      </w:del>
    </w:p>
    <w:p w14:paraId="19A31EFA"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10" w:author="Arthur Valla" w:date="2016-11-25T13:13:00Z"/>
          <w:rFonts w:ascii="NEw times roman" w:hAnsi="NEw times roman"/>
          <w:szCs w:val="24"/>
        </w:rPr>
      </w:pPr>
      <w:del w:id="111"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13.1</w:delText>
        </w:r>
        <w:r w:rsidRPr="007A7FC6" w:rsidDel="003560EC">
          <w:rPr>
            <w:rFonts w:ascii="NEw times roman" w:hAnsi="NEw times roman"/>
            <w:szCs w:val="24"/>
          </w:rPr>
          <w:tab/>
          <w:delText>17,000</w:delText>
        </w:r>
        <w:r w:rsidRPr="007A7FC6" w:rsidDel="003560EC">
          <w:rPr>
            <w:rFonts w:ascii="NEw times roman" w:hAnsi="NEw times roman"/>
            <w:szCs w:val="24"/>
          </w:rPr>
          <w:tab/>
          <w:delText>17.5</w:delText>
        </w:r>
        <w:r w:rsidRPr="007A7FC6" w:rsidDel="003560EC">
          <w:rPr>
            <w:rFonts w:ascii="NEw times roman" w:hAnsi="NEw times roman"/>
            <w:szCs w:val="24"/>
          </w:rPr>
          <w:tab/>
          <w:delText>2</w:delText>
        </w:r>
        <w:r w:rsidRPr="007A7FC6" w:rsidDel="003560EC">
          <w:rPr>
            <w:rFonts w:ascii="NEw times roman" w:hAnsi="NEw times roman"/>
            <w:szCs w:val="24"/>
          </w:rPr>
          <w:tab/>
          <w:delText>2</w:delText>
        </w:r>
      </w:del>
    </w:p>
    <w:p w14:paraId="19A31EFB"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12" w:author="Arthur Valla" w:date="2016-11-25T13:13:00Z"/>
          <w:rFonts w:ascii="NEw times roman" w:hAnsi="NEw times roman"/>
          <w:szCs w:val="24"/>
        </w:rPr>
      </w:pPr>
    </w:p>
    <w:p w14:paraId="19A31EFC"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13" w:author="Arthur Valla" w:date="2016-11-25T13:13:00Z"/>
          <w:rFonts w:ascii="NEw times roman" w:hAnsi="NEw times roman"/>
          <w:szCs w:val="24"/>
        </w:rPr>
      </w:pPr>
      <w:del w:id="114" w:author="Arthur Valla" w:date="2016-11-25T13:13:00Z">
        <w:r w:rsidRPr="007A7FC6" w:rsidDel="003560EC">
          <w:rPr>
            <w:rFonts w:ascii="NEw times roman" w:hAnsi="NEw times roman"/>
            <w:szCs w:val="24"/>
          </w:rPr>
          <w:delText>14 to &lt; 18</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21.6</w:delText>
        </w:r>
        <w:r w:rsidRPr="007A7FC6" w:rsidDel="003560EC">
          <w:rPr>
            <w:rFonts w:ascii="NEw times roman" w:hAnsi="NEw times roman"/>
            <w:szCs w:val="24"/>
          </w:rPr>
          <w:tab/>
          <w:delText>18,000</w:delText>
        </w:r>
        <w:r w:rsidRPr="007A7FC6" w:rsidDel="003560EC">
          <w:rPr>
            <w:rFonts w:ascii="NEw times roman" w:hAnsi="NEw times roman"/>
            <w:szCs w:val="24"/>
          </w:rPr>
          <w:tab/>
          <w:delText>18.5</w:delText>
        </w:r>
        <w:r w:rsidRPr="007A7FC6" w:rsidDel="003560EC">
          <w:rPr>
            <w:rFonts w:ascii="NEw times roman" w:hAnsi="NEw times roman"/>
            <w:szCs w:val="24"/>
          </w:rPr>
          <w:tab/>
          <w:delText>2</w:delText>
        </w:r>
        <w:r w:rsidRPr="007A7FC6" w:rsidDel="003560EC">
          <w:rPr>
            <w:rFonts w:ascii="NEw times roman" w:hAnsi="NEw times roman"/>
            <w:szCs w:val="24"/>
          </w:rPr>
          <w:tab/>
          <w:delText>0</w:delText>
        </w:r>
      </w:del>
    </w:p>
    <w:p w14:paraId="19A31EFD"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15" w:author="Arthur Valla" w:date="2016-11-25T13:13:00Z"/>
          <w:rFonts w:ascii="NEw times roman" w:hAnsi="NEw times roman"/>
          <w:szCs w:val="24"/>
        </w:rPr>
      </w:pPr>
      <w:del w:id="116"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15.6</w:delText>
        </w:r>
        <w:r w:rsidRPr="007A7FC6" w:rsidDel="003560EC">
          <w:rPr>
            <w:rFonts w:ascii="NEw times roman" w:hAnsi="NEw times roman"/>
            <w:szCs w:val="24"/>
          </w:rPr>
          <w:tab/>
          <w:delText>18,000</w:delText>
        </w:r>
        <w:r w:rsidRPr="007A7FC6" w:rsidDel="003560EC">
          <w:rPr>
            <w:rFonts w:ascii="NEw times roman" w:hAnsi="NEw times roman"/>
            <w:szCs w:val="24"/>
          </w:rPr>
          <w:tab/>
          <w:delText>18.5</w:delText>
        </w:r>
        <w:r w:rsidRPr="007A7FC6" w:rsidDel="003560EC">
          <w:rPr>
            <w:rFonts w:ascii="NEw times roman" w:hAnsi="NEw times roman"/>
            <w:szCs w:val="24"/>
          </w:rPr>
          <w:tab/>
          <w:delText>2</w:delText>
        </w:r>
        <w:r w:rsidRPr="007A7FC6" w:rsidDel="003560EC">
          <w:rPr>
            <w:rFonts w:ascii="NEw times roman" w:hAnsi="NEw times roman"/>
            <w:szCs w:val="24"/>
          </w:rPr>
          <w:tab/>
          <w:delText>2</w:delText>
        </w:r>
      </w:del>
    </w:p>
    <w:p w14:paraId="19A31EFE"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17" w:author="Arthur Valla" w:date="2016-11-25T13:13:00Z"/>
          <w:rFonts w:ascii="NEw times roman" w:hAnsi="NEw times roman"/>
          <w:szCs w:val="24"/>
        </w:rPr>
      </w:pPr>
    </w:p>
    <w:p w14:paraId="19A31EFF"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18" w:author="Arthur Valla" w:date="2016-11-25T13:13:00Z"/>
          <w:rFonts w:ascii="NEw times roman" w:hAnsi="NEw times roman"/>
          <w:szCs w:val="24"/>
        </w:rPr>
      </w:pPr>
      <w:del w:id="119" w:author="Arthur Valla" w:date="2016-11-25T13:13:00Z">
        <w:r w:rsidRPr="007A7FC6" w:rsidDel="003560EC">
          <w:rPr>
            <w:rFonts w:ascii="NEw times roman" w:hAnsi="NEw times roman"/>
            <w:szCs w:val="24"/>
          </w:rPr>
          <w:delText xml:space="preserve">  </w:delText>
        </w:r>
        <w:r w:rsidRPr="007A7FC6" w:rsidDel="003560EC">
          <w:rPr>
            <w:rFonts w:ascii="NEw times roman" w:hAnsi="NEw times roman"/>
            <w:szCs w:val="24"/>
            <w:u w:val="single"/>
          </w:rPr>
          <w:delText>&gt;</w:delText>
        </w:r>
        <w:r w:rsidRPr="007A7FC6" w:rsidDel="003560EC">
          <w:rPr>
            <w:rFonts w:ascii="NEw times roman" w:hAnsi="NEw times roman"/>
            <w:szCs w:val="24"/>
          </w:rPr>
          <w:delText xml:space="preserve"> 18</w:delText>
        </w:r>
        <w:r w:rsidRPr="007A7FC6" w:rsidDel="003560EC">
          <w:rPr>
            <w:rFonts w:ascii="NEw times roman" w:hAnsi="NEw times roman"/>
            <w:szCs w:val="24"/>
          </w:rPr>
          <w:tab/>
          <w:delText>ST</w:delText>
        </w:r>
        <w:r w:rsidRPr="007A7FC6" w:rsidDel="003560EC">
          <w:rPr>
            <w:rFonts w:ascii="NEw times roman" w:hAnsi="NEw times roman"/>
            <w:szCs w:val="24"/>
          </w:rPr>
          <w:tab/>
          <w:delText>F</w:delText>
        </w:r>
        <w:r w:rsidRPr="007A7FC6" w:rsidDel="003560EC">
          <w:rPr>
            <w:rFonts w:ascii="NEw times roman" w:hAnsi="NEw times roman"/>
            <w:szCs w:val="24"/>
          </w:rPr>
          <w:tab/>
          <w:delText>22.5</w:delText>
        </w:r>
        <w:r w:rsidRPr="007A7FC6" w:rsidDel="003560EC">
          <w:rPr>
            <w:rFonts w:ascii="NEw times roman" w:hAnsi="NEw times roman"/>
            <w:szCs w:val="24"/>
          </w:rPr>
          <w:tab/>
          <w:delText>19,000</w:delText>
        </w:r>
        <w:r w:rsidRPr="007A7FC6" w:rsidDel="003560EC">
          <w:rPr>
            <w:rFonts w:ascii="NEw times roman" w:hAnsi="NEw times roman"/>
            <w:szCs w:val="24"/>
          </w:rPr>
          <w:tab/>
          <w:delText>19.5</w:delText>
        </w:r>
        <w:r w:rsidRPr="007A7FC6" w:rsidDel="003560EC">
          <w:rPr>
            <w:rFonts w:ascii="NEw times roman" w:hAnsi="NEw times roman"/>
            <w:szCs w:val="24"/>
          </w:rPr>
          <w:tab/>
          <w:delText>3</w:delText>
        </w:r>
        <w:r w:rsidRPr="007A7FC6" w:rsidDel="003560EC">
          <w:rPr>
            <w:rFonts w:ascii="NEw times roman" w:hAnsi="NEw times roman"/>
            <w:szCs w:val="24"/>
          </w:rPr>
          <w:tab/>
          <w:delText>0</w:delText>
        </w:r>
      </w:del>
    </w:p>
    <w:p w14:paraId="19A31F00"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20" w:author="Arthur Valla" w:date="2016-11-25T13:13:00Z"/>
          <w:rFonts w:ascii="NEw times roman" w:hAnsi="NEw times roman"/>
          <w:szCs w:val="24"/>
        </w:rPr>
      </w:pPr>
      <w:del w:id="121"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D</w:delText>
        </w:r>
        <w:r w:rsidRPr="007A7FC6" w:rsidDel="003560EC">
          <w:rPr>
            <w:rFonts w:ascii="NEw times roman" w:hAnsi="NEw times roman"/>
            <w:szCs w:val="24"/>
          </w:rPr>
          <w:tab/>
          <w:delText>19.1</w:delText>
        </w:r>
        <w:r w:rsidRPr="007A7FC6" w:rsidDel="003560EC">
          <w:rPr>
            <w:rFonts w:ascii="NEw times roman" w:hAnsi="NEw times roman"/>
            <w:szCs w:val="24"/>
          </w:rPr>
          <w:tab/>
          <w:delText>19,000</w:delText>
        </w:r>
        <w:r w:rsidRPr="007A7FC6" w:rsidDel="003560EC">
          <w:rPr>
            <w:rFonts w:ascii="NEw times roman" w:hAnsi="NEw times roman"/>
            <w:szCs w:val="24"/>
          </w:rPr>
          <w:tab/>
          <w:delText>19.5</w:delText>
        </w:r>
        <w:r w:rsidRPr="007A7FC6" w:rsidDel="003560EC">
          <w:rPr>
            <w:rFonts w:ascii="NEw times roman" w:hAnsi="NEw times roman"/>
            <w:szCs w:val="24"/>
          </w:rPr>
          <w:tab/>
          <w:delText>3</w:delText>
        </w:r>
        <w:r w:rsidRPr="007A7FC6" w:rsidDel="003560EC">
          <w:rPr>
            <w:rFonts w:ascii="NEw times roman" w:hAnsi="NEw times roman"/>
            <w:szCs w:val="24"/>
          </w:rPr>
          <w:tab/>
          <w:delText>3</w:delText>
        </w:r>
      </w:del>
    </w:p>
    <w:p w14:paraId="19A31F01"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22" w:author="Arthur Valla" w:date="2016-11-25T13:13:00Z"/>
          <w:rFonts w:ascii="NEw times roman" w:hAnsi="NEw times roman"/>
          <w:szCs w:val="24"/>
        </w:rPr>
      </w:pPr>
    </w:p>
    <w:p w14:paraId="19A31F02"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23" w:author="Arthur Valla" w:date="2016-11-25T13:13:00Z"/>
          <w:rFonts w:ascii="NEw times roman" w:hAnsi="NEw times roman"/>
          <w:szCs w:val="24"/>
        </w:rPr>
      </w:pPr>
      <w:del w:id="124" w:author="Arthur Valla" w:date="2016-11-25T13:13:00Z">
        <w:r w:rsidRPr="007A7FC6" w:rsidDel="003560EC">
          <w:rPr>
            <w:rFonts w:ascii="NEw times roman" w:hAnsi="NEw times roman"/>
            <w:szCs w:val="24"/>
          </w:rPr>
          <w:delText>Explanation of abbreviations for PART B-1:</w:delText>
        </w:r>
      </w:del>
    </w:p>
    <w:p w14:paraId="19A31F03"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25" w:author="Arthur Valla" w:date="2016-11-25T13:13:00Z"/>
          <w:rFonts w:ascii="NEw times roman" w:hAnsi="NEw times roman"/>
          <w:szCs w:val="24"/>
        </w:rPr>
      </w:pPr>
    </w:p>
    <w:p w14:paraId="19A31F04"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26" w:author="Arthur Valla" w:date="2016-11-25T13:13:00Z"/>
          <w:rFonts w:ascii="NEw times roman" w:hAnsi="NEw times roman"/>
          <w:szCs w:val="24"/>
        </w:rPr>
      </w:pPr>
      <w:del w:id="127" w:author="Arthur Valla" w:date="2016-11-25T13:13:00Z">
        <w:r w:rsidRPr="007A7FC6" w:rsidDel="003560EC">
          <w:rPr>
            <w:rFonts w:ascii="NEw times roman" w:hAnsi="NEw times roman"/>
            <w:szCs w:val="24"/>
          </w:rPr>
          <w:delText>Column A</w:delText>
        </w:r>
        <w:r w:rsidRPr="007A7FC6" w:rsidDel="003560EC">
          <w:rPr>
            <w:rFonts w:ascii="NEw times roman" w:hAnsi="NEw times roman"/>
            <w:szCs w:val="24"/>
          </w:rPr>
          <w:tab/>
          <w:delText>ST</w:delText>
        </w:r>
        <w:r w:rsidRPr="007A7FC6" w:rsidDel="003560EC">
          <w:rPr>
            <w:rFonts w:ascii="NEw times roman" w:hAnsi="NEw times roman"/>
            <w:szCs w:val="24"/>
          </w:rPr>
          <w:tab/>
          <w:delText>=</w:delText>
        </w:r>
        <w:r w:rsidRPr="007A7FC6" w:rsidDel="003560EC">
          <w:rPr>
            <w:rFonts w:ascii="NEw times roman" w:hAnsi="NEw times roman"/>
            <w:szCs w:val="24"/>
          </w:rPr>
          <w:tab/>
          <w:delText>steamship (steam boilers and turbines)</w:delText>
        </w:r>
      </w:del>
    </w:p>
    <w:p w14:paraId="19A31F05"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28" w:author="Arthur Valla" w:date="2016-11-25T13:13:00Z"/>
          <w:rFonts w:ascii="NEw times roman" w:hAnsi="NEw times roman"/>
          <w:szCs w:val="24"/>
        </w:rPr>
      </w:pPr>
      <w:del w:id="129" w:author="Arthur Valla" w:date="2016-11-25T13:13:00Z">
        <w:r w:rsidRPr="007A7FC6" w:rsidDel="003560EC">
          <w:rPr>
            <w:rFonts w:ascii="NEw times roman" w:hAnsi="NEw times roman"/>
            <w:szCs w:val="24"/>
          </w:rPr>
          <w:tab/>
          <w:delText>MT</w:delText>
        </w:r>
        <w:r w:rsidRPr="007A7FC6" w:rsidDel="003560EC">
          <w:rPr>
            <w:rFonts w:ascii="NEw times roman" w:hAnsi="NEw times roman"/>
            <w:szCs w:val="24"/>
          </w:rPr>
          <w:tab/>
          <w:delText>=</w:delText>
        </w:r>
        <w:r w:rsidRPr="007A7FC6" w:rsidDel="003560EC">
          <w:rPr>
            <w:rFonts w:ascii="NEw times roman" w:hAnsi="NEw times roman"/>
            <w:szCs w:val="24"/>
          </w:rPr>
          <w:tab/>
          <w:delText>motorship (internal combustion engines)</w:delText>
        </w:r>
      </w:del>
    </w:p>
    <w:p w14:paraId="19A31F06"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30" w:author="Arthur Valla" w:date="2016-11-25T13:13:00Z"/>
          <w:rFonts w:ascii="NEw times roman" w:hAnsi="NEw times roman"/>
          <w:szCs w:val="24"/>
        </w:rPr>
      </w:pPr>
      <w:del w:id="131" w:author="Arthur Valla" w:date="2016-11-25T13:13:00Z">
        <w:r w:rsidRPr="007A7FC6" w:rsidDel="003560EC">
          <w:rPr>
            <w:rFonts w:ascii="NEw times roman" w:hAnsi="NEw times roman"/>
            <w:szCs w:val="24"/>
          </w:rPr>
          <w:delText>Column B</w:delText>
        </w:r>
        <w:r w:rsidRPr="007A7FC6" w:rsidDel="003560EC">
          <w:rPr>
            <w:rFonts w:ascii="NEw times roman" w:hAnsi="NEw times roman"/>
            <w:szCs w:val="24"/>
          </w:rPr>
          <w:tab/>
          <w:delText>F</w:delText>
        </w:r>
        <w:r w:rsidRPr="007A7FC6" w:rsidDel="003560EC">
          <w:rPr>
            <w:rFonts w:ascii="NEw times roman" w:hAnsi="NEw times roman"/>
            <w:szCs w:val="24"/>
          </w:rPr>
          <w:tab/>
          <w:delText>=</w:delText>
        </w:r>
        <w:r w:rsidRPr="007A7FC6" w:rsidDel="003560EC">
          <w:rPr>
            <w:rFonts w:ascii="NEw times roman" w:hAnsi="NEw times roman"/>
            <w:szCs w:val="24"/>
          </w:rPr>
          <w:tab/>
          <w:delText>fuel oil (not diesel fuel)</w:delText>
        </w:r>
      </w:del>
    </w:p>
    <w:p w14:paraId="19A31F07"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32" w:author="Arthur Valla" w:date="2016-11-25T13:13:00Z"/>
          <w:rFonts w:ascii="NEw times roman" w:hAnsi="NEw times roman"/>
          <w:szCs w:val="24"/>
        </w:rPr>
      </w:pPr>
      <w:del w:id="133" w:author="Arthur Valla" w:date="2016-11-25T13:13:00Z">
        <w:r w:rsidRPr="007A7FC6" w:rsidDel="003560EC">
          <w:rPr>
            <w:rFonts w:ascii="NEw times roman" w:hAnsi="NEw times roman"/>
            <w:szCs w:val="24"/>
          </w:rPr>
          <w:tab/>
          <w:delText>D</w:delText>
        </w:r>
        <w:r w:rsidRPr="007A7FC6" w:rsidDel="003560EC">
          <w:rPr>
            <w:rFonts w:ascii="NEw times roman" w:hAnsi="NEw times roman"/>
            <w:szCs w:val="24"/>
          </w:rPr>
          <w:tab/>
          <w:delText>=</w:delText>
        </w:r>
        <w:r w:rsidRPr="007A7FC6" w:rsidDel="003560EC">
          <w:rPr>
            <w:rFonts w:ascii="NEw times roman" w:hAnsi="NEw times roman"/>
            <w:szCs w:val="24"/>
          </w:rPr>
          <w:tab/>
          <w:delText>diesel oil</w:delText>
        </w:r>
      </w:del>
    </w:p>
    <w:p w14:paraId="19A31F08"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34" w:author="Arthur Valla" w:date="2016-11-25T13:13:00Z"/>
          <w:rFonts w:ascii="NEw times roman" w:hAnsi="NEw times roman"/>
          <w:szCs w:val="24"/>
        </w:rPr>
      </w:pPr>
      <w:del w:id="135" w:author="Arthur Valla" w:date="2016-11-25T13:13:00Z">
        <w:r w:rsidRPr="007A7FC6" w:rsidDel="003560EC">
          <w:rPr>
            <w:rFonts w:ascii="NEw times roman" w:hAnsi="NEw times roman"/>
            <w:szCs w:val="24"/>
          </w:rPr>
          <w:delText>Column C</w:delText>
        </w:r>
        <w:r w:rsidRPr="007A7FC6" w:rsidDel="003560EC">
          <w:rPr>
            <w:rFonts w:ascii="NEw times roman" w:hAnsi="NEw times roman"/>
            <w:szCs w:val="24"/>
          </w:rPr>
          <w:tab/>
          <w:delText>BBL/hr</w:delText>
        </w:r>
        <w:r w:rsidRPr="007A7FC6" w:rsidDel="003560EC">
          <w:rPr>
            <w:rFonts w:ascii="NEw times roman" w:hAnsi="NEw times roman"/>
            <w:szCs w:val="24"/>
          </w:rPr>
          <w:tab/>
          <w:delText>=</w:delText>
        </w:r>
        <w:r w:rsidRPr="007A7FC6" w:rsidDel="003560EC">
          <w:rPr>
            <w:rFonts w:ascii="NEw times roman" w:hAnsi="NEw times roman"/>
            <w:szCs w:val="24"/>
          </w:rPr>
          <w:tab/>
          <w:delText>barrels per hour of fuel use during transit (at 50% of full</w:delText>
        </w:r>
      </w:del>
    </w:p>
    <w:p w14:paraId="19A31F09"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36" w:author="Arthur Valla" w:date="2016-11-25T13:13:00Z"/>
          <w:rFonts w:ascii="NEw times roman" w:hAnsi="NEw times roman"/>
          <w:szCs w:val="24"/>
        </w:rPr>
      </w:pPr>
      <w:del w:id="137"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r>
        <w:r w:rsidRPr="007A7FC6" w:rsidDel="003560EC">
          <w:rPr>
            <w:rFonts w:ascii="NEw times roman" w:hAnsi="NEw times roman"/>
            <w:szCs w:val="24"/>
          </w:rPr>
          <w:tab/>
          <w:delText xml:space="preserve"> steaming)</w:delText>
        </w:r>
      </w:del>
    </w:p>
    <w:p w14:paraId="19A31F0A"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38" w:author="Arthur Valla" w:date="2016-11-25T13:13:00Z"/>
          <w:rFonts w:ascii="NEw times roman" w:hAnsi="NEw times roman"/>
          <w:szCs w:val="24"/>
        </w:rPr>
      </w:pPr>
      <w:del w:id="139" w:author="Arthur Valla" w:date="2016-11-25T13:13:00Z">
        <w:r w:rsidRPr="007A7FC6" w:rsidDel="003560EC">
          <w:rPr>
            <w:rFonts w:ascii="NEw times roman" w:hAnsi="NEw times roman"/>
            <w:szCs w:val="24"/>
          </w:rPr>
          <w:delText>Column D</w:delText>
        </w:r>
        <w:r w:rsidRPr="007A7FC6" w:rsidDel="003560EC">
          <w:rPr>
            <w:rFonts w:ascii="NEw times roman" w:hAnsi="NEw times roman"/>
            <w:szCs w:val="24"/>
          </w:rPr>
          <w:tab/>
          <w:delText xml:space="preserve">During unloading of oil or ballast, steamships </w:delText>
        </w:r>
        <w:r w:rsidRPr="007A7FC6" w:rsidDel="003560EC">
          <w:rPr>
            <w:rFonts w:ascii="NEw times roman" w:hAnsi="NEw times roman"/>
            <w:szCs w:val="24"/>
            <w:u w:val="single"/>
          </w:rPr>
          <w:delText>and</w:delText>
        </w:r>
        <w:r w:rsidRPr="007A7FC6" w:rsidDel="003560EC">
          <w:rPr>
            <w:rFonts w:ascii="NEw times roman" w:hAnsi="NEw times roman"/>
            <w:szCs w:val="24"/>
          </w:rPr>
          <w:delText xml:space="preserve"> motorships use fuel oil (F) for boilers/turbines which drive the unloading pumps</w:delText>
        </w:r>
      </w:del>
    </w:p>
    <w:p w14:paraId="19A31F0B"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40" w:author="Arthur Valla" w:date="2016-11-25T13:13:00Z"/>
          <w:rFonts w:ascii="NEw times roman" w:hAnsi="NEw times roman"/>
          <w:szCs w:val="24"/>
        </w:rPr>
      </w:pPr>
    </w:p>
    <w:p w14:paraId="19A31F0C"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41" w:author="Arthur Valla" w:date="2016-11-25T13:13:00Z"/>
          <w:rFonts w:ascii="NEw times roman" w:hAnsi="NEw times roman"/>
          <w:szCs w:val="24"/>
        </w:rPr>
      </w:pPr>
    </w:p>
    <w:p w14:paraId="19A31F0D" w14:textId="77777777" w:rsidR="007A7FC6" w:rsidRPr="005E2C0A" w:rsidDel="003560EC" w:rsidRDefault="007A7FC6" w:rsidP="005E2C0A">
      <w:pPr>
        <w:pStyle w:val="BodyText"/>
        <w:rPr>
          <w:del w:id="142" w:author="Arthur Valla" w:date="2016-11-25T13:13:00Z"/>
          <w:sz w:val="24"/>
          <w:szCs w:val="24"/>
        </w:rPr>
      </w:pPr>
      <w:del w:id="143" w:author="Arthur Valla" w:date="2016-11-25T13:13:00Z">
        <w:r w:rsidRPr="005E2C0A" w:rsidDel="003560EC">
          <w:rPr>
            <w:sz w:val="24"/>
            <w:szCs w:val="24"/>
          </w:rPr>
          <w:delText>PART B-2: DIESEL FUEL USED DURING BARGE UNLOADING*</w:delText>
        </w:r>
      </w:del>
    </w:p>
    <w:p w14:paraId="19A31F0E"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44" w:author="Arthur Valla" w:date="2016-11-25T13:13:00Z"/>
          <w:rFonts w:ascii="NEw times roman" w:hAnsi="NEw times roman"/>
          <w:szCs w:val="24"/>
        </w:rPr>
      </w:pPr>
    </w:p>
    <w:p w14:paraId="19A31F0F"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45" w:author="Arthur Valla" w:date="2016-11-25T13:13:00Z"/>
          <w:rFonts w:ascii="NEw times roman" w:hAnsi="NEw times roman"/>
          <w:szCs w:val="24"/>
        </w:rPr>
      </w:pPr>
      <w:del w:id="146" w:author="Arthur Valla" w:date="2016-11-25T13:13:00Z">
        <w:r w:rsidRPr="007A7FC6" w:rsidDel="003560EC">
          <w:rPr>
            <w:rFonts w:ascii="NEw times roman" w:hAnsi="NEw times roman"/>
            <w:szCs w:val="24"/>
          </w:rPr>
          <w:tab/>
          <w:delText>barge unloading rate</w:delText>
        </w:r>
        <w:r w:rsidRPr="007A7FC6" w:rsidDel="003560EC">
          <w:rPr>
            <w:rFonts w:ascii="NEw times roman" w:hAnsi="NEw times roman"/>
            <w:szCs w:val="24"/>
          </w:rPr>
          <w:tab/>
          <w:delText>diesel fuel usage</w:delText>
        </w:r>
      </w:del>
    </w:p>
    <w:p w14:paraId="19A31F10" w14:textId="77777777" w:rsidR="007A7FC6" w:rsidRPr="007A7FC6" w:rsidDel="003560EC" w:rsidRDefault="007A7FC6" w:rsidP="007A7FC6">
      <w:pPr>
        <w:tabs>
          <w:tab w:val="left" w:pos="1440"/>
          <w:tab w:val="left" w:pos="2340"/>
          <w:tab w:val="left" w:pos="3240"/>
          <w:tab w:val="left" w:pos="4320"/>
          <w:tab w:val="left" w:pos="4860"/>
          <w:tab w:val="left" w:pos="7200"/>
          <w:tab w:val="left" w:pos="8460"/>
        </w:tabs>
        <w:ind w:left="720"/>
        <w:rPr>
          <w:del w:id="147" w:author="Arthur Valla" w:date="2016-11-25T13:13:00Z"/>
          <w:rFonts w:ascii="NEw times roman" w:hAnsi="NEw times roman"/>
          <w:szCs w:val="24"/>
          <w:u w:val="single"/>
        </w:rPr>
      </w:pPr>
      <w:del w:id="148" w:author="Arthur Valla" w:date="2016-11-25T13:13:00Z">
        <w:r w:rsidRPr="007A7FC6" w:rsidDel="003560EC">
          <w:rPr>
            <w:rFonts w:ascii="NEw times roman" w:hAnsi="NEw times roman"/>
            <w:szCs w:val="24"/>
          </w:rPr>
          <w:tab/>
        </w:r>
        <w:r w:rsidRPr="007A7FC6" w:rsidDel="003560EC">
          <w:rPr>
            <w:rFonts w:ascii="NEw times roman" w:hAnsi="NEw times roman"/>
            <w:szCs w:val="24"/>
            <w:u w:val="single"/>
          </w:rPr>
          <w:tab/>
          <w:delText>(bbl/hr)</w:delText>
        </w:r>
        <w:r w:rsidRPr="007A7FC6" w:rsidDel="003560EC">
          <w:rPr>
            <w:rFonts w:ascii="NEw times roman" w:hAnsi="NEw times roman"/>
            <w:szCs w:val="24"/>
            <w:u w:val="single"/>
          </w:rPr>
          <w:tab/>
        </w:r>
        <w:r w:rsidRPr="007A7FC6" w:rsidDel="003560EC">
          <w:rPr>
            <w:rFonts w:ascii="NEw times roman" w:hAnsi="NEw times roman"/>
            <w:szCs w:val="24"/>
            <w:u w:val="single"/>
          </w:rPr>
          <w:tab/>
        </w:r>
        <w:r w:rsidRPr="007A7FC6" w:rsidDel="003560EC">
          <w:rPr>
            <w:rFonts w:ascii="NEw times roman" w:hAnsi="NEw times roman"/>
            <w:szCs w:val="24"/>
            <w:u w:val="single"/>
          </w:rPr>
          <w:tab/>
          <w:delText xml:space="preserve">(bbl/hr)    </w:delText>
        </w:r>
      </w:del>
    </w:p>
    <w:p w14:paraId="19A31F11"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49" w:author="Arthur Valla" w:date="2016-11-25T13:13:00Z"/>
          <w:rFonts w:ascii="NEw times roman" w:hAnsi="NEw times roman"/>
          <w:szCs w:val="24"/>
          <w:u w:val="double"/>
        </w:rPr>
      </w:pPr>
    </w:p>
    <w:p w14:paraId="19A31F12"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50" w:author="Arthur Valla" w:date="2016-11-25T13:13:00Z"/>
          <w:rFonts w:ascii="NEw times roman" w:hAnsi="NEw times roman"/>
          <w:szCs w:val="24"/>
        </w:rPr>
      </w:pPr>
      <w:del w:id="151"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 xml:space="preserve"> 2,000</w:delText>
        </w:r>
        <w:r w:rsidRPr="007A7FC6" w:rsidDel="003560EC">
          <w:rPr>
            <w:rFonts w:ascii="NEw times roman" w:hAnsi="NEw times roman"/>
            <w:szCs w:val="24"/>
          </w:rPr>
          <w:tab/>
        </w:r>
        <w:r w:rsidRPr="007A7FC6" w:rsidDel="003560EC">
          <w:rPr>
            <w:rFonts w:ascii="NEw times roman" w:hAnsi="NEw times roman"/>
            <w:szCs w:val="24"/>
          </w:rPr>
          <w:tab/>
          <w:delText xml:space="preserve"> 2.3</w:delText>
        </w:r>
      </w:del>
    </w:p>
    <w:p w14:paraId="19A31F13"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52" w:author="Arthur Valla" w:date="2016-11-25T13:13:00Z"/>
          <w:rFonts w:ascii="NEw times roman" w:hAnsi="NEw times roman"/>
          <w:szCs w:val="24"/>
        </w:rPr>
      </w:pPr>
      <w:del w:id="153"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 xml:space="preserve"> 2,200</w:delText>
        </w:r>
        <w:r w:rsidRPr="007A7FC6" w:rsidDel="003560EC">
          <w:rPr>
            <w:rFonts w:ascii="NEw times roman" w:hAnsi="NEw times roman"/>
            <w:szCs w:val="24"/>
          </w:rPr>
          <w:tab/>
        </w:r>
        <w:r w:rsidRPr="007A7FC6" w:rsidDel="003560EC">
          <w:rPr>
            <w:rFonts w:ascii="NEw times roman" w:hAnsi="NEw times roman"/>
            <w:szCs w:val="24"/>
          </w:rPr>
          <w:tab/>
          <w:delText xml:space="preserve"> 2.4</w:delText>
        </w:r>
      </w:del>
    </w:p>
    <w:p w14:paraId="19A31F14"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54" w:author="Arthur Valla" w:date="2016-11-25T13:13:00Z"/>
          <w:rFonts w:ascii="NEw times roman" w:hAnsi="NEw times roman"/>
          <w:szCs w:val="24"/>
        </w:rPr>
      </w:pPr>
      <w:del w:id="155"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 xml:space="preserve"> 2,500</w:delText>
        </w:r>
        <w:r w:rsidRPr="007A7FC6" w:rsidDel="003560EC">
          <w:rPr>
            <w:rFonts w:ascii="NEw times roman" w:hAnsi="NEw times roman"/>
            <w:szCs w:val="24"/>
          </w:rPr>
          <w:tab/>
        </w:r>
        <w:r w:rsidRPr="007A7FC6" w:rsidDel="003560EC">
          <w:rPr>
            <w:rFonts w:ascii="NEw times roman" w:hAnsi="NEw times roman"/>
            <w:szCs w:val="24"/>
          </w:rPr>
          <w:tab/>
          <w:delText xml:space="preserve"> 2.9</w:delText>
        </w:r>
      </w:del>
    </w:p>
    <w:p w14:paraId="19A31F15"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56" w:author="Arthur Valla" w:date="2016-11-25T13:13:00Z"/>
          <w:rFonts w:ascii="NEw times roman" w:hAnsi="NEw times roman"/>
          <w:szCs w:val="24"/>
        </w:rPr>
      </w:pPr>
      <w:del w:id="157"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 xml:space="preserve"> 3,500</w:delText>
        </w:r>
        <w:r w:rsidRPr="007A7FC6" w:rsidDel="003560EC">
          <w:rPr>
            <w:rFonts w:ascii="NEw times roman" w:hAnsi="NEw times roman"/>
            <w:szCs w:val="24"/>
          </w:rPr>
          <w:tab/>
        </w:r>
        <w:r w:rsidRPr="007A7FC6" w:rsidDel="003560EC">
          <w:rPr>
            <w:rFonts w:ascii="NEw times roman" w:hAnsi="NEw times roman"/>
            <w:szCs w:val="24"/>
          </w:rPr>
          <w:tab/>
          <w:delText xml:space="preserve"> 4.1</w:delText>
        </w:r>
      </w:del>
    </w:p>
    <w:p w14:paraId="19A31F16" w14:textId="77777777" w:rsidR="007A7FC6" w:rsidRPr="007A7FC6" w:rsidDel="003560EC" w:rsidRDefault="007A7FC6" w:rsidP="007A7FC6">
      <w:pPr>
        <w:pStyle w:val="xl24"/>
        <w:tabs>
          <w:tab w:val="left" w:pos="1440"/>
          <w:tab w:val="left" w:pos="2340"/>
          <w:tab w:val="left" w:pos="3240"/>
          <w:tab w:val="left" w:pos="4320"/>
          <w:tab w:val="left" w:pos="5760"/>
          <w:tab w:val="left" w:pos="7200"/>
          <w:tab w:val="left" w:pos="8460"/>
        </w:tabs>
        <w:overflowPunct/>
        <w:autoSpaceDE/>
        <w:autoSpaceDN/>
        <w:adjustRightInd/>
        <w:spacing w:before="0" w:after="0"/>
        <w:ind w:left="720"/>
        <w:textAlignment w:val="auto"/>
        <w:rPr>
          <w:del w:id="158" w:author="Arthur Valla" w:date="2016-11-25T13:13:00Z"/>
          <w:rFonts w:ascii="NEw times roman" w:hAnsi="NEw times roman"/>
          <w:szCs w:val="24"/>
        </w:rPr>
      </w:pPr>
      <w:del w:id="159"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 xml:space="preserve"> 8,000</w:delText>
        </w:r>
        <w:r w:rsidRPr="007A7FC6" w:rsidDel="003560EC">
          <w:rPr>
            <w:rFonts w:ascii="NEw times roman" w:hAnsi="NEw times roman"/>
            <w:szCs w:val="24"/>
          </w:rPr>
          <w:tab/>
        </w:r>
        <w:r w:rsidRPr="007A7FC6" w:rsidDel="003560EC">
          <w:rPr>
            <w:rFonts w:ascii="NEw times roman" w:hAnsi="NEw times roman"/>
            <w:szCs w:val="24"/>
          </w:rPr>
          <w:tab/>
          <w:delText xml:space="preserve"> 9.5</w:delText>
        </w:r>
      </w:del>
    </w:p>
    <w:p w14:paraId="19A31F17"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60" w:author="Arthur Valla" w:date="2016-11-25T13:13:00Z"/>
          <w:rFonts w:ascii="NEw times roman" w:hAnsi="NEw times roman"/>
          <w:szCs w:val="24"/>
        </w:rPr>
      </w:pPr>
      <w:del w:id="161"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10,000</w:delText>
        </w:r>
        <w:r w:rsidRPr="007A7FC6" w:rsidDel="003560EC">
          <w:rPr>
            <w:rFonts w:ascii="NEw times roman" w:hAnsi="NEw times roman"/>
            <w:szCs w:val="24"/>
          </w:rPr>
          <w:tab/>
        </w:r>
        <w:r w:rsidRPr="007A7FC6" w:rsidDel="003560EC">
          <w:rPr>
            <w:rFonts w:ascii="NEw times roman" w:hAnsi="NEw times roman"/>
            <w:szCs w:val="24"/>
          </w:rPr>
          <w:tab/>
          <w:delText>11.5</w:delText>
        </w:r>
      </w:del>
    </w:p>
    <w:p w14:paraId="19A31F18"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62" w:author="Arthur Valla" w:date="2016-11-25T13:13:00Z"/>
          <w:rFonts w:ascii="NEw times roman" w:hAnsi="NEw times roman"/>
          <w:szCs w:val="24"/>
        </w:rPr>
      </w:pPr>
      <w:del w:id="163"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13,000</w:delText>
        </w:r>
        <w:r w:rsidRPr="007A7FC6" w:rsidDel="003560EC">
          <w:rPr>
            <w:rFonts w:ascii="NEw times roman" w:hAnsi="NEw times roman"/>
            <w:szCs w:val="24"/>
          </w:rPr>
          <w:tab/>
        </w:r>
        <w:r w:rsidRPr="007A7FC6" w:rsidDel="003560EC">
          <w:rPr>
            <w:rFonts w:ascii="NEw times roman" w:hAnsi="NEw times roman"/>
            <w:szCs w:val="24"/>
          </w:rPr>
          <w:tab/>
          <w:delText>13.5</w:delText>
        </w:r>
      </w:del>
    </w:p>
    <w:p w14:paraId="19A31F19"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164" w:author="Arthur Valla" w:date="2016-11-25T13:13:00Z"/>
          <w:rFonts w:ascii="NEw times roman" w:hAnsi="NEw times roman"/>
          <w:szCs w:val="24"/>
        </w:rPr>
      </w:pPr>
    </w:p>
    <w:p w14:paraId="19A31F1A" w14:textId="77777777" w:rsidR="007A7FC6" w:rsidRPr="007A7FC6" w:rsidDel="003560EC" w:rsidRDefault="007A7FC6" w:rsidP="007A7FC6">
      <w:pPr>
        <w:tabs>
          <w:tab w:val="left" w:pos="360"/>
          <w:tab w:val="left" w:pos="1440"/>
          <w:tab w:val="left" w:pos="2340"/>
          <w:tab w:val="left" w:pos="3240"/>
          <w:tab w:val="left" w:pos="4320"/>
          <w:tab w:val="left" w:pos="5760"/>
          <w:tab w:val="left" w:pos="7200"/>
          <w:tab w:val="left" w:pos="8460"/>
        </w:tabs>
        <w:ind w:left="1080" w:hanging="360"/>
        <w:rPr>
          <w:del w:id="165" w:author="Arthur Valla" w:date="2016-11-25T13:13:00Z"/>
          <w:rFonts w:ascii="NEw times roman" w:hAnsi="NEw times roman"/>
          <w:szCs w:val="24"/>
        </w:rPr>
      </w:pPr>
      <w:del w:id="166" w:author="Arthur Valla" w:date="2016-11-25T13:13:00Z">
        <w:r w:rsidRPr="007A7FC6" w:rsidDel="003560EC">
          <w:rPr>
            <w:rFonts w:ascii="NEw times roman" w:hAnsi="NEw times roman"/>
            <w:szCs w:val="24"/>
          </w:rPr>
          <w:delText>*</w:delText>
        </w:r>
        <w:r w:rsidRPr="007A7FC6" w:rsidDel="003560EC">
          <w:rPr>
            <w:rFonts w:ascii="NEw times roman" w:hAnsi="NEw times roman"/>
            <w:szCs w:val="24"/>
          </w:rPr>
          <w:tab/>
          <w:delText>Based on internal combustion engines driving the unloading pumps on the barges using the same kind of diesel as the tugs (i.e., 0.50 wt% sulfur and API gravity of 35)</w:delText>
        </w:r>
      </w:del>
    </w:p>
    <w:p w14:paraId="19A31F1B" w14:textId="77777777" w:rsidR="007A7FC6" w:rsidRPr="007A7FC6" w:rsidDel="003560EC" w:rsidRDefault="007A7FC6" w:rsidP="007A7FC6">
      <w:pPr>
        <w:tabs>
          <w:tab w:val="left" w:pos="360"/>
          <w:tab w:val="left" w:pos="1440"/>
          <w:tab w:val="left" w:pos="2340"/>
          <w:tab w:val="left" w:pos="3240"/>
          <w:tab w:val="left" w:pos="4320"/>
          <w:tab w:val="left" w:pos="5760"/>
          <w:tab w:val="left" w:pos="7200"/>
          <w:tab w:val="left" w:pos="8460"/>
        </w:tabs>
        <w:ind w:left="1080" w:hanging="360"/>
        <w:rPr>
          <w:del w:id="167" w:author="Arthur Valla" w:date="2016-11-25T13:13:00Z"/>
          <w:rFonts w:ascii="NEw times roman" w:hAnsi="NEw times roman"/>
          <w:szCs w:val="24"/>
        </w:rPr>
      </w:pPr>
    </w:p>
    <w:p w14:paraId="19A31F1C" w14:textId="77777777" w:rsidR="007A7FC6" w:rsidRPr="005E2C0A" w:rsidDel="003560EC" w:rsidRDefault="007A7FC6" w:rsidP="005E2C0A">
      <w:pPr>
        <w:pStyle w:val="BodyText"/>
        <w:rPr>
          <w:del w:id="168" w:author="Arthur Valla" w:date="2016-11-25T13:13:00Z"/>
          <w:sz w:val="24"/>
          <w:szCs w:val="24"/>
        </w:rPr>
      </w:pPr>
      <w:del w:id="169" w:author="Arthur Valla" w:date="2016-11-25T13:13:00Z">
        <w:r w:rsidRPr="005E2C0A" w:rsidDel="003560EC">
          <w:rPr>
            <w:sz w:val="24"/>
            <w:szCs w:val="24"/>
          </w:rPr>
          <w:delText>PART B-3: TUG USAGES</w:delText>
        </w:r>
      </w:del>
    </w:p>
    <w:p w14:paraId="19A31F1D"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70" w:author="Arthur Valla" w:date="2016-11-25T13:13:00Z"/>
          <w:rFonts w:ascii="NEw times roman" w:hAnsi="NEw times roman"/>
          <w:szCs w:val="24"/>
        </w:rPr>
      </w:pPr>
      <w:del w:id="171" w:author="Arthur Valla" w:date="2016-11-25T13:13:00Z">
        <w:r w:rsidRPr="007A7FC6" w:rsidDel="003560EC">
          <w:rPr>
            <w:rFonts w:ascii="NEw times roman" w:hAnsi="NEw times roman"/>
            <w:szCs w:val="24"/>
          </w:rPr>
          <w:tab/>
          <w:delText>One tug for assisting tankers of &lt; 50,000 DWT size, for a total transit time of four hours per tanker call at docks.</w:delText>
        </w:r>
      </w:del>
    </w:p>
    <w:p w14:paraId="19A31F1E"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72" w:author="Arthur Valla" w:date="2016-11-25T13:13:00Z"/>
          <w:rFonts w:ascii="NEw times roman" w:hAnsi="NEw times roman"/>
          <w:szCs w:val="24"/>
        </w:rPr>
      </w:pPr>
    </w:p>
    <w:p w14:paraId="19A31F1F"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73" w:author="Arthur Valla" w:date="2016-11-25T13:13:00Z"/>
          <w:rFonts w:ascii="NEw times roman" w:hAnsi="NEw times roman"/>
          <w:szCs w:val="24"/>
        </w:rPr>
      </w:pPr>
      <w:del w:id="174" w:author="Arthur Valla" w:date="2016-11-25T13:13:00Z">
        <w:r w:rsidRPr="007A7FC6" w:rsidDel="003560EC">
          <w:rPr>
            <w:rFonts w:ascii="NEw times roman" w:hAnsi="NEw times roman"/>
            <w:szCs w:val="24"/>
          </w:rPr>
          <w:tab/>
          <w:delText>Two tugs for assisting tankers of &gt; 50,000 DWT size, for a total transit time of four hours each tug per tanker call at docks.</w:delText>
        </w:r>
      </w:del>
    </w:p>
    <w:p w14:paraId="19A31F20"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75" w:author="Arthur Valla" w:date="2016-11-25T13:13:00Z"/>
          <w:rFonts w:ascii="NEw times roman" w:hAnsi="NEw times roman"/>
          <w:szCs w:val="24"/>
        </w:rPr>
      </w:pPr>
    </w:p>
    <w:p w14:paraId="19A31F21"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76" w:author="Arthur Valla" w:date="2016-11-25T13:13:00Z"/>
          <w:rFonts w:ascii="NEw times roman" w:hAnsi="NEw times roman"/>
          <w:szCs w:val="24"/>
        </w:rPr>
      </w:pPr>
      <w:del w:id="177" w:author="Arthur Valla" w:date="2016-11-25T13:13:00Z">
        <w:r w:rsidRPr="007A7FC6" w:rsidDel="003560EC">
          <w:rPr>
            <w:rFonts w:ascii="NEw times roman" w:hAnsi="NEw times roman"/>
            <w:szCs w:val="24"/>
          </w:rPr>
          <w:tab/>
          <w:delText>One tug for transporting barges or lighters, for a total transit time of ten hours per each barge/lighter call at docks.</w:delText>
        </w:r>
      </w:del>
    </w:p>
    <w:p w14:paraId="19A31F22"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78" w:author="Arthur Valla" w:date="2016-11-25T13:13:00Z"/>
          <w:rFonts w:ascii="NEw times roman" w:hAnsi="NEw times roman"/>
          <w:szCs w:val="24"/>
        </w:rPr>
      </w:pPr>
    </w:p>
    <w:p w14:paraId="19A31F23"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79" w:author="Arthur Valla" w:date="2016-11-25T13:13:00Z"/>
          <w:rFonts w:ascii="NEw times roman" w:hAnsi="NEw times roman"/>
          <w:szCs w:val="24"/>
        </w:rPr>
      </w:pPr>
      <w:del w:id="180" w:author="Arthur Valla" w:date="2016-11-25T13:13:00Z">
        <w:r w:rsidRPr="007A7FC6" w:rsidDel="003560EC">
          <w:rPr>
            <w:rFonts w:ascii="NEw times roman" w:hAnsi="NEw times roman"/>
            <w:szCs w:val="24"/>
          </w:rPr>
          <w:tab/>
          <w:delText>Thus, for each call below:</w:delText>
        </w:r>
        <w:r w:rsidRPr="007A7FC6" w:rsidDel="003560EC">
          <w:rPr>
            <w:rFonts w:ascii="NEw times roman" w:hAnsi="NEw times roman"/>
            <w:szCs w:val="24"/>
          </w:rPr>
          <w:tab/>
          <w:delText>Total tug transit hour</w:delText>
        </w:r>
      </w:del>
    </w:p>
    <w:p w14:paraId="19A31F24"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81" w:author="Arthur Valla" w:date="2016-11-25T13:13:00Z"/>
          <w:rFonts w:ascii="NEw times roman" w:hAnsi="NEw times roman"/>
          <w:szCs w:val="24"/>
        </w:rPr>
      </w:pPr>
      <w:del w:id="182" w:author="Arthur Valla" w:date="2016-11-25T13:13:00Z">
        <w:r w:rsidRPr="007A7FC6" w:rsidDel="003560EC">
          <w:rPr>
            <w:rFonts w:ascii="NEw times roman" w:hAnsi="NEw times roman"/>
            <w:szCs w:val="24"/>
          </w:rPr>
          <w:tab/>
          <w:delText>Tanker of &lt; 50,000</w:delText>
        </w:r>
        <w:r w:rsidRPr="007A7FC6" w:rsidDel="003560EC">
          <w:rPr>
            <w:rFonts w:ascii="NEw times roman" w:hAnsi="NEw times roman"/>
            <w:szCs w:val="24"/>
          </w:rPr>
          <w:tab/>
          <w:delText xml:space="preserve">4 </w:delText>
        </w:r>
      </w:del>
    </w:p>
    <w:p w14:paraId="19A31F25"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83" w:author="Arthur Valla" w:date="2016-11-25T13:13:00Z"/>
          <w:rFonts w:ascii="NEw times roman" w:hAnsi="NEw times roman"/>
          <w:szCs w:val="24"/>
        </w:rPr>
      </w:pPr>
      <w:del w:id="184" w:author="Arthur Valla" w:date="2016-11-25T13:13:00Z">
        <w:r w:rsidRPr="007A7FC6" w:rsidDel="003560EC">
          <w:rPr>
            <w:rFonts w:ascii="NEw times roman" w:hAnsi="NEw times roman"/>
            <w:szCs w:val="24"/>
          </w:rPr>
          <w:tab/>
          <w:delText xml:space="preserve">Tanker of </w:delText>
        </w:r>
        <w:r w:rsidRPr="007A7FC6" w:rsidDel="003560EC">
          <w:rPr>
            <w:rFonts w:ascii="NEw times roman" w:hAnsi="NEw times roman"/>
            <w:szCs w:val="24"/>
            <w:u w:val="single"/>
          </w:rPr>
          <w:delText>&gt;</w:delText>
        </w:r>
        <w:r w:rsidRPr="007A7FC6" w:rsidDel="003560EC">
          <w:rPr>
            <w:rFonts w:ascii="NEw times roman" w:hAnsi="NEw times roman"/>
            <w:szCs w:val="24"/>
          </w:rPr>
          <w:delText xml:space="preserve"> 50,000</w:delText>
        </w:r>
        <w:r w:rsidRPr="007A7FC6" w:rsidDel="003560EC">
          <w:rPr>
            <w:rFonts w:ascii="NEw times roman" w:hAnsi="NEw times roman"/>
            <w:szCs w:val="24"/>
          </w:rPr>
          <w:tab/>
          <w:delText>8</w:delText>
        </w:r>
      </w:del>
    </w:p>
    <w:p w14:paraId="19A31F26"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85" w:author="Arthur Valla" w:date="2016-11-25T13:13:00Z"/>
          <w:rFonts w:ascii="NEw times roman" w:hAnsi="NEw times roman"/>
          <w:szCs w:val="24"/>
        </w:rPr>
      </w:pPr>
      <w:del w:id="186" w:author="Arthur Valla" w:date="2016-11-25T13:13:00Z">
        <w:r w:rsidRPr="007A7FC6" w:rsidDel="003560EC">
          <w:rPr>
            <w:rFonts w:ascii="NEw times roman" w:hAnsi="NEw times roman"/>
            <w:szCs w:val="24"/>
          </w:rPr>
          <w:tab/>
          <w:delText>Product shipment barge</w:delText>
        </w:r>
        <w:r w:rsidRPr="007A7FC6" w:rsidDel="003560EC">
          <w:rPr>
            <w:rFonts w:ascii="NEw times roman" w:hAnsi="NEw times roman"/>
            <w:szCs w:val="24"/>
          </w:rPr>
          <w:tab/>
          <w:delText>10</w:delText>
        </w:r>
      </w:del>
    </w:p>
    <w:p w14:paraId="19A31F27"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2160" w:hanging="1440"/>
        <w:rPr>
          <w:del w:id="187" w:author="Arthur Valla" w:date="2016-11-25T13:13:00Z"/>
          <w:rFonts w:ascii="NEw times roman" w:hAnsi="NEw times roman"/>
          <w:szCs w:val="24"/>
        </w:rPr>
      </w:pPr>
      <w:del w:id="188" w:author="Arthur Valla" w:date="2016-11-25T13:13:00Z">
        <w:r w:rsidRPr="007A7FC6" w:rsidDel="003560EC">
          <w:rPr>
            <w:rFonts w:ascii="NEw times roman" w:hAnsi="NEw times roman"/>
            <w:szCs w:val="24"/>
          </w:rPr>
          <w:tab/>
          <w:delText>Crude oil lighter</w:delText>
        </w:r>
        <w:r w:rsidRPr="007A7FC6" w:rsidDel="003560EC">
          <w:rPr>
            <w:rFonts w:ascii="NEw times roman" w:hAnsi="NEw times roman"/>
            <w:szCs w:val="24"/>
          </w:rPr>
          <w:tab/>
        </w:r>
        <w:r w:rsidRPr="007A7FC6" w:rsidDel="003560EC">
          <w:rPr>
            <w:rFonts w:ascii="NEw times roman" w:hAnsi="NEw times roman"/>
            <w:szCs w:val="24"/>
          </w:rPr>
          <w:tab/>
          <w:delText>10</w:delText>
        </w:r>
      </w:del>
    </w:p>
    <w:p w14:paraId="19A31F28" w14:textId="77777777" w:rsidR="007A7FC6" w:rsidRPr="005E2C0A" w:rsidDel="003560EC" w:rsidRDefault="007A7FC6" w:rsidP="005E2C0A">
      <w:pPr>
        <w:pStyle w:val="BodyText"/>
        <w:rPr>
          <w:del w:id="189" w:author="Arthur Valla" w:date="2016-11-25T13:13:00Z"/>
          <w:sz w:val="24"/>
          <w:szCs w:val="24"/>
        </w:rPr>
      </w:pPr>
    </w:p>
    <w:p w14:paraId="19A31F29" w14:textId="77777777" w:rsidR="007A7FC6" w:rsidRPr="005E2C0A" w:rsidDel="003560EC" w:rsidRDefault="007A7FC6" w:rsidP="005E2C0A">
      <w:pPr>
        <w:pStyle w:val="BodyText"/>
        <w:rPr>
          <w:del w:id="190" w:author="Arthur Valla" w:date="2016-11-25T13:13:00Z"/>
          <w:sz w:val="24"/>
          <w:szCs w:val="24"/>
        </w:rPr>
      </w:pPr>
      <w:del w:id="191" w:author="Arthur Valla" w:date="2016-11-25T13:13:00Z">
        <w:r w:rsidRPr="005E2C0A" w:rsidDel="003560EC">
          <w:rPr>
            <w:sz w:val="24"/>
            <w:szCs w:val="24"/>
          </w:rPr>
          <w:delText>PART B-4: FUEL COMBUSTION EMISSION FACTORS</w:delText>
        </w:r>
      </w:del>
    </w:p>
    <w:p w14:paraId="19A31F2A" w14:textId="77777777" w:rsidR="007A7FC6" w:rsidRPr="005E2C0A" w:rsidDel="003560EC" w:rsidRDefault="007A7FC6" w:rsidP="005E2C0A">
      <w:pPr>
        <w:pStyle w:val="BodyText"/>
        <w:rPr>
          <w:del w:id="192" w:author="Arthur Valla" w:date="2016-11-25T13:13:00Z"/>
          <w:sz w:val="24"/>
          <w:szCs w:val="24"/>
        </w:rPr>
      </w:pPr>
      <w:del w:id="193" w:author="Arthur Valla" w:date="2016-11-25T13:13:00Z">
        <w:r w:rsidRPr="005E2C0A" w:rsidDel="003560EC">
          <w:rPr>
            <w:sz w:val="24"/>
            <w:szCs w:val="24"/>
          </w:rPr>
          <w:delText>(pounds / 1,000 gallons of fuel burned *)</w:delText>
        </w:r>
      </w:del>
    </w:p>
    <w:p w14:paraId="19A31F2B" w14:textId="77777777" w:rsidR="007A7FC6" w:rsidRPr="007A7FC6" w:rsidDel="003560EC" w:rsidRDefault="007A7FC6" w:rsidP="007A7FC6">
      <w:pPr>
        <w:ind w:left="720"/>
        <w:rPr>
          <w:del w:id="194" w:author="Arthur Valla" w:date="2016-11-25T13:13:00Z"/>
          <w:rFonts w:ascii="NEw times roman" w:hAnsi="NEw times roman"/>
          <w:szCs w:val="24"/>
        </w:rPr>
      </w:pPr>
    </w:p>
    <w:p w14:paraId="19A31F2C" w14:textId="77777777" w:rsidR="007A7FC6" w:rsidRPr="007A7FC6" w:rsidDel="003560EC" w:rsidRDefault="007A7FC6" w:rsidP="007A7FC6">
      <w:pPr>
        <w:ind w:left="720"/>
        <w:rPr>
          <w:del w:id="195" w:author="Arthur Valla" w:date="2016-11-25T13:13:00Z"/>
          <w:rFonts w:ascii="NEw times roman" w:hAnsi="NEw times roman"/>
          <w:szCs w:val="24"/>
          <w:u w:val="single"/>
        </w:rPr>
      </w:pPr>
      <w:del w:id="196" w:author="Arthur Valla" w:date="2016-11-25T13:13:00Z">
        <w:r w:rsidRPr="007A7FC6" w:rsidDel="003560EC">
          <w:rPr>
            <w:rFonts w:ascii="NEw times roman" w:hAnsi="NEw times roman"/>
            <w:szCs w:val="24"/>
          </w:rPr>
          <w:tab/>
        </w:r>
        <w:r w:rsidRPr="007A7FC6" w:rsidDel="003560EC">
          <w:rPr>
            <w:rFonts w:ascii="NEw times roman" w:hAnsi="NEw times roman"/>
            <w:szCs w:val="24"/>
            <w:u w:val="single"/>
          </w:rPr>
          <w:delText>Boiler In Steamships:</w:delText>
        </w:r>
        <w:r w:rsidRPr="007A7FC6" w:rsidDel="003560EC">
          <w:rPr>
            <w:rFonts w:ascii="NEw times roman" w:hAnsi="NEw times roman"/>
            <w:szCs w:val="24"/>
            <w:u w:val="single"/>
          </w:rPr>
          <w:tab/>
        </w:r>
        <w:r w:rsidRPr="007A7FC6" w:rsidDel="003560EC">
          <w:rPr>
            <w:rFonts w:ascii="NEw times roman" w:hAnsi="NEw times roman"/>
            <w:szCs w:val="24"/>
            <w:u w:val="single"/>
          </w:rPr>
          <w:tab/>
          <w:delText>Fuel Type</w:delText>
        </w:r>
        <w:r w:rsidRPr="007A7FC6" w:rsidDel="003560EC">
          <w:rPr>
            <w:rFonts w:ascii="NEw times roman" w:hAnsi="NEw times roman"/>
            <w:szCs w:val="24"/>
            <w:u w:val="single"/>
          </w:rPr>
          <w:tab/>
          <w:delText>*POC</w:delText>
        </w:r>
        <w:r w:rsidRPr="007A7FC6" w:rsidDel="003560EC">
          <w:rPr>
            <w:rFonts w:ascii="NEw times roman" w:hAnsi="NEw times roman"/>
            <w:szCs w:val="24"/>
            <w:u w:val="single"/>
          </w:rPr>
          <w:tab/>
          <w:delText>*SO</w:delText>
        </w:r>
        <w:r w:rsidRPr="007A7FC6" w:rsidDel="003560EC">
          <w:rPr>
            <w:rFonts w:ascii="NEw times roman" w:hAnsi="NEw times roman"/>
            <w:szCs w:val="24"/>
            <w:u w:val="single"/>
            <w:vertAlign w:val="subscript"/>
          </w:rPr>
          <w:delText>2</w:delText>
        </w:r>
        <w:r w:rsidRPr="007A7FC6" w:rsidDel="003560EC">
          <w:rPr>
            <w:rFonts w:ascii="NEw times roman" w:hAnsi="NEw times roman"/>
            <w:szCs w:val="24"/>
            <w:u w:val="single"/>
          </w:rPr>
          <w:tab/>
          <w:delText>*NOx</w:delText>
        </w:r>
        <w:r w:rsidRPr="007A7FC6" w:rsidDel="003560EC">
          <w:rPr>
            <w:rFonts w:ascii="NEw times roman" w:hAnsi="NEw times roman"/>
            <w:szCs w:val="24"/>
            <w:u w:val="single"/>
          </w:rPr>
          <w:tab/>
          <w:delText>*CO</w:delText>
        </w:r>
        <w:r w:rsidRPr="007A7FC6" w:rsidDel="003560EC">
          <w:rPr>
            <w:rFonts w:ascii="NEw times roman" w:hAnsi="NEw times roman"/>
            <w:szCs w:val="24"/>
            <w:u w:val="single"/>
          </w:rPr>
          <w:tab/>
          <w:delText>*PM</w:delText>
        </w:r>
        <w:r w:rsidRPr="007A7FC6" w:rsidDel="003560EC">
          <w:rPr>
            <w:rFonts w:ascii="NEw times roman" w:hAnsi="NEw times roman"/>
            <w:szCs w:val="24"/>
            <w:u w:val="single"/>
            <w:vertAlign w:val="subscript"/>
          </w:rPr>
          <w:delText>10</w:delText>
        </w:r>
      </w:del>
    </w:p>
    <w:p w14:paraId="19A31F2D" w14:textId="77777777" w:rsidR="007A7FC6" w:rsidRPr="007A7FC6" w:rsidDel="003560EC" w:rsidRDefault="007A7FC6" w:rsidP="007A7FC6">
      <w:pPr>
        <w:ind w:left="720"/>
        <w:rPr>
          <w:del w:id="197" w:author="Arthur Valla" w:date="2016-11-25T13:13:00Z"/>
          <w:rFonts w:ascii="NEw times roman" w:hAnsi="NEw times roman"/>
          <w:szCs w:val="24"/>
        </w:rPr>
      </w:pPr>
      <w:del w:id="198"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transit</w:delText>
        </w:r>
        <w:r w:rsidRPr="007A7FC6" w:rsidDel="003560EC">
          <w:rPr>
            <w:rFonts w:ascii="NEw times roman" w:hAnsi="NEw times roman"/>
            <w:szCs w:val="24"/>
          </w:rPr>
          <w:tab/>
        </w:r>
        <w:r w:rsidRPr="007A7FC6" w:rsidDel="003560EC">
          <w:rPr>
            <w:rFonts w:ascii="NEw times roman" w:hAnsi="NEw times roman"/>
            <w:szCs w:val="24"/>
          </w:rPr>
          <w:tab/>
          <w:delText>F</w:delText>
        </w:r>
        <w:r w:rsidRPr="007A7FC6" w:rsidDel="003560EC">
          <w:rPr>
            <w:rFonts w:ascii="NEw times roman" w:hAnsi="NEw times roman"/>
            <w:szCs w:val="24"/>
          </w:rPr>
          <w:tab/>
        </w:r>
        <w:r w:rsidRPr="007A7FC6" w:rsidDel="003560EC">
          <w:rPr>
            <w:rFonts w:ascii="NEw times roman" w:hAnsi="NEw times roman"/>
            <w:szCs w:val="24"/>
          </w:rPr>
          <w:tab/>
          <w:delText>3.10</w:delText>
        </w:r>
        <w:r w:rsidRPr="007A7FC6" w:rsidDel="003560EC">
          <w:rPr>
            <w:rFonts w:ascii="NEw times roman" w:hAnsi="NEw times roman"/>
            <w:szCs w:val="24"/>
          </w:rPr>
          <w:tab/>
          <w:delText>315.3</w:delText>
        </w:r>
        <w:r w:rsidRPr="007A7FC6" w:rsidDel="003560EC">
          <w:rPr>
            <w:rFonts w:ascii="NEw times roman" w:hAnsi="NEw times roman"/>
            <w:szCs w:val="24"/>
          </w:rPr>
          <w:tab/>
          <w:delText>48.2</w:delText>
        </w:r>
        <w:r w:rsidRPr="007A7FC6" w:rsidDel="003560EC">
          <w:rPr>
            <w:rFonts w:ascii="NEw times roman" w:hAnsi="NEw times roman"/>
            <w:szCs w:val="24"/>
          </w:rPr>
          <w:tab/>
          <w:delText>2.62</w:delText>
        </w:r>
        <w:r w:rsidRPr="007A7FC6" w:rsidDel="003560EC">
          <w:rPr>
            <w:rFonts w:ascii="NEw times roman" w:hAnsi="NEw times roman"/>
            <w:szCs w:val="24"/>
          </w:rPr>
          <w:tab/>
          <w:delText>19.0</w:delText>
        </w:r>
      </w:del>
    </w:p>
    <w:p w14:paraId="19A31F2E" w14:textId="77777777" w:rsidR="007A7FC6" w:rsidRPr="007A7FC6" w:rsidDel="003560EC" w:rsidRDefault="007A7FC6" w:rsidP="007A7FC6">
      <w:pPr>
        <w:ind w:left="720"/>
        <w:rPr>
          <w:del w:id="199" w:author="Arthur Valla" w:date="2016-11-25T13:13:00Z"/>
          <w:rFonts w:ascii="NEw times roman" w:hAnsi="NEw times roman"/>
          <w:szCs w:val="24"/>
        </w:rPr>
      </w:pPr>
      <w:del w:id="200"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hoteling</w:delText>
        </w:r>
        <w:r w:rsidRPr="007A7FC6" w:rsidDel="003560EC">
          <w:rPr>
            <w:rFonts w:ascii="NEw times roman" w:hAnsi="NEw times roman"/>
            <w:szCs w:val="24"/>
          </w:rPr>
          <w:tab/>
          <w:delText>F</w:delText>
        </w:r>
        <w:r w:rsidRPr="007A7FC6" w:rsidDel="003560EC">
          <w:rPr>
            <w:rFonts w:ascii="NEw times roman" w:hAnsi="NEw times roman"/>
            <w:szCs w:val="24"/>
          </w:rPr>
          <w:tab/>
        </w:r>
        <w:r w:rsidRPr="007A7FC6" w:rsidDel="003560EC">
          <w:rPr>
            <w:rFonts w:ascii="NEw times roman" w:hAnsi="NEw times roman"/>
            <w:szCs w:val="24"/>
          </w:rPr>
          <w:tab/>
          <w:delText>3.10</w:delText>
        </w:r>
        <w:r w:rsidRPr="007A7FC6" w:rsidDel="003560EC">
          <w:rPr>
            <w:rFonts w:ascii="NEw times roman" w:hAnsi="NEw times roman"/>
            <w:szCs w:val="24"/>
          </w:rPr>
          <w:tab/>
          <w:delText>315.3</w:delText>
        </w:r>
        <w:r w:rsidRPr="007A7FC6" w:rsidDel="003560EC">
          <w:rPr>
            <w:rFonts w:ascii="NEw times roman" w:hAnsi="NEw times roman"/>
            <w:szCs w:val="24"/>
          </w:rPr>
          <w:tab/>
          <w:delText>20.9</w:delText>
        </w:r>
        <w:r w:rsidRPr="007A7FC6" w:rsidDel="003560EC">
          <w:rPr>
            <w:rFonts w:ascii="NEw times roman" w:hAnsi="NEw times roman"/>
            <w:szCs w:val="24"/>
          </w:rPr>
          <w:tab/>
          <w:delText>2.62</w:delText>
        </w:r>
        <w:r w:rsidRPr="007A7FC6" w:rsidDel="003560EC">
          <w:rPr>
            <w:rFonts w:ascii="NEw times roman" w:hAnsi="NEw times roman"/>
            <w:szCs w:val="24"/>
          </w:rPr>
          <w:tab/>
          <w:delText>19.0</w:delText>
        </w:r>
      </w:del>
    </w:p>
    <w:p w14:paraId="19A31F2F" w14:textId="77777777" w:rsidR="007A7FC6" w:rsidRPr="007A7FC6" w:rsidDel="003560EC" w:rsidRDefault="007A7FC6" w:rsidP="007A7FC6">
      <w:pPr>
        <w:ind w:left="720"/>
        <w:rPr>
          <w:del w:id="201" w:author="Arthur Valla" w:date="2016-11-25T13:13:00Z"/>
          <w:rFonts w:ascii="NEw times roman" w:hAnsi="NEw times roman"/>
          <w:szCs w:val="24"/>
        </w:rPr>
      </w:pPr>
      <w:del w:id="202"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unloading</w:delText>
        </w:r>
        <w:r w:rsidRPr="007A7FC6" w:rsidDel="003560EC">
          <w:rPr>
            <w:rFonts w:ascii="NEw times roman" w:hAnsi="NEw times roman"/>
            <w:szCs w:val="24"/>
          </w:rPr>
          <w:tab/>
          <w:delText>F</w:delText>
        </w:r>
        <w:r w:rsidRPr="007A7FC6" w:rsidDel="003560EC">
          <w:rPr>
            <w:rFonts w:ascii="NEw times roman" w:hAnsi="NEw times roman"/>
            <w:szCs w:val="24"/>
          </w:rPr>
          <w:tab/>
        </w:r>
        <w:r w:rsidRPr="007A7FC6" w:rsidDel="003560EC">
          <w:rPr>
            <w:rFonts w:ascii="NEw times roman" w:hAnsi="NEw times roman"/>
            <w:szCs w:val="24"/>
          </w:rPr>
          <w:tab/>
          <w:delText>3.10</w:delText>
        </w:r>
        <w:r w:rsidRPr="007A7FC6" w:rsidDel="003560EC">
          <w:rPr>
            <w:rFonts w:ascii="NEw times roman" w:hAnsi="NEw times roman"/>
            <w:szCs w:val="24"/>
          </w:rPr>
          <w:tab/>
          <w:delText>315.3</w:delText>
        </w:r>
        <w:r w:rsidRPr="007A7FC6" w:rsidDel="003560EC">
          <w:rPr>
            <w:rFonts w:ascii="NEw times roman" w:hAnsi="NEw times roman"/>
            <w:szCs w:val="24"/>
          </w:rPr>
          <w:tab/>
          <w:delText>48.2</w:delText>
        </w:r>
        <w:r w:rsidRPr="007A7FC6" w:rsidDel="003560EC">
          <w:rPr>
            <w:rFonts w:ascii="NEw times roman" w:hAnsi="NEw times roman"/>
            <w:szCs w:val="24"/>
          </w:rPr>
          <w:tab/>
          <w:delText>2.62</w:delText>
        </w:r>
        <w:r w:rsidRPr="007A7FC6" w:rsidDel="003560EC">
          <w:rPr>
            <w:rFonts w:ascii="NEw times roman" w:hAnsi="NEw times roman"/>
            <w:szCs w:val="24"/>
          </w:rPr>
          <w:tab/>
          <w:delText>19.0</w:delText>
        </w:r>
      </w:del>
    </w:p>
    <w:p w14:paraId="19A31F30" w14:textId="77777777" w:rsidR="007A7FC6" w:rsidRPr="007A7FC6" w:rsidDel="003560EC" w:rsidRDefault="007A7FC6" w:rsidP="007A7FC6">
      <w:pPr>
        <w:tabs>
          <w:tab w:val="left" w:pos="360"/>
          <w:tab w:val="left" w:pos="1440"/>
          <w:tab w:val="left" w:pos="2340"/>
          <w:tab w:val="left" w:pos="3240"/>
          <w:tab w:val="left" w:pos="4320"/>
          <w:tab w:val="left" w:pos="5760"/>
          <w:tab w:val="left" w:pos="7200"/>
          <w:tab w:val="left" w:pos="8460"/>
        </w:tabs>
        <w:ind w:left="1080" w:hanging="360"/>
        <w:rPr>
          <w:del w:id="203" w:author="Arthur Valla" w:date="2016-11-25T13:13:00Z"/>
          <w:rFonts w:ascii="NEw times roman" w:hAnsi="NEw times roman"/>
          <w:szCs w:val="24"/>
        </w:rPr>
      </w:pPr>
    </w:p>
    <w:p w14:paraId="19A31F31" w14:textId="77777777" w:rsidR="007A7FC6" w:rsidRPr="007A7FC6" w:rsidDel="003560EC" w:rsidRDefault="007A7FC6" w:rsidP="007A7FC6">
      <w:pPr>
        <w:ind w:left="720" w:firstLine="720"/>
        <w:rPr>
          <w:del w:id="204" w:author="Arthur Valla" w:date="2016-11-25T13:13:00Z"/>
          <w:rFonts w:ascii="NEw times roman" w:hAnsi="NEw times roman"/>
          <w:szCs w:val="24"/>
          <w:u w:val="single"/>
        </w:rPr>
      </w:pPr>
      <w:del w:id="205" w:author="Arthur Valla" w:date="2016-11-25T13:13:00Z">
        <w:r w:rsidRPr="007A7FC6" w:rsidDel="003560EC">
          <w:rPr>
            <w:rFonts w:ascii="NEw times roman" w:hAnsi="NEw times roman"/>
            <w:szCs w:val="24"/>
            <w:u w:val="single"/>
          </w:rPr>
          <w:delText>Internal Combustion</w:delText>
        </w:r>
      </w:del>
    </w:p>
    <w:p w14:paraId="19A31F32" w14:textId="77777777" w:rsidR="007A7FC6" w:rsidRPr="007A7FC6" w:rsidDel="003560EC" w:rsidRDefault="007A7FC6" w:rsidP="007A7FC6">
      <w:pPr>
        <w:ind w:left="720" w:firstLine="720"/>
        <w:rPr>
          <w:del w:id="206" w:author="Arthur Valla" w:date="2016-11-25T13:13:00Z"/>
          <w:rFonts w:ascii="NEw times roman" w:hAnsi="NEw times roman"/>
          <w:szCs w:val="24"/>
          <w:u w:val="single"/>
        </w:rPr>
      </w:pPr>
      <w:del w:id="207" w:author="Arthur Valla" w:date="2016-11-25T13:13:00Z">
        <w:r w:rsidRPr="007A7FC6" w:rsidDel="003560EC">
          <w:rPr>
            <w:rFonts w:ascii="NEw times roman" w:hAnsi="NEw times roman"/>
            <w:szCs w:val="24"/>
            <w:u w:val="single"/>
          </w:rPr>
          <w:delText>Engines In Motorships:</w:delText>
        </w:r>
        <w:r w:rsidRPr="007A7FC6" w:rsidDel="003560EC">
          <w:rPr>
            <w:rFonts w:ascii="NEw times roman" w:hAnsi="NEw times roman"/>
            <w:szCs w:val="24"/>
            <w:u w:val="single"/>
          </w:rPr>
          <w:tab/>
          <w:delText>Fuel Type</w:delText>
        </w:r>
        <w:r w:rsidRPr="007A7FC6" w:rsidDel="003560EC">
          <w:rPr>
            <w:rFonts w:ascii="NEw times roman" w:hAnsi="NEw times roman"/>
            <w:szCs w:val="24"/>
            <w:u w:val="single"/>
          </w:rPr>
          <w:tab/>
          <w:delText>*POC</w:delText>
        </w:r>
        <w:r w:rsidRPr="007A7FC6" w:rsidDel="003560EC">
          <w:rPr>
            <w:rFonts w:ascii="NEw times roman" w:hAnsi="NEw times roman"/>
            <w:szCs w:val="24"/>
            <w:u w:val="single"/>
          </w:rPr>
          <w:tab/>
          <w:delText>*SO</w:delText>
        </w:r>
        <w:r w:rsidRPr="007A7FC6" w:rsidDel="003560EC">
          <w:rPr>
            <w:rFonts w:ascii="NEw times roman" w:hAnsi="NEw times roman"/>
            <w:szCs w:val="24"/>
            <w:u w:val="single"/>
            <w:vertAlign w:val="subscript"/>
          </w:rPr>
          <w:delText>2</w:delText>
        </w:r>
        <w:r w:rsidRPr="007A7FC6" w:rsidDel="003560EC">
          <w:rPr>
            <w:rFonts w:ascii="NEw times roman" w:hAnsi="NEw times roman"/>
            <w:szCs w:val="24"/>
            <w:u w:val="single"/>
          </w:rPr>
          <w:tab/>
          <w:delText>*NOx</w:delText>
        </w:r>
        <w:r w:rsidRPr="007A7FC6" w:rsidDel="003560EC">
          <w:rPr>
            <w:rFonts w:ascii="NEw times roman" w:hAnsi="NEw times roman"/>
            <w:szCs w:val="24"/>
            <w:u w:val="single"/>
          </w:rPr>
          <w:tab/>
          <w:delText>*CO</w:delText>
        </w:r>
        <w:r w:rsidRPr="007A7FC6" w:rsidDel="003560EC">
          <w:rPr>
            <w:rFonts w:ascii="NEw times roman" w:hAnsi="NEw times roman"/>
            <w:szCs w:val="24"/>
            <w:u w:val="single"/>
          </w:rPr>
          <w:tab/>
          <w:delText>*PM</w:delText>
        </w:r>
        <w:r w:rsidRPr="007A7FC6" w:rsidDel="003560EC">
          <w:rPr>
            <w:rFonts w:ascii="NEw times roman" w:hAnsi="NEw times roman"/>
            <w:szCs w:val="24"/>
            <w:u w:val="single"/>
            <w:vertAlign w:val="subscript"/>
          </w:rPr>
          <w:delText>10</w:delText>
        </w:r>
      </w:del>
    </w:p>
    <w:p w14:paraId="19A31F33" w14:textId="77777777" w:rsidR="007A7FC6" w:rsidRPr="007A7FC6" w:rsidDel="003560EC" w:rsidRDefault="007A7FC6" w:rsidP="007A7FC6">
      <w:pPr>
        <w:ind w:left="720"/>
        <w:rPr>
          <w:del w:id="208" w:author="Arthur Valla" w:date="2016-11-25T13:13:00Z"/>
          <w:rFonts w:ascii="NEw times roman" w:hAnsi="NEw times roman"/>
          <w:szCs w:val="24"/>
        </w:rPr>
      </w:pPr>
      <w:del w:id="209"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transit</w:delText>
        </w:r>
        <w:r w:rsidRPr="007A7FC6" w:rsidDel="003560EC">
          <w:rPr>
            <w:rFonts w:ascii="NEw times roman" w:hAnsi="NEw times roman"/>
            <w:szCs w:val="24"/>
          </w:rPr>
          <w:tab/>
        </w:r>
        <w:r w:rsidRPr="007A7FC6" w:rsidDel="003560EC">
          <w:rPr>
            <w:rFonts w:ascii="NEw times roman" w:hAnsi="NEw times roman"/>
            <w:szCs w:val="24"/>
          </w:rPr>
          <w:tab/>
          <w:delText>D</w:delText>
        </w:r>
        <w:r w:rsidRPr="007A7FC6" w:rsidDel="003560EC">
          <w:rPr>
            <w:rFonts w:ascii="NEw times roman" w:hAnsi="NEw times roman"/>
            <w:szCs w:val="24"/>
          </w:rPr>
          <w:tab/>
        </w:r>
        <w:r w:rsidRPr="007A7FC6" w:rsidDel="003560EC">
          <w:rPr>
            <w:rFonts w:ascii="NEw times roman" w:hAnsi="NEw times roman"/>
            <w:szCs w:val="24"/>
          </w:rPr>
          <w:tab/>
          <w:delText>32.8</w:delText>
        </w:r>
        <w:r w:rsidRPr="007A7FC6" w:rsidDel="003560EC">
          <w:rPr>
            <w:rFonts w:ascii="NEw times roman" w:hAnsi="NEw times roman"/>
            <w:szCs w:val="24"/>
          </w:rPr>
          <w:tab/>
          <w:delText>70.1</w:delText>
        </w:r>
        <w:r w:rsidRPr="007A7FC6" w:rsidDel="003560EC">
          <w:rPr>
            <w:rFonts w:ascii="NEw times roman" w:hAnsi="NEw times roman"/>
            <w:szCs w:val="24"/>
          </w:rPr>
          <w:tab/>
          <w:delText>367.0</w:delText>
        </w:r>
        <w:r w:rsidRPr="007A7FC6" w:rsidDel="003560EC">
          <w:rPr>
            <w:rFonts w:ascii="NEw times roman" w:hAnsi="NEw times roman"/>
            <w:szCs w:val="24"/>
          </w:rPr>
          <w:tab/>
          <w:delText>56.9</w:delText>
        </w:r>
        <w:r w:rsidRPr="007A7FC6" w:rsidDel="003560EC">
          <w:rPr>
            <w:rFonts w:ascii="NEw times roman" w:hAnsi="NEw times roman"/>
            <w:szCs w:val="24"/>
          </w:rPr>
          <w:tab/>
          <w:delText>20.0</w:delText>
        </w:r>
      </w:del>
    </w:p>
    <w:p w14:paraId="19A31F34" w14:textId="77777777" w:rsidR="007A7FC6" w:rsidRPr="007A7FC6" w:rsidDel="003560EC" w:rsidRDefault="007A7FC6" w:rsidP="007A7FC6">
      <w:pPr>
        <w:ind w:left="720"/>
        <w:rPr>
          <w:del w:id="210" w:author="Arthur Valla" w:date="2016-11-25T13:13:00Z"/>
          <w:rFonts w:ascii="NEw times roman" w:hAnsi="NEw times roman"/>
          <w:szCs w:val="24"/>
        </w:rPr>
      </w:pPr>
      <w:del w:id="211"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hoteling</w:delText>
        </w:r>
        <w:r w:rsidRPr="007A7FC6" w:rsidDel="003560EC">
          <w:rPr>
            <w:rFonts w:ascii="NEw times roman" w:hAnsi="NEw times roman"/>
            <w:szCs w:val="24"/>
          </w:rPr>
          <w:tab/>
          <w:delText>D</w:delText>
        </w:r>
        <w:r w:rsidRPr="007A7FC6" w:rsidDel="003560EC">
          <w:rPr>
            <w:rFonts w:ascii="NEw times roman" w:hAnsi="NEw times roman"/>
            <w:szCs w:val="24"/>
          </w:rPr>
          <w:tab/>
        </w:r>
        <w:r w:rsidRPr="007A7FC6" w:rsidDel="003560EC">
          <w:rPr>
            <w:rFonts w:ascii="NEw times roman" w:hAnsi="NEw times roman"/>
            <w:szCs w:val="24"/>
          </w:rPr>
          <w:tab/>
          <w:delText>32.8</w:delText>
        </w:r>
        <w:r w:rsidRPr="007A7FC6" w:rsidDel="003560EC">
          <w:rPr>
            <w:rFonts w:ascii="NEw times roman" w:hAnsi="NEw times roman"/>
            <w:szCs w:val="24"/>
          </w:rPr>
          <w:tab/>
          <w:delText>70.1</w:delText>
        </w:r>
        <w:r w:rsidRPr="007A7FC6" w:rsidDel="003560EC">
          <w:rPr>
            <w:rFonts w:ascii="NEw times roman" w:hAnsi="NEw times roman"/>
            <w:szCs w:val="24"/>
          </w:rPr>
          <w:tab/>
          <w:delText>367.0</w:delText>
        </w:r>
        <w:r w:rsidRPr="007A7FC6" w:rsidDel="003560EC">
          <w:rPr>
            <w:rFonts w:ascii="NEw times roman" w:hAnsi="NEw times roman"/>
            <w:szCs w:val="24"/>
          </w:rPr>
          <w:tab/>
          <w:delText>56.9</w:delText>
        </w:r>
        <w:r w:rsidRPr="007A7FC6" w:rsidDel="003560EC">
          <w:rPr>
            <w:rFonts w:ascii="NEw times roman" w:hAnsi="NEw times roman"/>
            <w:szCs w:val="24"/>
          </w:rPr>
          <w:tab/>
          <w:delText>20.0</w:delText>
        </w:r>
      </w:del>
    </w:p>
    <w:p w14:paraId="19A31F35" w14:textId="77777777" w:rsidR="007A7FC6" w:rsidRPr="007A7FC6" w:rsidDel="003560EC" w:rsidRDefault="007A7FC6" w:rsidP="007A7FC6">
      <w:pPr>
        <w:ind w:left="720"/>
        <w:rPr>
          <w:del w:id="212" w:author="Arthur Valla" w:date="2016-11-25T13:13:00Z"/>
          <w:rFonts w:ascii="NEw times roman" w:hAnsi="NEw times roman"/>
          <w:szCs w:val="24"/>
        </w:rPr>
      </w:pPr>
    </w:p>
    <w:p w14:paraId="19A31F36" w14:textId="77777777" w:rsidR="007A7FC6" w:rsidRPr="007A7FC6" w:rsidDel="003560EC" w:rsidRDefault="007A7FC6" w:rsidP="007A7FC6">
      <w:pPr>
        <w:ind w:left="720" w:firstLine="720"/>
        <w:rPr>
          <w:del w:id="213" w:author="Arthur Valla" w:date="2016-11-25T13:13:00Z"/>
          <w:rFonts w:ascii="NEw times roman" w:hAnsi="NEw times roman"/>
          <w:szCs w:val="24"/>
          <w:u w:val="single"/>
        </w:rPr>
      </w:pPr>
      <w:del w:id="214" w:author="Arthur Valla" w:date="2016-11-25T13:13:00Z">
        <w:r w:rsidRPr="007A7FC6" w:rsidDel="003560EC">
          <w:rPr>
            <w:rFonts w:ascii="NEw times roman" w:hAnsi="NEw times roman"/>
            <w:szCs w:val="24"/>
            <w:u w:val="single"/>
          </w:rPr>
          <w:delText>Internal Combustion</w:delText>
        </w:r>
      </w:del>
    </w:p>
    <w:p w14:paraId="19A31F37" w14:textId="77777777" w:rsidR="007A7FC6" w:rsidRPr="007A7FC6" w:rsidDel="003560EC" w:rsidRDefault="007A7FC6" w:rsidP="007A7FC6">
      <w:pPr>
        <w:ind w:left="720" w:firstLine="720"/>
        <w:rPr>
          <w:del w:id="215" w:author="Arthur Valla" w:date="2016-11-25T13:13:00Z"/>
          <w:rFonts w:ascii="NEw times roman" w:hAnsi="NEw times roman"/>
          <w:szCs w:val="24"/>
          <w:u w:val="single"/>
        </w:rPr>
      </w:pPr>
      <w:del w:id="216" w:author="Arthur Valla" w:date="2016-11-25T13:13:00Z">
        <w:r w:rsidRPr="007A7FC6" w:rsidDel="003560EC">
          <w:rPr>
            <w:rFonts w:ascii="NEw times roman" w:hAnsi="NEw times roman"/>
            <w:szCs w:val="24"/>
            <w:u w:val="single"/>
          </w:rPr>
          <w:delText>Engines in Motorships</w:delText>
        </w:r>
      </w:del>
    </w:p>
    <w:p w14:paraId="19A31F38" w14:textId="77777777" w:rsidR="007A7FC6" w:rsidRPr="007A7FC6" w:rsidDel="003560EC" w:rsidRDefault="007A7FC6" w:rsidP="007A7FC6">
      <w:pPr>
        <w:ind w:left="720" w:firstLine="720"/>
        <w:rPr>
          <w:del w:id="217" w:author="Arthur Valla" w:date="2016-11-25T13:13:00Z"/>
          <w:rFonts w:ascii="NEw times roman" w:hAnsi="NEw times roman"/>
          <w:szCs w:val="24"/>
          <w:u w:val="single"/>
        </w:rPr>
      </w:pPr>
      <w:del w:id="218" w:author="Arthur Valla" w:date="2016-11-25T13:13:00Z">
        <w:r w:rsidRPr="007A7FC6" w:rsidDel="003560EC">
          <w:rPr>
            <w:rFonts w:ascii="NEw times roman" w:hAnsi="NEw times roman"/>
            <w:szCs w:val="24"/>
            <w:u w:val="single"/>
          </w:rPr>
          <w:delText>&gt; or = 100,000 DWT:</w:delText>
        </w:r>
        <w:r w:rsidRPr="007A7FC6" w:rsidDel="003560EC">
          <w:rPr>
            <w:rFonts w:ascii="NEw times roman" w:hAnsi="NEw times roman"/>
            <w:szCs w:val="24"/>
            <w:u w:val="single"/>
          </w:rPr>
          <w:tab/>
        </w:r>
        <w:r w:rsidRPr="007A7FC6" w:rsidDel="003560EC">
          <w:rPr>
            <w:rFonts w:ascii="NEw times roman" w:hAnsi="NEw times roman"/>
            <w:szCs w:val="24"/>
            <w:u w:val="single"/>
          </w:rPr>
          <w:tab/>
          <w:delText>Fuel Type</w:delText>
        </w:r>
        <w:r w:rsidRPr="007A7FC6" w:rsidDel="003560EC">
          <w:rPr>
            <w:rFonts w:ascii="NEw times roman" w:hAnsi="NEw times roman"/>
            <w:szCs w:val="24"/>
            <w:u w:val="single"/>
          </w:rPr>
          <w:tab/>
          <w:delText>*POC</w:delText>
        </w:r>
        <w:r w:rsidRPr="007A7FC6" w:rsidDel="003560EC">
          <w:rPr>
            <w:rFonts w:ascii="NEw times roman" w:hAnsi="NEw times roman"/>
            <w:szCs w:val="24"/>
            <w:u w:val="single"/>
          </w:rPr>
          <w:tab/>
          <w:delText>*SO</w:delText>
        </w:r>
        <w:r w:rsidRPr="007A7FC6" w:rsidDel="003560EC">
          <w:rPr>
            <w:rFonts w:ascii="NEw times roman" w:hAnsi="NEw times roman"/>
            <w:szCs w:val="24"/>
            <w:u w:val="single"/>
            <w:vertAlign w:val="subscript"/>
          </w:rPr>
          <w:delText>2</w:delText>
        </w:r>
        <w:r w:rsidRPr="007A7FC6" w:rsidDel="003560EC">
          <w:rPr>
            <w:rFonts w:ascii="NEw times roman" w:hAnsi="NEw times roman"/>
            <w:szCs w:val="24"/>
            <w:u w:val="single"/>
          </w:rPr>
          <w:tab/>
          <w:delText>*NOx</w:delText>
        </w:r>
        <w:r w:rsidRPr="007A7FC6" w:rsidDel="003560EC">
          <w:rPr>
            <w:rFonts w:ascii="NEw times roman" w:hAnsi="NEw times roman"/>
            <w:szCs w:val="24"/>
            <w:u w:val="single"/>
          </w:rPr>
          <w:tab/>
          <w:delText>*CO</w:delText>
        </w:r>
        <w:r w:rsidRPr="007A7FC6" w:rsidDel="003560EC">
          <w:rPr>
            <w:rFonts w:ascii="NEw times roman" w:hAnsi="NEw times roman"/>
            <w:szCs w:val="24"/>
            <w:u w:val="single"/>
          </w:rPr>
          <w:tab/>
          <w:delText>*PM</w:delText>
        </w:r>
        <w:r w:rsidRPr="007A7FC6" w:rsidDel="003560EC">
          <w:rPr>
            <w:rFonts w:ascii="NEw times roman" w:hAnsi="NEw times roman"/>
            <w:szCs w:val="24"/>
            <w:u w:val="single"/>
            <w:vertAlign w:val="subscript"/>
          </w:rPr>
          <w:delText>10</w:delText>
        </w:r>
      </w:del>
    </w:p>
    <w:p w14:paraId="19A31F39" w14:textId="77777777" w:rsidR="007A7FC6" w:rsidRPr="007A7FC6" w:rsidDel="003560EC" w:rsidRDefault="007A7FC6" w:rsidP="007A7FC6">
      <w:pPr>
        <w:ind w:left="720"/>
        <w:rPr>
          <w:del w:id="219" w:author="Arthur Valla" w:date="2016-11-25T13:13:00Z"/>
          <w:rFonts w:ascii="NEw times roman" w:hAnsi="NEw times roman"/>
          <w:szCs w:val="24"/>
        </w:rPr>
      </w:pPr>
      <w:del w:id="220"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transit</w:delText>
        </w:r>
        <w:r w:rsidRPr="007A7FC6" w:rsidDel="003560EC">
          <w:rPr>
            <w:rFonts w:ascii="NEw times roman" w:hAnsi="NEw times roman"/>
            <w:szCs w:val="24"/>
          </w:rPr>
          <w:tab/>
        </w:r>
        <w:r w:rsidRPr="007A7FC6" w:rsidDel="003560EC">
          <w:rPr>
            <w:rFonts w:ascii="NEw times roman" w:hAnsi="NEw times roman"/>
            <w:szCs w:val="24"/>
          </w:rPr>
          <w:tab/>
          <w:delText>D</w:delText>
        </w:r>
        <w:r w:rsidRPr="007A7FC6" w:rsidDel="003560EC">
          <w:rPr>
            <w:rFonts w:ascii="NEw times roman" w:hAnsi="NEw times roman"/>
            <w:szCs w:val="24"/>
          </w:rPr>
          <w:tab/>
        </w:r>
        <w:r w:rsidRPr="007A7FC6" w:rsidDel="003560EC">
          <w:rPr>
            <w:rFonts w:ascii="NEw times roman" w:hAnsi="NEw times roman"/>
            <w:szCs w:val="24"/>
          </w:rPr>
          <w:tab/>
          <w:delText>32.8</w:delText>
        </w:r>
        <w:r w:rsidRPr="007A7FC6" w:rsidDel="003560EC">
          <w:rPr>
            <w:rFonts w:ascii="NEw times roman" w:hAnsi="NEw times roman"/>
            <w:szCs w:val="24"/>
          </w:rPr>
          <w:tab/>
          <w:delText>210.3</w:delText>
        </w:r>
        <w:r w:rsidRPr="007A7FC6" w:rsidDel="003560EC">
          <w:rPr>
            <w:rFonts w:ascii="NEw times roman" w:hAnsi="NEw times roman"/>
            <w:szCs w:val="24"/>
          </w:rPr>
          <w:tab/>
          <w:delText>367.0</w:delText>
        </w:r>
        <w:r w:rsidRPr="007A7FC6" w:rsidDel="003560EC">
          <w:rPr>
            <w:rFonts w:ascii="NEw times roman" w:hAnsi="NEw times roman"/>
            <w:szCs w:val="24"/>
          </w:rPr>
          <w:tab/>
          <w:delText>56.9</w:delText>
        </w:r>
        <w:r w:rsidRPr="007A7FC6" w:rsidDel="003560EC">
          <w:rPr>
            <w:rFonts w:ascii="NEw times roman" w:hAnsi="NEw times roman"/>
            <w:szCs w:val="24"/>
          </w:rPr>
          <w:tab/>
          <w:delText>20.0</w:delText>
        </w:r>
      </w:del>
    </w:p>
    <w:p w14:paraId="19A31F3A" w14:textId="77777777" w:rsidR="007A7FC6" w:rsidRPr="007A7FC6" w:rsidDel="003560EC" w:rsidRDefault="007A7FC6" w:rsidP="007A7FC6">
      <w:pPr>
        <w:ind w:left="720"/>
        <w:rPr>
          <w:del w:id="221" w:author="Arthur Valla" w:date="2016-11-25T13:13:00Z"/>
          <w:rFonts w:ascii="NEw times roman" w:hAnsi="NEw times roman"/>
          <w:szCs w:val="24"/>
        </w:rPr>
      </w:pPr>
      <w:del w:id="222"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hoteling</w:delText>
        </w:r>
        <w:r w:rsidRPr="007A7FC6" w:rsidDel="003560EC">
          <w:rPr>
            <w:rFonts w:ascii="NEw times roman" w:hAnsi="NEw times roman"/>
            <w:szCs w:val="24"/>
          </w:rPr>
          <w:tab/>
          <w:delText>D</w:delText>
        </w:r>
        <w:r w:rsidRPr="007A7FC6" w:rsidDel="003560EC">
          <w:rPr>
            <w:rFonts w:ascii="NEw times roman" w:hAnsi="NEw times roman"/>
            <w:szCs w:val="24"/>
          </w:rPr>
          <w:tab/>
        </w:r>
        <w:r w:rsidRPr="007A7FC6" w:rsidDel="003560EC">
          <w:rPr>
            <w:rFonts w:ascii="NEw times roman" w:hAnsi="NEw times roman"/>
            <w:szCs w:val="24"/>
          </w:rPr>
          <w:tab/>
          <w:delText>32.8</w:delText>
        </w:r>
        <w:r w:rsidRPr="007A7FC6" w:rsidDel="003560EC">
          <w:rPr>
            <w:rFonts w:ascii="NEw times roman" w:hAnsi="NEw times roman"/>
            <w:szCs w:val="24"/>
          </w:rPr>
          <w:tab/>
          <w:delText>210.3</w:delText>
        </w:r>
        <w:r w:rsidRPr="007A7FC6" w:rsidDel="003560EC">
          <w:rPr>
            <w:rFonts w:ascii="NEw times roman" w:hAnsi="NEw times roman"/>
            <w:szCs w:val="24"/>
          </w:rPr>
          <w:tab/>
          <w:delText>367.0</w:delText>
        </w:r>
        <w:r w:rsidRPr="007A7FC6" w:rsidDel="003560EC">
          <w:rPr>
            <w:rFonts w:ascii="NEw times roman" w:hAnsi="NEw times roman"/>
            <w:szCs w:val="24"/>
          </w:rPr>
          <w:tab/>
          <w:delText>56.9</w:delText>
        </w:r>
        <w:r w:rsidRPr="007A7FC6" w:rsidDel="003560EC">
          <w:rPr>
            <w:rFonts w:ascii="NEw times roman" w:hAnsi="NEw times roman"/>
            <w:szCs w:val="24"/>
          </w:rPr>
          <w:tab/>
          <w:delText>20.0</w:delText>
        </w:r>
      </w:del>
    </w:p>
    <w:p w14:paraId="19A31F3B" w14:textId="77777777" w:rsidR="007A7FC6" w:rsidRPr="007A7FC6" w:rsidDel="003560EC" w:rsidRDefault="007A7FC6" w:rsidP="007A7FC6">
      <w:pPr>
        <w:ind w:left="720"/>
        <w:rPr>
          <w:del w:id="223" w:author="Arthur Valla" w:date="2016-11-25T13:13:00Z"/>
          <w:rFonts w:ascii="NEw times roman" w:hAnsi="NEw times roman"/>
          <w:szCs w:val="24"/>
        </w:rPr>
      </w:pPr>
    </w:p>
    <w:p w14:paraId="19A31F3C" w14:textId="77777777" w:rsidR="007A7FC6" w:rsidRPr="007A7FC6" w:rsidDel="003560EC" w:rsidRDefault="007A7FC6" w:rsidP="007A7FC6">
      <w:pPr>
        <w:ind w:left="720" w:firstLine="720"/>
        <w:rPr>
          <w:del w:id="224" w:author="Arthur Valla" w:date="2016-11-25T13:13:00Z"/>
          <w:rFonts w:ascii="NEw times roman" w:hAnsi="NEw times roman"/>
          <w:szCs w:val="24"/>
          <w:u w:val="single"/>
        </w:rPr>
      </w:pPr>
      <w:del w:id="225" w:author="Arthur Valla" w:date="2016-11-25T13:13:00Z">
        <w:r w:rsidRPr="007A7FC6" w:rsidDel="003560EC">
          <w:rPr>
            <w:rFonts w:ascii="NEw times roman" w:hAnsi="NEw times roman"/>
            <w:szCs w:val="24"/>
            <w:u w:val="single"/>
          </w:rPr>
          <w:delText>Boilers In Motorships:</w:delText>
        </w:r>
        <w:r w:rsidRPr="007A7FC6" w:rsidDel="003560EC">
          <w:rPr>
            <w:rFonts w:ascii="NEw times roman" w:hAnsi="NEw times roman"/>
            <w:szCs w:val="24"/>
            <w:u w:val="single"/>
          </w:rPr>
          <w:tab/>
          <w:delText>Fuel Type</w:delText>
        </w:r>
        <w:r w:rsidRPr="007A7FC6" w:rsidDel="003560EC">
          <w:rPr>
            <w:rFonts w:ascii="NEw times roman" w:hAnsi="NEw times roman"/>
            <w:szCs w:val="24"/>
            <w:u w:val="single"/>
          </w:rPr>
          <w:tab/>
          <w:delText>*POC</w:delText>
        </w:r>
        <w:r w:rsidRPr="007A7FC6" w:rsidDel="003560EC">
          <w:rPr>
            <w:rFonts w:ascii="NEw times roman" w:hAnsi="NEw times roman"/>
            <w:szCs w:val="24"/>
            <w:u w:val="single"/>
          </w:rPr>
          <w:tab/>
          <w:delText>*SO</w:delText>
        </w:r>
        <w:r w:rsidRPr="007A7FC6" w:rsidDel="003560EC">
          <w:rPr>
            <w:rFonts w:ascii="NEw times roman" w:hAnsi="NEw times roman"/>
            <w:szCs w:val="24"/>
            <w:u w:val="single"/>
            <w:vertAlign w:val="subscript"/>
          </w:rPr>
          <w:delText>2</w:delText>
        </w:r>
        <w:r w:rsidRPr="007A7FC6" w:rsidDel="003560EC">
          <w:rPr>
            <w:rFonts w:ascii="NEw times roman" w:hAnsi="NEw times roman"/>
            <w:szCs w:val="24"/>
            <w:u w:val="single"/>
          </w:rPr>
          <w:tab/>
          <w:delText>*NOx</w:delText>
        </w:r>
        <w:r w:rsidRPr="007A7FC6" w:rsidDel="003560EC">
          <w:rPr>
            <w:rFonts w:ascii="NEw times roman" w:hAnsi="NEw times roman"/>
            <w:szCs w:val="24"/>
            <w:u w:val="single"/>
          </w:rPr>
          <w:tab/>
          <w:delText>*CO</w:delText>
        </w:r>
        <w:r w:rsidRPr="007A7FC6" w:rsidDel="003560EC">
          <w:rPr>
            <w:rFonts w:ascii="NEw times roman" w:hAnsi="NEw times roman"/>
            <w:szCs w:val="24"/>
            <w:u w:val="single"/>
          </w:rPr>
          <w:tab/>
          <w:delText>*PM</w:delText>
        </w:r>
        <w:r w:rsidRPr="007A7FC6" w:rsidDel="003560EC">
          <w:rPr>
            <w:rFonts w:ascii="NEw times roman" w:hAnsi="NEw times roman"/>
            <w:szCs w:val="24"/>
            <w:u w:val="single"/>
            <w:vertAlign w:val="subscript"/>
          </w:rPr>
          <w:delText>10</w:delText>
        </w:r>
      </w:del>
    </w:p>
    <w:p w14:paraId="19A31F3D" w14:textId="77777777" w:rsidR="007A7FC6" w:rsidRPr="007A7FC6" w:rsidDel="003560EC" w:rsidRDefault="007A7FC6" w:rsidP="007A7FC6">
      <w:pPr>
        <w:ind w:left="720"/>
        <w:rPr>
          <w:del w:id="226" w:author="Arthur Valla" w:date="2016-11-25T13:13:00Z"/>
          <w:rFonts w:ascii="NEw times roman" w:hAnsi="NEw times roman"/>
          <w:szCs w:val="24"/>
        </w:rPr>
      </w:pPr>
      <w:del w:id="227"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transit</w:delText>
        </w:r>
        <w:r w:rsidRPr="007A7FC6" w:rsidDel="003560EC">
          <w:rPr>
            <w:rFonts w:ascii="NEw times roman" w:hAnsi="NEw times roman"/>
            <w:szCs w:val="24"/>
          </w:rPr>
          <w:tab/>
        </w:r>
        <w:r w:rsidRPr="007A7FC6" w:rsidDel="003560EC">
          <w:rPr>
            <w:rFonts w:ascii="NEw times roman" w:hAnsi="NEw times roman"/>
            <w:szCs w:val="24"/>
          </w:rPr>
          <w:tab/>
          <w:delText>F</w:delText>
        </w:r>
        <w:r w:rsidRPr="007A7FC6" w:rsidDel="003560EC">
          <w:rPr>
            <w:rFonts w:ascii="NEw times roman" w:hAnsi="NEw times roman"/>
            <w:szCs w:val="24"/>
          </w:rPr>
          <w:tab/>
        </w:r>
        <w:r w:rsidRPr="007A7FC6" w:rsidDel="003560EC">
          <w:rPr>
            <w:rFonts w:ascii="NEw times roman" w:hAnsi="NEw times roman"/>
            <w:szCs w:val="24"/>
          </w:rPr>
          <w:tab/>
          <w:delText>3.10</w:delText>
        </w:r>
        <w:r w:rsidRPr="007A7FC6" w:rsidDel="003560EC">
          <w:rPr>
            <w:rFonts w:ascii="NEw times roman" w:hAnsi="NEw times roman"/>
            <w:szCs w:val="24"/>
          </w:rPr>
          <w:tab/>
          <w:delText>315.3</w:delText>
        </w:r>
        <w:r w:rsidRPr="007A7FC6" w:rsidDel="003560EC">
          <w:rPr>
            <w:rFonts w:ascii="NEw times roman" w:hAnsi="NEw times roman"/>
            <w:szCs w:val="24"/>
          </w:rPr>
          <w:tab/>
          <w:delText>20.9</w:delText>
        </w:r>
        <w:r w:rsidRPr="007A7FC6" w:rsidDel="003560EC">
          <w:rPr>
            <w:rFonts w:ascii="NEw times roman" w:hAnsi="NEw times roman"/>
            <w:szCs w:val="24"/>
          </w:rPr>
          <w:tab/>
          <w:delText>2.62</w:delText>
        </w:r>
        <w:r w:rsidRPr="007A7FC6" w:rsidDel="003560EC">
          <w:rPr>
            <w:rFonts w:ascii="NEw times roman" w:hAnsi="NEw times roman"/>
            <w:szCs w:val="24"/>
          </w:rPr>
          <w:tab/>
          <w:delText>19.0</w:delText>
        </w:r>
      </w:del>
    </w:p>
    <w:p w14:paraId="19A31F3E" w14:textId="77777777" w:rsidR="007A7FC6" w:rsidRPr="007A7FC6" w:rsidDel="003560EC" w:rsidRDefault="007A7FC6" w:rsidP="007A7FC6">
      <w:pPr>
        <w:ind w:left="720"/>
        <w:rPr>
          <w:del w:id="228" w:author="Arthur Valla" w:date="2016-11-25T13:13:00Z"/>
          <w:rFonts w:ascii="NEw times roman" w:hAnsi="NEw times roman"/>
          <w:szCs w:val="24"/>
        </w:rPr>
      </w:pPr>
      <w:del w:id="229"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hoteling</w:delText>
        </w:r>
        <w:r w:rsidRPr="007A7FC6" w:rsidDel="003560EC">
          <w:rPr>
            <w:rFonts w:ascii="NEw times roman" w:hAnsi="NEw times roman"/>
            <w:szCs w:val="24"/>
          </w:rPr>
          <w:tab/>
          <w:delText>F</w:delText>
        </w:r>
        <w:r w:rsidRPr="007A7FC6" w:rsidDel="003560EC">
          <w:rPr>
            <w:rFonts w:ascii="NEw times roman" w:hAnsi="NEw times roman"/>
            <w:szCs w:val="24"/>
          </w:rPr>
          <w:tab/>
        </w:r>
        <w:r w:rsidRPr="007A7FC6" w:rsidDel="003560EC">
          <w:rPr>
            <w:rFonts w:ascii="NEw times roman" w:hAnsi="NEw times roman"/>
            <w:szCs w:val="24"/>
          </w:rPr>
          <w:tab/>
          <w:delText>3.10</w:delText>
        </w:r>
        <w:r w:rsidRPr="007A7FC6" w:rsidDel="003560EC">
          <w:rPr>
            <w:rFonts w:ascii="NEw times roman" w:hAnsi="NEw times roman"/>
            <w:szCs w:val="24"/>
          </w:rPr>
          <w:tab/>
          <w:delText>315.3</w:delText>
        </w:r>
        <w:r w:rsidRPr="007A7FC6" w:rsidDel="003560EC">
          <w:rPr>
            <w:rFonts w:ascii="NEw times roman" w:hAnsi="NEw times roman"/>
            <w:szCs w:val="24"/>
          </w:rPr>
          <w:tab/>
          <w:delText>48.2</w:delText>
        </w:r>
        <w:r w:rsidRPr="007A7FC6" w:rsidDel="003560EC">
          <w:rPr>
            <w:rFonts w:ascii="NEw times roman" w:hAnsi="NEw times roman"/>
            <w:szCs w:val="24"/>
          </w:rPr>
          <w:tab/>
          <w:delText>2.62</w:delText>
        </w:r>
        <w:r w:rsidRPr="007A7FC6" w:rsidDel="003560EC">
          <w:rPr>
            <w:rFonts w:ascii="NEw times roman" w:hAnsi="NEw times roman"/>
            <w:szCs w:val="24"/>
          </w:rPr>
          <w:tab/>
          <w:delText>19.0</w:delText>
        </w:r>
      </w:del>
    </w:p>
    <w:p w14:paraId="19A31F3F" w14:textId="77777777" w:rsidR="007A7FC6" w:rsidRPr="007A7FC6" w:rsidDel="003560EC" w:rsidRDefault="007A7FC6" w:rsidP="007A7FC6">
      <w:pPr>
        <w:ind w:left="720"/>
        <w:rPr>
          <w:del w:id="230" w:author="Arthur Valla" w:date="2016-11-25T13:13:00Z"/>
          <w:rFonts w:ascii="NEw times roman" w:hAnsi="NEw times roman"/>
          <w:szCs w:val="24"/>
        </w:rPr>
      </w:pPr>
    </w:p>
    <w:p w14:paraId="19A31F40" w14:textId="77777777" w:rsidR="007A7FC6" w:rsidRPr="007A7FC6" w:rsidDel="003560EC" w:rsidRDefault="007A7FC6" w:rsidP="007A7FC6">
      <w:pPr>
        <w:ind w:left="720"/>
        <w:rPr>
          <w:del w:id="231" w:author="Arthur Valla" w:date="2016-11-25T13:13:00Z"/>
          <w:rFonts w:ascii="NEw times roman" w:hAnsi="NEw times roman"/>
          <w:szCs w:val="24"/>
        </w:rPr>
      </w:pPr>
      <w:del w:id="232" w:author="Arthur Valla" w:date="2016-11-25T13:13:00Z">
        <w:r w:rsidRPr="007A7FC6" w:rsidDel="003560EC">
          <w:rPr>
            <w:rFonts w:ascii="NEw times roman" w:hAnsi="NEw times roman"/>
            <w:szCs w:val="24"/>
          </w:rPr>
          <w:tab/>
          <w:delText>Internal Combustion (IC):</w:delText>
        </w:r>
      </w:del>
    </w:p>
    <w:p w14:paraId="19A31F41" w14:textId="77777777" w:rsidR="007A7FC6" w:rsidRPr="007A7FC6" w:rsidDel="003560EC" w:rsidRDefault="007A7FC6" w:rsidP="007A7FC6">
      <w:pPr>
        <w:ind w:left="720" w:firstLine="720"/>
        <w:rPr>
          <w:del w:id="233" w:author="Arthur Valla" w:date="2016-11-25T13:13:00Z"/>
          <w:rFonts w:ascii="NEw times roman" w:hAnsi="NEw times roman"/>
          <w:szCs w:val="24"/>
          <w:u w:val="single"/>
        </w:rPr>
      </w:pPr>
      <w:del w:id="234" w:author="Arthur Valla" w:date="2016-11-25T13:13:00Z">
        <w:r w:rsidRPr="007A7FC6" w:rsidDel="003560EC">
          <w:rPr>
            <w:rFonts w:ascii="NEw times roman" w:hAnsi="NEw times roman"/>
            <w:szCs w:val="24"/>
            <w:u w:val="single"/>
          </w:rPr>
          <w:delText>Engines In Tugs:</w:delText>
        </w:r>
        <w:r w:rsidRPr="007A7FC6" w:rsidDel="003560EC">
          <w:rPr>
            <w:rFonts w:ascii="NEw times roman" w:hAnsi="NEw times roman"/>
            <w:szCs w:val="24"/>
            <w:u w:val="single"/>
          </w:rPr>
          <w:tab/>
        </w:r>
        <w:r w:rsidRPr="007A7FC6" w:rsidDel="003560EC">
          <w:rPr>
            <w:rFonts w:ascii="NEw times roman" w:hAnsi="NEw times roman"/>
            <w:szCs w:val="24"/>
            <w:u w:val="single"/>
          </w:rPr>
          <w:tab/>
          <w:delText>Fuel Type</w:delText>
        </w:r>
        <w:r w:rsidRPr="007A7FC6" w:rsidDel="003560EC">
          <w:rPr>
            <w:rFonts w:ascii="NEw times roman" w:hAnsi="NEw times roman"/>
            <w:szCs w:val="24"/>
            <w:u w:val="single"/>
          </w:rPr>
          <w:tab/>
          <w:delText>*POC</w:delText>
        </w:r>
        <w:r w:rsidRPr="007A7FC6" w:rsidDel="003560EC">
          <w:rPr>
            <w:rFonts w:ascii="NEw times roman" w:hAnsi="NEw times roman"/>
            <w:szCs w:val="24"/>
            <w:u w:val="single"/>
          </w:rPr>
          <w:tab/>
          <w:delText>*SO</w:delText>
        </w:r>
        <w:r w:rsidRPr="007A7FC6" w:rsidDel="003560EC">
          <w:rPr>
            <w:rFonts w:ascii="NEw times roman" w:hAnsi="NEw times roman"/>
            <w:szCs w:val="24"/>
            <w:u w:val="single"/>
            <w:vertAlign w:val="subscript"/>
          </w:rPr>
          <w:delText>2</w:delText>
        </w:r>
        <w:r w:rsidRPr="007A7FC6" w:rsidDel="003560EC">
          <w:rPr>
            <w:rFonts w:ascii="NEw times roman" w:hAnsi="NEw times roman"/>
            <w:szCs w:val="24"/>
            <w:u w:val="single"/>
          </w:rPr>
          <w:tab/>
          <w:delText>*NOx</w:delText>
        </w:r>
        <w:r w:rsidRPr="007A7FC6" w:rsidDel="003560EC">
          <w:rPr>
            <w:rFonts w:ascii="NEw times roman" w:hAnsi="NEw times roman"/>
            <w:szCs w:val="24"/>
            <w:u w:val="single"/>
          </w:rPr>
          <w:tab/>
          <w:delText>*CO</w:delText>
        </w:r>
        <w:r w:rsidRPr="007A7FC6" w:rsidDel="003560EC">
          <w:rPr>
            <w:rFonts w:ascii="NEw times roman" w:hAnsi="NEw times roman"/>
            <w:szCs w:val="24"/>
            <w:u w:val="single"/>
          </w:rPr>
          <w:tab/>
          <w:delText>*PM</w:delText>
        </w:r>
        <w:r w:rsidRPr="007A7FC6" w:rsidDel="003560EC">
          <w:rPr>
            <w:rFonts w:ascii="NEw times roman" w:hAnsi="NEw times roman"/>
            <w:szCs w:val="24"/>
            <w:u w:val="single"/>
            <w:vertAlign w:val="subscript"/>
          </w:rPr>
          <w:delText>10</w:delText>
        </w:r>
      </w:del>
    </w:p>
    <w:p w14:paraId="19A31F42" w14:textId="77777777" w:rsidR="007A7FC6" w:rsidRPr="007A7FC6" w:rsidDel="003560EC" w:rsidRDefault="007A7FC6" w:rsidP="007A7FC6">
      <w:pPr>
        <w:ind w:left="720"/>
        <w:rPr>
          <w:del w:id="235" w:author="Arthur Valla" w:date="2016-11-25T13:13:00Z"/>
          <w:rFonts w:ascii="NEw times roman" w:hAnsi="NEw times roman"/>
          <w:szCs w:val="24"/>
        </w:rPr>
      </w:pPr>
      <w:del w:id="236"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during transit</w:delText>
        </w:r>
        <w:r w:rsidRPr="007A7FC6" w:rsidDel="003560EC">
          <w:rPr>
            <w:rFonts w:ascii="NEw times roman" w:hAnsi="NEw times roman"/>
            <w:szCs w:val="24"/>
          </w:rPr>
          <w:tab/>
        </w:r>
        <w:r w:rsidRPr="007A7FC6" w:rsidDel="003560EC">
          <w:rPr>
            <w:rFonts w:ascii="NEw times roman" w:hAnsi="NEw times roman"/>
            <w:szCs w:val="24"/>
          </w:rPr>
          <w:tab/>
          <w:delText>TD</w:delText>
        </w:r>
        <w:r w:rsidRPr="007A7FC6" w:rsidDel="003560EC">
          <w:rPr>
            <w:rFonts w:ascii="NEw times roman" w:hAnsi="NEw times roman"/>
            <w:szCs w:val="24"/>
          </w:rPr>
          <w:tab/>
        </w:r>
        <w:r w:rsidRPr="007A7FC6" w:rsidDel="003560EC">
          <w:rPr>
            <w:rFonts w:ascii="NEw times roman" w:hAnsi="NEw times roman"/>
            <w:szCs w:val="24"/>
          </w:rPr>
          <w:tab/>
          <w:delText>13.0</w:delText>
        </w:r>
        <w:r w:rsidRPr="007A7FC6" w:rsidDel="003560EC">
          <w:rPr>
            <w:rFonts w:ascii="NEw times roman" w:hAnsi="NEw times roman"/>
            <w:szCs w:val="24"/>
          </w:rPr>
          <w:tab/>
          <w:delText>70.1</w:delText>
        </w:r>
        <w:r w:rsidRPr="007A7FC6" w:rsidDel="003560EC">
          <w:rPr>
            <w:rFonts w:ascii="NEw times roman" w:hAnsi="NEw times roman"/>
            <w:szCs w:val="24"/>
          </w:rPr>
          <w:tab/>
          <w:delText>571.2</w:delText>
        </w:r>
        <w:r w:rsidRPr="007A7FC6" w:rsidDel="003560EC">
          <w:rPr>
            <w:rFonts w:ascii="NEw times roman" w:hAnsi="NEw times roman"/>
            <w:szCs w:val="24"/>
          </w:rPr>
          <w:tab/>
          <w:delText>56.9</w:delText>
        </w:r>
        <w:r w:rsidRPr="007A7FC6" w:rsidDel="003560EC">
          <w:rPr>
            <w:rFonts w:ascii="NEw times roman" w:hAnsi="NEw times roman"/>
            <w:szCs w:val="24"/>
          </w:rPr>
          <w:tab/>
          <w:delText>25.0</w:delText>
        </w:r>
      </w:del>
    </w:p>
    <w:p w14:paraId="19A31F43" w14:textId="77777777" w:rsidR="007A7FC6" w:rsidRPr="007A7FC6" w:rsidDel="003560EC" w:rsidRDefault="007A7FC6" w:rsidP="007A7FC6">
      <w:pPr>
        <w:ind w:left="720"/>
        <w:rPr>
          <w:del w:id="237" w:author="Arthur Valla" w:date="2016-11-25T13:13:00Z"/>
          <w:rFonts w:ascii="NEw times roman" w:hAnsi="NEw times roman"/>
          <w:szCs w:val="24"/>
        </w:rPr>
      </w:pPr>
      <w:del w:id="238" w:author="Arthur Valla" w:date="2016-11-25T13:13:00Z">
        <w:r w:rsidRPr="007A7FC6" w:rsidDel="003560EC">
          <w:rPr>
            <w:rFonts w:ascii="NEw times roman" w:hAnsi="NEw times roman"/>
            <w:szCs w:val="24"/>
          </w:rPr>
          <w:tab/>
          <w:delText>IC engines driving</w:delText>
        </w:r>
      </w:del>
    </w:p>
    <w:p w14:paraId="19A31F44" w14:textId="77777777" w:rsidR="007A7FC6" w:rsidRPr="007A7FC6" w:rsidDel="003560EC" w:rsidRDefault="007A7FC6" w:rsidP="007A7FC6">
      <w:pPr>
        <w:ind w:left="720"/>
        <w:rPr>
          <w:del w:id="239" w:author="Arthur Valla" w:date="2016-11-25T13:13:00Z"/>
          <w:rFonts w:ascii="NEw times roman" w:hAnsi="NEw times roman"/>
          <w:szCs w:val="24"/>
        </w:rPr>
      </w:pPr>
      <w:del w:id="240" w:author="Arthur Valla" w:date="2016-11-25T13:13:00Z">
        <w:r w:rsidRPr="007A7FC6" w:rsidDel="003560EC">
          <w:rPr>
            <w:rFonts w:ascii="NEw times roman" w:hAnsi="NEw times roman"/>
            <w:szCs w:val="24"/>
          </w:rPr>
          <w:tab/>
          <w:delText xml:space="preserve"> barge unloading pumps</w:delText>
        </w:r>
        <w:r w:rsidRPr="007A7FC6" w:rsidDel="003560EC">
          <w:rPr>
            <w:rFonts w:ascii="NEw times roman" w:hAnsi="NEw times roman"/>
            <w:szCs w:val="24"/>
          </w:rPr>
          <w:tab/>
          <w:delText>TD</w:delText>
        </w:r>
        <w:r w:rsidRPr="007A7FC6" w:rsidDel="003560EC">
          <w:rPr>
            <w:rFonts w:ascii="NEw times roman" w:hAnsi="NEw times roman"/>
            <w:szCs w:val="24"/>
          </w:rPr>
          <w:tab/>
        </w:r>
        <w:r w:rsidRPr="007A7FC6" w:rsidDel="003560EC">
          <w:rPr>
            <w:rFonts w:ascii="NEw times roman" w:hAnsi="NEw times roman"/>
            <w:szCs w:val="24"/>
          </w:rPr>
          <w:tab/>
          <w:delText>13.0</w:delText>
        </w:r>
        <w:r w:rsidRPr="007A7FC6" w:rsidDel="003560EC">
          <w:rPr>
            <w:rFonts w:ascii="NEw times roman" w:hAnsi="NEw times roman"/>
            <w:szCs w:val="24"/>
          </w:rPr>
          <w:tab/>
          <w:delText>70.1</w:delText>
        </w:r>
        <w:r w:rsidRPr="007A7FC6" w:rsidDel="003560EC">
          <w:rPr>
            <w:rFonts w:ascii="NEw times roman" w:hAnsi="NEw times roman"/>
            <w:szCs w:val="24"/>
          </w:rPr>
          <w:tab/>
          <w:delText>571.2</w:delText>
        </w:r>
        <w:r w:rsidRPr="007A7FC6" w:rsidDel="003560EC">
          <w:rPr>
            <w:rFonts w:ascii="NEw times roman" w:hAnsi="NEw times roman"/>
            <w:szCs w:val="24"/>
          </w:rPr>
          <w:tab/>
          <w:delText>56.9</w:delText>
        </w:r>
        <w:r w:rsidRPr="007A7FC6" w:rsidDel="003560EC">
          <w:rPr>
            <w:rFonts w:ascii="NEw times roman" w:hAnsi="NEw times roman"/>
            <w:szCs w:val="24"/>
          </w:rPr>
          <w:tab/>
          <w:delText>25.0</w:delText>
        </w:r>
      </w:del>
    </w:p>
    <w:p w14:paraId="19A31F45" w14:textId="77777777" w:rsidR="007A7FC6" w:rsidRPr="007A7FC6" w:rsidDel="003560EC" w:rsidRDefault="007A7FC6" w:rsidP="007A7FC6">
      <w:pPr>
        <w:ind w:left="2340" w:right="720"/>
        <w:rPr>
          <w:del w:id="241" w:author="Arthur Valla" w:date="2016-11-25T13:13:00Z"/>
          <w:rFonts w:ascii="NEw times roman" w:hAnsi="NEw times roman"/>
          <w:szCs w:val="24"/>
        </w:rPr>
      </w:pPr>
      <w:del w:id="242" w:author="Arthur Valla" w:date="2016-11-25T13:13:00Z">
        <w:r w:rsidRPr="007A7FC6" w:rsidDel="003560EC">
          <w:rPr>
            <w:rFonts w:ascii="NEw times roman" w:hAnsi="NEw times roman"/>
            <w:szCs w:val="24"/>
          </w:rPr>
          <w:delText>(PM-10 factor of 25 lb/1000 gallons also applies to internal combustion engines driving barge unloading pumps)</w:delText>
        </w:r>
      </w:del>
    </w:p>
    <w:p w14:paraId="19A31F46" w14:textId="77777777" w:rsidR="007A7FC6" w:rsidRPr="007A7FC6" w:rsidDel="003560EC" w:rsidRDefault="007A7FC6" w:rsidP="007A7FC6">
      <w:pPr>
        <w:ind w:left="720"/>
        <w:rPr>
          <w:del w:id="243" w:author="Arthur Valla" w:date="2016-11-25T13:13:00Z"/>
          <w:rFonts w:ascii="NEw times roman" w:hAnsi="NEw times roman"/>
          <w:szCs w:val="24"/>
        </w:rPr>
      </w:pPr>
    </w:p>
    <w:p w14:paraId="19A31F47"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244" w:author="Arthur Valla" w:date="2016-11-25T13:13:00Z"/>
          <w:rFonts w:ascii="NEw times roman" w:hAnsi="NEw times roman"/>
          <w:szCs w:val="24"/>
        </w:rPr>
      </w:pPr>
      <w:del w:id="245" w:author="Arthur Valla" w:date="2016-11-25T13:13:00Z">
        <w:r w:rsidRPr="007A7FC6" w:rsidDel="003560EC">
          <w:rPr>
            <w:rFonts w:ascii="NEw times roman" w:hAnsi="NEw times roman"/>
            <w:szCs w:val="24"/>
          </w:rPr>
          <w:delText>Explanation of abbreviations for PART B-4:</w:delText>
        </w:r>
      </w:del>
    </w:p>
    <w:p w14:paraId="19A31F48" w14:textId="77777777" w:rsidR="007A7FC6" w:rsidRPr="007A7FC6" w:rsidDel="003560EC" w:rsidRDefault="007A7FC6" w:rsidP="007A7FC6">
      <w:pPr>
        <w:ind w:left="720"/>
        <w:rPr>
          <w:del w:id="246" w:author="Arthur Valla" w:date="2016-11-25T13:13:00Z"/>
          <w:rFonts w:ascii="NEw times roman" w:hAnsi="NEw times roman"/>
          <w:szCs w:val="24"/>
        </w:rPr>
      </w:pPr>
      <w:del w:id="247" w:author="Arthur Valla" w:date="2016-11-25T13:13:00Z">
        <w:r w:rsidRPr="007A7FC6" w:rsidDel="003560EC">
          <w:rPr>
            <w:rFonts w:ascii="NEw times roman" w:hAnsi="NEw times roman"/>
            <w:szCs w:val="24"/>
          </w:rPr>
          <w:delText>Fuel Type</w:delText>
        </w:r>
      </w:del>
    </w:p>
    <w:p w14:paraId="19A31F49" w14:textId="77777777" w:rsidR="007A7FC6" w:rsidRPr="007A7FC6" w:rsidDel="003560EC" w:rsidRDefault="007A7FC6" w:rsidP="007A7FC6">
      <w:pPr>
        <w:pStyle w:val="xl24"/>
        <w:tabs>
          <w:tab w:val="left" w:pos="540"/>
          <w:tab w:val="left" w:pos="720"/>
          <w:tab w:val="left" w:pos="2700"/>
        </w:tabs>
        <w:overflowPunct/>
        <w:autoSpaceDE/>
        <w:autoSpaceDN/>
        <w:adjustRightInd/>
        <w:spacing w:before="0" w:after="0"/>
        <w:ind w:left="720"/>
        <w:textAlignment w:val="auto"/>
        <w:rPr>
          <w:del w:id="248" w:author="Arthur Valla" w:date="2016-11-25T13:13:00Z"/>
          <w:rFonts w:ascii="NEw times roman" w:hAnsi="NEw times roman"/>
          <w:szCs w:val="24"/>
        </w:rPr>
      </w:pPr>
      <w:del w:id="249" w:author="Arthur Valla" w:date="2016-11-25T13:13:00Z">
        <w:r w:rsidRPr="007A7FC6" w:rsidDel="003560EC">
          <w:rPr>
            <w:rFonts w:ascii="NEw times roman" w:hAnsi="NEw times roman"/>
            <w:szCs w:val="24"/>
          </w:rPr>
          <w:delText xml:space="preserve"> F</w:delText>
        </w:r>
        <w:r w:rsidRPr="007A7FC6" w:rsidDel="003560EC">
          <w:rPr>
            <w:rFonts w:ascii="NEw times roman" w:hAnsi="NEw times roman"/>
            <w:szCs w:val="24"/>
          </w:rPr>
          <w:tab/>
          <w:delText>=</w:delText>
        </w:r>
        <w:r w:rsidRPr="007A7FC6" w:rsidDel="003560EC">
          <w:rPr>
            <w:rFonts w:ascii="NEw times roman" w:hAnsi="NEw times roman"/>
            <w:szCs w:val="24"/>
          </w:rPr>
          <w:tab/>
          <w:delText>fuel oil or residuum</w:delText>
        </w:r>
        <w:r w:rsidRPr="007A7FC6" w:rsidDel="003560EC">
          <w:rPr>
            <w:rFonts w:ascii="NEw times roman" w:hAnsi="NEw times roman"/>
            <w:szCs w:val="24"/>
          </w:rPr>
          <w:tab/>
          <w:delText xml:space="preserve">sulfur @ </w:delText>
        </w:r>
        <w:r w:rsidRPr="007A7FC6" w:rsidDel="003560EC">
          <w:rPr>
            <w:rFonts w:ascii="NEw times roman" w:hAnsi="NEw times roman"/>
            <w:szCs w:val="24"/>
            <w:u w:val="single"/>
          </w:rPr>
          <w:delText>&lt;</w:delText>
        </w:r>
        <w:r w:rsidRPr="007A7FC6" w:rsidDel="003560EC">
          <w:rPr>
            <w:rFonts w:ascii="NEw times roman" w:hAnsi="NEw times roman"/>
            <w:szCs w:val="24"/>
          </w:rPr>
          <w:delText xml:space="preserve"> 2.0 wt%; nitrogen @ </w:delText>
        </w:r>
        <w:r w:rsidRPr="007A7FC6" w:rsidDel="003560EC">
          <w:rPr>
            <w:rFonts w:ascii="NEw times roman" w:hAnsi="NEw times roman"/>
            <w:szCs w:val="24"/>
            <w:u w:val="single"/>
          </w:rPr>
          <w:delText>&lt;</w:delText>
        </w:r>
        <w:r w:rsidRPr="007A7FC6" w:rsidDel="003560EC">
          <w:rPr>
            <w:rFonts w:ascii="NEw times roman" w:hAnsi="NEw times roman"/>
            <w:szCs w:val="24"/>
          </w:rPr>
          <w:delText xml:space="preserve"> 0.43 wt%; API gravity 18</w:delText>
        </w:r>
      </w:del>
    </w:p>
    <w:p w14:paraId="19A31F4A" w14:textId="77777777" w:rsidR="007A7FC6" w:rsidRPr="007A7FC6" w:rsidDel="003560EC" w:rsidRDefault="007A7FC6" w:rsidP="007A7FC6">
      <w:pPr>
        <w:pStyle w:val="xl24"/>
        <w:tabs>
          <w:tab w:val="left" w:pos="540"/>
          <w:tab w:val="left" w:pos="720"/>
          <w:tab w:val="left" w:pos="2700"/>
        </w:tabs>
        <w:overflowPunct/>
        <w:autoSpaceDE/>
        <w:autoSpaceDN/>
        <w:adjustRightInd/>
        <w:spacing w:before="0" w:after="0"/>
        <w:ind w:left="720"/>
        <w:textAlignment w:val="auto"/>
        <w:rPr>
          <w:del w:id="250" w:author="Arthur Valla" w:date="2016-11-25T13:13:00Z"/>
          <w:rFonts w:ascii="NEw times roman" w:hAnsi="NEw times roman"/>
          <w:szCs w:val="24"/>
        </w:rPr>
      </w:pPr>
      <w:del w:id="251" w:author="Arthur Valla" w:date="2016-11-25T13:13:00Z">
        <w:r w:rsidRPr="007A7FC6" w:rsidDel="003560EC">
          <w:rPr>
            <w:rFonts w:ascii="NEw times roman" w:hAnsi="NEw times roman"/>
            <w:szCs w:val="24"/>
          </w:rPr>
          <w:delText xml:space="preserve"> D</w:delText>
        </w:r>
        <w:r w:rsidRPr="007A7FC6" w:rsidDel="003560EC">
          <w:rPr>
            <w:rFonts w:ascii="NEw times roman" w:hAnsi="NEw times roman"/>
            <w:szCs w:val="24"/>
          </w:rPr>
          <w:tab/>
          <w:delText>=</w:delText>
        </w:r>
        <w:r w:rsidRPr="007A7FC6" w:rsidDel="003560EC">
          <w:rPr>
            <w:rFonts w:ascii="NEw times roman" w:hAnsi="NEw times roman"/>
            <w:szCs w:val="24"/>
          </w:rPr>
          <w:tab/>
          <w:delText>marine diesel</w:delText>
        </w:r>
        <w:r w:rsidRPr="007A7FC6" w:rsidDel="003560EC">
          <w:rPr>
            <w:rFonts w:ascii="NEw times roman" w:hAnsi="NEw times roman"/>
            <w:szCs w:val="24"/>
          </w:rPr>
          <w:tab/>
          <w:delText xml:space="preserve">sulfur @ </w:delText>
        </w:r>
        <w:r w:rsidRPr="007A7FC6" w:rsidDel="003560EC">
          <w:rPr>
            <w:rFonts w:ascii="NEw times roman" w:hAnsi="NEw times roman"/>
            <w:szCs w:val="24"/>
            <w:u w:val="single"/>
          </w:rPr>
          <w:delText>&lt;</w:delText>
        </w:r>
        <w:r w:rsidRPr="007A7FC6" w:rsidDel="003560EC">
          <w:rPr>
            <w:rFonts w:ascii="NEw times roman" w:hAnsi="NEw times roman"/>
            <w:szCs w:val="24"/>
          </w:rPr>
          <w:delText xml:space="preserve"> 0.5 wt%; nitrogen @ </w:delText>
        </w:r>
        <w:r w:rsidRPr="007A7FC6" w:rsidDel="003560EC">
          <w:rPr>
            <w:rFonts w:ascii="NEw times roman" w:hAnsi="NEw times roman"/>
            <w:szCs w:val="24"/>
            <w:u w:val="single"/>
          </w:rPr>
          <w:delText>&lt;</w:delText>
        </w:r>
        <w:r w:rsidRPr="007A7FC6" w:rsidDel="003560EC">
          <w:rPr>
            <w:rFonts w:ascii="NEw times roman" w:hAnsi="NEw times roman"/>
            <w:szCs w:val="24"/>
          </w:rPr>
          <w:delText xml:space="preserve"> 0.08 wt%; API gravity 35</w:delText>
        </w:r>
      </w:del>
    </w:p>
    <w:p w14:paraId="19A31F4B" w14:textId="77777777" w:rsidR="007A7FC6" w:rsidRPr="007A7FC6" w:rsidDel="003560EC" w:rsidRDefault="007A7FC6" w:rsidP="007A7FC6">
      <w:pPr>
        <w:pStyle w:val="xl24"/>
        <w:tabs>
          <w:tab w:val="left" w:pos="540"/>
          <w:tab w:val="left" w:pos="720"/>
          <w:tab w:val="left" w:pos="2700"/>
        </w:tabs>
        <w:overflowPunct/>
        <w:autoSpaceDE/>
        <w:autoSpaceDN/>
        <w:adjustRightInd/>
        <w:spacing w:before="0" w:after="0"/>
        <w:ind w:left="720"/>
        <w:textAlignment w:val="auto"/>
        <w:rPr>
          <w:del w:id="252" w:author="Arthur Valla" w:date="2016-11-25T13:13:00Z"/>
          <w:rFonts w:ascii="NEw times roman" w:hAnsi="NEw times roman"/>
          <w:szCs w:val="24"/>
        </w:rPr>
      </w:pPr>
      <w:del w:id="253" w:author="Arthur Valla" w:date="2016-11-25T13:13:00Z">
        <w:r w:rsidRPr="007A7FC6" w:rsidDel="003560EC">
          <w:rPr>
            <w:rFonts w:ascii="NEw times roman" w:hAnsi="NEw times roman"/>
            <w:szCs w:val="24"/>
          </w:rPr>
          <w:delText xml:space="preserve"> TD</w:delText>
        </w:r>
        <w:r w:rsidRPr="007A7FC6" w:rsidDel="003560EC">
          <w:rPr>
            <w:rFonts w:ascii="NEw times roman" w:hAnsi="NEw times roman"/>
            <w:szCs w:val="24"/>
          </w:rPr>
          <w:tab/>
          <w:delText>=</w:delText>
        </w:r>
        <w:r w:rsidRPr="007A7FC6" w:rsidDel="003560EC">
          <w:rPr>
            <w:rFonts w:ascii="NEw times roman" w:hAnsi="NEw times roman"/>
            <w:szCs w:val="24"/>
          </w:rPr>
          <w:tab/>
          <w:delText>tug diesel</w:delText>
        </w:r>
        <w:r w:rsidRPr="007A7FC6" w:rsidDel="003560EC">
          <w:rPr>
            <w:rFonts w:ascii="NEw times roman" w:hAnsi="NEw times roman"/>
            <w:szCs w:val="24"/>
          </w:rPr>
          <w:tab/>
          <w:delText xml:space="preserve">sulfur @ </w:delText>
        </w:r>
        <w:r w:rsidRPr="007A7FC6" w:rsidDel="003560EC">
          <w:rPr>
            <w:rFonts w:ascii="NEw times roman" w:hAnsi="NEw times roman"/>
            <w:szCs w:val="24"/>
            <w:u w:val="single"/>
          </w:rPr>
          <w:delText>&lt;</w:delText>
        </w:r>
        <w:r w:rsidRPr="007A7FC6" w:rsidDel="003560EC">
          <w:rPr>
            <w:rFonts w:ascii="NEw times roman" w:hAnsi="NEw times roman"/>
            <w:szCs w:val="24"/>
          </w:rPr>
          <w:delText xml:space="preserve"> 0.5 wt; API gravity @ 35</w:delText>
        </w:r>
      </w:del>
    </w:p>
    <w:p w14:paraId="19A31F4C" w14:textId="77777777" w:rsidR="007A7FC6" w:rsidRPr="007A7FC6" w:rsidDel="003560EC" w:rsidRDefault="007A7FC6" w:rsidP="007A7FC6">
      <w:pPr>
        <w:tabs>
          <w:tab w:val="left" w:pos="360"/>
          <w:tab w:val="left" w:pos="1440"/>
          <w:tab w:val="left" w:pos="2340"/>
          <w:tab w:val="left" w:pos="3240"/>
          <w:tab w:val="left" w:pos="4320"/>
          <w:tab w:val="left" w:pos="5760"/>
          <w:tab w:val="left" w:pos="7200"/>
          <w:tab w:val="left" w:pos="8460"/>
        </w:tabs>
        <w:ind w:left="720"/>
        <w:rPr>
          <w:del w:id="254" w:author="Arthur Valla" w:date="2016-11-25T13:13:00Z"/>
          <w:rFonts w:ascii="NEw times roman" w:hAnsi="NEw times roman"/>
          <w:szCs w:val="24"/>
        </w:rPr>
      </w:pPr>
    </w:p>
    <w:p w14:paraId="19A31F4D" w14:textId="77777777" w:rsidR="007A7FC6" w:rsidRPr="007A7FC6" w:rsidDel="003560EC" w:rsidRDefault="007A7FC6" w:rsidP="007A7FC6">
      <w:pPr>
        <w:tabs>
          <w:tab w:val="left" w:pos="360"/>
          <w:tab w:val="left" w:pos="1440"/>
          <w:tab w:val="left" w:pos="2340"/>
          <w:tab w:val="left" w:pos="3240"/>
          <w:tab w:val="left" w:pos="4320"/>
          <w:tab w:val="left" w:pos="5760"/>
          <w:tab w:val="left" w:pos="7200"/>
          <w:tab w:val="left" w:pos="8460"/>
        </w:tabs>
        <w:ind w:left="720"/>
        <w:rPr>
          <w:del w:id="255" w:author="Arthur Valla" w:date="2016-11-25T13:13:00Z"/>
          <w:rFonts w:ascii="NEw times roman" w:hAnsi="NEw times roman"/>
          <w:szCs w:val="24"/>
        </w:rPr>
      </w:pPr>
    </w:p>
    <w:p w14:paraId="19A31F4E" w14:textId="77777777" w:rsidR="007A7FC6" w:rsidRPr="007A7FC6" w:rsidDel="003560EC" w:rsidRDefault="007A7FC6" w:rsidP="007A7FC6">
      <w:pPr>
        <w:tabs>
          <w:tab w:val="left" w:pos="360"/>
          <w:tab w:val="left" w:pos="1440"/>
          <w:tab w:val="left" w:pos="2340"/>
          <w:tab w:val="left" w:pos="3240"/>
          <w:tab w:val="left" w:pos="4320"/>
          <w:tab w:val="left" w:pos="5760"/>
          <w:tab w:val="left" w:pos="7200"/>
          <w:tab w:val="left" w:pos="8460"/>
        </w:tabs>
        <w:ind w:left="2160" w:hanging="1440"/>
        <w:rPr>
          <w:del w:id="256" w:author="Arthur Valla" w:date="2016-11-25T13:13:00Z"/>
          <w:rFonts w:ascii="NEw times roman" w:hAnsi="NEw times roman"/>
          <w:szCs w:val="24"/>
        </w:rPr>
      </w:pPr>
      <w:del w:id="257" w:author="Arthur Valla" w:date="2016-11-25T13:13:00Z">
        <w:r w:rsidRPr="007A7FC6" w:rsidDel="003560EC">
          <w:rPr>
            <w:rFonts w:ascii="NEw times roman" w:hAnsi="NEw times roman"/>
            <w:szCs w:val="24"/>
          </w:rPr>
          <w:delText>PART B-5:</w:delText>
        </w:r>
        <w:r w:rsidRPr="007A7FC6" w:rsidDel="003560EC">
          <w:rPr>
            <w:rFonts w:ascii="NEw times roman" w:hAnsi="NEw times roman"/>
            <w:szCs w:val="24"/>
          </w:rPr>
          <w:tab/>
          <w:delText>HYDROCARBON EMISSIONS FROM ONLOADING OF CRUDE OIL, BALLAST OR PRODUCTS</w:delText>
        </w:r>
      </w:del>
    </w:p>
    <w:p w14:paraId="19A31F4F" w14:textId="77777777" w:rsidR="007A7FC6" w:rsidRPr="007A7FC6" w:rsidDel="003560EC" w:rsidRDefault="007A7FC6" w:rsidP="007A7FC6">
      <w:pPr>
        <w:pStyle w:val="xl24"/>
        <w:tabs>
          <w:tab w:val="left" w:pos="1440"/>
          <w:tab w:val="left" w:pos="4500"/>
          <w:tab w:val="left" w:pos="7200"/>
        </w:tabs>
        <w:overflowPunct/>
        <w:autoSpaceDE/>
        <w:autoSpaceDN/>
        <w:adjustRightInd/>
        <w:spacing w:before="0" w:after="0"/>
        <w:ind w:left="720"/>
        <w:textAlignment w:val="auto"/>
        <w:rPr>
          <w:del w:id="258" w:author="Arthur Valla" w:date="2016-11-25T13:13:00Z"/>
          <w:rFonts w:ascii="NEw times roman" w:hAnsi="NEw times roman"/>
          <w:szCs w:val="24"/>
        </w:rPr>
      </w:pPr>
      <w:del w:id="259" w:author="Arthur Valla" w:date="2016-11-25T13:13:00Z">
        <w:r w:rsidRPr="007A7FC6" w:rsidDel="003560EC">
          <w:rPr>
            <w:rFonts w:ascii="NEw times roman" w:hAnsi="NEw times roman"/>
            <w:szCs w:val="24"/>
          </w:rPr>
          <w:tab/>
          <w:delText>COMMODITY</w:delText>
        </w:r>
        <w:r w:rsidRPr="007A7FC6" w:rsidDel="003560EC">
          <w:rPr>
            <w:rFonts w:ascii="NEw times roman" w:hAnsi="NEw times roman"/>
            <w:szCs w:val="24"/>
          </w:rPr>
          <w:tab/>
          <w:delText>Non-Vapor Recovery</w:delText>
        </w:r>
        <w:r w:rsidRPr="007A7FC6" w:rsidDel="003560EC">
          <w:rPr>
            <w:rFonts w:ascii="NEw times roman" w:hAnsi="NEw times roman"/>
            <w:szCs w:val="24"/>
          </w:rPr>
          <w:tab/>
          <w:delText>Vapor Recovery</w:delText>
        </w:r>
      </w:del>
    </w:p>
    <w:p w14:paraId="19A31F50" w14:textId="77777777" w:rsidR="007A7FC6" w:rsidRPr="007A7FC6" w:rsidDel="003560EC" w:rsidRDefault="007A7FC6" w:rsidP="007A7FC6">
      <w:pPr>
        <w:pStyle w:val="xl24"/>
        <w:tabs>
          <w:tab w:val="left" w:pos="1440"/>
          <w:tab w:val="left" w:pos="4500"/>
          <w:tab w:val="left" w:pos="7200"/>
        </w:tabs>
        <w:overflowPunct/>
        <w:autoSpaceDE/>
        <w:autoSpaceDN/>
        <w:adjustRightInd/>
        <w:spacing w:before="0" w:after="0"/>
        <w:ind w:left="720"/>
        <w:textAlignment w:val="auto"/>
        <w:rPr>
          <w:del w:id="260" w:author="Arthur Valla" w:date="2016-11-25T13:13:00Z"/>
          <w:rFonts w:ascii="NEw times roman" w:hAnsi="NEw times roman"/>
          <w:szCs w:val="24"/>
        </w:rPr>
      </w:pPr>
      <w:del w:id="261" w:author="Arthur Valla" w:date="2016-11-25T13:13:00Z">
        <w:r w:rsidRPr="007A7FC6" w:rsidDel="003560EC">
          <w:rPr>
            <w:rFonts w:ascii="NEw times roman" w:hAnsi="NEw times roman"/>
            <w:szCs w:val="24"/>
          </w:rPr>
          <w:tab/>
          <w:delText>ONLOADED</w:delText>
        </w:r>
        <w:r w:rsidRPr="007A7FC6" w:rsidDel="003560EC">
          <w:rPr>
            <w:rFonts w:ascii="NEw times roman" w:hAnsi="NEw times roman"/>
            <w:szCs w:val="24"/>
          </w:rPr>
          <w:tab/>
          <w:delText>POC Emissions</w:delText>
        </w:r>
        <w:r w:rsidRPr="007A7FC6" w:rsidDel="003560EC">
          <w:rPr>
            <w:rFonts w:ascii="NEw times roman" w:hAnsi="NEw times roman"/>
            <w:szCs w:val="24"/>
          </w:rPr>
          <w:tab/>
          <w:delText>POC Emissions</w:delText>
        </w:r>
      </w:del>
    </w:p>
    <w:p w14:paraId="19A31F51" w14:textId="77777777" w:rsidR="007A7FC6" w:rsidRPr="007A7FC6" w:rsidDel="003560EC" w:rsidRDefault="007A7FC6" w:rsidP="007A7FC6">
      <w:pPr>
        <w:pStyle w:val="xl24"/>
        <w:tabs>
          <w:tab w:val="left" w:pos="1980"/>
          <w:tab w:val="left" w:pos="4500"/>
          <w:tab w:val="left" w:pos="7200"/>
        </w:tabs>
        <w:overflowPunct/>
        <w:autoSpaceDE/>
        <w:autoSpaceDN/>
        <w:adjustRightInd/>
        <w:spacing w:before="0" w:after="0"/>
        <w:ind w:left="720"/>
        <w:textAlignment w:val="auto"/>
        <w:rPr>
          <w:del w:id="262" w:author="Arthur Valla" w:date="2016-11-25T13:13:00Z"/>
          <w:rFonts w:ascii="NEw times roman" w:hAnsi="NEw times roman"/>
          <w:szCs w:val="24"/>
        </w:rPr>
      </w:pPr>
      <w:del w:id="263"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(lb/1,000 gallons)</w:delText>
        </w:r>
        <w:r w:rsidRPr="007A7FC6" w:rsidDel="003560EC">
          <w:rPr>
            <w:rFonts w:ascii="NEw times roman" w:hAnsi="NEw times roman"/>
            <w:szCs w:val="24"/>
          </w:rPr>
          <w:tab/>
          <w:delText>(lb/1,000 gallons)</w:delText>
        </w:r>
      </w:del>
    </w:p>
    <w:p w14:paraId="19A31F52" w14:textId="77777777" w:rsidR="007A7FC6" w:rsidRPr="007A7FC6" w:rsidDel="003560EC" w:rsidRDefault="007A7FC6" w:rsidP="007A7FC6">
      <w:pPr>
        <w:pStyle w:val="xl24"/>
        <w:tabs>
          <w:tab w:val="left" w:pos="2160"/>
          <w:tab w:val="left" w:pos="5760"/>
          <w:tab w:val="left" w:pos="7200"/>
        </w:tabs>
        <w:overflowPunct/>
        <w:autoSpaceDE/>
        <w:autoSpaceDN/>
        <w:adjustRightInd/>
        <w:spacing w:before="0" w:after="0"/>
        <w:ind w:left="720"/>
        <w:textAlignment w:val="auto"/>
        <w:rPr>
          <w:del w:id="264" w:author="Arthur Valla" w:date="2016-11-25T13:13:00Z"/>
          <w:rFonts w:ascii="NEw times roman" w:hAnsi="NEw times roman"/>
          <w:szCs w:val="24"/>
          <w:u w:val="double"/>
        </w:rPr>
      </w:pPr>
      <w:del w:id="265" w:author="Arthur Valla" w:date="2016-11-25T13:13:00Z">
        <w:r w:rsidRPr="007A7FC6" w:rsidDel="003560EC">
          <w:rPr>
            <w:rFonts w:ascii="NEw times roman" w:hAnsi="NEw times roman"/>
            <w:szCs w:val="24"/>
            <w:u w:val="double"/>
          </w:rPr>
          <w:tab/>
        </w:r>
        <w:r w:rsidRPr="007A7FC6" w:rsidDel="003560EC">
          <w:rPr>
            <w:rFonts w:ascii="NEw times roman" w:hAnsi="NEw times roman"/>
            <w:szCs w:val="24"/>
            <w:u w:val="double"/>
          </w:rPr>
          <w:tab/>
        </w:r>
        <w:r w:rsidRPr="007A7FC6" w:rsidDel="003560EC">
          <w:rPr>
            <w:rFonts w:ascii="NEw times roman" w:hAnsi="NEw times roman"/>
            <w:szCs w:val="24"/>
            <w:u w:val="double"/>
          </w:rPr>
          <w:tab/>
        </w:r>
        <w:r w:rsidRPr="007A7FC6" w:rsidDel="003560EC">
          <w:rPr>
            <w:rFonts w:ascii="NEw times roman" w:hAnsi="NEw times roman"/>
            <w:szCs w:val="24"/>
            <w:u w:val="double"/>
          </w:rPr>
          <w:tab/>
        </w:r>
        <w:r w:rsidRPr="007A7FC6" w:rsidDel="003560EC">
          <w:rPr>
            <w:rFonts w:ascii="NEw times roman" w:hAnsi="NEw times roman"/>
            <w:szCs w:val="24"/>
            <w:u w:val="double"/>
          </w:rPr>
          <w:tab/>
        </w:r>
        <w:r w:rsidRPr="007A7FC6" w:rsidDel="003560EC">
          <w:rPr>
            <w:rFonts w:ascii="NEw times roman" w:hAnsi="NEw times roman"/>
            <w:szCs w:val="24"/>
            <w:u w:val="double"/>
          </w:rPr>
          <w:tab/>
        </w:r>
      </w:del>
    </w:p>
    <w:p w14:paraId="19A31F53" w14:textId="77777777" w:rsidR="007A7FC6" w:rsidRPr="007A7FC6" w:rsidDel="003560EC" w:rsidRDefault="007A7FC6" w:rsidP="007A7FC6">
      <w:pPr>
        <w:pStyle w:val="xl24"/>
        <w:tabs>
          <w:tab w:val="left" w:pos="1440"/>
          <w:tab w:val="left" w:pos="4500"/>
          <w:tab w:val="left" w:pos="7200"/>
        </w:tabs>
        <w:overflowPunct/>
        <w:autoSpaceDE/>
        <w:autoSpaceDN/>
        <w:adjustRightInd/>
        <w:spacing w:before="0" w:after="0"/>
        <w:ind w:left="720"/>
        <w:textAlignment w:val="auto"/>
        <w:rPr>
          <w:del w:id="266" w:author="Arthur Valla" w:date="2016-11-25T13:13:00Z"/>
          <w:rFonts w:ascii="NEw times roman" w:hAnsi="NEw times roman"/>
          <w:szCs w:val="24"/>
        </w:rPr>
      </w:pPr>
      <w:del w:id="267" w:author="Arthur Valla" w:date="2016-11-25T13:13:00Z">
        <w:r w:rsidRPr="007A7FC6" w:rsidDel="003560EC">
          <w:rPr>
            <w:rFonts w:ascii="NEw times roman" w:hAnsi="NEw times roman"/>
            <w:szCs w:val="24"/>
          </w:rPr>
          <w:tab/>
          <w:delText>Crude Oil:</w:delText>
        </w:r>
      </w:del>
    </w:p>
    <w:p w14:paraId="19A31F54"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68" w:author="Arthur Valla" w:date="2016-11-25T13:13:00Z"/>
          <w:rFonts w:ascii="NEw times roman" w:hAnsi="NEw times roman"/>
          <w:szCs w:val="24"/>
        </w:rPr>
      </w:pPr>
      <w:del w:id="269"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Barges</w:delText>
        </w:r>
        <w:r w:rsidRPr="007A7FC6" w:rsidDel="003560EC">
          <w:rPr>
            <w:rFonts w:ascii="NEw times roman" w:hAnsi="NEw times roman"/>
            <w:szCs w:val="24"/>
          </w:rPr>
          <w:tab/>
          <w:delText>1.7</w:delText>
        </w:r>
        <w:r w:rsidRPr="007A7FC6" w:rsidDel="003560EC">
          <w:rPr>
            <w:rFonts w:ascii="NEw times roman" w:hAnsi="NEw times roman"/>
            <w:szCs w:val="24"/>
          </w:rPr>
          <w:tab/>
          <w:delText>0.034</w:delText>
        </w:r>
      </w:del>
    </w:p>
    <w:p w14:paraId="19A31F55"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70" w:author="Arthur Valla" w:date="2016-11-25T13:13:00Z"/>
          <w:rFonts w:ascii="NEw times roman" w:hAnsi="NEw times roman"/>
          <w:szCs w:val="24"/>
        </w:rPr>
      </w:pPr>
      <w:del w:id="271"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Vessels</w:delText>
        </w:r>
        <w:r w:rsidRPr="007A7FC6" w:rsidDel="003560EC">
          <w:rPr>
            <w:rFonts w:ascii="NEw times roman" w:hAnsi="NEw times roman"/>
            <w:szCs w:val="24"/>
          </w:rPr>
          <w:tab/>
          <w:delText>1.0</w:delText>
        </w:r>
        <w:r w:rsidRPr="007A7FC6" w:rsidDel="003560EC">
          <w:rPr>
            <w:rFonts w:ascii="NEw times roman" w:hAnsi="NEw times roman"/>
            <w:szCs w:val="24"/>
          </w:rPr>
          <w:tab/>
          <w:delText>0.02</w:delText>
        </w:r>
      </w:del>
    </w:p>
    <w:p w14:paraId="19A31F56"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72" w:author="Arthur Valla" w:date="2016-11-25T13:13:00Z"/>
          <w:rFonts w:ascii="NEw times roman" w:hAnsi="NEw times roman"/>
          <w:szCs w:val="24"/>
        </w:rPr>
      </w:pPr>
      <w:del w:id="273" w:author="Arthur Valla" w:date="2016-11-25T13:13:00Z">
        <w:r w:rsidRPr="007A7FC6" w:rsidDel="003560EC">
          <w:rPr>
            <w:rFonts w:ascii="NEw times roman" w:hAnsi="NEw times roman"/>
            <w:szCs w:val="24"/>
          </w:rPr>
          <w:tab/>
          <w:delText>Ballast: (unsegregated***)</w:delText>
        </w:r>
      </w:del>
    </w:p>
    <w:p w14:paraId="19A31F57"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74" w:author="Arthur Valla" w:date="2016-11-25T13:13:00Z"/>
          <w:rFonts w:ascii="NEw times roman" w:hAnsi="NEw times roman"/>
          <w:szCs w:val="24"/>
        </w:rPr>
      </w:pPr>
      <w:del w:id="275"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Crude</w:delText>
        </w:r>
        <w:r w:rsidRPr="007A7FC6" w:rsidDel="003560EC">
          <w:rPr>
            <w:rFonts w:ascii="NEw times roman" w:hAnsi="NEw times roman"/>
            <w:szCs w:val="24"/>
          </w:rPr>
          <w:tab/>
          <w:delText>0.7</w:delText>
        </w:r>
        <w:r w:rsidRPr="007A7FC6" w:rsidDel="003560EC">
          <w:rPr>
            <w:rFonts w:ascii="NEw times roman" w:hAnsi="NEw times roman"/>
            <w:szCs w:val="24"/>
          </w:rPr>
          <w:tab/>
          <w:delText>0.014</w:delText>
        </w:r>
      </w:del>
    </w:p>
    <w:p w14:paraId="19A31F58"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76" w:author="Arthur Valla" w:date="2016-11-25T13:13:00Z"/>
          <w:rFonts w:ascii="NEw times roman" w:hAnsi="NEw times roman"/>
          <w:szCs w:val="24"/>
        </w:rPr>
      </w:pPr>
      <w:del w:id="277"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Gasoline</w:delText>
        </w:r>
        <w:r w:rsidRPr="007A7FC6" w:rsidDel="003560EC">
          <w:rPr>
            <w:rFonts w:ascii="NEw times roman" w:hAnsi="NEw times roman"/>
            <w:szCs w:val="24"/>
          </w:rPr>
          <w:tab/>
          <w:delText>1.6</w:delText>
        </w:r>
        <w:r w:rsidRPr="007A7FC6" w:rsidDel="003560EC">
          <w:rPr>
            <w:rFonts w:ascii="NEw times roman" w:hAnsi="NEw times roman"/>
            <w:szCs w:val="24"/>
          </w:rPr>
          <w:tab/>
          <w:delText>0.032</w:delText>
        </w:r>
      </w:del>
    </w:p>
    <w:p w14:paraId="19A31F59" w14:textId="77777777" w:rsidR="007A7FC6" w:rsidRPr="007A7FC6" w:rsidDel="003560EC" w:rsidRDefault="007A7FC6" w:rsidP="007A7FC6">
      <w:pPr>
        <w:pStyle w:val="xl24"/>
        <w:tabs>
          <w:tab w:val="left" w:pos="1440"/>
          <w:tab w:val="left" w:pos="4500"/>
          <w:tab w:val="left" w:pos="7200"/>
        </w:tabs>
        <w:overflowPunct/>
        <w:autoSpaceDE/>
        <w:autoSpaceDN/>
        <w:adjustRightInd/>
        <w:spacing w:before="0" w:after="0"/>
        <w:ind w:left="720"/>
        <w:textAlignment w:val="auto"/>
        <w:rPr>
          <w:del w:id="278" w:author="Arthur Valla" w:date="2016-11-25T13:13:00Z"/>
          <w:rFonts w:ascii="NEw times roman" w:hAnsi="NEw times roman"/>
          <w:szCs w:val="24"/>
        </w:rPr>
      </w:pPr>
      <w:del w:id="279" w:author="Arthur Valla" w:date="2016-11-25T13:13:00Z">
        <w:r w:rsidRPr="007A7FC6" w:rsidDel="003560EC">
          <w:rPr>
            <w:rFonts w:ascii="NEw times roman" w:hAnsi="NEw times roman"/>
            <w:szCs w:val="24"/>
          </w:rPr>
          <w:tab/>
          <w:delText>Gasoline:</w:delText>
        </w:r>
      </w:del>
    </w:p>
    <w:p w14:paraId="19A31F5A"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80" w:author="Arthur Valla" w:date="2016-11-25T13:13:00Z"/>
          <w:rFonts w:ascii="NEw times roman" w:hAnsi="NEw times roman"/>
          <w:szCs w:val="24"/>
        </w:rPr>
      </w:pPr>
      <w:del w:id="281"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Barges</w:delText>
        </w:r>
        <w:r w:rsidRPr="007A7FC6" w:rsidDel="003560EC">
          <w:rPr>
            <w:rFonts w:ascii="NEw times roman" w:hAnsi="NEw times roman"/>
            <w:szCs w:val="24"/>
          </w:rPr>
          <w:tab/>
          <w:delText>4.0</w:delText>
        </w:r>
        <w:r w:rsidRPr="007A7FC6" w:rsidDel="003560EC">
          <w:rPr>
            <w:rFonts w:ascii="NEw times roman" w:hAnsi="NEw times roman"/>
            <w:szCs w:val="24"/>
          </w:rPr>
          <w:tab/>
          <w:delText>0.08</w:delText>
        </w:r>
      </w:del>
    </w:p>
    <w:p w14:paraId="19A31F5B"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82" w:author="Arthur Valla" w:date="2016-11-25T13:13:00Z"/>
          <w:rFonts w:ascii="NEw times roman" w:hAnsi="NEw times roman"/>
          <w:szCs w:val="24"/>
        </w:rPr>
      </w:pPr>
      <w:del w:id="283"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Vessels</w:delText>
        </w:r>
        <w:r w:rsidRPr="007A7FC6" w:rsidDel="003560EC">
          <w:rPr>
            <w:rFonts w:ascii="NEw times roman" w:hAnsi="NEw times roman"/>
            <w:szCs w:val="24"/>
          </w:rPr>
          <w:tab/>
          <w:delText>2.4</w:delText>
        </w:r>
        <w:r w:rsidRPr="007A7FC6" w:rsidDel="003560EC">
          <w:rPr>
            <w:rFonts w:ascii="NEw times roman" w:hAnsi="NEw times roman"/>
            <w:szCs w:val="24"/>
          </w:rPr>
          <w:tab/>
          <w:delText>0.048</w:delText>
        </w:r>
      </w:del>
    </w:p>
    <w:p w14:paraId="19A31F5C"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84" w:author="Arthur Valla" w:date="2016-11-25T13:13:00Z"/>
          <w:rFonts w:ascii="NEw times roman" w:hAnsi="NEw times roman"/>
          <w:szCs w:val="24"/>
        </w:rPr>
      </w:pPr>
      <w:del w:id="285" w:author="Arthur Valla" w:date="2016-11-25T13:13:00Z">
        <w:r w:rsidRPr="007A7FC6" w:rsidDel="003560EC">
          <w:rPr>
            <w:rFonts w:ascii="NEw times roman" w:hAnsi="NEw times roman"/>
            <w:szCs w:val="24"/>
          </w:rPr>
          <w:tab/>
          <w:delText>Turbine Fuel (Jet Fuel)</w:delText>
        </w:r>
        <w:r w:rsidRPr="007A7FC6" w:rsidDel="003560EC">
          <w:rPr>
            <w:rFonts w:ascii="NEw times roman" w:hAnsi="NEw times roman"/>
            <w:szCs w:val="24"/>
          </w:rPr>
          <w:tab/>
          <w:delText>0.005</w:delText>
        </w:r>
        <w:r w:rsidRPr="007A7FC6" w:rsidDel="003560EC">
          <w:rPr>
            <w:rFonts w:ascii="NEw times roman" w:hAnsi="NEw times roman"/>
            <w:szCs w:val="24"/>
          </w:rPr>
          <w:tab/>
          <w:delText>0.0001</w:delText>
        </w:r>
      </w:del>
    </w:p>
    <w:p w14:paraId="19A31F5D"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86" w:author="Arthur Valla" w:date="2016-11-25T13:13:00Z"/>
          <w:rFonts w:ascii="NEw times roman" w:hAnsi="NEw times roman"/>
          <w:szCs w:val="24"/>
        </w:rPr>
      </w:pPr>
    </w:p>
    <w:p w14:paraId="19A31F5E"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87" w:author="Arthur Valla" w:date="2016-11-25T13:13:00Z"/>
          <w:rFonts w:ascii="NEw times roman" w:hAnsi="NEw times roman"/>
          <w:szCs w:val="24"/>
        </w:rPr>
      </w:pPr>
      <w:del w:id="288" w:author="Arthur Valla" w:date="2016-11-25T13:13:00Z">
        <w:r w:rsidRPr="007A7FC6" w:rsidDel="003560EC">
          <w:rPr>
            <w:rFonts w:ascii="NEw times roman" w:hAnsi="NEw times roman"/>
            <w:szCs w:val="24"/>
          </w:rPr>
          <w:tab/>
          <w:delText>Diesel Oil,</w:delText>
        </w:r>
        <w:r w:rsidRPr="007A7FC6" w:rsidDel="003560EC">
          <w:rPr>
            <w:rFonts w:ascii="NEw times roman" w:hAnsi="NEw times roman"/>
            <w:szCs w:val="24"/>
          </w:rPr>
          <w:tab/>
          <w:delText xml:space="preserve"> Gas Oil,</w:delText>
        </w:r>
        <w:r w:rsidRPr="007A7FC6" w:rsidDel="003560EC">
          <w:rPr>
            <w:rFonts w:ascii="NEw times roman" w:hAnsi="NEw times roman"/>
            <w:szCs w:val="24"/>
          </w:rPr>
          <w:tab/>
          <w:delText>0.005</w:delText>
        </w:r>
        <w:r w:rsidRPr="007A7FC6" w:rsidDel="003560EC">
          <w:rPr>
            <w:rFonts w:ascii="NEw times roman" w:hAnsi="NEw times roman"/>
            <w:szCs w:val="24"/>
          </w:rPr>
          <w:tab/>
          <w:delText>0.0001</w:delText>
        </w:r>
      </w:del>
    </w:p>
    <w:p w14:paraId="19A31F5F"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89" w:author="Arthur Valla" w:date="2016-11-25T13:13:00Z"/>
          <w:rFonts w:ascii="NEw times roman" w:hAnsi="NEw times roman"/>
          <w:szCs w:val="24"/>
        </w:rPr>
      </w:pPr>
      <w:del w:id="290" w:author="Arthur Valla" w:date="2016-11-25T13:13:00Z">
        <w:r w:rsidRPr="007A7FC6" w:rsidDel="003560EC">
          <w:rPr>
            <w:rFonts w:ascii="NEw times roman" w:hAnsi="NEw times roman"/>
            <w:szCs w:val="24"/>
          </w:rPr>
          <w:tab/>
          <w:delText>Conversion Feed,</w:delText>
        </w:r>
      </w:del>
    </w:p>
    <w:p w14:paraId="19A31F60"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91" w:author="Arthur Valla" w:date="2016-11-25T13:13:00Z"/>
          <w:rFonts w:ascii="NEw times roman" w:hAnsi="NEw times roman"/>
          <w:szCs w:val="24"/>
        </w:rPr>
      </w:pPr>
      <w:del w:id="292" w:author="Arthur Valla" w:date="2016-11-25T13:13:00Z">
        <w:r w:rsidRPr="007A7FC6" w:rsidDel="003560EC">
          <w:rPr>
            <w:rFonts w:ascii="NEw times roman" w:hAnsi="NEw times roman"/>
            <w:szCs w:val="24"/>
          </w:rPr>
          <w:tab/>
          <w:delText>Cutter Stock, Catalytic</w:delText>
        </w:r>
      </w:del>
    </w:p>
    <w:p w14:paraId="19A31F61"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93" w:author="Arthur Valla" w:date="2016-11-25T13:13:00Z"/>
          <w:rFonts w:ascii="NEw times roman" w:hAnsi="NEw times roman"/>
          <w:szCs w:val="24"/>
        </w:rPr>
      </w:pPr>
      <w:del w:id="294" w:author="Arthur Valla" w:date="2016-11-25T13:13:00Z">
        <w:r w:rsidRPr="007A7FC6" w:rsidDel="003560EC">
          <w:rPr>
            <w:rFonts w:ascii="NEw times roman" w:hAnsi="NEw times roman"/>
            <w:szCs w:val="24"/>
          </w:rPr>
          <w:tab/>
          <w:delText>Cracker Charge</w:delText>
        </w:r>
      </w:del>
    </w:p>
    <w:p w14:paraId="19A31F62"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95" w:author="Arthur Valla" w:date="2016-11-25T13:13:00Z"/>
          <w:rFonts w:ascii="NEw times roman" w:hAnsi="NEw times roman"/>
          <w:szCs w:val="24"/>
        </w:rPr>
      </w:pPr>
      <w:del w:id="296" w:author="Arthur Valla" w:date="2016-11-25T13:13:00Z">
        <w:r w:rsidRPr="007A7FC6" w:rsidDel="003560EC">
          <w:rPr>
            <w:rFonts w:ascii="NEw times roman" w:hAnsi="NEw times roman"/>
            <w:szCs w:val="24"/>
          </w:rPr>
          <w:tab/>
          <w:delText>HDN Charge, Stove Oil,</w:delText>
        </w:r>
      </w:del>
    </w:p>
    <w:p w14:paraId="19A31F63"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97" w:author="Arthur Valla" w:date="2016-11-25T13:13:00Z"/>
          <w:rFonts w:ascii="NEw times roman" w:hAnsi="NEw times roman"/>
          <w:szCs w:val="24"/>
        </w:rPr>
      </w:pPr>
      <w:del w:id="298" w:author="Arthur Valla" w:date="2016-11-25T13:13:00Z">
        <w:r w:rsidRPr="007A7FC6" w:rsidDel="003560EC">
          <w:rPr>
            <w:rFonts w:ascii="NEw times roman" w:hAnsi="NEw times roman"/>
            <w:szCs w:val="24"/>
          </w:rPr>
          <w:tab/>
          <w:delText>Solvents, Lubestocks,</w:delText>
        </w:r>
      </w:del>
    </w:p>
    <w:p w14:paraId="19A31F64"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299" w:author="Arthur Valla" w:date="2016-11-25T13:13:00Z"/>
          <w:rFonts w:ascii="NEw times roman" w:hAnsi="NEw times roman"/>
          <w:szCs w:val="24"/>
        </w:rPr>
      </w:pPr>
      <w:del w:id="300" w:author="Arthur Valla" w:date="2016-11-25T13:13:00Z">
        <w:r w:rsidRPr="007A7FC6" w:rsidDel="003560EC">
          <w:rPr>
            <w:rFonts w:ascii="NEw times roman" w:hAnsi="NEw times roman"/>
            <w:szCs w:val="24"/>
          </w:rPr>
          <w:tab/>
          <w:delText>Middle Distillate Oil</w:delText>
        </w:r>
      </w:del>
    </w:p>
    <w:p w14:paraId="19A31F65"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301" w:author="Arthur Valla" w:date="2016-11-25T13:13:00Z"/>
          <w:rFonts w:ascii="NEw times roman" w:hAnsi="NEw times roman"/>
          <w:szCs w:val="24"/>
        </w:rPr>
      </w:pPr>
      <w:del w:id="302" w:author="Arthur Valla" w:date="2016-11-25T13:13:00Z">
        <w:r w:rsidRPr="007A7FC6" w:rsidDel="003560EC">
          <w:rPr>
            <w:rFonts w:ascii="NEw times roman" w:hAnsi="NEw times roman"/>
            <w:szCs w:val="24"/>
          </w:rPr>
          <w:tab/>
          <w:delText>Fuel Oil, Heavy Fuel Oil,</w:delText>
        </w:r>
        <w:r w:rsidRPr="007A7FC6" w:rsidDel="003560EC">
          <w:rPr>
            <w:rFonts w:ascii="NEw times roman" w:hAnsi="NEw times roman"/>
            <w:szCs w:val="24"/>
          </w:rPr>
          <w:tab/>
          <w:delText>4.0 E-05</w:delText>
        </w:r>
        <w:r w:rsidRPr="007A7FC6" w:rsidDel="003560EC">
          <w:rPr>
            <w:rFonts w:ascii="NEw times roman" w:hAnsi="NEw times roman"/>
            <w:szCs w:val="24"/>
          </w:rPr>
          <w:tab/>
          <w:delText>8.0 E-07</w:delText>
        </w:r>
      </w:del>
    </w:p>
    <w:p w14:paraId="19A31F66"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303" w:author="Arthur Valla" w:date="2016-11-25T13:13:00Z"/>
          <w:rFonts w:ascii="NEw times roman" w:hAnsi="NEw times roman"/>
          <w:szCs w:val="24"/>
        </w:rPr>
      </w:pPr>
      <w:del w:id="304" w:author="Arthur Valla" w:date="2016-11-25T13:13:00Z">
        <w:r w:rsidRPr="007A7FC6" w:rsidDel="003560EC">
          <w:rPr>
            <w:rFonts w:ascii="NEw times roman" w:hAnsi="NEw times roman"/>
            <w:szCs w:val="24"/>
          </w:rPr>
          <w:tab/>
          <w:delText>Low Sulfur Oil, Bunkers</w:delText>
        </w:r>
      </w:del>
    </w:p>
    <w:p w14:paraId="19A31F67"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305" w:author="Arthur Valla" w:date="2016-11-25T13:13:00Z"/>
          <w:rFonts w:ascii="NEw times roman" w:hAnsi="NEw times roman"/>
          <w:szCs w:val="24"/>
        </w:rPr>
      </w:pPr>
      <w:del w:id="306" w:author="Arthur Valla" w:date="2016-11-25T13:13:00Z">
        <w:r w:rsidRPr="007A7FC6" w:rsidDel="003560EC">
          <w:rPr>
            <w:rFonts w:ascii="NEw times roman" w:hAnsi="NEw times roman"/>
            <w:szCs w:val="24"/>
          </w:rPr>
          <w:tab/>
          <w:delText>IFO, LSFO, Residuum,</w:delText>
        </w:r>
      </w:del>
    </w:p>
    <w:p w14:paraId="19A31F68"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307" w:author="Arthur Valla" w:date="2016-11-25T13:13:00Z"/>
          <w:rFonts w:ascii="NEw times roman" w:hAnsi="NEw times roman"/>
          <w:szCs w:val="24"/>
        </w:rPr>
      </w:pPr>
      <w:del w:id="308" w:author="Arthur Valla" w:date="2016-11-25T13:13:00Z">
        <w:r w:rsidRPr="007A7FC6" w:rsidDel="003560EC">
          <w:rPr>
            <w:rFonts w:ascii="NEw times roman" w:hAnsi="NEw times roman"/>
            <w:szCs w:val="24"/>
          </w:rPr>
          <w:tab/>
          <w:delText>Carbon Black, Purchased</w:delText>
        </w:r>
      </w:del>
    </w:p>
    <w:p w14:paraId="19A31F69"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309" w:author="Arthur Valla" w:date="2016-11-25T13:13:00Z"/>
          <w:rFonts w:ascii="NEw times roman" w:hAnsi="NEw times roman"/>
          <w:szCs w:val="24"/>
        </w:rPr>
      </w:pPr>
      <w:del w:id="310" w:author="Arthur Valla" w:date="2016-11-25T13:13:00Z">
        <w:r w:rsidRPr="007A7FC6" w:rsidDel="003560EC">
          <w:rPr>
            <w:rFonts w:ascii="NEw times roman" w:hAnsi="NEw times roman"/>
            <w:szCs w:val="24"/>
          </w:rPr>
          <w:tab/>
          <w:delText>Cut Back Tar, Asphalt</w:delText>
        </w:r>
      </w:del>
    </w:p>
    <w:p w14:paraId="19A31F6A" w14:textId="77777777" w:rsidR="007A7FC6" w:rsidRPr="007A7FC6" w:rsidDel="003560EC" w:rsidRDefault="007A7FC6" w:rsidP="007A7FC6">
      <w:pPr>
        <w:pStyle w:val="xl24"/>
        <w:tabs>
          <w:tab w:val="left" w:pos="1440"/>
          <w:tab w:val="left" w:pos="2520"/>
          <w:tab w:val="left" w:pos="4500"/>
          <w:tab w:val="left" w:pos="7200"/>
        </w:tabs>
        <w:overflowPunct/>
        <w:autoSpaceDE/>
        <w:autoSpaceDN/>
        <w:adjustRightInd/>
        <w:spacing w:before="0" w:after="0"/>
        <w:ind w:left="720"/>
        <w:textAlignment w:val="auto"/>
        <w:rPr>
          <w:del w:id="311" w:author="Arthur Valla" w:date="2016-11-25T13:13:00Z"/>
          <w:rFonts w:ascii="NEw times roman" w:hAnsi="NEw times roman"/>
          <w:szCs w:val="24"/>
        </w:rPr>
      </w:pPr>
    </w:p>
    <w:p w14:paraId="19A31F6B" w14:textId="77777777" w:rsidR="007A7FC6" w:rsidRPr="007A7FC6" w:rsidDel="003560EC" w:rsidRDefault="007A7FC6" w:rsidP="007A7FC6">
      <w:pPr>
        <w:pStyle w:val="xl24"/>
        <w:tabs>
          <w:tab w:val="left" w:pos="1980"/>
          <w:tab w:val="left" w:pos="2520"/>
          <w:tab w:val="left" w:pos="4500"/>
          <w:tab w:val="left" w:pos="7200"/>
        </w:tabs>
        <w:overflowPunct/>
        <w:autoSpaceDE/>
        <w:autoSpaceDN/>
        <w:adjustRightInd/>
        <w:spacing w:before="0" w:after="0"/>
        <w:ind w:left="3240" w:hanging="2520"/>
        <w:textAlignment w:val="auto"/>
        <w:rPr>
          <w:del w:id="312" w:author="Arthur Valla" w:date="2016-11-25T13:13:00Z"/>
          <w:rFonts w:ascii="NEw times roman" w:hAnsi="NEw times roman"/>
          <w:szCs w:val="24"/>
        </w:rPr>
      </w:pPr>
      <w:del w:id="313" w:author="Arthur Valla" w:date="2016-11-25T13:13:00Z">
        <w:r w:rsidRPr="007A7FC6" w:rsidDel="003560EC">
          <w:rPr>
            <w:rFonts w:ascii="NEw times roman" w:hAnsi="NEw times roman"/>
            <w:szCs w:val="24"/>
          </w:rPr>
          <w:tab/>
          <w:delText>***</w:delText>
        </w:r>
        <w:r w:rsidRPr="007A7FC6" w:rsidDel="003560EC">
          <w:rPr>
            <w:rFonts w:ascii="NEw times roman" w:hAnsi="NEw times roman"/>
            <w:szCs w:val="24"/>
          </w:rPr>
          <w:tab/>
          <w:delText>The volume of unsegregated ballast taken on by a ship which has offloaded cargo is determined by the following equation:</w:delText>
        </w:r>
      </w:del>
    </w:p>
    <w:p w14:paraId="19A31F6C" w14:textId="77777777" w:rsidR="007A7FC6" w:rsidRPr="007A7FC6" w:rsidDel="003560EC" w:rsidRDefault="007A7FC6" w:rsidP="007A7FC6">
      <w:pPr>
        <w:pStyle w:val="xl24"/>
        <w:tabs>
          <w:tab w:val="left" w:pos="1980"/>
          <w:tab w:val="left" w:pos="2520"/>
          <w:tab w:val="left" w:pos="4500"/>
          <w:tab w:val="left" w:pos="7200"/>
        </w:tabs>
        <w:overflowPunct/>
        <w:autoSpaceDE/>
        <w:autoSpaceDN/>
        <w:adjustRightInd/>
        <w:spacing w:before="0" w:after="0"/>
        <w:ind w:left="720"/>
        <w:textAlignment w:val="auto"/>
        <w:rPr>
          <w:del w:id="314" w:author="Arthur Valla" w:date="2016-11-25T13:13:00Z"/>
          <w:rFonts w:ascii="NEw times roman" w:hAnsi="NEw times roman"/>
          <w:szCs w:val="24"/>
        </w:rPr>
      </w:pPr>
      <w:del w:id="315" w:author="Arthur Valla" w:date="2016-11-25T13:13:00Z">
        <w:r w:rsidRPr="007A7FC6" w:rsidDel="003560EC">
          <w:rPr>
            <w:rFonts w:ascii="NEw times roman" w:hAnsi="NEw times roman"/>
            <w:szCs w:val="24"/>
          </w:rPr>
          <w:tab/>
        </w:r>
      </w:del>
    </w:p>
    <w:p w14:paraId="19A31F6D" w14:textId="77777777" w:rsidR="007A7FC6" w:rsidRPr="007A7FC6" w:rsidDel="003560EC" w:rsidRDefault="007A7FC6" w:rsidP="007A7FC6">
      <w:pPr>
        <w:pStyle w:val="xl24"/>
        <w:tabs>
          <w:tab w:val="left" w:pos="1980"/>
          <w:tab w:val="left" w:pos="2520"/>
          <w:tab w:val="left" w:pos="4500"/>
          <w:tab w:val="left" w:pos="7200"/>
        </w:tabs>
        <w:overflowPunct/>
        <w:autoSpaceDE/>
        <w:autoSpaceDN/>
        <w:adjustRightInd/>
        <w:spacing w:before="0" w:after="0"/>
        <w:ind w:left="720"/>
        <w:textAlignment w:val="auto"/>
        <w:rPr>
          <w:del w:id="316" w:author="Arthur Valla" w:date="2016-11-25T13:13:00Z"/>
          <w:rFonts w:ascii="NEw times roman" w:hAnsi="NEw times roman"/>
          <w:szCs w:val="24"/>
        </w:rPr>
      </w:pPr>
      <w:del w:id="317" w:author="Arthur Valla" w:date="2016-11-25T13:13:00Z">
        <w:r w:rsidRPr="007A7FC6" w:rsidDel="003560EC">
          <w:rPr>
            <w:rFonts w:ascii="NEw times roman" w:hAnsi="NEw times roman"/>
            <w:szCs w:val="24"/>
          </w:rPr>
          <w:tab/>
        </w:r>
        <w:r w:rsidRPr="007A7FC6" w:rsidDel="003560EC">
          <w:rPr>
            <w:rFonts w:ascii="NEw times roman" w:hAnsi="NEw times roman"/>
            <w:szCs w:val="24"/>
          </w:rPr>
          <w:tab/>
          <w:delText>B = 7.5 x MDWT x (0.35 – B segregated/100)</w:delText>
        </w:r>
      </w:del>
    </w:p>
    <w:p w14:paraId="19A31F6E" w14:textId="77777777" w:rsidR="007A7FC6" w:rsidRPr="007A7FC6" w:rsidDel="003560EC" w:rsidRDefault="007A7FC6" w:rsidP="007A7FC6">
      <w:pPr>
        <w:pStyle w:val="xl24"/>
        <w:tabs>
          <w:tab w:val="left" w:pos="2160"/>
          <w:tab w:val="left" w:pos="5760"/>
          <w:tab w:val="left" w:pos="7200"/>
        </w:tabs>
        <w:overflowPunct/>
        <w:autoSpaceDE/>
        <w:autoSpaceDN/>
        <w:adjustRightInd/>
        <w:spacing w:before="0" w:after="0"/>
        <w:ind w:left="720"/>
        <w:textAlignment w:val="auto"/>
        <w:rPr>
          <w:del w:id="318" w:author="Arthur Valla" w:date="2016-11-25T13:13:00Z"/>
          <w:rFonts w:ascii="NEw times roman" w:hAnsi="NEw times roman"/>
          <w:szCs w:val="24"/>
          <w:u w:val="double"/>
        </w:rPr>
      </w:pPr>
    </w:p>
    <w:p w14:paraId="19A31F6F" w14:textId="77777777" w:rsidR="007A7FC6" w:rsidRPr="007A7FC6" w:rsidDel="003560EC" w:rsidRDefault="007A7FC6" w:rsidP="007A7FC6">
      <w:pPr>
        <w:tabs>
          <w:tab w:val="left" w:pos="1440"/>
          <w:tab w:val="left" w:pos="2340"/>
          <w:tab w:val="left" w:pos="3240"/>
          <w:tab w:val="left" w:pos="4320"/>
          <w:tab w:val="left" w:pos="5760"/>
          <w:tab w:val="left" w:pos="7200"/>
          <w:tab w:val="left" w:pos="8460"/>
        </w:tabs>
        <w:ind w:left="720"/>
        <w:rPr>
          <w:del w:id="319" w:author="Arthur Valla" w:date="2016-11-25T13:13:00Z"/>
          <w:rFonts w:ascii="NEw times roman" w:hAnsi="NEw times roman"/>
          <w:szCs w:val="24"/>
        </w:rPr>
      </w:pPr>
      <w:del w:id="320" w:author="Arthur Valla" w:date="2016-11-25T13:13:00Z">
        <w:r w:rsidRPr="007A7FC6" w:rsidDel="003560EC">
          <w:rPr>
            <w:rFonts w:ascii="NEw times roman" w:hAnsi="NEw times roman"/>
            <w:szCs w:val="24"/>
          </w:rPr>
          <w:delText>Explanation of abbreviations for PART B-5:</w:delText>
        </w:r>
      </w:del>
    </w:p>
    <w:p w14:paraId="19A31F70" w14:textId="77777777" w:rsidR="007A7FC6" w:rsidRPr="007A7FC6" w:rsidDel="003560EC" w:rsidRDefault="007A7FC6" w:rsidP="007A7FC6">
      <w:pPr>
        <w:pStyle w:val="xl24"/>
        <w:tabs>
          <w:tab w:val="left" w:pos="1440"/>
        </w:tabs>
        <w:overflowPunct/>
        <w:autoSpaceDE/>
        <w:autoSpaceDN/>
        <w:adjustRightInd/>
        <w:spacing w:before="0" w:after="0"/>
        <w:ind w:left="2160" w:hanging="1440"/>
        <w:textAlignment w:val="auto"/>
        <w:rPr>
          <w:del w:id="321" w:author="Arthur Valla" w:date="2016-11-25T13:13:00Z"/>
          <w:rFonts w:ascii="NEw times roman" w:hAnsi="NEw times roman"/>
          <w:szCs w:val="24"/>
        </w:rPr>
      </w:pPr>
      <w:del w:id="322" w:author="Arthur Valla" w:date="2016-11-25T13:13:00Z">
        <w:r w:rsidRPr="007A7FC6" w:rsidDel="003560EC">
          <w:rPr>
            <w:rFonts w:ascii="NEw times roman" w:hAnsi="NEw times roman"/>
            <w:szCs w:val="24"/>
          </w:rPr>
          <w:delText>B</w:delText>
        </w:r>
        <w:r w:rsidRPr="007A7FC6" w:rsidDel="003560EC">
          <w:rPr>
            <w:rFonts w:ascii="NEw times roman" w:hAnsi="NEw times roman"/>
            <w:szCs w:val="24"/>
          </w:rPr>
          <w:tab/>
          <w:delText>= the volume of ballast into dirty cargo tanks in Mbbl</w:delText>
        </w:r>
      </w:del>
    </w:p>
    <w:p w14:paraId="19A31F71" w14:textId="77777777" w:rsidR="007A7FC6" w:rsidRPr="007A7FC6" w:rsidDel="003560EC" w:rsidRDefault="007A7FC6" w:rsidP="007A7FC6">
      <w:pPr>
        <w:tabs>
          <w:tab w:val="left" w:pos="1440"/>
        </w:tabs>
        <w:ind w:left="2160" w:hanging="1440"/>
        <w:rPr>
          <w:del w:id="323" w:author="Arthur Valla" w:date="2016-11-25T13:13:00Z"/>
          <w:rFonts w:ascii="NEw times roman" w:hAnsi="NEw times roman"/>
          <w:szCs w:val="24"/>
        </w:rPr>
      </w:pPr>
      <w:del w:id="324" w:author="Arthur Valla" w:date="2016-11-25T13:13:00Z">
        <w:r w:rsidRPr="007A7FC6" w:rsidDel="003560EC">
          <w:rPr>
            <w:rFonts w:ascii="NEw times roman" w:hAnsi="NEw times roman"/>
            <w:szCs w:val="24"/>
          </w:rPr>
          <w:delText>MDWT</w:delText>
        </w:r>
        <w:r w:rsidRPr="007A7FC6" w:rsidDel="003560EC">
          <w:rPr>
            <w:rFonts w:ascii="NEw times roman" w:hAnsi="NEw times roman"/>
            <w:szCs w:val="24"/>
          </w:rPr>
          <w:tab/>
          <w:delText>= ship tonnage in thousands of dead weight tons as indicated by Clarkson</w:delText>
        </w:r>
      </w:del>
    </w:p>
    <w:p w14:paraId="19A31F72" w14:textId="77777777" w:rsidR="007A7FC6" w:rsidRPr="007A7FC6" w:rsidDel="003560EC" w:rsidRDefault="007A7FC6" w:rsidP="007A7FC6">
      <w:pPr>
        <w:tabs>
          <w:tab w:val="left" w:pos="1440"/>
        </w:tabs>
        <w:ind w:left="2160" w:hanging="1440"/>
        <w:rPr>
          <w:del w:id="325" w:author="Arthur Valla" w:date="2016-11-25T13:13:00Z"/>
          <w:rFonts w:ascii="NEw times roman" w:hAnsi="NEw times roman"/>
          <w:szCs w:val="24"/>
        </w:rPr>
      </w:pPr>
      <w:del w:id="326" w:author="Arthur Valla" w:date="2016-11-25T13:13:00Z">
        <w:r w:rsidRPr="007A7FC6" w:rsidDel="003560EC">
          <w:rPr>
            <w:rFonts w:ascii="NEw times roman" w:hAnsi="NEw times roman"/>
            <w:szCs w:val="24"/>
          </w:rPr>
          <w:delText>B segregated</w:delText>
        </w:r>
        <w:r w:rsidRPr="007A7FC6" w:rsidDel="003560EC">
          <w:rPr>
            <w:rFonts w:ascii="NEw times roman" w:hAnsi="NEw times roman"/>
            <w:szCs w:val="24"/>
          </w:rPr>
          <w:tab/>
          <w:delText>=</w:delText>
        </w:r>
        <w:r w:rsidRPr="007A7FC6" w:rsidDel="003560EC">
          <w:rPr>
            <w:rFonts w:ascii="NEw times roman" w:hAnsi="NEw times roman"/>
            <w:szCs w:val="24"/>
          </w:rPr>
          <w:tab/>
          <w:delText>the percent of segregated or dedicated ballast for the ship as indicated by Clarkson or some other reliable source which is known to be more current; e.g., ship’s records, where the percent is equal to or less than 35. If the percent is greater than 35 than the amount of unsegregated ballast will be zero.</w:delText>
        </w:r>
      </w:del>
    </w:p>
    <w:p w14:paraId="19A31F73" w14:textId="77777777" w:rsidR="007A7FC6" w:rsidRPr="007A7FC6" w:rsidRDefault="007A7FC6" w:rsidP="007A7FC6">
      <w:pPr>
        <w:autoSpaceDE w:val="0"/>
        <w:autoSpaceDN w:val="0"/>
        <w:adjustRightInd w:val="0"/>
        <w:ind w:left="720"/>
        <w:rPr>
          <w:rFonts w:ascii="NEw times roman" w:hAnsi="NEw times roman"/>
          <w:szCs w:val="24"/>
        </w:rPr>
      </w:pPr>
    </w:p>
    <w:p w14:paraId="19A31F74" w14:textId="77777777" w:rsidR="007A7FC6" w:rsidRDefault="007A7FC6">
      <w:pPr>
        <w:pStyle w:val="BodyText"/>
        <w:rPr>
          <w:sz w:val="20"/>
        </w:rPr>
      </w:pPr>
    </w:p>
    <w:p w14:paraId="19A31F75" w14:textId="77777777" w:rsidR="007A7FC6" w:rsidRDefault="007A7FC6">
      <w:pPr>
        <w:pStyle w:val="BodyText"/>
        <w:rPr>
          <w:sz w:val="20"/>
        </w:rPr>
      </w:pPr>
    </w:p>
    <w:p w14:paraId="19A31F76" w14:textId="77777777" w:rsidR="007A7FC6" w:rsidRPr="005E2C0A" w:rsidDel="003560EC" w:rsidRDefault="005E2C0A" w:rsidP="005E2C0A">
      <w:pPr>
        <w:pStyle w:val="BodyText"/>
        <w:rPr>
          <w:del w:id="327" w:author="Arthur Valla" w:date="2016-11-25T13:13:00Z"/>
          <w:b/>
          <w:sz w:val="24"/>
          <w:szCs w:val="24"/>
        </w:rPr>
      </w:pPr>
      <w:r>
        <w:rPr>
          <w:sz w:val="24"/>
          <w:szCs w:val="24"/>
        </w:rPr>
        <w:tab/>
      </w:r>
      <w:del w:id="328" w:author="Arthur Valla" w:date="2016-11-25T13:13:00Z">
        <w:r w:rsidR="007A7FC6" w:rsidRPr="005E2C0A" w:rsidDel="003560EC">
          <w:rPr>
            <w:b/>
            <w:sz w:val="24"/>
            <w:szCs w:val="24"/>
          </w:rPr>
          <w:delText>Condition 23486</w:delText>
        </w:r>
      </w:del>
    </w:p>
    <w:p w14:paraId="19A31F77" w14:textId="77777777" w:rsidR="007A7FC6" w:rsidDel="003560EC" w:rsidRDefault="007A7FC6" w:rsidP="007A7FC6">
      <w:pPr>
        <w:pStyle w:val="PlainText"/>
        <w:rPr>
          <w:del w:id="329" w:author="Arthur Valla" w:date="2016-11-25T13:13:00Z"/>
          <w:rFonts w:ascii="Times New Roman" w:hAnsi="Times New Roman"/>
          <w:sz w:val="24"/>
          <w:szCs w:val="24"/>
        </w:rPr>
      </w:pPr>
    </w:p>
    <w:p w14:paraId="19A31F78" w14:textId="77777777" w:rsidR="007A7FC6" w:rsidDel="003560EC" w:rsidRDefault="007A7FC6" w:rsidP="007A7FC6">
      <w:pPr>
        <w:pStyle w:val="PlainText"/>
        <w:ind w:left="1440"/>
        <w:rPr>
          <w:del w:id="330" w:author="Arthur Valla" w:date="2016-11-25T13:13:00Z"/>
          <w:rFonts w:ascii="Times New Roman" w:hAnsi="Times New Roman"/>
          <w:sz w:val="24"/>
          <w:szCs w:val="24"/>
        </w:rPr>
      </w:pPr>
      <w:del w:id="331" w:author="Arthur Valla" w:date="2016-11-25T13:13:00Z">
        <w:r w:rsidDel="003560EC">
          <w:rPr>
            <w:rFonts w:ascii="Times New Roman" w:hAnsi="Times New Roman"/>
            <w:sz w:val="24"/>
            <w:szCs w:val="24"/>
          </w:rPr>
          <w:delText xml:space="preserve">Application 15429 (April, 2007). </w:delText>
        </w:r>
      </w:del>
    </w:p>
    <w:p w14:paraId="19A31F79" w14:textId="77777777" w:rsidR="007A7FC6" w:rsidDel="003560EC" w:rsidRDefault="007A7FC6" w:rsidP="007A7FC6">
      <w:pPr>
        <w:pStyle w:val="PlainText"/>
        <w:ind w:left="1440"/>
        <w:rPr>
          <w:del w:id="332" w:author="Arthur Valla" w:date="2016-11-25T13:13:00Z"/>
          <w:rFonts w:ascii="Times New Roman" w:hAnsi="Times New Roman"/>
          <w:sz w:val="24"/>
          <w:szCs w:val="24"/>
        </w:rPr>
      </w:pPr>
    </w:p>
    <w:p w14:paraId="19A31F7A" w14:textId="77777777" w:rsidR="007A7FC6" w:rsidDel="003560EC" w:rsidRDefault="007A7FC6" w:rsidP="007A7FC6">
      <w:pPr>
        <w:pStyle w:val="PlainText"/>
        <w:ind w:left="1440"/>
        <w:rPr>
          <w:del w:id="333" w:author="Arthur Valla" w:date="2016-11-25T13:13:00Z"/>
          <w:rFonts w:ascii="Times New Roman" w:hAnsi="Times New Roman"/>
          <w:sz w:val="24"/>
          <w:szCs w:val="24"/>
        </w:rPr>
      </w:pPr>
      <w:del w:id="334" w:author="Arthur Valla" w:date="2016-11-25T13:13:00Z">
        <w:r w:rsidDel="003560EC">
          <w:rPr>
            <w:rFonts w:ascii="Times New Roman" w:hAnsi="Times New Roman"/>
            <w:sz w:val="24"/>
            <w:szCs w:val="24"/>
          </w:rPr>
          <w:delText xml:space="preserve">Revised by Application 19326 (February, 2009)                         </w:delText>
        </w:r>
      </w:del>
    </w:p>
    <w:p w14:paraId="19A31F7B" w14:textId="77777777" w:rsidR="007A7FC6" w:rsidDel="003560EC" w:rsidRDefault="007A7FC6" w:rsidP="007A7FC6">
      <w:pPr>
        <w:pStyle w:val="PlainText"/>
        <w:ind w:left="1440"/>
        <w:rPr>
          <w:del w:id="335" w:author="Arthur Valla" w:date="2016-11-25T13:13:00Z"/>
          <w:rFonts w:ascii="Times New Roman" w:hAnsi="Times New Roman"/>
          <w:sz w:val="24"/>
          <w:szCs w:val="24"/>
        </w:rPr>
      </w:pPr>
    </w:p>
    <w:p w14:paraId="19A31F7C" w14:textId="77777777" w:rsidR="007A7FC6" w:rsidDel="003560EC" w:rsidRDefault="007A7FC6" w:rsidP="007A7FC6">
      <w:pPr>
        <w:pStyle w:val="PlainText"/>
        <w:ind w:left="1440"/>
        <w:rPr>
          <w:del w:id="336" w:author="Arthur Valla" w:date="2016-11-25T13:13:00Z"/>
          <w:rFonts w:ascii="Times New Roman" w:hAnsi="Times New Roman"/>
          <w:sz w:val="24"/>
          <w:szCs w:val="24"/>
        </w:rPr>
      </w:pPr>
      <w:del w:id="337" w:author="Arthur Valla" w:date="2016-11-25T13:13:00Z">
        <w:r w:rsidDel="003560EC">
          <w:rPr>
            <w:rFonts w:ascii="Times New Roman" w:hAnsi="Times New Roman"/>
            <w:sz w:val="24"/>
            <w:szCs w:val="24"/>
          </w:rPr>
          <w:delText>S-1508 Tank A906 and S-1509 Tank A907, Avon Wharf Slop Oil Tanks: Each tank: 4' W X 12' L X 3.5', 1,250 gallon capacity</w:delText>
        </w:r>
      </w:del>
    </w:p>
    <w:p w14:paraId="19A31F7D" w14:textId="77777777" w:rsidR="007A7FC6" w:rsidDel="003560EC" w:rsidRDefault="007A7FC6" w:rsidP="007A7FC6">
      <w:pPr>
        <w:pStyle w:val="PlainText"/>
        <w:ind w:left="1440"/>
        <w:rPr>
          <w:del w:id="338" w:author="Arthur Valla" w:date="2016-11-25T13:13:00Z"/>
          <w:rFonts w:ascii="Times New Roman" w:hAnsi="Times New Roman"/>
          <w:sz w:val="24"/>
          <w:szCs w:val="24"/>
        </w:rPr>
      </w:pPr>
    </w:p>
    <w:p w14:paraId="19A31F7E" w14:textId="77777777" w:rsidR="007A7FC6" w:rsidDel="003560EC" w:rsidRDefault="007A7FC6" w:rsidP="007A7FC6">
      <w:pPr>
        <w:pStyle w:val="PlainText"/>
        <w:ind w:left="1440"/>
        <w:rPr>
          <w:del w:id="339" w:author="Arthur Valla" w:date="2016-11-25T13:13:00Z"/>
          <w:rFonts w:ascii="Times New Roman" w:hAnsi="Times New Roman"/>
          <w:sz w:val="24"/>
          <w:szCs w:val="24"/>
        </w:rPr>
      </w:pPr>
      <w:del w:id="340" w:author="Arthur Valla" w:date="2016-11-25T13:13:00Z">
        <w:r w:rsidDel="003560EC">
          <w:rPr>
            <w:rFonts w:ascii="Times New Roman" w:hAnsi="Times New Roman"/>
            <w:sz w:val="24"/>
            <w:szCs w:val="24"/>
          </w:rPr>
          <w:delText>1) The total combined net throughput of S-1508 Tank A906 and S-1509 Tank A907 shall not exceed 1,689,000 barrels in any consecutive 12-month period. The owner/operator shall use a radar-monitoring device to measure the height of the tank. The owner/operator shall use the change in height of liquid in the tank to calculate throughput. (basis: Cumulative Increase)</w:delText>
        </w:r>
      </w:del>
    </w:p>
    <w:p w14:paraId="19A31F7F" w14:textId="77777777" w:rsidR="007A7FC6" w:rsidDel="003560EC" w:rsidRDefault="007A7FC6" w:rsidP="007A7FC6">
      <w:pPr>
        <w:pStyle w:val="PlainText"/>
        <w:ind w:left="1440"/>
        <w:rPr>
          <w:del w:id="341" w:author="Arthur Valla" w:date="2016-11-25T13:13:00Z"/>
          <w:rFonts w:ascii="Times New Roman" w:hAnsi="Times New Roman"/>
          <w:sz w:val="24"/>
          <w:szCs w:val="24"/>
        </w:rPr>
      </w:pPr>
    </w:p>
    <w:p w14:paraId="19A31F80" w14:textId="77777777" w:rsidR="007A7FC6" w:rsidDel="003560EC" w:rsidRDefault="007A7FC6" w:rsidP="007A7FC6">
      <w:pPr>
        <w:pStyle w:val="PlainText"/>
        <w:ind w:left="1440"/>
        <w:rPr>
          <w:del w:id="342" w:author="Arthur Valla" w:date="2016-11-25T13:13:00Z"/>
          <w:rFonts w:ascii="Times New Roman" w:hAnsi="Times New Roman"/>
          <w:sz w:val="24"/>
          <w:szCs w:val="24"/>
        </w:rPr>
      </w:pPr>
      <w:del w:id="343" w:author="Arthur Valla" w:date="2016-11-25T13:13:00Z">
        <w:r w:rsidDel="003560EC">
          <w:rPr>
            <w:rFonts w:ascii="Times New Roman" w:hAnsi="Times New Roman"/>
            <w:sz w:val="24"/>
            <w:szCs w:val="24"/>
          </w:rPr>
          <w:delText>2) Materials collected in S-1508 and S-1509 shall be limited to the following:</w:delText>
        </w:r>
      </w:del>
    </w:p>
    <w:p w14:paraId="19A31F81" w14:textId="77777777" w:rsidR="007A7FC6" w:rsidDel="003560EC" w:rsidRDefault="007A7FC6" w:rsidP="007A7FC6">
      <w:pPr>
        <w:pStyle w:val="PlainText"/>
        <w:ind w:left="2160"/>
        <w:rPr>
          <w:del w:id="344" w:author="Arthur Valla" w:date="2016-11-25T13:13:00Z"/>
          <w:rFonts w:ascii="Times New Roman" w:hAnsi="Times New Roman"/>
          <w:sz w:val="24"/>
          <w:szCs w:val="24"/>
        </w:rPr>
      </w:pPr>
      <w:del w:id="345" w:author="Arthur Valla" w:date="2016-11-25T13:13:00Z">
        <w:r w:rsidDel="003560EC">
          <w:rPr>
            <w:rFonts w:ascii="Times New Roman" w:hAnsi="Times New Roman"/>
            <w:sz w:val="24"/>
            <w:szCs w:val="24"/>
          </w:rPr>
          <w:delText>a.Water runoff, slop oil, or recovered oil with a true vapor pressure less than 11 psia</w:delText>
        </w:r>
      </w:del>
    </w:p>
    <w:p w14:paraId="19A31F82" w14:textId="77777777" w:rsidR="007A7FC6" w:rsidDel="003560EC" w:rsidRDefault="007A7FC6" w:rsidP="007A7FC6">
      <w:pPr>
        <w:pStyle w:val="PlainText"/>
        <w:ind w:left="2160"/>
        <w:rPr>
          <w:del w:id="346" w:author="Arthur Valla" w:date="2016-11-25T13:13:00Z"/>
          <w:rFonts w:ascii="Times New Roman" w:hAnsi="Times New Roman"/>
          <w:sz w:val="24"/>
          <w:szCs w:val="24"/>
        </w:rPr>
      </w:pPr>
      <w:del w:id="347" w:author="Arthur Valla" w:date="2016-11-25T13:13:00Z">
        <w:r w:rsidDel="003560EC">
          <w:rPr>
            <w:rFonts w:ascii="Times New Roman" w:hAnsi="Times New Roman"/>
            <w:sz w:val="24"/>
            <w:szCs w:val="24"/>
          </w:rPr>
          <w:delText>b.A liquid other than those specified above may be collected in S-1508 and S-1509, provided that both of the following criteria are met:</w:delText>
        </w:r>
      </w:del>
    </w:p>
    <w:p w14:paraId="19A31F83" w14:textId="77777777" w:rsidR="007A7FC6" w:rsidDel="003560EC" w:rsidRDefault="007A7FC6" w:rsidP="007A7FC6">
      <w:pPr>
        <w:pStyle w:val="PlainText"/>
        <w:ind w:left="2880"/>
        <w:rPr>
          <w:del w:id="348" w:author="Arthur Valla" w:date="2016-11-25T13:13:00Z"/>
          <w:rFonts w:ascii="Times New Roman" w:hAnsi="Times New Roman"/>
          <w:sz w:val="24"/>
          <w:szCs w:val="24"/>
        </w:rPr>
      </w:pPr>
      <w:del w:id="349" w:author="Arthur Valla" w:date="2016-11-25T13:13:00Z">
        <w:r w:rsidDel="003560EC">
          <w:rPr>
            <w:rFonts w:ascii="Times New Roman" w:hAnsi="Times New Roman"/>
            <w:sz w:val="24"/>
            <w:szCs w:val="24"/>
          </w:rPr>
          <w:delText>1. true vapor pressure must be less than 11 psia</w:delText>
        </w:r>
      </w:del>
    </w:p>
    <w:p w14:paraId="19A31F84" w14:textId="77777777" w:rsidR="007A7FC6" w:rsidDel="003560EC" w:rsidRDefault="007A7FC6" w:rsidP="007A7FC6">
      <w:pPr>
        <w:pStyle w:val="PlainText"/>
        <w:ind w:left="2880"/>
        <w:rPr>
          <w:del w:id="350" w:author="Arthur Valla" w:date="2016-11-25T13:13:00Z"/>
          <w:rFonts w:ascii="Times New Roman" w:hAnsi="Times New Roman"/>
          <w:sz w:val="24"/>
          <w:szCs w:val="24"/>
        </w:rPr>
      </w:pPr>
      <w:del w:id="351" w:author="Arthur Valla" w:date="2016-11-25T13:13:00Z">
        <w:r w:rsidDel="003560EC">
          <w:rPr>
            <w:rFonts w:ascii="Times New Roman" w:hAnsi="Times New Roman"/>
            <w:sz w:val="24"/>
            <w:szCs w:val="24"/>
          </w:rPr>
          <w:delText xml:space="preserve">2. toxic emissions in lbs/year, based on the maximum throughput in part 1, do not exceed any risk screening trigger level. </w:delText>
        </w:r>
      </w:del>
    </w:p>
    <w:p w14:paraId="19A31F85" w14:textId="77777777" w:rsidR="007A7FC6" w:rsidDel="003560EC" w:rsidRDefault="007A7FC6" w:rsidP="007A7FC6">
      <w:pPr>
        <w:pStyle w:val="PlainText"/>
        <w:ind w:left="1440"/>
        <w:rPr>
          <w:del w:id="352" w:author="Arthur Valla" w:date="2016-11-25T13:13:00Z"/>
          <w:rFonts w:ascii="Times New Roman" w:hAnsi="Times New Roman"/>
          <w:sz w:val="24"/>
          <w:szCs w:val="24"/>
        </w:rPr>
      </w:pPr>
      <w:del w:id="353" w:author="Arthur Valla" w:date="2016-11-25T13:13:00Z">
        <w:r w:rsidDel="003560EC">
          <w:rPr>
            <w:rFonts w:ascii="Times New Roman" w:hAnsi="Times New Roman"/>
            <w:sz w:val="24"/>
            <w:szCs w:val="24"/>
          </w:rPr>
          <w:delText>(basis: Cumulative Increase)</w:delText>
        </w:r>
      </w:del>
    </w:p>
    <w:p w14:paraId="19A31F86" w14:textId="77777777" w:rsidR="007A7FC6" w:rsidDel="003560EC" w:rsidRDefault="007A7FC6" w:rsidP="007A7FC6">
      <w:pPr>
        <w:pStyle w:val="PlainText"/>
        <w:ind w:left="1440"/>
        <w:rPr>
          <w:del w:id="354" w:author="Arthur Valla" w:date="2016-11-25T13:13:00Z"/>
          <w:rFonts w:ascii="Times New Roman" w:hAnsi="Times New Roman"/>
          <w:sz w:val="24"/>
          <w:szCs w:val="24"/>
        </w:rPr>
      </w:pPr>
    </w:p>
    <w:p w14:paraId="19A31F87" w14:textId="77777777" w:rsidR="007A7FC6" w:rsidDel="003560EC" w:rsidRDefault="007A7FC6" w:rsidP="007A7FC6">
      <w:pPr>
        <w:pStyle w:val="PlainText"/>
        <w:ind w:left="1440"/>
        <w:rPr>
          <w:del w:id="355" w:author="Arthur Valla" w:date="2016-11-25T13:13:00Z"/>
          <w:rFonts w:ascii="Times New Roman" w:hAnsi="Times New Roman"/>
          <w:sz w:val="24"/>
          <w:szCs w:val="24"/>
        </w:rPr>
      </w:pPr>
      <w:del w:id="356" w:author="Arthur Valla" w:date="2016-11-25T13:13:00Z">
        <w:r w:rsidDel="003560EC">
          <w:rPr>
            <w:rFonts w:ascii="Times New Roman" w:hAnsi="Times New Roman"/>
            <w:sz w:val="24"/>
            <w:szCs w:val="24"/>
          </w:rPr>
          <w:delText>3) Deleted. (Final project fugitive component count provided July 11, 2007.  Final count did not cause fugitive emissions to exceed the emissions estimated in the project application.)</w:delText>
        </w:r>
      </w:del>
    </w:p>
    <w:p w14:paraId="19A31F88" w14:textId="77777777" w:rsidR="007A7FC6" w:rsidDel="003560EC" w:rsidRDefault="007A7FC6" w:rsidP="007A7FC6">
      <w:pPr>
        <w:pStyle w:val="PlainText"/>
        <w:ind w:left="1440"/>
        <w:rPr>
          <w:del w:id="357" w:author="Arthur Valla" w:date="2016-11-25T13:13:00Z"/>
          <w:rFonts w:ascii="Times New Roman" w:hAnsi="Times New Roman"/>
          <w:sz w:val="24"/>
          <w:szCs w:val="24"/>
        </w:rPr>
      </w:pPr>
    </w:p>
    <w:p w14:paraId="19A31F89" w14:textId="77777777" w:rsidR="007A7FC6" w:rsidDel="003560EC" w:rsidRDefault="007A7FC6" w:rsidP="007A7FC6">
      <w:pPr>
        <w:pStyle w:val="PlainText"/>
        <w:ind w:left="1440"/>
        <w:rPr>
          <w:del w:id="358" w:author="Arthur Valla" w:date="2016-11-25T13:13:00Z"/>
          <w:rFonts w:ascii="Times New Roman" w:hAnsi="Times New Roman"/>
          <w:sz w:val="24"/>
          <w:szCs w:val="24"/>
        </w:rPr>
      </w:pPr>
      <w:del w:id="359" w:author="Arthur Valla" w:date="2016-11-25T13:13:00Z">
        <w:r w:rsidDel="003560EC">
          <w:rPr>
            <w:rFonts w:ascii="Times New Roman" w:hAnsi="Times New Roman"/>
            <w:sz w:val="24"/>
            <w:szCs w:val="24"/>
          </w:rPr>
          <w:delText>4) To determine compliance with the above conditions, the owner/operator shall maintain the following records and provide all of the data necessary to evaluate compliance with the above conditions, including, but not necessarily limited to, the following information:</w:delText>
        </w:r>
      </w:del>
    </w:p>
    <w:p w14:paraId="19A31F8A" w14:textId="77777777" w:rsidR="007A7FC6" w:rsidDel="003560EC" w:rsidRDefault="007A7FC6" w:rsidP="007A7FC6">
      <w:pPr>
        <w:pStyle w:val="PlainText"/>
        <w:ind w:left="2160"/>
        <w:rPr>
          <w:del w:id="360" w:author="Arthur Valla" w:date="2016-11-25T13:13:00Z"/>
          <w:rFonts w:ascii="Times New Roman" w:hAnsi="Times New Roman"/>
          <w:sz w:val="24"/>
          <w:szCs w:val="24"/>
        </w:rPr>
      </w:pPr>
      <w:del w:id="361" w:author="Arthur Valla" w:date="2016-11-25T13:13:00Z">
        <w:r w:rsidDel="003560EC">
          <w:rPr>
            <w:rFonts w:ascii="Times New Roman" w:hAnsi="Times New Roman"/>
            <w:sz w:val="24"/>
            <w:szCs w:val="24"/>
          </w:rPr>
          <w:delText>a. On a monthly basis, type and amount of liquids collected and true vapor pressure ranges of such liquids. These records shall be kept for at least 5 years.</w:delText>
        </w:r>
      </w:del>
    </w:p>
    <w:p w14:paraId="19A31F8B" w14:textId="77777777" w:rsidR="007A7FC6" w:rsidDel="003560EC" w:rsidRDefault="007A7FC6" w:rsidP="007A7FC6">
      <w:pPr>
        <w:pStyle w:val="PlainText"/>
        <w:ind w:left="1440"/>
        <w:rPr>
          <w:del w:id="362" w:author="Arthur Valla" w:date="2016-11-25T13:13:00Z"/>
          <w:rFonts w:ascii="Times New Roman" w:hAnsi="Times New Roman"/>
          <w:sz w:val="24"/>
          <w:szCs w:val="24"/>
        </w:rPr>
      </w:pPr>
      <w:del w:id="363" w:author="Arthur Valla" w:date="2016-11-25T13:13:00Z">
        <w:r w:rsidDel="003560EC">
          <w:rPr>
            <w:rFonts w:ascii="Times New Roman" w:hAnsi="Times New Roman"/>
            <w:sz w:val="24"/>
            <w:szCs w:val="24"/>
          </w:rPr>
          <w:delText>All records shall be recorded in a District-approved log and made available for inspection by District staff upon request. These recordkeeping requirements shall not replace the recordkeeping requirements contained in any applicable District Regulations. (basis: Cumulative Increase, Regulation 1-441)</w:delText>
        </w:r>
      </w:del>
    </w:p>
    <w:p w14:paraId="19A31F8C" w14:textId="77777777" w:rsidR="007A7FC6" w:rsidRDefault="007A7FC6">
      <w:pPr>
        <w:pStyle w:val="BodyText"/>
        <w:rPr>
          <w:sz w:val="20"/>
        </w:rPr>
      </w:pPr>
    </w:p>
    <w:p w14:paraId="19A31F8D" w14:textId="77777777" w:rsidR="007A7FC6" w:rsidRDefault="007A7FC6">
      <w:pPr>
        <w:pStyle w:val="BodyText"/>
        <w:rPr>
          <w:sz w:val="20"/>
        </w:rPr>
      </w:pPr>
    </w:p>
    <w:p w14:paraId="19A31F8E" w14:textId="77777777" w:rsidR="007A7FC6" w:rsidRDefault="007A7FC6" w:rsidP="007A7FC6">
      <w:pPr>
        <w:pStyle w:val="Heading2"/>
        <w:ind w:left="720"/>
      </w:pPr>
      <w:bookmarkStart w:id="364" w:name="_Toc439937508"/>
      <w:r>
        <w:t>Condition 23811</w:t>
      </w:r>
      <w:bookmarkEnd w:id="364"/>
    </w:p>
    <w:p w14:paraId="19A31F8F" w14:textId="77777777" w:rsidR="007A7FC6" w:rsidRPr="00A438CF" w:rsidRDefault="007A7FC6" w:rsidP="007A7FC6"/>
    <w:p w14:paraId="19A31F90" w14:textId="77777777" w:rsidR="007A7FC6" w:rsidRPr="007A7FC6" w:rsidRDefault="007A7FC6" w:rsidP="007A7FC6">
      <w:pPr>
        <w:pStyle w:val="PlainText"/>
        <w:numPr>
          <w:ins w:id="365" w:author="2houdalc" w:date="2009-04-07T18:41:00Z"/>
        </w:numPr>
        <w:ind w:left="1440"/>
        <w:rPr>
          <w:rFonts w:ascii="Times New Roman" w:hAnsi="Times New Roman"/>
          <w:sz w:val="24"/>
          <w:szCs w:val="24"/>
        </w:rPr>
      </w:pPr>
      <w:r w:rsidRPr="007A7FC6">
        <w:rPr>
          <w:rFonts w:ascii="Times New Roman" w:hAnsi="Times New Roman"/>
          <w:sz w:val="24"/>
          <w:szCs w:val="24"/>
        </w:rPr>
        <w:t xml:space="preserve">Application 14917, September 2006. </w:t>
      </w:r>
    </w:p>
    <w:p w14:paraId="19A31F91" w14:textId="77777777" w:rsidR="007A7FC6" w:rsidRPr="007A7FC6" w:rsidRDefault="007A7FC6" w:rsidP="007A7FC6">
      <w:pPr>
        <w:pStyle w:val="PlainText"/>
        <w:ind w:left="1440"/>
        <w:rPr>
          <w:rFonts w:ascii="Times New Roman" w:hAnsi="Times New Roman"/>
          <w:sz w:val="24"/>
          <w:szCs w:val="24"/>
        </w:rPr>
      </w:pPr>
    </w:p>
    <w:p w14:paraId="19A31F92"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 xml:space="preserve">Modified by Application 16495, November 2007. </w:t>
      </w:r>
    </w:p>
    <w:p w14:paraId="19A31F93" w14:textId="77777777" w:rsidR="007A7FC6" w:rsidRPr="007A7FC6" w:rsidRDefault="007A7FC6" w:rsidP="007A7FC6">
      <w:pPr>
        <w:pStyle w:val="PlainText"/>
        <w:ind w:left="1440"/>
        <w:rPr>
          <w:rFonts w:ascii="Times New Roman" w:hAnsi="Times New Roman"/>
          <w:sz w:val="24"/>
          <w:szCs w:val="24"/>
        </w:rPr>
      </w:pPr>
    </w:p>
    <w:p w14:paraId="19A31F94"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 xml:space="preserve">Modified by Application 19330, February 2009. </w:t>
      </w:r>
    </w:p>
    <w:p w14:paraId="19A31F95"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Modified by Application 21713, May 2010</w:t>
      </w:r>
    </w:p>
    <w:p w14:paraId="19A31F96" w14:textId="77777777" w:rsidR="008C26B2" w:rsidRDefault="007A7FC6" w:rsidP="007A7FC6">
      <w:pPr>
        <w:pStyle w:val="PlainText"/>
        <w:ind w:left="1440"/>
        <w:rPr>
          <w:rFonts w:ascii="Times New Roman" w:hAnsi="Times New Roman"/>
          <w:sz w:val="24"/>
          <w:szCs w:val="24"/>
        </w:rPr>
      </w:pPr>
      <w:r w:rsidRPr="007A7FC6">
        <w:rPr>
          <w:rFonts w:ascii="Times New Roman" w:hAnsi="Times New Roman"/>
          <w:sz w:val="24"/>
          <w:szCs w:val="24"/>
        </w:rPr>
        <w:t>Modified by Application 22152, October 2010</w:t>
      </w:r>
    </w:p>
    <w:p w14:paraId="19A31F97" w14:textId="77777777" w:rsid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Modified by Application 25942, February 2014.  Added S-1557.</w:t>
      </w:r>
    </w:p>
    <w:p w14:paraId="19A31F98" w14:textId="77777777" w:rsidR="003560EC" w:rsidRPr="007A7FC6" w:rsidRDefault="003560EC" w:rsidP="003560EC">
      <w:pPr>
        <w:pStyle w:val="PlainText"/>
        <w:ind w:left="1440"/>
        <w:rPr>
          <w:ins w:id="366" w:author="Arthur Valla" w:date="2016-11-25T13:14:00Z"/>
          <w:rFonts w:ascii="Times New Roman" w:hAnsi="Times New Roman"/>
          <w:sz w:val="24"/>
          <w:szCs w:val="24"/>
        </w:rPr>
      </w:pPr>
      <w:ins w:id="367" w:author="Arthur Valla" w:date="2016-11-25T13:14:00Z">
        <w:r>
          <w:rPr>
            <w:rFonts w:ascii="Times New Roman" w:hAnsi="Times New Roman"/>
            <w:sz w:val="24"/>
            <w:szCs w:val="24"/>
          </w:rPr>
          <w:t xml:space="preserve">Modified by Application 27790, </w:t>
        </w:r>
      </w:ins>
      <w:ins w:id="368" w:author="Arthur Valla [2]" w:date="2016-12-27T10:37:00Z">
        <w:r w:rsidR="00405AE6">
          <w:rPr>
            <w:rFonts w:ascii="Times New Roman" w:hAnsi="Times New Roman"/>
            <w:sz w:val="24"/>
            <w:szCs w:val="24"/>
          </w:rPr>
          <w:t>January</w:t>
        </w:r>
      </w:ins>
      <w:ins w:id="369" w:author="Arthur Valla" w:date="2016-11-25T13:14:00Z">
        <w:r>
          <w:rPr>
            <w:rFonts w:ascii="Times New Roman" w:hAnsi="Times New Roman"/>
            <w:sz w:val="24"/>
            <w:szCs w:val="24"/>
          </w:rPr>
          <w:t xml:space="preserve"> 201</w:t>
        </w:r>
      </w:ins>
      <w:ins w:id="370" w:author="Arthur Valla [2]" w:date="2016-12-27T10:37:00Z">
        <w:r w:rsidR="00405AE6">
          <w:rPr>
            <w:rFonts w:ascii="Times New Roman" w:hAnsi="Times New Roman"/>
            <w:sz w:val="24"/>
            <w:szCs w:val="24"/>
          </w:rPr>
          <w:t>7</w:t>
        </w:r>
      </w:ins>
      <w:ins w:id="371" w:author="Arthur Valla" w:date="2016-11-25T13:14:00Z">
        <w:r>
          <w:rPr>
            <w:rFonts w:ascii="Times New Roman" w:hAnsi="Times New Roman"/>
            <w:sz w:val="24"/>
            <w:szCs w:val="24"/>
          </w:rPr>
          <w:t>.  Added S-1561</w:t>
        </w:r>
      </w:ins>
    </w:p>
    <w:p w14:paraId="19A31F99" w14:textId="77777777" w:rsidR="007A7FC6" w:rsidRPr="007A7FC6" w:rsidRDefault="007A7FC6" w:rsidP="007A7FC6">
      <w:pPr>
        <w:pStyle w:val="PlainText"/>
        <w:ind w:left="1440"/>
        <w:rPr>
          <w:rFonts w:ascii="Times New Roman" w:hAnsi="Times New Roman"/>
          <w:sz w:val="24"/>
          <w:szCs w:val="24"/>
        </w:rPr>
      </w:pPr>
    </w:p>
    <w:p w14:paraId="19A31F9A"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Plant 14628 (B2758) Emergency Diesel Engines S-1518, S-1519 and S-1557</w:t>
      </w:r>
    </w:p>
    <w:p w14:paraId="19A31F9B"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Plant 14629 (B2759) Emergency Diesel Engines S-56 and S-57</w:t>
      </w:r>
    </w:p>
    <w:p w14:paraId="19A31F9C"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Plant 14628 (B2758) Emergency Diesel Engine S-1522</w:t>
      </w:r>
    </w:p>
    <w:p w14:paraId="19A31F9D" w14:textId="77777777" w:rsidR="007A7FC6" w:rsidRDefault="007A7FC6" w:rsidP="007A7FC6">
      <w:pPr>
        <w:pStyle w:val="PlainText"/>
        <w:ind w:left="1440"/>
        <w:rPr>
          <w:ins w:id="372" w:author="Arthur Valla" w:date="2016-11-18T13:53:00Z"/>
          <w:rFonts w:ascii="Times New Roman" w:hAnsi="Times New Roman"/>
          <w:sz w:val="24"/>
          <w:szCs w:val="24"/>
        </w:rPr>
      </w:pPr>
      <w:r w:rsidRPr="007A7FC6">
        <w:rPr>
          <w:rFonts w:ascii="Times New Roman" w:hAnsi="Times New Roman"/>
          <w:sz w:val="24"/>
          <w:szCs w:val="24"/>
        </w:rPr>
        <w:t>Plant 14629 (B2759) Emergency Diesel Engine S-58</w:t>
      </w:r>
    </w:p>
    <w:p w14:paraId="19A31F9E" w14:textId="77777777" w:rsidR="008C26B2" w:rsidRPr="007A7FC6" w:rsidRDefault="008C26B2" w:rsidP="007A7FC6">
      <w:pPr>
        <w:pStyle w:val="PlainText"/>
        <w:ind w:left="1440"/>
        <w:rPr>
          <w:rFonts w:ascii="Times New Roman" w:hAnsi="Times New Roman"/>
          <w:sz w:val="24"/>
          <w:szCs w:val="24"/>
        </w:rPr>
      </w:pPr>
      <w:ins w:id="373" w:author="Arthur Valla" w:date="2016-11-18T13:53:00Z">
        <w:r>
          <w:rPr>
            <w:rFonts w:ascii="Times New Roman" w:hAnsi="Times New Roman"/>
            <w:sz w:val="24"/>
            <w:szCs w:val="24"/>
          </w:rPr>
          <w:t xml:space="preserve">Plant 14628 (B2758) </w:t>
        </w:r>
      </w:ins>
      <w:ins w:id="374" w:author="Arthur Valla" w:date="2016-11-18T13:54:00Z">
        <w:r>
          <w:rPr>
            <w:rFonts w:ascii="Times New Roman" w:hAnsi="Times New Roman"/>
            <w:sz w:val="24"/>
            <w:szCs w:val="24"/>
          </w:rPr>
          <w:t xml:space="preserve">Avon Wharf Berth 1A </w:t>
        </w:r>
      </w:ins>
      <w:ins w:id="375" w:author="Arthur Valla" w:date="2016-11-18T13:53:00Z">
        <w:r>
          <w:rPr>
            <w:rFonts w:ascii="Times New Roman" w:hAnsi="Times New Roman"/>
            <w:sz w:val="24"/>
            <w:szCs w:val="24"/>
          </w:rPr>
          <w:t xml:space="preserve">Emergency </w:t>
        </w:r>
      </w:ins>
      <w:ins w:id="376" w:author="Arthur Valla" w:date="2016-11-18T13:54:00Z">
        <w:r>
          <w:rPr>
            <w:rFonts w:ascii="Times New Roman" w:hAnsi="Times New Roman"/>
            <w:sz w:val="24"/>
            <w:szCs w:val="24"/>
          </w:rPr>
          <w:t xml:space="preserve">Generator </w:t>
        </w:r>
      </w:ins>
      <w:ins w:id="377" w:author="Arthur Valla" w:date="2016-11-18T13:53:00Z">
        <w:r>
          <w:rPr>
            <w:rFonts w:ascii="Times New Roman" w:hAnsi="Times New Roman"/>
            <w:sz w:val="24"/>
            <w:szCs w:val="24"/>
          </w:rPr>
          <w:t>Diesel Engine S-1561</w:t>
        </w:r>
      </w:ins>
    </w:p>
    <w:p w14:paraId="19A31F9F" w14:textId="77777777" w:rsidR="007A7FC6" w:rsidRDefault="007A7FC6" w:rsidP="007A7FC6">
      <w:pPr>
        <w:pStyle w:val="PlainText"/>
        <w:ind w:left="1440"/>
        <w:rPr>
          <w:rFonts w:ascii="Times New Roman" w:hAnsi="Times New Roman"/>
          <w:sz w:val="24"/>
          <w:szCs w:val="24"/>
        </w:rPr>
      </w:pPr>
    </w:p>
    <w:p w14:paraId="19A31FA0" w14:textId="77777777" w:rsidR="00A05F37" w:rsidRPr="007A7FC6" w:rsidRDefault="00A05F37" w:rsidP="007A7FC6">
      <w:pPr>
        <w:pStyle w:val="PlainText"/>
        <w:ind w:left="1440"/>
        <w:rPr>
          <w:rFonts w:ascii="Times New Roman" w:hAnsi="Times New Roman"/>
          <w:sz w:val="24"/>
          <w:szCs w:val="24"/>
        </w:rPr>
      </w:pPr>
    </w:p>
    <w:p w14:paraId="19A31FA1"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 xml:space="preserve">1. </w:t>
      </w:r>
      <w:r w:rsidRPr="007A7FC6">
        <w:rPr>
          <w:rFonts w:ascii="Times New Roman" w:hAnsi="Times New Roman"/>
          <w:sz w:val="24"/>
          <w:szCs w:val="24"/>
        </w:rPr>
        <w:tab/>
        <w:t xml:space="preserve">Operating for reliability-related activities is limited to 50 hours per year per engine.            </w:t>
      </w:r>
    </w:p>
    <w:p w14:paraId="19A31FA2" w14:textId="77777777" w:rsidR="007A7FC6" w:rsidRPr="007A7FC6" w:rsidRDefault="007A7FC6" w:rsidP="007A7FC6">
      <w:pPr>
        <w:pStyle w:val="PlainText"/>
        <w:ind w:left="1440"/>
        <w:rPr>
          <w:rFonts w:ascii="Times New Roman" w:hAnsi="Times New Roman"/>
          <w:sz w:val="24"/>
          <w:szCs w:val="24"/>
        </w:rPr>
      </w:pPr>
    </w:p>
    <w:p w14:paraId="19A31FA3"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 xml:space="preserve">[Basis: "Stationary Diesel Engine ATCM", CA Code of Regulations, Title 17, Section 93115.6(b)(3)(A)2b and 93115.6(a)(3)(A)1c]                    </w:t>
      </w:r>
    </w:p>
    <w:p w14:paraId="19A31FA4" w14:textId="77777777" w:rsidR="007A7FC6" w:rsidRPr="007A7FC6" w:rsidRDefault="007A7FC6" w:rsidP="007A7FC6">
      <w:pPr>
        <w:pStyle w:val="PlainText"/>
        <w:ind w:left="1440"/>
        <w:rPr>
          <w:rFonts w:ascii="Times New Roman" w:hAnsi="Times New Roman"/>
          <w:sz w:val="24"/>
          <w:szCs w:val="24"/>
        </w:rPr>
      </w:pPr>
    </w:p>
    <w:p w14:paraId="19A31FA5"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 xml:space="preserve">2. </w:t>
      </w:r>
      <w:r w:rsidRPr="007A7FC6">
        <w:rPr>
          <w:rFonts w:ascii="Times New Roman" w:hAnsi="Times New Roman"/>
          <w:sz w:val="24"/>
          <w:szCs w:val="24"/>
        </w:rPr>
        <w:tab/>
        <w:t xml:space="preserve">The owner or operator shall operate each emergency standby engine only for the following purposes: to mitigate emergency conditions, for emission testing to demonstrate compliance with a District, state or Federal emission limit, or for reliability-related activities (maintenance </w:t>
      </w:r>
      <w:r w:rsidRPr="007A7FC6">
        <w:rPr>
          <w:rFonts w:ascii="Times New Roman" w:hAnsi="Times New Roman"/>
          <w:sz w:val="24"/>
          <w:szCs w:val="24"/>
        </w:rPr>
        <w:lastRenderedPageBreak/>
        <w:t xml:space="preserve">and other testing, but excluding emission testing). Operating hours while mitigating emergency conditions or while emission testing to show compliance with District, state or Federal emission limits is not limited.                        </w:t>
      </w:r>
    </w:p>
    <w:p w14:paraId="19A31FA6" w14:textId="77777777" w:rsidR="007A7FC6" w:rsidRPr="007A7FC6" w:rsidRDefault="007A7FC6" w:rsidP="007A7FC6">
      <w:pPr>
        <w:pStyle w:val="PlainText"/>
        <w:ind w:left="1440"/>
        <w:rPr>
          <w:rFonts w:ascii="Times New Roman" w:hAnsi="Times New Roman"/>
          <w:sz w:val="24"/>
          <w:szCs w:val="24"/>
        </w:rPr>
      </w:pPr>
    </w:p>
    <w:p w14:paraId="19A31FA7"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 xml:space="preserve">    [Basis: Regulation 9-8-330, "Stationary Diesel Engine ATCM", CA Code of Regulations, Title 17, Section 93115.4(29)]             </w:t>
      </w:r>
    </w:p>
    <w:p w14:paraId="19A31FA8" w14:textId="77777777" w:rsidR="007A7FC6" w:rsidRPr="007A7FC6" w:rsidRDefault="007A7FC6" w:rsidP="007A7FC6">
      <w:pPr>
        <w:pStyle w:val="PlainText"/>
        <w:ind w:left="1440"/>
        <w:rPr>
          <w:rFonts w:ascii="Times New Roman" w:hAnsi="Times New Roman"/>
          <w:sz w:val="24"/>
          <w:szCs w:val="24"/>
        </w:rPr>
      </w:pPr>
    </w:p>
    <w:p w14:paraId="19A31FA9"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3.</w:t>
      </w:r>
      <w:r w:rsidRPr="007A7FC6">
        <w:rPr>
          <w:rFonts w:ascii="Times New Roman" w:hAnsi="Times New Roman"/>
          <w:sz w:val="24"/>
          <w:szCs w:val="24"/>
        </w:rPr>
        <w:tab/>
        <w:t xml:space="preserve">The owner/operator shall operate each emergency standby engine only when a non-resettable totalizing meter (with a minimum display capability of 9,999 hours) that measures the hours of operation for the engine is installed, operated and properly maintained.      </w:t>
      </w:r>
    </w:p>
    <w:p w14:paraId="19A31FAA" w14:textId="77777777" w:rsidR="007A7FC6" w:rsidRPr="007A7FC6" w:rsidRDefault="007A7FC6" w:rsidP="007A7FC6">
      <w:pPr>
        <w:pStyle w:val="PlainText"/>
        <w:ind w:left="1440"/>
        <w:rPr>
          <w:rFonts w:ascii="Times New Roman" w:hAnsi="Times New Roman"/>
          <w:sz w:val="24"/>
          <w:szCs w:val="24"/>
        </w:rPr>
      </w:pPr>
    </w:p>
    <w:p w14:paraId="19A31FAB"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 xml:space="preserve">    [Basis: Regulation 9-8-530, "Stationary Diesel Engine ATCM", CA Code of Regulations, Title 17, Section 93115.10(d)(1)]                      </w:t>
      </w:r>
    </w:p>
    <w:p w14:paraId="19A31FAC" w14:textId="77777777" w:rsidR="007A7FC6" w:rsidRPr="007A7FC6" w:rsidRDefault="007A7FC6" w:rsidP="007A7FC6">
      <w:pPr>
        <w:pStyle w:val="PlainText"/>
        <w:ind w:left="1440"/>
        <w:rPr>
          <w:rFonts w:ascii="Times New Roman" w:hAnsi="Times New Roman"/>
          <w:sz w:val="24"/>
          <w:szCs w:val="24"/>
        </w:rPr>
      </w:pPr>
    </w:p>
    <w:p w14:paraId="19A31FAD"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 xml:space="preserve">4. </w:t>
      </w:r>
      <w:r w:rsidRPr="007A7FC6">
        <w:rPr>
          <w:rFonts w:ascii="Times New Roman" w:hAnsi="Times New Roman"/>
          <w:sz w:val="24"/>
          <w:szCs w:val="24"/>
        </w:rPr>
        <w:tab/>
        <w:t>Records: The owner/operator shall maintain the following monthly records in a District-approved log for at least 60 months from the date of entry. Log entries shall be retained on-site, either at a central location or at the engine's location, and made immediately available to the District staff upon request.</w:t>
      </w:r>
    </w:p>
    <w:p w14:paraId="19A31FAE" w14:textId="77777777" w:rsidR="007A7FC6" w:rsidRPr="007A7FC6" w:rsidRDefault="007A7FC6" w:rsidP="007A7FC6">
      <w:pPr>
        <w:pStyle w:val="PlainText"/>
        <w:ind w:left="2160"/>
        <w:rPr>
          <w:rFonts w:ascii="Times New Roman" w:hAnsi="Times New Roman"/>
          <w:sz w:val="24"/>
          <w:szCs w:val="24"/>
        </w:rPr>
      </w:pPr>
      <w:r w:rsidRPr="007A7FC6">
        <w:rPr>
          <w:rFonts w:ascii="Times New Roman" w:hAnsi="Times New Roman"/>
          <w:sz w:val="24"/>
          <w:szCs w:val="24"/>
        </w:rPr>
        <w:t>a. Hours of operation for reliability-related activities (maintenance and testing).</w:t>
      </w:r>
    </w:p>
    <w:p w14:paraId="19A31FAF" w14:textId="77777777" w:rsidR="007A7FC6" w:rsidRPr="007A7FC6" w:rsidRDefault="007A7FC6" w:rsidP="007A7FC6">
      <w:pPr>
        <w:pStyle w:val="PlainText"/>
        <w:ind w:left="2160"/>
        <w:rPr>
          <w:rFonts w:ascii="Times New Roman" w:hAnsi="Times New Roman"/>
          <w:sz w:val="24"/>
          <w:szCs w:val="24"/>
        </w:rPr>
      </w:pPr>
      <w:r w:rsidRPr="007A7FC6">
        <w:rPr>
          <w:rFonts w:ascii="Times New Roman" w:hAnsi="Times New Roman"/>
          <w:sz w:val="24"/>
          <w:szCs w:val="24"/>
        </w:rPr>
        <w:t>b. Hours of operation for emission testing to show compliance with emission limits.</w:t>
      </w:r>
    </w:p>
    <w:p w14:paraId="19A31FB0" w14:textId="77777777" w:rsidR="007A7FC6" w:rsidRPr="007A7FC6" w:rsidRDefault="007A7FC6" w:rsidP="007A7FC6">
      <w:pPr>
        <w:pStyle w:val="PlainText"/>
        <w:ind w:left="2160"/>
        <w:rPr>
          <w:rFonts w:ascii="Times New Roman" w:hAnsi="Times New Roman"/>
          <w:sz w:val="24"/>
          <w:szCs w:val="24"/>
        </w:rPr>
      </w:pPr>
      <w:r w:rsidRPr="007A7FC6">
        <w:rPr>
          <w:rFonts w:ascii="Times New Roman" w:hAnsi="Times New Roman"/>
          <w:sz w:val="24"/>
          <w:szCs w:val="24"/>
        </w:rPr>
        <w:t>c. Hours of operation (emergency).</w:t>
      </w:r>
    </w:p>
    <w:p w14:paraId="19A31FB1" w14:textId="77777777" w:rsidR="007A7FC6" w:rsidRPr="007A7FC6" w:rsidRDefault="007A7FC6" w:rsidP="007A7FC6">
      <w:pPr>
        <w:pStyle w:val="PlainText"/>
        <w:ind w:left="2160"/>
        <w:rPr>
          <w:rFonts w:ascii="Times New Roman" w:hAnsi="Times New Roman"/>
          <w:sz w:val="24"/>
          <w:szCs w:val="24"/>
        </w:rPr>
      </w:pPr>
      <w:r w:rsidRPr="007A7FC6">
        <w:rPr>
          <w:rFonts w:ascii="Times New Roman" w:hAnsi="Times New Roman"/>
          <w:sz w:val="24"/>
          <w:szCs w:val="24"/>
        </w:rPr>
        <w:t>d. For each emergency, the nature of the emergency condition.</w:t>
      </w:r>
    </w:p>
    <w:p w14:paraId="19A31FB2" w14:textId="77777777" w:rsidR="007A7FC6" w:rsidRPr="007A7FC6" w:rsidRDefault="007A7FC6" w:rsidP="007A7FC6">
      <w:pPr>
        <w:pStyle w:val="PlainText"/>
        <w:ind w:left="2160"/>
        <w:rPr>
          <w:rFonts w:ascii="Times New Roman" w:hAnsi="Times New Roman"/>
          <w:sz w:val="24"/>
          <w:szCs w:val="24"/>
        </w:rPr>
      </w:pPr>
      <w:r w:rsidRPr="007A7FC6">
        <w:rPr>
          <w:rFonts w:ascii="Times New Roman" w:hAnsi="Times New Roman"/>
          <w:sz w:val="24"/>
          <w:szCs w:val="24"/>
        </w:rPr>
        <w:t xml:space="preserve">e. Fuel usage for each engine(s).           </w:t>
      </w:r>
    </w:p>
    <w:p w14:paraId="19A31FB3" w14:textId="77777777" w:rsidR="007A7FC6" w:rsidRPr="007A7FC6" w:rsidRDefault="007A7FC6" w:rsidP="007A7FC6">
      <w:pPr>
        <w:pStyle w:val="PlainText"/>
        <w:ind w:left="1440"/>
        <w:rPr>
          <w:rFonts w:ascii="Times New Roman" w:hAnsi="Times New Roman"/>
          <w:sz w:val="24"/>
          <w:szCs w:val="24"/>
        </w:rPr>
      </w:pPr>
    </w:p>
    <w:p w14:paraId="19A31FB4" w14:textId="77777777" w:rsidR="007A7FC6" w:rsidRPr="007A7FC6" w:rsidRDefault="007A7FC6" w:rsidP="007A7FC6">
      <w:pPr>
        <w:pStyle w:val="PlainText"/>
        <w:ind w:left="1440"/>
        <w:rPr>
          <w:rFonts w:ascii="Times New Roman" w:hAnsi="Times New Roman"/>
          <w:sz w:val="24"/>
          <w:szCs w:val="24"/>
        </w:rPr>
      </w:pPr>
      <w:r w:rsidRPr="007A7FC6">
        <w:rPr>
          <w:rFonts w:ascii="Times New Roman" w:hAnsi="Times New Roman"/>
          <w:sz w:val="24"/>
          <w:szCs w:val="24"/>
        </w:rPr>
        <w:t xml:space="preserve">    [Basis: Regulation 9-8-530, 2-6-501, and "Stationary Diesel Engine ATCM", CA Code of Regulations, Title 17, Section 93115.10(f)]</w:t>
      </w:r>
    </w:p>
    <w:p w14:paraId="19A31FB5" w14:textId="77777777" w:rsidR="007A7FC6" w:rsidRPr="007A7FC6" w:rsidRDefault="007A7FC6" w:rsidP="007A7FC6">
      <w:pPr>
        <w:pStyle w:val="PlainText"/>
        <w:ind w:left="1440"/>
        <w:rPr>
          <w:rFonts w:ascii="Times New Roman" w:hAnsi="Times New Roman"/>
          <w:sz w:val="24"/>
          <w:szCs w:val="24"/>
        </w:rPr>
      </w:pPr>
    </w:p>
    <w:p w14:paraId="19A31FB6" w14:textId="77777777" w:rsidR="00D15D48" w:rsidRDefault="00D15D48" w:rsidP="00D15D48">
      <w:pPr>
        <w:pStyle w:val="Heading2"/>
        <w:ind w:left="720"/>
      </w:pPr>
      <w:r>
        <w:t xml:space="preserve">Condition </w:t>
      </w:r>
      <w:r w:rsidR="00CF3FA8">
        <w:t>26406</w:t>
      </w:r>
    </w:p>
    <w:p w14:paraId="19A31FB7" w14:textId="77777777" w:rsidR="007A7FC6" w:rsidRDefault="007A7FC6">
      <w:pPr>
        <w:pStyle w:val="BodyText"/>
        <w:rPr>
          <w:sz w:val="20"/>
        </w:rPr>
      </w:pPr>
    </w:p>
    <w:p w14:paraId="19A31FB8" w14:textId="77777777" w:rsidR="00D15D48" w:rsidRDefault="00D15D48" w:rsidP="00D15D48">
      <w:pPr>
        <w:pStyle w:val="PlainText"/>
        <w:numPr>
          <w:ins w:id="378" w:author="2houdalc" w:date="2009-04-07T18:41:00Z"/>
        </w:numPr>
        <w:ind w:left="1440"/>
        <w:rPr>
          <w:rFonts w:ascii="Times New Roman" w:hAnsi="Times New Roman"/>
          <w:sz w:val="24"/>
          <w:szCs w:val="24"/>
        </w:rPr>
      </w:pPr>
      <w:r>
        <w:rPr>
          <w:rFonts w:ascii="Times New Roman" w:hAnsi="Times New Roman"/>
          <w:sz w:val="24"/>
          <w:szCs w:val="24"/>
        </w:rPr>
        <w:t>Application 27790</w:t>
      </w:r>
      <w:r w:rsidRPr="007A7FC6">
        <w:rPr>
          <w:rFonts w:ascii="Times New Roman" w:hAnsi="Times New Roman"/>
          <w:sz w:val="24"/>
          <w:szCs w:val="24"/>
        </w:rPr>
        <w:t xml:space="preserve">, </w:t>
      </w:r>
      <w:r w:rsidR="00405AE6">
        <w:rPr>
          <w:rFonts w:ascii="Times New Roman" w:hAnsi="Times New Roman"/>
          <w:sz w:val="24"/>
          <w:szCs w:val="24"/>
        </w:rPr>
        <w:t>January 2017</w:t>
      </w:r>
      <w:r w:rsidRPr="007A7FC6">
        <w:rPr>
          <w:rFonts w:ascii="Times New Roman" w:hAnsi="Times New Roman"/>
          <w:sz w:val="24"/>
          <w:szCs w:val="24"/>
        </w:rPr>
        <w:t xml:space="preserve">. </w:t>
      </w:r>
    </w:p>
    <w:p w14:paraId="19A31FB9" w14:textId="77777777" w:rsidR="00D15D48" w:rsidRDefault="00D15D48" w:rsidP="00D15D48">
      <w:pPr>
        <w:pStyle w:val="PlainText"/>
        <w:ind w:left="1440"/>
        <w:rPr>
          <w:rFonts w:ascii="Times New Roman" w:hAnsi="Times New Roman"/>
          <w:sz w:val="24"/>
          <w:szCs w:val="24"/>
        </w:rPr>
      </w:pPr>
      <w:r>
        <w:rPr>
          <w:rFonts w:ascii="Times New Roman" w:hAnsi="Times New Roman"/>
          <w:sz w:val="24"/>
          <w:szCs w:val="24"/>
        </w:rPr>
        <w:t>Avon</w:t>
      </w:r>
      <w:r w:rsidR="00BE2E57">
        <w:rPr>
          <w:rFonts w:ascii="Times New Roman" w:hAnsi="Times New Roman"/>
          <w:sz w:val="24"/>
          <w:szCs w:val="24"/>
        </w:rPr>
        <w:t xml:space="preserve"> </w:t>
      </w:r>
      <w:r>
        <w:rPr>
          <w:rFonts w:ascii="Times New Roman" w:hAnsi="Times New Roman"/>
          <w:sz w:val="24"/>
          <w:szCs w:val="24"/>
        </w:rPr>
        <w:t>Wharf MOTEMS Project</w:t>
      </w:r>
    </w:p>
    <w:p w14:paraId="19A31FBA" w14:textId="77777777" w:rsidR="00D15D48" w:rsidRDefault="00D15D48" w:rsidP="00D15D48">
      <w:pPr>
        <w:pStyle w:val="PlainText"/>
        <w:ind w:left="1440"/>
        <w:rPr>
          <w:rFonts w:ascii="Times New Roman" w:hAnsi="Times New Roman"/>
          <w:sz w:val="24"/>
          <w:szCs w:val="24"/>
        </w:rPr>
      </w:pPr>
      <w:r>
        <w:rPr>
          <w:rFonts w:ascii="Times New Roman" w:hAnsi="Times New Roman"/>
          <w:sz w:val="24"/>
          <w:szCs w:val="24"/>
        </w:rPr>
        <w:t>S-1560 Avon Wharf Berth 1A, abated by</w:t>
      </w:r>
    </w:p>
    <w:p w14:paraId="19A31FBB" w14:textId="77777777" w:rsidR="00D15D48" w:rsidRPr="007A7FC6" w:rsidRDefault="00D15D48" w:rsidP="00D15D48">
      <w:pPr>
        <w:pStyle w:val="PlainText"/>
        <w:ind w:left="1440"/>
        <w:rPr>
          <w:rFonts w:ascii="Times New Roman" w:hAnsi="Times New Roman"/>
          <w:sz w:val="24"/>
          <w:szCs w:val="24"/>
        </w:rPr>
      </w:pPr>
      <w:r>
        <w:rPr>
          <w:rFonts w:ascii="Times New Roman" w:hAnsi="Times New Roman"/>
          <w:sz w:val="24"/>
          <w:szCs w:val="24"/>
        </w:rPr>
        <w:t>A-1560 Avon Wharf Berth 1A Marine Vapor Recovery System</w:t>
      </w:r>
    </w:p>
    <w:p w14:paraId="19A31FBC" w14:textId="77777777" w:rsidR="00D15D48" w:rsidRDefault="00D15D48" w:rsidP="00D15D48">
      <w:pPr>
        <w:pStyle w:val="PlainText"/>
        <w:ind w:left="1440"/>
        <w:rPr>
          <w:rFonts w:ascii="Times New Roman" w:hAnsi="Times New Roman"/>
          <w:sz w:val="24"/>
          <w:szCs w:val="24"/>
        </w:rPr>
      </w:pPr>
    </w:p>
    <w:p w14:paraId="19A31FBD" w14:textId="77777777" w:rsidR="00D15D48" w:rsidRDefault="00D15D48" w:rsidP="00D15D48">
      <w:pPr>
        <w:pStyle w:val="PlainText"/>
        <w:ind w:left="1440"/>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ab/>
      </w:r>
      <w:r w:rsidRPr="00D15D48">
        <w:rPr>
          <w:rFonts w:ascii="Times New Roman" w:hAnsi="Times New Roman"/>
          <w:sz w:val="24"/>
          <w:szCs w:val="24"/>
        </w:rPr>
        <w:t xml:space="preserve">The </w:t>
      </w:r>
      <w:r w:rsidR="00D03327">
        <w:rPr>
          <w:rFonts w:ascii="Times New Roman" w:hAnsi="Times New Roman"/>
          <w:sz w:val="24"/>
          <w:szCs w:val="24"/>
        </w:rPr>
        <w:t>owner/operator shall not operate</w:t>
      </w:r>
      <w:r>
        <w:rPr>
          <w:rFonts w:ascii="Times New Roman" w:hAnsi="Times New Roman"/>
          <w:sz w:val="24"/>
          <w:szCs w:val="24"/>
        </w:rPr>
        <w:t xml:space="preserve"> S-1560 Berth 1A </w:t>
      </w:r>
      <w:r w:rsidR="00D03327">
        <w:rPr>
          <w:rFonts w:ascii="Times New Roman" w:hAnsi="Times New Roman"/>
          <w:sz w:val="24"/>
          <w:szCs w:val="24"/>
        </w:rPr>
        <w:t xml:space="preserve">unless the total </w:t>
      </w:r>
      <w:r w:rsidRPr="00D15D48">
        <w:rPr>
          <w:rFonts w:ascii="Times New Roman" w:hAnsi="Times New Roman"/>
          <w:sz w:val="24"/>
          <w:szCs w:val="24"/>
        </w:rPr>
        <w:t>product transfer</w:t>
      </w:r>
      <w:r w:rsidR="00F501AE">
        <w:rPr>
          <w:rFonts w:ascii="Times New Roman" w:hAnsi="Times New Roman"/>
          <w:sz w:val="24"/>
          <w:szCs w:val="24"/>
        </w:rPr>
        <w:t>red</w:t>
      </w:r>
      <w:r w:rsidRPr="00D15D48">
        <w:rPr>
          <w:rFonts w:ascii="Times New Roman" w:hAnsi="Times New Roman"/>
          <w:sz w:val="24"/>
          <w:szCs w:val="24"/>
        </w:rPr>
        <w:t xml:space="preserve"> at S-1560 </w:t>
      </w:r>
      <w:r w:rsidR="00D03327">
        <w:rPr>
          <w:rFonts w:ascii="Times New Roman" w:hAnsi="Times New Roman"/>
          <w:sz w:val="24"/>
          <w:szCs w:val="24"/>
        </w:rPr>
        <w:t>does</w:t>
      </w:r>
      <w:r w:rsidRPr="00D15D48">
        <w:rPr>
          <w:rFonts w:ascii="Times New Roman" w:hAnsi="Times New Roman"/>
          <w:sz w:val="24"/>
          <w:szCs w:val="24"/>
        </w:rPr>
        <w:t xml:space="preserve"> not exceed 30,000,000 barrels in any consecutive 12-month period. </w:t>
      </w:r>
      <w:r w:rsidR="009D2305">
        <w:rPr>
          <w:rFonts w:ascii="Times New Roman" w:hAnsi="Times New Roman"/>
          <w:sz w:val="24"/>
          <w:szCs w:val="24"/>
        </w:rPr>
        <w:t xml:space="preserve"> The owner/operator shall not transfer any Crude Oil at S-1560 Berth 1A.  </w:t>
      </w:r>
      <w:r w:rsidRPr="00D15D48">
        <w:rPr>
          <w:rFonts w:ascii="Times New Roman" w:hAnsi="Times New Roman"/>
          <w:sz w:val="24"/>
          <w:szCs w:val="24"/>
        </w:rPr>
        <w:t>(basis: Cumulative Increase</w:t>
      </w:r>
      <w:r>
        <w:rPr>
          <w:rFonts w:ascii="Times New Roman" w:hAnsi="Times New Roman"/>
          <w:sz w:val="24"/>
          <w:szCs w:val="24"/>
        </w:rPr>
        <w:t>, Offsets</w:t>
      </w:r>
      <w:r w:rsidRPr="00D15D48">
        <w:rPr>
          <w:rFonts w:ascii="Times New Roman" w:hAnsi="Times New Roman"/>
          <w:sz w:val="24"/>
          <w:szCs w:val="24"/>
        </w:rPr>
        <w:t>)</w:t>
      </w:r>
    </w:p>
    <w:p w14:paraId="19A31FBE" w14:textId="77777777" w:rsidR="00D15D48" w:rsidRDefault="00D15D48" w:rsidP="00D15D48">
      <w:pPr>
        <w:pStyle w:val="PlainText"/>
        <w:ind w:left="1440"/>
        <w:rPr>
          <w:rFonts w:ascii="Times New Roman" w:hAnsi="Times New Roman"/>
          <w:sz w:val="24"/>
          <w:szCs w:val="24"/>
        </w:rPr>
      </w:pPr>
    </w:p>
    <w:p w14:paraId="19A31FBF" w14:textId="77777777" w:rsidR="00D03327" w:rsidRDefault="00D15D48" w:rsidP="00D15D48">
      <w:pPr>
        <w:pStyle w:val="PlainText"/>
        <w:ind w:left="1440"/>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ab/>
      </w:r>
      <w:r w:rsidR="00D03327">
        <w:rPr>
          <w:rFonts w:ascii="Times New Roman" w:hAnsi="Times New Roman"/>
          <w:sz w:val="24"/>
          <w:szCs w:val="24"/>
        </w:rPr>
        <w:t>Emissions for Cargo Carrier (Barge</w:t>
      </w:r>
      <w:r w:rsidR="00B06286">
        <w:rPr>
          <w:rFonts w:ascii="Times New Roman" w:hAnsi="Times New Roman"/>
          <w:sz w:val="24"/>
          <w:szCs w:val="24"/>
        </w:rPr>
        <w:t>s</w:t>
      </w:r>
      <w:r w:rsidR="00D03327">
        <w:rPr>
          <w:rFonts w:ascii="Times New Roman" w:hAnsi="Times New Roman"/>
          <w:sz w:val="24"/>
          <w:szCs w:val="24"/>
        </w:rPr>
        <w:t xml:space="preserve"> and Tanker</w:t>
      </w:r>
      <w:r w:rsidR="00B06286">
        <w:rPr>
          <w:rFonts w:ascii="Times New Roman" w:hAnsi="Times New Roman"/>
          <w:sz w:val="24"/>
          <w:szCs w:val="24"/>
        </w:rPr>
        <w:t>s</w:t>
      </w:r>
      <w:r w:rsidR="00D03327">
        <w:rPr>
          <w:rFonts w:ascii="Times New Roman" w:hAnsi="Times New Roman"/>
          <w:sz w:val="24"/>
          <w:szCs w:val="24"/>
        </w:rPr>
        <w:t>) calls to S-1560 Berth 1A shall not exceed the following fully offset limits:</w:t>
      </w:r>
    </w:p>
    <w:p w14:paraId="19A31FC0" w14:textId="77777777" w:rsidR="00D03327" w:rsidRDefault="00D03327" w:rsidP="00D03327">
      <w:pPr>
        <w:pStyle w:val="PlainText"/>
        <w:ind w:left="2160"/>
        <w:rPr>
          <w:rFonts w:ascii="Times New Roman" w:hAnsi="Times New Roman"/>
          <w:sz w:val="24"/>
          <w:szCs w:val="24"/>
        </w:rPr>
      </w:pPr>
      <w:r>
        <w:rPr>
          <w:rFonts w:ascii="Times New Roman" w:hAnsi="Times New Roman"/>
          <w:sz w:val="24"/>
          <w:szCs w:val="24"/>
        </w:rPr>
        <w:t>NOx:</w:t>
      </w:r>
      <w:r>
        <w:rPr>
          <w:rFonts w:ascii="Times New Roman" w:hAnsi="Times New Roman"/>
          <w:sz w:val="24"/>
          <w:szCs w:val="24"/>
        </w:rPr>
        <w:tab/>
      </w:r>
      <w:r w:rsidR="00897640">
        <w:rPr>
          <w:rFonts w:ascii="Times New Roman" w:hAnsi="Times New Roman"/>
          <w:sz w:val="24"/>
          <w:szCs w:val="24"/>
        </w:rPr>
        <w:t>188.825</w:t>
      </w:r>
      <w:r>
        <w:rPr>
          <w:rFonts w:ascii="Times New Roman" w:hAnsi="Times New Roman"/>
          <w:sz w:val="24"/>
          <w:szCs w:val="24"/>
        </w:rPr>
        <w:t xml:space="preserve"> tons/year</w:t>
      </w:r>
    </w:p>
    <w:p w14:paraId="19A31FC1" w14:textId="77777777" w:rsidR="00D03327" w:rsidRDefault="00D03327" w:rsidP="00D03327">
      <w:pPr>
        <w:pStyle w:val="PlainText"/>
        <w:ind w:left="2160"/>
        <w:rPr>
          <w:rFonts w:ascii="Times New Roman" w:hAnsi="Times New Roman"/>
          <w:sz w:val="24"/>
          <w:szCs w:val="24"/>
        </w:rPr>
      </w:pPr>
      <w:r>
        <w:rPr>
          <w:rFonts w:ascii="Times New Roman" w:hAnsi="Times New Roman"/>
          <w:sz w:val="24"/>
          <w:szCs w:val="24"/>
        </w:rPr>
        <w:t>CO:</w:t>
      </w:r>
      <w:r>
        <w:rPr>
          <w:rFonts w:ascii="Times New Roman" w:hAnsi="Times New Roman"/>
          <w:sz w:val="24"/>
          <w:szCs w:val="24"/>
        </w:rPr>
        <w:tab/>
      </w:r>
      <w:r w:rsidR="00897640">
        <w:rPr>
          <w:rFonts w:ascii="Times New Roman" w:hAnsi="Times New Roman"/>
          <w:sz w:val="24"/>
          <w:szCs w:val="24"/>
        </w:rPr>
        <w:t>34.425</w:t>
      </w:r>
      <w:r>
        <w:rPr>
          <w:rFonts w:ascii="Times New Roman" w:hAnsi="Times New Roman"/>
          <w:sz w:val="24"/>
          <w:szCs w:val="24"/>
        </w:rPr>
        <w:t xml:space="preserve"> tons/year</w:t>
      </w:r>
    </w:p>
    <w:p w14:paraId="19A31FC2" w14:textId="77777777" w:rsidR="00D03327" w:rsidRDefault="00D03327" w:rsidP="00D03327">
      <w:pPr>
        <w:pStyle w:val="PlainText"/>
        <w:ind w:left="2160"/>
        <w:rPr>
          <w:rFonts w:ascii="Times New Roman" w:hAnsi="Times New Roman"/>
          <w:sz w:val="24"/>
          <w:szCs w:val="24"/>
        </w:rPr>
      </w:pPr>
      <w:r>
        <w:rPr>
          <w:rFonts w:ascii="Times New Roman" w:hAnsi="Times New Roman"/>
          <w:sz w:val="24"/>
          <w:szCs w:val="24"/>
        </w:rPr>
        <w:lastRenderedPageBreak/>
        <w:t xml:space="preserve">POC: </w:t>
      </w:r>
      <w:r w:rsidR="00AF6660">
        <w:rPr>
          <w:rFonts w:ascii="Times New Roman" w:hAnsi="Times New Roman"/>
          <w:sz w:val="24"/>
          <w:szCs w:val="24"/>
        </w:rPr>
        <w:tab/>
      </w:r>
      <w:r w:rsidR="00897640">
        <w:rPr>
          <w:rFonts w:ascii="Times New Roman" w:hAnsi="Times New Roman"/>
          <w:sz w:val="24"/>
          <w:szCs w:val="24"/>
        </w:rPr>
        <w:t>10.743</w:t>
      </w:r>
      <w:r>
        <w:rPr>
          <w:rFonts w:ascii="Times New Roman" w:hAnsi="Times New Roman"/>
          <w:sz w:val="24"/>
          <w:szCs w:val="24"/>
        </w:rPr>
        <w:t xml:space="preserve"> tons/year</w:t>
      </w:r>
    </w:p>
    <w:p w14:paraId="19A31FC3" w14:textId="77777777" w:rsidR="00D03327" w:rsidRDefault="00D03327" w:rsidP="00D03327">
      <w:pPr>
        <w:pStyle w:val="PlainText"/>
        <w:ind w:left="2160"/>
        <w:rPr>
          <w:rFonts w:ascii="Times New Roman" w:hAnsi="Times New Roman"/>
          <w:sz w:val="24"/>
          <w:szCs w:val="24"/>
        </w:rPr>
      </w:pPr>
      <w:r>
        <w:rPr>
          <w:rFonts w:ascii="Times New Roman" w:hAnsi="Times New Roman"/>
          <w:sz w:val="24"/>
          <w:szCs w:val="24"/>
        </w:rPr>
        <w:t xml:space="preserve">PM10: </w:t>
      </w:r>
      <w:r>
        <w:rPr>
          <w:rFonts w:ascii="Times New Roman" w:hAnsi="Times New Roman"/>
          <w:sz w:val="24"/>
          <w:szCs w:val="24"/>
        </w:rPr>
        <w:tab/>
      </w:r>
      <w:r w:rsidR="00897640">
        <w:rPr>
          <w:rFonts w:ascii="Times New Roman" w:hAnsi="Times New Roman"/>
          <w:sz w:val="24"/>
          <w:szCs w:val="24"/>
        </w:rPr>
        <w:t>4.157</w:t>
      </w:r>
      <w:r>
        <w:rPr>
          <w:rFonts w:ascii="Times New Roman" w:hAnsi="Times New Roman"/>
          <w:sz w:val="24"/>
          <w:szCs w:val="24"/>
        </w:rPr>
        <w:t xml:space="preserve"> tons/year</w:t>
      </w:r>
    </w:p>
    <w:p w14:paraId="19A31FC4" w14:textId="77777777" w:rsidR="00D03327" w:rsidRDefault="00D03327" w:rsidP="00D03327">
      <w:pPr>
        <w:pStyle w:val="PlainText"/>
        <w:ind w:left="2160"/>
        <w:rPr>
          <w:rFonts w:ascii="Times New Roman" w:hAnsi="Times New Roman"/>
          <w:sz w:val="24"/>
          <w:szCs w:val="24"/>
        </w:rPr>
      </w:pPr>
      <w:r>
        <w:rPr>
          <w:rFonts w:ascii="Times New Roman" w:hAnsi="Times New Roman"/>
          <w:sz w:val="24"/>
          <w:szCs w:val="24"/>
        </w:rPr>
        <w:t xml:space="preserve">SO2: </w:t>
      </w:r>
      <w:r>
        <w:rPr>
          <w:rFonts w:ascii="Times New Roman" w:hAnsi="Times New Roman"/>
          <w:sz w:val="24"/>
          <w:szCs w:val="24"/>
        </w:rPr>
        <w:tab/>
      </w:r>
      <w:r w:rsidR="00897640">
        <w:rPr>
          <w:rFonts w:ascii="Times New Roman" w:hAnsi="Times New Roman"/>
          <w:sz w:val="24"/>
          <w:szCs w:val="24"/>
        </w:rPr>
        <w:t>9.372</w:t>
      </w:r>
      <w:r>
        <w:rPr>
          <w:rFonts w:ascii="Times New Roman" w:hAnsi="Times New Roman"/>
          <w:sz w:val="24"/>
          <w:szCs w:val="24"/>
        </w:rPr>
        <w:t xml:space="preserve"> tons/year</w:t>
      </w:r>
    </w:p>
    <w:p w14:paraId="19A31FC5" w14:textId="77777777" w:rsidR="00B06286" w:rsidRDefault="00B06286" w:rsidP="00B06286">
      <w:pPr>
        <w:pStyle w:val="PlainText"/>
        <w:ind w:left="1440"/>
        <w:rPr>
          <w:rFonts w:ascii="Times New Roman" w:hAnsi="Times New Roman"/>
          <w:sz w:val="24"/>
          <w:szCs w:val="24"/>
        </w:rPr>
      </w:pPr>
      <w:r w:rsidRPr="00D15D48">
        <w:rPr>
          <w:rFonts w:ascii="Times New Roman" w:hAnsi="Times New Roman"/>
          <w:sz w:val="24"/>
          <w:szCs w:val="24"/>
        </w:rPr>
        <w:t>(basis: Cumulative Increase</w:t>
      </w:r>
      <w:r>
        <w:rPr>
          <w:rFonts w:ascii="Times New Roman" w:hAnsi="Times New Roman"/>
          <w:sz w:val="24"/>
          <w:szCs w:val="24"/>
        </w:rPr>
        <w:t>, Offsets</w:t>
      </w:r>
      <w:r w:rsidRPr="00D15D48">
        <w:rPr>
          <w:rFonts w:ascii="Times New Roman" w:hAnsi="Times New Roman"/>
          <w:sz w:val="24"/>
          <w:szCs w:val="24"/>
        </w:rPr>
        <w:t>)</w:t>
      </w:r>
    </w:p>
    <w:p w14:paraId="19A31FC6" w14:textId="77777777" w:rsidR="00D03327" w:rsidRDefault="00D03327" w:rsidP="00D15D48">
      <w:pPr>
        <w:pStyle w:val="PlainText"/>
        <w:ind w:left="1440"/>
        <w:rPr>
          <w:rFonts w:ascii="Times New Roman" w:hAnsi="Times New Roman"/>
          <w:sz w:val="24"/>
          <w:szCs w:val="24"/>
        </w:rPr>
      </w:pPr>
    </w:p>
    <w:p w14:paraId="19A31FC7" w14:textId="77777777" w:rsidR="00F51D9F" w:rsidRDefault="00BE2E57" w:rsidP="00F51D9F">
      <w:pPr>
        <w:pStyle w:val="PlainText"/>
        <w:ind w:left="1440"/>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ab/>
        <w:t>The owner/operator of S-1560 shall demonstrate c</w:t>
      </w:r>
      <w:r w:rsidR="00D03327">
        <w:rPr>
          <w:rFonts w:ascii="Times New Roman" w:hAnsi="Times New Roman"/>
          <w:sz w:val="24"/>
          <w:szCs w:val="24"/>
        </w:rPr>
        <w:t xml:space="preserve">ompliance with the </w:t>
      </w:r>
      <w:r w:rsidR="00914E54">
        <w:rPr>
          <w:rFonts w:ascii="Times New Roman" w:hAnsi="Times New Roman"/>
          <w:sz w:val="24"/>
          <w:szCs w:val="24"/>
        </w:rPr>
        <w:t>throughput limit in Part 1 by recording the monthly volumes of material loaded and unloaded at S-1560.  Monthly throughput shall be totaled on a consecutive 12-month basis.  The owner/operator shall demonstrate compliance with the emission limits in Part 2 by showing annual loading and unloading throughput</w:t>
      </w:r>
      <w:r w:rsidR="00BA5353">
        <w:rPr>
          <w:rFonts w:ascii="Times New Roman" w:hAnsi="Times New Roman"/>
          <w:sz w:val="24"/>
          <w:szCs w:val="24"/>
        </w:rPr>
        <w:t>,</w:t>
      </w:r>
      <w:r w:rsidR="00914E54">
        <w:rPr>
          <w:rFonts w:ascii="Times New Roman" w:hAnsi="Times New Roman"/>
          <w:sz w:val="24"/>
          <w:szCs w:val="24"/>
        </w:rPr>
        <w:t xml:space="preserve"> on a calendar year </w:t>
      </w:r>
      <w:r w:rsidR="00802941">
        <w:rPr>
          <w:rFonts w:ascii="Times New Roman" w:hAnsi="Times New Roman"/>
          <w:sz w:val="24"/>
          <w:szCs w:val="24"/>
        </w:rPr>
        <w:t>basis</w:t>
      </w:r>
      <w:r w:rsidR="00BA5353">
        <w:rPr>
          <w:rFonts w:ascii="Times New Roman" w:hAnsi="Times New Roman"/>
          <w:sz w:val="24"/>
          <w:szCs w:val="24"/>
        </w:rPr>
        <w:t>, is less than 30,000,000 barrels per year.</w:t>
      </w:r>
      <w:r w:rsidR="00897640">
        <w:rPr>
          <w:rFonts w:ascii="Times New Roman" w:hAnsi="Times New Roman"/>
          <w:sz w:val="24"/>
          <w:szCs w:val="24"/>
        </w:rPr>
        <w:t xml:space="preserve">  </w:t>
      </w:r>
      <w:r w:rsidR="00F51D9F" w:rsidRPr="00D15D48">
        <w:rPr>
          <w:rFonts w:ascii="Times New Roman" w:hAnsi="Times New Roman"/>
          <w:sz w:val="24"/>
          <w:szCs w:val="24"/>
        </w:rPr>
        <w:t>(basis: Cumulative Increase</w:t>
      </w:r>
      <w:r w:rsidR="00F51D9F">
        <w:rPr>
          <w:rFonts w:ascii="Times New Roman" w:hAnsi="Times New Roman"/>
          <w:sz w:val="24"/>
          <w:szCs w:val="24"/>
        </w:rPr>
        <w:t>, Offsets</w:t>
      </w:r>
      <w:r w:rsidR="00F51D9F" w:rsidRPr="00D15D48">
        <w:rPr>
          <w:rFonts w:ascii="Times New Roman" w:hAnsi="Times New Roman"/>
          <w:sz w:val="24"/>
          <w:szCs w:val="24"/>
        </w:rPr>
        <w:t>)</w:t>
      </w:r>
    </w:p>
    <w:p w14:paraId="19A31FC8" w14:textId="77777777" w:rsidR="00B06286" w:rsidRDefault="00B06286" w:rsidP="00D15D48">
      <w:pPr>
        <w:pStyle w:val="PlainText"/>
        <w:ind w:left="1440"/>
        <w:rPr>
          <w:rFonts w:ascii="Times New Roman" w:hAnsi="Times New Roman"/>
          <w:sz w:val="24"/>
          <w:szCs w:val="24"/>
        </w:rPr>
      </w:pPr>
    </w:p>
    <w:p w14:paraId="19A31FC9" w14:textId="77777777" w:rsidR="00BA5353" w:rsidRDefault="00B06286" w:rsidP="00446D50">
      <w:pPr>
        <w:pStyle w:val="PlainText"/>
        <w:ind w:left="1440"/>
        <w:rPr>
          <w:rFonts w:ascii="Times New Roman" w:hAnsi="Times New Roman"/>
          <w:sz w:val="24"/>
          <w:szCs w:val="24"/>
        </w:rPr>
      </w:pPr>
      <w:r>
        <w:rPr>
          <w:rFonts w:ascii="Times New Roman" w:hAnsi="Times New Roman"/>
          <w:sz w:val="24"/>
          <w:szCs w:val="24"/>
        </w:rPr>
        <w:t>4.</w:t>
      </w:r>
      <w:r>
        <w:rPr>
          <w:rFonts w:ascii="Times New Roman" w:hAnsi="Times New Roman"/>
          <w:sz w:val="24"/>
          <w:szCs w:val="24"/>
        </w:rPr>
        <w:tab/>
        <w:t xml:space="preserve">The owner/operator shall </w:t>
      </w:r>
      <w:r w:rsidR="00446D50">
        <w:rPr>
          <w:rFonts w:ascii="Times New Roman" w:hAnsi="Times New Roman"/>
          <w:sz w:val="24"/>
          <w:szCs w:val="24"/>
        </w:rPr>
        <w:t xml:space="preserve">operate S-1560 only when </w:t>
      </w:r>
      <w:r w:rsidR="00BA5353">
        <w:rPr>
          <w:rFonts w:ascii="Times New Roman" w:hAnsi="Times New Roman"/>
          <w:sz w:val="24"/>
          <w:szCs w:val="24"/>
        </w:rPr>
        <w:t xml:space="preserve">POC emissions from </w:t>
      </w:r>
      <w:r w:rsidR="00446D50">
        <w:rPr>
          <w:rFonts w:ascii="Times New Roman" w:hAnsi="Times New Roman"/>
          <w:sz w:val="24"/>
          <w:szCs w:val="24"/>
        </w:rPr>
        <w:t xml:space="preserve">product loading operations do not exceed </w:t>
      </w:r>
      <w:r w:rsidR="00B42856">
        <w:rPr>
          <w:rFonts w:ascii="Times New Roman" w:hAnsi="Times New Roman"/>
          <w:sz w:val="24"/>
          <w:szCs w:val="24"/>
        </w:rPr>
        <w:t>the fully offset limit of 20</w:t>
      </w:r>
      <w:r w:rsidR="00446D50">
        <w:rPr>
          <w:rFonts w:ascii="Times New Roman" w:hAnsi="Times New Roman"/>
          <w:sz w:val="24"/>
          <w:szCs w:val="24"/>
        </w:rPr>
        <w:t xml:space="preserve">.00 tons/year.  </w:t>
      </w:r>
      <w:r w:rsidR="003560EC">
        <w:rPr>
          <w:rFonts w:ascii="Times New Roman" w:hAnsi="Times New Roman"/>
          <w:sz w:val="24"/>
          <w:szCs w:val="24"/>
        </w:rPr>
        <w:t xml:space="preserve">The owner/operator shall record the quantity of each material loaded </w:t>
      </w:r>
      <w:r w:rsidR="00BA5353">
        <w:rPr>
          <w:rFonts w:ascii="Times New Roman" w:hAnsi="Times New Roman"/>
          <w:sz w:val="24"/>
          <w:szCs w:val="24"/>
        </w:rPr>
        <w:t xml:space="preserve">onto vessels </w:t>
      </w:r>
      <w:r w:rsidR="003560EC">
        <w:rPr>
          <w:rFonts w:ascii="Times New Roman" w:hAnsi="Times New Roman"/>
          <w:sz w:val="24"/>
          <w:szCs w:val="24"/>
        </w:rPr>
        <w:t xml:space="preserve">at S-1560 and perform the emission calculations required to demonstrate compliance </w:t>
      </w:r>
      <w:r w:rsidR="00BA5353">
        <w:rPr>
          <w:rFonts w:ascii="Times New Roman" w:hAnsi="Times New Roman"/>
          <w:sz w:val="24"/>
          <w:szCs w:val="24"/>
        </w:rPr>
        <w:t>using the following emission factors (pounds per 1000 gallons loaded) and assuming a destruction efficiency of 98.5% for controlled loading</w:t>
      </w:r>
      <w:r w:rsidR="003560EC">
        <w:rPr>
          <w:rFonts w:ascii="Times New Roman" w:hAnsi="Times New Roman"/>
          <w:sz w:val="24"/>
          <w:szCs w:val="24"/>
        </w:rPr>
        <w:t xml:space="preserve">.  </w:t>
      </w:r>
      <w:r w:rsidR="00BA5353">
        <w:rPr>
          <w:rFonts w:ascii="Times New Roman" w:hAnsi="Times New Roman"/>
          <w:sz w:val="24"/>
          <w:szCs w:val="24"/>
        </w:rPr>
        <w:br/>
      </w:r>
      <w:r w:rsidR="00BA5353">
        <w:rPr>
          <w:rFonts w:ascii="Times New Roman" w:hAnsi="Times New Roman"/>
          <w:sz w:val="24"/>
          <w:szCs w:val="24"/>
        </w:rPr>
        <w:tab/>
        <w:t>Gasoline/Components loaded onto Tanker</w:t>
      </w:r>
      <w:r w:rsidR="00BA5353">
        <w:rPr>
          <w:rFonts w:ascii="Times New Roman" w:hAnsi="Times New Roman"/>
          <w:sz w:val="24"/>
          <w:szCs w:val="24"/>
        </w:rPr>
        <w:tab/>
        <w:t>1.8</w:t>
      </w:r>
    </w:p>
    <w:p w14:paraId="19A31FCA" w14:textId="77777777" w:rsidR="00BA5353" w:rsidRDefault="00BA5353" w:rsidP="00446D50">
      <w:pPr>
        <w:pStyle w:val="PlainText"/>
        <w:ind w:left="1440"/>
        <w:rPr>
          <w:rFonts w:ascii="Times New Roman" w:hAnsi="Times New Roman"/>
          <w:sz w:val="24"/>
          <w:szCs w:val="24"/>
        </w:rPr>
      </w:pPr>
      <w:r>
        <w:rPr>
          <w:rFonts w:ascii="Times New Roman" w:hAnsi="Times New Roman"/>
          <w:sz w:val="24"/>
          <w:szCs w:val="24"/>
        </w:rPr>
        <w:tab/>
        <w:t>Gasoline/Components loaded onto Barge</w:t>
      </w:r>
      <w:r>
        <w:rPr>
          <w:rFonts w:ascii="Times New Roman" w:hAnsi="Times New Roman"/>
          <w:sz w:val="24"/>
          <w:szCs w:val="24"/>
        </w:rPr>
        <w:tab/>
        <w:t>3.4</w:t>
      </w:r>
    </w:p>
    <w:p w14:paraId="19A31FCB" w14:textId="77777777" w:rsidR="00BA5353" w:rsidRDefault="00BA5353" w:rsidP="00446D50">
      <w:pPr>
        <w:pStyle w:val="PlainText"/>
        <w:ind w:left="1440"/>
        <w:rPr>
          <w:rFonts w:ascii="Times New Roman" w:hAnsi="Times New Roman"/>
          <w:sz w:val="24"/>
          <w:szCs w:val="24"/>
        </w:rPr>
      </w:pPr>
      <w:r>
        <w:rPr>
          <w:rFonts w:ascii="Times New Roman" w:hAnsi="Times New Roman"/>
          <w:sz w:val="24"/>
          <w:szCs w:val="24"/>
        </w:rPr>
        <w:tab/>
        <w:t>Diesel loaded onto Tanker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0.005</w:t>
      </w:r>
    </w:p>
    <w:p w14:paraId="19A31FCC" w14:textId="77777777" w:rsidR="00BA5353" w:rsidRDefault="00BA5353" w:rsidP="00446D50">
      <w:pPr>
        <w:pStyle w:val="PlainText"/>
        <w:ind w:left="1440"/>
        <w:rPr>
          <w:rFonts w:ascii="Times New Roman" w:hAnsi="Times New Roman"/>
          <w:sz w:val="24"/>
          <w:szCs w:val="24"/>
        </w:rPr>
      </w:pPr>
      <w:r>
        <w:rPr>
          <w:rFonts w:ascii="Times New Roman" w:hAnsi="Times New Roman"/>
          <w:sz w:val="24"/>
          <w:szCs w:val="24"/>
        </w:rPr>
        <w:tab/>
        <w:t>Diesel loaded onto Barge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0.012</w:t>
      </w:r>
    </w:p>
    <w:p w14:paraId="19A31FCD" w14:textId="77777777" w:rsidR="00BA5353" w:rsidRDefault="00BA5353" w:rsidP="00446D50">
      <w:pPr>
        <w:pStyle w:val="PlainText"/>
        <w:ind w:left="1440"/>
        <w:rPr>
          <w:rFonts w:ascii="Times New Roman" w:hAnsi="Times New Roman"/>
          <w:sz w:val="24"/>
          <w:szCs w:val="24"/>
        </w:rPr>
      </w:pPr>
      <w:r>
        <w:rPr>
          <w:rFonts w:ascii="Times New Roman" w:hAnsi="Times New Roman"/>
          <w:sz w:val="24"/>
          <w:szCs w:val="24"/>
        </w:rPr>
        <w:tab/>
        <w:t>Residual Oil loaded onto Tanker</w:t>
      </w:r>
      <w:r>
        <w:rPr>
          <w:rFonts w:ascii="Times New Roman" w:hAnsi="Times New Roman"/>
          <w:sz w:val="24"/>
          <w:szCs w:val="24"/>
        </w:rPr>
        <w:tab/>
      </w:r>
      <w:r>
        <w:rPr>
          <w:rFonts w:ascii="Times New Roman" w:hAnsi="Times New Roman"/>
          <w:sz w:val="24"/>
          <w:szCs w:val="24"/>
        </w:rPr>
        <w:tab/>
        <w:t>0.00004</w:t>
      </w:r>
    </w:p>
    <w:p w14:paraId="19A31FCE" w14:textId="77777777" w:rsidR="00BA5353" w:rsidRDefault="00BA5353" w:rsidP="00446D50">
      <w:pPr>
        <w:pStyle w:val="PlainText"/>
        <w:ind w:left="1440"/>
        <w:rPr>
          <w:rFonts w:ascii="Times New Roman" w:hAnsi="Times New Roman"/>
          <w:sz w:val="24"/>
          <w:szCs w:val="24"/>
        </w:rPr>
      </w:pPr>
      <w:r>
        <w:rPr>
          <w:rFonts w:ascii="Times New Roman" w:hAnsi="Times New Roman"/>
          <w:sz w:val="24"/>
          <w:szCs w:val="24"/>
        </w:rPr>
        <w:tab/>
        <w:t>Residual Oil loaded onto Barge</w:t>
      </w:r>
      <w:r>
        <w:rPr>
          <w:rFonts w:ascii="Times New Roman" w:hAnsi="Times New Roman"/>
          <w:sz w:val="24"/>
          <w:szCs w:val="24"/>
        </w:rPr>
        <w:tab/>
      </w:r>
      <w:r>
        <w:rPr>
          <w:rFonts w:ascii="Times New Roman" w:hAnsi="Times New Roman"/>
          <w:sz w:val="24"/>
          <w:szCs w:val="24"/>
        </w:rPr>
        <w:tab/>
        <w:t>0.00009</w:t>
      </w:r>
    </w:p>
    <w:p w14:paraId="19A31FCF" w14:textId="77777777" w:rsidR="00446D50" w:rsidRDefault="00446D50" w:rsidP="00446D50">
      <w:pPr>
        <w:pStyle w:val="PlainText"/>
        <w:ind w:left="1440"/>
        <w:rPr>
          <w:rFonts w:ascii="Times New Roman" w:hAnsi="Times New Roman"/>
          <w:sz w:val="24"/>
          <w:szCs w:val="24"/>
        </w:rPr>
      </w:pPr>
      <w:r w:rsidRPr="00D15D48">
        <w:rPr>
          <w:rFonts w:ascii="Times New Roman" w:hAnsi="Times New Roman"/>
          <w:sz w:val="24"/>
          <w:szCs w:val="24"/>
        </w:rPr>
        <w:t>(basis: Cumulative Increase</w:t>
      </w:r>
      <w:r>
        <w:rPr>
          <w:rFonts w:ascii="Times New Roman" w:hAnsi="Times New Roman"/>
          <w:sz w:val="24"/>
          <w:szCs w:val="24"/>
        </w:rPr>
        <w:t>, Offsets</w:t>
      </w:r>
      <w:r w:rsidRPr="00D15D48">
        <w:rPr>
          <w:rFonts w:ascii="Times New Roman" w:hAnsi="Times New Roman"/>
          <w:sz w:val="24"/>
          <w:szCs w:val="24"/>
        </w:rPr>
        <w:t>)</w:t>
      </w:r>
    </w:p>
    <w:p w14:paraId="19A31FD0" w14:textId="77777777" w:rsidR="00BE2E57" w:rsidRDefault="00BE2E57" w:rsidP="00446D50">
      <w:pPr>
        <w:pStyle w:val="PlainText"/>
        <w:ind w:left="1440"/>
        <w:rPr>
          <w:rFonts w:ascii="Times New Roman" w:hAnsi="Times New Roman"/>
          <w:sz w:val="24"/>
          <w:szCs w:val="24"/>
        </w:rPr>
      </w:pPr>
    </w:p>
    <w:p w14:paraId="19A31FD1" w14:textId="77777777" w:rsidR="00F51D9F" w:rsidRDefault="00F51D9F" w:rsidP="00F51D9F">
      <w:pPr>
        <w:pStyle w:val="PlainText"/>
        <w:ind w:left="1440"/>
        <w:rPr>
          <w:rFonts w:ascii="Times New Roman" w:hAnsi="Times New Roman"/>
          <w:sz w:val="24"/>
          <w:szCs w:val="24"/>
        </w:rPr>
      </w:pPr>
      <w:r>
        <w:rPr>
          <w:rFonts w:ascii="Times New Roman" w:hAnsi="Times New Roman"/>
          <w:sz w:val="24"/>
          <w:szCs w:val="24"/>
        </w:rPr>
        <w:t>5.</w:t>
      </w:r>
      <w:r>
        <w:rPr>
          <w:rFonts w:ascii="Times New Roman" w:hAnsi="Times New Roman"/>
          <w:sz w:val="24"/>
          <w:szCs w:val="24"/>
        </w:rPr>
        <w:tab/>
      </w:r>
      <w:r w:rsidR="00B06286">
        <w:rPr>
          <w:rFonts w:ascii="Times New Roman" w:hAnsi="Times New Roman"/>
          <w:sz w:val="24"/>
          <w:szCs w:val="24"/>
        </w:rPr>
        <w:t xml:space="preserve"> The </w:t>
      </w:r>
      <w:r w:rsidR="00BA5353">
        <w:rPr>
          <w:rFonts w:ascii="Times New Roman" w:hAnsi="Times New Roman"/>
          <w:sz w:val="24"/>
          <w:szCs w:val="24"/>
        </w:rPr>
        <w:t xml:space="preserve">owner/operator may only </w:t>
      </w:r>
      <w:r w:rsidR="00B06286">
        <w:rPr>
          <w:rFonts w:ascii="Times New Roman" w:hAnsi="Times New Roman"/>
          <w:sz w:val="24"/>
          <w:szCs w:val="24"/>
        </w:rPr>
        <w:t>use a different methodology and/or different assumptions</w:t>
      </w:r>
      <w:r w:rsidR="00BA5353">
        <w:rPr>
          <w:rFonts w:ascii="Times New Roman" w:hAnsi="Times New Roman"/>
          <w:sz w:val="24"/>
          <w:szCs w:val="24"/>
        </w:rPr>
        <w:t xml:space="preserve"> to demonstrate compliance with Part 4</w:t>
      </w:r>
      <w:r w:rsidR="00B06286">
        <w:rPr>
          <w:rFonts w:ascii="Times New Roman" w:hAnsi="Times New Roman"/>
          <w:sz w:val="24"/>
          <w:szCs w:val="24"/>
        </w:rPr>
        <w:t xml:space="preserve"> when approved </w:t>
      </w:r>
      <w:r w:rsidR="00BA5353">
        <w:rPr>
          <w:rFonts w:ascii="Times New Roman" w:hAnsi="Times New Roman"/>
          <w:sz w:val="24"/>
          <w:szCs w:val="24"/>
        </w:rPr>
        <w:t xml:space="preserve">in advance </w:t>
      </w:r>
      <w:r w:rsidR="00B06286">
        <w:rPr>
          <w:rFonts w:ascii="Times New Roman" w:hAnsi="Times New Roman"/>
          <w:sz w:val="24"/>
          <w:szCs w:val="24"/>
        </w:rPr>
        <w:t>by the District.</w:t>
      </w:r>
      <w:r>
        <w:rPr>
          <w:rFonts w:ascii="Times New Roman" w:hAnsi="Times New Roman"/>
          <w:sz w:val="24"/>
          <w:szCs w:val="24"/>
        </w:rPr>
        <w:t xml:space="preserve">  </w:t>
      </w:r>
      <w:r w:rsidRPr="00D15D48">
        <w:rPr>
          <w:rFonts w:ascii="Times New Roman" w:hAnsi="Times New Roman"/>
          <w:sz w:val="24"/>
          <w:szCs w:val="24"/>
        </w:rPr>
        <w:t>(basis: Cumulative Increase</w:t>
      </w:r>
      <w:r>
        <w:rPr>
          <w:rFonts w:ascii="Times New Roman" w:hAnsi="Times New Roman"/>
          <w:sz w:val="24"/>
          <w:szCs w:val="24"/>
        </w:rPr>
        <w:t>, Offsets</w:t>
      </w:r>
      <w:r w:rsidRPr="00D15D48">
        <w:rPr>
          <w:rFonts w:ascii="Times New Roman" w:hAnsi="Times New Roman"/>
          <w:sz w:val="24"/>
          <w:szCs w:val="24"/>
        </w:rPr>
        <w:t>)</w:t>
      </w:r>
    </w:p>
    <w:p w14:paraId="19A31FD2" w14:textId="77777777" w:rsidR="00B06286" w:rsidRDefault="00B06286" w:rsidP="00D15D48">
      <w:pPr>
        <w:pStyle w:val="PlainText"/>
        <w:ind w:left="1440"/>
        <w:rPr>
          <w:rFonts w:ascii="Times New Roman" w:hAnsi="Times New Roman"/>
          <w:sz w:val="24"/>
          <w:szCs w:val="24"/>
        </w:rPr>
      </w:pPr>
    </w:p>
    <w:p w14:paraId="19A31FD3" w14:textId="77777777" w:rsidR="009D2305" w:rsidRDefault="009D2305" w:rsidP="009D2305">
      <w:pPr>
        <w:pStyle w:val="PlainText"/>
        <w:ind w:left="1440"/>
        <w:rPr>
          <w:rFonts w:ascii="Times New Roman" w:hAnsi="Times New Roman"/>
          <w:sz w:val="24"/>
          <w:szCs w:val="24"/>
        </w:rPr>
      </w:pPr>
      <w:r>
        <w:rPr>
          <w:rFonts w:ascii="Times New Roman" w:hAnsi="Times New Roman"/>
          <w:sz w:val="24"/>
          <w:szCs w:val="24"/>
        </w:rPr>
        <w:t>6.</w:t>
      </w:r>
      <w:r>
        <w:rPr>
          <w:rFonts w:ascii="Times New Roman" w:hAnsi="Times New Roman"/>
          <w:sz w:val="24"/>
          <w:szCs w:val="24"/>
        </w:rPr>
        <w:tab/>
        <w:t xml:space="preserve">The owner/operator of S-1560 Berth 1A shall not load any regulated materials, including gasoline, gasoline blending stocks, aviation gas, or JP-4 unless the entire loading operation is abated with A-1560 Marine Vapor Recovery System.  </w:t>
      </w:r>
      <w:r w:rsidRPr="00D15D48">
        <w:rPr>
          <w:rFonts w:ascii="Times New Roman" w:hAnsi="Times New Roman"/>
          <w:sz w:val="24"/>
          <w:szCs w:val="24"/>
        </w:rPr>
        <w:t>(basis: Cumulative Increase</w:t>
      </w:r>
      <w:r>
        <w:rPr>
          <w:rFonts w:ascii="Times New Roman" w:hAnsi="Times New Roman"/>
          <w:sz w:val="24"/>
          <w:szCs w:val="24"/>
        </w:rPr>
        <w:t>, Offsets</w:t>
      </w:r>
      <w:r w:rsidRPr="00D15D48">
        <w:rPr>
          <w:rFonts w:ascii="Times New Roman" w:hAnsi="Times New Roman"/>
          <w:sz w:val="24"/>
          <w:szCs w:val="24"/>
        </w:rPr>
        <w:t>)</w:t>
      </w:r>
    </w:p>
    <w:p w14:paraId="19A31FD4" w14:textId="77777777" w:rsidR="009D2305" w:rsidRDefault="009D2305" w:rsidP="00D15D48">
      <w:pPr>
        <w:pStyle w:val="PlainText"/>
        <w:ind w:left="1440"/>
        <w:rPr>
          <w:rFonts w:ascii="Times New Roman" w:hAnsi="Times New Roman"/>
          <w:sz w:val="24"/>
          <w:szCs w:val="24"/>
        </w:rPr>
      </w:pPr>
    </w:p>
    <w:p w14:paraId="19A31FD5" w14:textId="77777777" w:rsidR="00F51D9F" w:rsidRDefault="00D47285" w:rsidP="00D15D48">
      <w:pPr>
        <w:pStyle w:val="PlainText"/>
        <w:ind w:left="1440"/>
        <w:rPr>
          <w:rFonts w:ascii="Times New Roman" w:hAnsi="Times New Roman"/>
          <w:sz w:val="24"/>
          <w:szCs w:val="24"/>
        </w:rPr>
      </w:pPr>
      <w:r>
        <w:rPr>
          <w:rFonts w:ascii="Times New Roman" w:hAnsi="Times New Roman"/>
          <w:sz w:val="24"/>
          <w:szCs w:val="24"/>
        </w:rPr>
        <w:t>7</w:t>
      </w:r>
      <w:r w:rsidR="00CF3FA8">
        <w:rPr>
          <w:rFonts w:ascii="Times New Roman" w:hAnsi="Times New Roman"/>
          <w:sz w:val="24"/>
          <w:szCs w:val="24"/>
        </w:rPr>
        <w:t>.</w:t>
      </w:r>
      <w:r w:rsidR="00CF3FA8">
        <w:rPr>
          <w:rFonts w:ascii="Times New Roman" w:hAnsi="Times New Roman"/>
          <w:sz w:val="24"/>
          <w:szCs w:val="24"/>
        </w:rPr>
        <w:tab/>
      </w:r>
      <w:r>
        <w:rPr>
          <w:rFonts w:ascii="Times New Roman" w:hAnsi="Times New Roman"/>
          <w:sz w:val="24"/>
          <w:szCs w:val="24"/>
        </w:rPr>
        <w:t xml:space="preserve">The </w:t>
      </w:r>
      <w:r w:rsidR="00CE6E7A">
        <w:rPr>
          <w:rFonts w:ascii="Times New Roman" w:hAnsi="Times New Roman"/>
          <w:sz w:val="24"/>
          <w:szCs w:val="24"/>
        </w:rPr>
        <w:t>o</w:t>
      </w:r>
      <w:r w:rsidR="00CF3FA8" w:rsidRPr="00CF3FA8">
        <w:rPr>
          <w:rFonts w:ascii="Times New Roman" w:hAnsi="Times New Roman"/>
          <w:sz w:val="24"/>
          <w:szCs w:val="24"/>
        </w:rPr>
        <w:t>wner/</w:t>
      </w:r>
      <w:r w:rsidR="00CE6E7A">
        <w:rPr>
          <w:rFonts w:ascii="Times New Roman" w:hAnsi="Times New Roman"/>
          <w:sz w:val="24"/>
          <w:szCs w:val="24"/>
        </w:rPr>
        <w:t>o</w:t>
      </w:r>
      <w:r w:rsidR="00CF3FA8" w:rsidRPr="00CF3FA8">
        <w:rPr>
          <w:rFonts w:ascii="Times New Roman" w:hAnsi="Times New Roman"/>
          <w:sz w:val="24"/>
          <w:szCs w:val="24"/>
        </w:rPr>
        <w:t xml:space="preserve">perator shall install and maintain a Pressure Recorder/Controller in the vapor recovery system to provide a permanent record of pressure during the loading of vessels. These records shall be maintained for a minimum of 5 years. (basis: </w:t>
      </w:r>
      <w:r w:rsidR="009D2305" w:rsidRPr="00D15D48">
        <w:rPr>
          <w:rFonts w:ascii="Times New Roman" w:hAnsi="Times New Roman"/>
          <w:sz w:val="24"/>
          <w:szCs w:val="24"/>
        </w:rPr>
        <w:t>Cumulative Increase</w:t>
      </w:r>
      <w:r w:rsidR="00CF3FA8" w:rsidRPr="00CF3FA8">
        <w:rPr>
          <w:rFonts w:ascii="Times New Roman" w:hAnsi="Times New Roman"/>
          <w:sz w:val="24"/>
          <w:szCs w:val="24"/>
        </w:rPr>
        <w:t>)</w:t>
      </w:r>
    </w:p>
    <w:p w14:paraId="19A31FD6" w14:textId="77777777" w:rsidR="00CF3FA8" w:rsidRDefault="00CF3FA8" w:rsidP="00D15D48">
      <w:pPr>
        <w:pStyle w:val="PlainText"/>
        <w:ind w:left="1440"/>
        <w:rPr>
          <w:rFonts w:ascii="Times New Roman" w:hAnsi="Times New Roman"/>
          <w:sz w:val="24"/>
          <w:szCs w:val="24"/>
        </w:rPr>
      </w:pPr>
    </w:p>
    <w:p w14:paraId="19A31FD7" w14:textId="77777777" w:rsidR="00CF3FA8" w:rsidRDefault="00D6566C" w:rsidP="00CF3FA8">
      <w:pPr>
        <w:pStyle w:val="PlainText"/>
        <w:ind w:left="1440"/>
        <w:rPr>
          <w:rFonts w:ascii="Times New Roman" w:hAnsi="Times New Roman"/>
          <w:sz w:val="24"/>
          <w:szCs w:val="24"/>
        </w:rPr>
      </w:pPr>
      <w:r>
        <w:rPr>
          <w:rFonts w:ascii="Times New Roman" w:hAnsi="Times New Roman"/>
          <w:sz w:val="24"/>
          <w:szCs w:val="24"/>
        </w:rPr>
        <w:t>8</w:t>
      </w:r>
      <w:r w:rsidR="00CF3FA8">
        <w:rPr>
          <w:rFonts w:ascii="Times New Roman" w:hAnsi="Times New Roman"/>
          <w:sz w:val="24"/>
          <w:szCs w:val="24"/>
        </w:rPr>
        <w:t>.</w:t>
      </w:r>
      <w:r w:rsidR="00CF3FA8">
        <w:rPr>
          <w:rFonts w:ascii="Times New Roman" w:hAnsi="Times New Roman"/>
          <w:sz w:val="24"/>
          <w:szCs w:val="24"/>
        </w:rPr>
        <w:tab/>
      </w:r>
      <w:r w:rsidR="00CF3FA8" w:rsidRPr="00CF3FA8">
        <w:rPr>
          <w:rFonts w:ascii="Times New Roman" w:hAnsi="Times New Roman"/>
          <w:sz w:val="24"/>
          <w:szCs w:val="24"/>
        </w:rPr>
        <w:t xml:space="preserve">Not less frequently than every six months, </w:t>
      </w:r>
      <w:r w:rsidR="006B1BC9">
        <w:rPr>
          <w:rFonts w:ascii="Times New Roman" w:hAnsi="Times New Roman"/>
          <w:sz w:val="24"/>
          <w:szCs w:val="24"/>
        </w:rPr>
        <w:t xml:space="preserve">the </w:t>
      </w:r>
      <w:r w:rsidR="00CE6E7A">
        <w:rPr>
          <w:rFonts w:ascii="Times New Roman" w:hAnsi="Times New Roman"/>
          <w:sz w:val="24"/>
          <w:szCs w:val="24"/>
        </w:rPr>
        <w:t>owner/o</w:t>
      </w:r>
      <w:r w:rsidR="00CF3FA8" w:rsidRPr="00CF3FA8">
        <w:rPr>
          <w:rFonts w:ascii="Times New Roman" w:hAnsi="Times New Roman"/>
          <w:sz w:val="24"/>
          <w:szCs w:val="24"/>
        </w:rPr>
        <w:t>perator shall conduct tests to assess leakage from all relief valves that vent to atmosphere in t</w:t>
      </w:r>
      <w:r w:rsidR="00CE6E7A">
        <w:rPr>
          <w:rFonts w:ascii="Times New Roman" w:hAnsi="Times New Roman"/>
          <w:sz w:val="24"/>
          <w:szCs w:val="24"/>
        </w:rPr>
        <w:t>he marine vapor recovery system</w:t>
      </w:r>
      <w:r w:rsidR="00CF3FA8" w:rsidRPr="00CF3FA8">
        <w:rPr>
          <w:rFonts w:ascii="Times New Roman" w:hAnsi="Times New Roman"/>
          <w:sz w:val="24"/>
          <w:szCs w:val="24"/>
        </w:rPr>
        <w:t>.</w:t>
      </w:r>
      <w:r w:rsidR="00CF3FA8">
        <w:rPr>
          <w:rFonts w:ascii="Times New Roman" w:hAnsi="Times New Roman"/>
          <w:sz w:val="24"/>
          <w:szCs w:val="24"/>
        </w:rPr>
        <w:t xml:space="preserve">  </w:t>
      </w:r>
      <w:r w:rsidR="00CE6E7A">
        <w:rPr>
          <w:rFonts w:ascii="Times New Roman" w:hAnsi="Times New Roman"/>
          <w:sz w:val="24"/>
          <w:szCs w:val="24"/>
        </w:rPr>
        <w:t>The owner/o</w:t>
      </w:r>
      <w:r w:rsidR="00CF3FA8" w:rsidRPr="00CF3FA8">
        <w:rPr>
          <w:rFonts w:ascii="Times New Roman" w:hAnsi="Times New Roman"/>
          <w:sz w:val="24"/>
          <w:szCs w:val="24"/>
        </w:rPr>
        <w:t xml:space="preserve">perator </w:t>
      </w:r>
      <w:r w:rsidR="00CF3FA8" w:rsidRPr="00CF3FA8">
        <w:rPr>
          <w:rFonts w:ascii="Times New Roman" w:hAnsi="Times New Roman"/>
          <w:sz w:val="24"/>
          <w:szCs w:val="24"/>
        </w:rPr>
        <w:lastRenderedPageBreak/>
        <w:t>shall ensure that the testing and record keeping are done in compliance with Regulation 8, Rule 18.</w:t>
      </w:r>
      <w:r w:rsidR="00CF3FA8">
        <w:rPr>
          <w:rFonts w:ascii="Times New Roman" w:hAnsi="Times New Roman"/>
          <w:sz w:val="24"/>
          <w:szCs w:val="24"/>
        </w:rPr>
        <w:t xml:space="preserve">  </w:t>
      </w:r>
      <w:r w:rsidR="00CF3FA8" w:rsidRPr="00CF3FA8">
        <w:rPr>
          <w:rFonts w:ascii="Times New Roman" w:hAnsi="Times New Roman"/>
          <w:sz w:val="24"/>
          <w:szCs w:val="24"/>
        </w:rPr>
        <w:t xml:space="preserve">(basis: </w:t>
      </w:r>
      <w:r w:rsidR="00CF3FA8" w:rsidRPr="00D15D48">
        <w:rPr>
          <w:rFonts w:ascii="Times New Roman" w:hAnsi="Times New Roman"/>
          <w:sz w:val="24"/>
          <w:szCs w:val="24"/>
        </w:rPr>
        <w:t>Cumulative Increase</w:t>
      </w:r>
      <w:r w:rsidR="00CF3FA8" w:rsidRPr="00CF3FA8">
        <w:rPr>
          <w:rFonts w:ascii="Times New Roman" w:hAnsi="Times New Roman"/>
          <w:sz w:val="24"/>
          <w:szCs w:val="24"/>
        </w:rPr>
        <w:t>, Regulation 8-18)</w:t>
      </w:r>
    </w:p>
    <w:p w14:paraId="19A31FD8" w14:textId="77777777" w:rsidR="00B06286" w:rsidRDefault="00B06286" w:rsidP="00D15D48">
      <w:pPr>
        <w:pStyle w:val="PlainText"/>
        <w:ind w:left="1440"/>
        <w:rPr>
          <w:rFonts w:ascii="Times New Roman" w:hAnsi="Times New Roman"/>
          <w:sz w:val="24"/>
          <w:szCs w:val="24"/>
        </w:rPr>
      </w:pPr>
    </w:p>
    <w:p w14:paraId="19A31FD9" w14:textId="77777777" w:rsidR="00CA5B40" w:rsidRPr="00CA5B40" w:rsidRDefault="007F6BED" w:rsidP="00CA5B40">
      <w:pPr>
        <w:pStyle w:val="PlainText"/>
        <w:ind w:left="1440"/>
        <w:rPr>
          <w:rFonts w:ascii="Times New Roman" w:hAnsi="Times New Roman"/>
          <w:sz w:val="24"/>
          <w:szCs w:val="24"/>
        </w:rPr>
      </w:pPr>
      <w:r>
        <w:rPr>
          <w:rFonts w:ascii="Times New Roman" w:hAnsi="Times New Roman"/>
          <w:sz w:val="24"/>
          <w:szCs w:val="24"/>
        </w:rPr>
        <w:t>9</w:t>
      </w:r>
      <w:r w:rsidR="00CA5B40">
        <w:rPr>
          <w:rFonts w:ascii="Times New Roman" w:hAnsi="Times New Roman"/>
          <w:sz w:val="24"/>
          <w:szCs w:val="24"/>
        </w:rPr>
        <w:t>.</w:t>
      </w:r>
      <w:r w:rsidR="00CA5B40">
        <w:rPr>
          <w:rFonts w:ascii="Times New Roman" w:hAnsi="Times New Roman"/>
          <w:sz w:val="24"/>
          <w:szCs w:val="24"/>
        </w:rPr>
        <w:tab/>
      </w:r>
      <w:r w:rsidR="00CA5B40" w:rsidRPr="00CA5B40">
        <w:rPr>
          <w:rFonts w:ascii="Times New Roman" w:hAnsi="Times New Roman"/>
          <w:sz w:val="24"/>
          <w:szCs w:val="24"/>
        </w:rPr>
        <w:t>Not more than 30 d</w:t>
      </w:r>
      <w:r w:rsidR="00CA5B40">
        <w:rPr>
          <w:rFonts w:ascii="Times New Roman" w:hAnsi="Times New Roman"/>
          <w:sz w:val="24"/>
          <w:szCs w:val="24"/>
        </w:rPr>
        <w:t>ays after the start-up of S-1560 Berth 1A</w:t>
      </w:r>
      <w:r w:rsidR="00CA5B40" w:rsidRPr="00CA5B40">
        <w:rPr>
          <w:rFonts w:ascii="Times New Roman" w:hAnsi="Times New Roman"/>
          <w:sz w:val="24"/>
          <w:szCs w:val="24"/>
        </w:rPr>
        <w:t xml:space="preserve">, the owner/operator shall provide the District’s Engineering Division with a final count of fugitive components installed. The owner/operator has been permitted for an increase in the following fugitive components: </w:t>
      </w:r>
    </w:p>
    <w:p w14:paraId="19A31FDA" w14:textId="77777777" w:rsidR="00CA5B40" w:rsidRPr="00CA5B40" w:rsidRDefault="00CA5B40" w:rsidP="005E2AEF">
      <w:pPr>
        <w:pStyle w:val="PlainText"/>
        <w:ind w:left="2160"/>
        <w:rPr>
          <w:rFonts w:ascii="Times New Roman" w:hAnsi="Times New Roman"/>
          <w:sz w:val="24"/>
          <w:szCs w:val="24"/>
        </w:rPr>
      </w:pPr>
      <w:r>
        <w:rPr>
          <w:rFonts w:ascii="Times New Roman" w:hAnsi="Times New Roman"/>
          <w:sz w:val="24"/>
          <w:szCs w:val="24"/>
        </w:rPr>
        <w:t>12</w:t>
      </w:r>
      <w:r w:rsidRPr="00CA5B40">
        <w:rPr>
          <w:rFonts w:ascii="Times New Roman" w:hAnsi="Times New Roman"/>
          <w:sz w:val="24"/>
          <w:szCs w:val="24"/>
        </w:rPr>
        <w:t xml:space="preserve"> valves in gas</w:t>
      </w:r>
      <w:r>
        <w:rPr>
          <w:rFonts w:ascii="Times New Roman" w:hAnsi="Times New Roman"/>
          <w:sz w:val="24"/>
          <w:szCs w:val="24"/>
        </w:rPr>
        <w:t>/vapor</w:t>
      </w:r>
      <w:r w:rsidRPr="00CA5B40">
        <w:rPr>
          <w:rFonts w:ascii="Times New Roman" w:hAnsi="Times New Roman"/>
          <w:sz w:val="24"/>
          <w:szCs w:val="24"/>
        </w:rPr>
        <w:t xml:space="preserve"> service </w:t>
      </w:r>
    </w:p>
    <w:p w14:paraId="19A31FDB" w14:textId="77777777" w:rsidR="00CA5B40" w:rsidRPr="00CA5B40" w:rsidRDefault="00CA5B40" w:rsidP="005E2AEF">
      <w:pPr>
        <w:pStyle w:val="PlainText"/>
        <w:ind w:left="2160"/>
        <w:rPr>
          <w:rFonts w:ascii="Times New Roman" w:hAnsi="Times New Roman"/>
          <w:sz w:val="24"/>
          <w:szCs w:val="24"/>
        </w:rPr>
      </w:pPr>
      <w:r w:rsidRPr="00CA5B40">
        <w:rPr>
          <w:rFonts w:ascii="Times New Roman" w:hAnsi="Times New Roman"/>
          <w:sz w:val="24"/>
          <w:szCs w:val="24"/>
        </w:rPr>
        <w:t>2</w:t>
      </w:r>
      <w:r>
        <w:rPr>
          <w:rFonts w:ascii="Times New Roman" w:hAnsi="Times New Roman"/>
          <w:sz w:val="24"/>
          <w:szCs w:val="24"/>
        </w:rPr>
        <w:t>9 valves in light</w:t>
      </w:r>
      <w:r w:rsidRPr="00CA5B40">
        <w:rPr>
          <w:rFonts w:ascii="Times New Roman" w:hAnsi="Times New Roman"/>
          <w:sz w:val="24"/>
          <w:szCs w:val="24"/>
        </w:rPr>
        <w:t xml:space="preserve"> liquid service </w:t>
      </w:r>
    </w:p>
    <w:p w14:paraId="19A31FDC" w14:textId="77777777" w:rsidR="00CA5B40" w:rsidRPr="00CA5B40" w:rsidRDefault="00CA5B40" w:rsidP="005E2AEF">
      <w:pPr>
        <w:pStyle w:val="PlainText"/>
        <w:ind w:left="2160"/>
        <w:rPr>
          <w:rFonts w:ascii="Times New Roman" w:hAnsi="Times New Roman"/>
          <w:sz w:val="24"/>
          <w:szCs w:val="24"/>
        </w:rPr>
      </w:pPr>
      <w:r>
        <w:rPr>
          <w:rFonts w:ascii="Times New Roman" w:hAnsi="Times New Roman"/>
          <w:sz w:val="24"/>
          <w:szCs w:val="24"/>
        </w:rPr>
        <w:t>17 valves in heavy</w:t>
      </w:r>
      <w:r w:rsidRPr="00CA5B40">
        <w:rPr>
          <w:rFonts w:ascii="Times New Roman" w:hAnsi="Times New Roman"/>
          <w:sz w:val="24"/>
          <w:szCs w:val="24"/>
        </w:rPr>
        <w:t xml:space="preserve"> liquid service </w:t>
      </w:r>
    </w:p>
    <w:p w14:paraId="19A31FDD" w14:textId="77777777" w:rsidR="00CA5B40" w:rsidRPr="00CA5B40" w:rsidRDefault="00CA5B40" w:rsidP="005E2AEF">
      <w:pPr>
        <w:pStyle w:val="PlainText"/>
        <w:ind w:left="2160"/>
        <w:rPr>
          <w:rFonts w:ascii="Times New Roman" w:hAnsi="Times New Roman"/>
          <w:sz w:val="24"/>
          <w:szCs w:val="24"/>
        </w:rPr>
      </w:pPr>
      <w:r>
        <w:rPr>
          <w:rFonts w:ascii="Times New Roman" w:hAnsi="Times New Roman"/>
          <w:sz w:val="24"/>
          <w:szCs w:val="24"/>
        </w:rPr>
        <w:t>64</w:t>
      </w:r>
      <w:r w:rsidRPr="00CA5B40">
        <w:rPr>
          <w:rFonts w:ascii="Times New Roman" w:hAnsi="Times New Roman"/>
          <w:sz w:val="24"/>
          <w:szCs w:val="24"/>
        </w:rPr>
        <w:t xml:space="preserve"> </w:t>
      </w:r>
      <w:r>
        <w:rPr>
          <w:rFonts w:ascii="Times New Roman" w:hAnsi="Times New Roman"/>
          <w:sz w:val="24"/>
          <w:szCs w:val="24"/>
        </w:rPr>
        <w:t>flanges/connectors</w:t>
      </w:r>
      <w:r w:rsidRPr="00CA5B40">
        <w:rPr>
          <w:rFonts w:ascii="Times New Roman" w:hAnsi="Times New Roman"/>
          <w:sz w:val="24"/>
          <w:szCs w:val="24"/>
        </w:rPr>
        <w:t xml:space="preserve"> in gas</w:t>
      </w:r>
      <w:r>
        <w:rPr>
          <w:rFonts w:ascii="Times New Roman" w:hAnsi="Times New Roman"/>
          <w:sz w:val="24"/>
          <w:szCs w:val="24"/>
        </w:rPr>
        <w:t>/vapor</w:t>
      </w:r>
      <w:r w:rsidRPr="00CA5B40">
        <w:rPr>
          <w:rFonts w:ascii="Times New Roman" w:hAnsi="Times New Roman"/>
          <w:sz w:val="24"/>
          <w:szCs w:val="24"/>
        </w:rPr>
        <w:t xml:space="preserve"> service </w:t>
      </w:r>
    </w:p>
    <w:p w14:paraId="19A31FDE" w14:textId="77777777" w:rsidR="00CA5B40" w:rsidRPr="00CA5B40" w:rsidRDefault="00CA5B40" w:rsidP="005E2AEF">
      <w:pPr>
        <w:pStyle w:val="PlainText"/>
        <w:ind w:left="2160"/>
        <w:rPr>
          <w:rFonts w:ascii="Times New Roman" w:hAnsi="Times New Roman"/>
          <w:sz w:val="24"/>
          <w:szCs w:val="24"/>
        </w:rPr>
      </w:pPr>
      <w:r>
        <w:rPr>
          <w:rFonts w:ascii="Times New Roman" w:hAnsi="Times New Roman"/>
          <w:sz w:val="24"/>
          <w:szCs w:val="24"/>
        </w:rPr>
        <w:t>54 flanges/connectors in light</w:t>
      </w:r>
      <w:r w:rsidRPr="00CA5B40">
        <w:rPr>
          <w:rFonts w:ascii="Times New Roman" w:hAnsi="Times New Roman"/>
          <w:sz w:val="24"/>
          <w:szCs w:val="24"/>
        </w:rPr>
        <w:t xml:space="preserve"> liquid service </w:t>
      </w:r>
    </w:p>
    <w:p w14:paraId="19A31FDF" w14:textId="77777777" w:rsidR="00CA5B40" w:rsidRPr="00CA5B40" w:rsidRDefault="00CA5B40" w:rsidP="005E2AEF">
      <w:pPr>
        <w:pStyle w:val="PlainText"/>
        <w:ind w:left="2160"/>
        <w:rPr>
          <w:rFonts w:ascii="Times New Roman" w:hAnsi="Times New Roman"/>
          <w:sz w:val="24"/>
          <w:szCs w:val="24"/>
        </w:rPr>
      </w:pPr>
      <w:r>
        <w:rPr>
          <w:rFonts w:ascii="Times New Roman" w:hAnsi="Times New Roman"/>
          <w:sz w:val="24"/>
          <w:szCs w:val="24"/>
        </w:rPr>
        <w:t>5 flanges/connectors in heavy</w:t>
      </w:r>
      <w:r w:rsidRPr="00CA5B40">
        <w:rPr>
          <w:rFonts w:ascii="Times New Roman" w:hAnsi="Times New Roman"/>
          <w:sz w:val="24"/>
          <w:szCs w:val="24"/>
        </w:rPr>
        <w:t xml:space="preserve"> liquid service </w:t>
      </w:r>
    </w:p>
    <w:p w14:paraId="19A31FE0" w14:textId="77777777" w:rsidR="00CA5B40" w:rsidRPr="00CA5B40" w:rsidRDefault="00CA5B40" w:rsidP="005E2AEF">
      <w:pPr>
        <w:pStyle w:val="PlainText"/>
        <w:ind w:left="2160"/>
        <w:rPr>
          <w:rFonts w:ascii="Times New Roman" w:hAnsi="Times New Roman"/>
          <w:sz w:val="24"/>
          <w:szCs w:val="24"/>
        </w:rPr>
      </w:pPr>
      <w:r>
        <w:rPr>
          <w:rFonts w:ascii="Times New Roman" w:hAnsi="Times New Roman"/>
          <w:sz w:val="24"/>
          <w:szCs w:val="24"/>
        </w:rPr>
        <w:t>8</w:t>
      </w:r>
      <w:r w:rsidRPr="00CA5B40">
        <w:rPr>
          <w:rFonts w:ascii="Times New Roman" w:hAnsi="Times New Roman"/>
          <w:sz w:val="24"/>
          <w:szCs w:val="24"/>
        </w:rPr>
        <w:t xml:space="preserve"> pumps</w:t>
      </w:r>
      <w:r>
        <w:rPr>
          <w:rFonts w:ascii="Times New Roman" w:hAnsi="Times New Roman"/>
          <w:sz w:val="24"/>
          <w:szCs w:val="24"/>
        </w:rPr>
        <w:t xml:space="preserve"> in light liquid service</w:t>
      </w:r>
    </w:p>
    <w:p w14:paraId="19A31FE1" w14:textId="77777777" w:rsidR="00CA5B40" w:rsidRPr="00CA5B40" w:rsidRDefault="00CA5B40" w:rsidP="005E2AEF">
      <w:pPr>
        <w:pStyle w:val="PlainText"/>
        <w:ind w:left="2160"/>
        <w:rPr>
          <w:rFonts w:ascii="Times New Roman" w:hAnsi="Times New Roman"/>
          <w:sz w:val="24"/>
          <w:szCs w:val="24"/>
        </w:rPr>
      </w:pPr>
      <w:r>
        <w:rPr>
          <w:rFonts w:ascii="Times New Roman" w:hAnsi="Times New Roman"/>
          <w:sz w:val="24"/>
          <w:szCs w:val="24"/>
        </w:rPr>
        <w:t>1</w:t>
      </w:r>
      <w:r w:rsidRPr="00CA5B40">
        <w:rPr>
          <w:rFonts w:ascii="Times New Roman" w:hAnsi="Times New Roman"/>
          <w:sz w:val="24"/>
          <w:szCs w:val="24"/>
        </w:rPr>
        <w:t xml:space="preserve"> PRV in gas</w:t>
      </w:r>
      <w:r>
        <w:rPr>
          <w:rFonts w:ascii="Times New Roman" w:hAnsi="Times New Roman"/>
          <w:sz w:val="24"/>
          <w:szCs w:val="24"/>
        </w:rPr>
        <w:t>/vapor</w:t>
      </w:r>
      <w:r w:rsidRPr="00CA5B40">
        <w:rPr>
          <w:rFonts w:ascii="Times New Roman" w:hAnsi="Times New Roman"/>
          <w:sz w:val="24"/>
          <w:szCs w:val="24"/>
        </w:rPr>
        <w:t xml:space="preserve"> service </w:t>
      </w:r>
    </w:p>
    <w:p w14:paraId="19A31FE2" w14:textId="77777777" w:rsidR="00CA5B40" w:rsidRPr="00CA5B40" w:rsidRDefault="00CA5B40" w:rsidP="005E2AEF">
      <w:pPr>
        <w:pStyle w:val="PlainText"/>
        <w:ind w:left="2160"/>
        <w:rPr>
          <w:rFonts w:ascii="Times New Roman" w:hAnsi="Times New Roman"/>
          <w:sz w:val="24"/>
          <w:szCs w:val="24"/>
        </w:rPr>
      </w:pPr>
      <w:r>
        <w:rPr>
          <w:rFonts w:ascii="Times New Roman" w:hAnsi="Times New Roman"/>
          <w:sz w:val="24"/>
          <w:szCs w:val="24"/>
        </w:rPr>
        <w:t>5</w:t>
      </w:r>
      <w:r w:rsidRPr="00CA5B40">
        <w:rPr>
          <w:rFonts w:ascii="Times New Roman" w:hAnsi="Times New Roman"/>
          <w:sz w:val="24"/>
          <w:szCs w:val="24"/>
        </w:rPr>
        <w:t xml:space="preserve"> PRVs in </w:t>
      </w:r>
      <w:r>
        <w:rPr>
          <w:rFonts w:ascii="Times New Roman" w:hAnsi="Times New Roman"/>
          <w:sz w:val="24"/>
          <w:szCs w:val="24"/>
        </w:rPr>
        <w:t xml:space="preserve">light </w:t>
      </w:r>
      <w:r w:rsidRPr="00CA5B40">
        <w:rPr>
          <w:rFonts w:ascii="Times New Roman" w:hAnsi="Times New Roman"/>
          <w:sz w:val="24"/>
          <w:szCs w:val="24"/>
        </w:rPr>
        <w:t xml:space="preserve">liquid service </w:t>
      </w:r>
    </w:p>
    <w:p w14:paraId="19A31FE3" w14:textId="77777777" w:rsidR="00CA5B40" w:rsidRPr="00CA5B40" w:rsidRDefault="00CA5B40" w:rsidP="005E2AEF">
      <w:pPr>
        <w:pStyle w:val="PlainText"/>
        <w:ind w:left="2160"/>
        <w:rPr>
          <w:rFonts w:ascii="Times New Roman" w:hAnsi="Times New Roman"/>
          <w:sz w:val="24"/>
          <w:szCs w:val="24"/>
        </w:rPr>
      </w:pPr>
      <w:r>
        <w:rPr>
          <w:rFonts w:ascii="Times New Roman" w:hAnsi="Times New Roman"/>
          <w:sz w:val="24"/>
          <w:szCs w:val="24"/>
        </w:rPr>
        <w:t>3</w:t>
      </w:r>
      <w:r w:rsidRPr="00CA5B40">
        <w:rPr>
          <w:rFonts w:ascii="Times New Roman" w:hAnsi="Times New Roman"/>
          <w:sz w:val="24"/>
          <w:szCs w:val="24"/>
        </w:rPr>
        <w:t xml:space="preserve"> PRVs in </w:t>
      </w:r>
      <w:r>
        <w:rPr>
          <w:rFonts w:ascii="Times New Roman" w:hAnsi="Times New Roman"/>
          <w:sz w:val="24"/>
          <w:szCs w:val="24"/>
        </w:rPr>
        <w:t xml:space="preserve">heavy </w:t>
      </w:r>
      <w:r w:rsidRPr="00CA5B40">
        <w:rPr>
          <w:rFonts w:ascii="Times New Roman" w:hAnsi="Times New Roman"/>
          <w:sz w:val="24"/>
          <w:szCs w:val="24"/>
        </w:rPr>
        <w:t xml:space="preserve">liquid service </w:t>
      </w:r>
    </w:p>
    <w:p w14:paraId="19A31FE4" w14:textId="77777777" w:rsidR="00CA5B40" w:rsidRPr="00CA5B40" w:rsidRDefault="005E2AEF" w:rsidP="00CA5B40">
      <w:pPr>
        <w:pStyle w:val="PlainText"/>
        <w:ind w:left="1440"/>
        <w:rPr>
          <w:rFonts w:ascii="Times New Roman" w:hAnsi="Times New Roman"/>
          <w:sz w:val="24"/>
          <w:szCs w:val="24"/>
        </w:rPr>
      </w:pPr>
      <w:r>
        <w:rPr>
          <w:rFonts w:ascii="Times New Roman" w:hAnsi="Times New Roman"/>
          <w:sz w:val="24"/>
          <w:szCs w:val="24"/>
        </w:rPr>
        <w:t xml:space="preserve">The total permitted </w:t>
      </w:r>
      <w:r w:rsidR="00B42856">
        <w:rPr>
          <w:rFonts w:ascii="Times New Roman" w:hAnsi="Times New Roman"/>
          <w:sz w:val="24"/>
          <w:szCs w:val="24"/>
        </w:rPr>
        <w:t xml:space="preserve">fully offset </w:t>
      </w:r>
      <w:r>
        <w:rPr>
          <w:rFonts w:ascii="Times New Roman" w:hAnsi="Times New Roman"/>
          <w:sz w:val="24"/>
          <w:szCs w:val="24"/>
        </w:rPr>
        <w:t xml:space="preserve">fugitive POC emissions for the Avon Wharf MOTEMS project are </w:t>
      </w:r>
      <w:r w:rsidR="00124D94">
        <w:rPr>
          <w:rFonts w:ascii="Times New Roman" w:hAnsi="Times New Roman"/>
          <w:sz w:val="24"/>
          <w:szCs w:val="24"/>
        </w:rPr>
        <w:t>813</w:t>
      </w:r>
      <w:r>
        <w:rPr>
          <w:rFonts w:ascii="Times New Roman" w:hAnsi="Times New Roman"/>
          <w:sz w:val="24"/>
          <w:szCs w:val="24"/>
        </w:rPr>
        <w:t xml:space="preserve"> lbs/year. </w:t>
      </w:r>
      <w:r w:rsidR="00CA5B40" w:rsidRPr="00CA5B40">
        <w:rPr>
          <w:rFonts w:ascii="Times New Roman" w:hAnsi="Times New Roman"/>
          <w:sz w:val="24"/>
          <w:szCs w:val="24"/>
        </w:rPr>
        <w:t xml:space="preserve"> </w:t>
      </w:r>
      <w:r w:rsidR="00CA5B40">
        <w:rPr>
          <w:rFonts w:ascii="Times New Roman" w:hAnsi="Times New Roman"/>
          <w:sz w:val="24"/>
          <w:szCs w:val="24"/>
        </w:rPr>
        <w:t>(basis: Cumulative Increase, O</w:t>
      </w:r>
      <w:r w:rsidR="00CA5B40" w:rsidRPr="00CA5B40">
        <w:rPr>
          <w:rFonts w:ascii="Times New Roman" w:hAnsi="Times New Roman"/>
          <w:sz w:val="24"/>
          <w:szCs w:val="24"/>
        </w:rPr>
        <w:t xml:space="preserve">ffsets) </w:t>
      </w:r>
    </w:p>
    <w:p w14:paraId="19A31FE5" w14:textId="77777777" w:rsidR="00CA5B40" w:rsidRDefault="00CA5B40" w:rsidP="00CA5B40">
      <w:pPr>
        <w:pStyle w:val="PlainText"/>
        <w:ind w:left="1440"/>
        <w:rPr>
          <w:rFonts w:ascii="Times New Roman" w:hAnsi="Times New Roman"/>
          <w:sz w:val="24"/>
          <w:szCs w:val="24"/>
        </w:rPr>
      </w:pPr>
    </w:p>
    <w:p w14:paraId="19A31FE6" w14:textId="77777777" w:rsidR="00F96965" w:rsidRDefault="007F6BED" w:rsidP="00CA5B40">
      <w:pPr>
        <w:pStyle w:val="PlainText"/>
        <w:ind w:left="1440"/>
        <w:rPr>
          <w:rFonts w:ascii="Times New Roman" w:hAnsi="Times New Roman"/>
          <w:sz w:val="24"/>
          <w:szCs w:val="24"/>
        </w:rPr>
      </w:pPr>
      <w:r>
        <w:rPr>
          <w:rFonts w:ascii="Times New Roman" w:hAnsi="Times New Roman"/>
          <w:sz w:val="24"/>
          <w:szCs w:val="24"/>
        </w:rPr>
        <w:t>10</w:t>
      </w:r>
      <w:r w:rsidR="00CA5B40">
        <w:rPr>
          <w:rFonts w:ascii="Times New Roman" w:hAnsi="Times New Roman"/>
          <w:sz w:val="24"/>
          <w:szCs w:val="24"/>
        </w:rPr>
        <w:t>.</w:t>
      </w:r>
      <w:r w:rsidR="00CA5B40">
        <w:rPr>
          <w:rFonts w:ascii="Times New Roman" w:hAnsi="Times New Roman"/>
          <w:sz w:val="24"/>
          <w:szCs w:val="24"/>
        </w:rPr>
        <w:tab/>
        <w:t>I</w:t>
      </w:r>
      <w:r w:rsidR="00CA5B40" w:rsidRPr="00CA5B40">
        <w:rPr>
          <w:rFonts w:ascii="Times New Roman" w:hAnsi="Times New Roman"/>
          <w:sz w:val="24"/>
          <w:szCs w:val="24"/>
        </w:rPr>
        <w:t xml:space="preserve">f there is an increase in the total fugitive component emissions, the plant’s cumulative emissions for the project shall be adjusted to reflect the difference between emissions based on predicted versus actual component counts. The owner/operator shall provide to the District all additional required offsets at an offset ratio of 1.15:1 no later than 14 days after submittal of the final POC fugitive count. If the actual component count is less than the predicted, the total will be adjusted accordingly and all emission offsets applied by the owner/operator in excess of the actual total fugitive emissions will be credited back </w:t>
      </w:r>
      <w:r w:rsidR="00CA5B40">
        <w:rPr>
          <w:rFonts w:ascii="Times New Roman" w:hAnsi="Times New Roman"/>
          <w:sz w:val="24"/>
          <w:szCs w:val="24"/>
        </w:rPr>
        <w:t>to the owner/operator. (basis: O</w:t>
      </w:r>
      <w:r w:rsidR="00CA5B40" w:rsidRPr="00CA5B40">
        <w:rPr>
          <w:rFonts w:ascii="Times New Roman" w:hAnsi="Times New Roman"/>
          <w:sz w:val="24"/>
          <w:szCs w:val="24"/>
        </w:rPr>
        <w:t>ffsets)</w:t>
      </w:r>
    </w:p>
    <w:p w14:paraId="19A31FE7" w14:textId="77777777" w:rsidR="00B540DC" w:rsidRDefault="00B540DC" w:rsidP="00CA5B40">
      <w:pPr>
        <w:pStyle w:val="PlainText"/>
        <w:ind w:left="1440"/>
        <w:rPr>
          <w:rFonts w:ascii="Times New Roman" w:hAnsi="Times New Roman"/>
          <w:sz w:val="24"/>
          <w:szCs w:val="24"/>
        </w:rPr>
      </w:pPr>
    </w:p>
    <w:p w14:paraId="19A31FE8" w14:textId="77777777" w:rsidR="00B540DC" w:rsidRDefault="00B540DC" w:rsidP="00CA5B40">
      <w:pPr>
        <w:pStyle w:val="PlainText"/>
        <w:ind w:left="1440"/>
        <w:rPr>
          <w:rFonts w:ascii="Times New Roman" w:hAnsi="Times New Roman"/>
          <w:sz w:val="24"/>
          <w:szCs w:val="24"/>
        </w:rPr>
      </w:pPr>
      <w:r>
        <w:rPr>
          <w:rFonts w:ascii="Times New Roman" w:hAnsi="Times New Roman"/>
          <w:sz w:val="24"/>
          <w:szCs w:val="24"/>
        </w:rPr>
        <w:t>1</w:t>
      </w:r>
      <w:r w:rsidR="007F6BED">
        <w:rPr>
          <w:rFonts w:ascii="Times New Roman" w:hAnsi="Times New Roman"/>
          <w:sz w:val="24"/>
          <w:szCs w:val="24"/>
        </w:rPr>
        <w:t>1</w:t>
      </w:r>
      <w:r>
        <w:rPr>
          <w:rFonts w:ascii="Times New Roman" w:hAnsi="Times New Roman"/>
          <w:sz w:val="24"/>
          <w:szCs w:val="24"/>
        </w:rPr>
        <w:t>.</w:t>
      </w:r>
      <w:r>
        <w:rPr>
          <w:rFonts w:ascii="Times New Roman" w:hAnsi="Times New Roman"/>
          <w:sz w:val="24"/>
          <w:szCs w:val="24"/>
        </w:rPr>
        <w:tab/>
      </w:r>
      <w:r w:rsidRPr="00B540DC">
        <w:rPr>
          <w:rFonts w:ascii="Times New Roman" w:hAnsi="Times New Roman"/>
          <w:sz w:val="24"/>
          <w:szCs w:val="24"/>
        </w:rPr>
        <w:t>The Owner/Operator shall maintain a District-approved record containing all measurements</w:t>
      </w:r>
      <w:r w:rsidR="007F6BED">
        <w:rPr>
          <w:rFonts w:ascii="Times New Roman" w:hAnsi="Times New Roman"/>
          <w:sz w:val="24"/>
          <w:szCs w:val="24"/>
        </w:rPr>
        <w:t xml:space="preserve"> of type of material and quantity of material loaded and unloaded over Avon Wharf Berth 1A</w:t>
      </w:r>
      <w:r w:rsidRPr="00B540DC">
        <w:rPr>
          <w:rFonts w:ascii="Times New Roman" w:hAnsi="Times New Roman"/>
          <w:sz w:val="24"/>
          <w:szCs w:val="24"/>
        </w:rPr>
        <w:t xml:space="preserve">. </w:t>
      </w:r>
      <w:r>
        <w:rPr>
          <w:rFonts w:ascii="Times New Roman" w:hAnsi="Times New Roman"/>
          <w:sz w:val="24"/>
          <w:szCs w:val="24"/>
        </w:rPr>
        <w:t xml:space="preserve"> </w:t>
      </w:r>
      <w:r w:rsidRPr="00B540DC">
        <w:rPr>
          <w:rFonts w:ascii="Times New Roman" w:hAnsi="Times New Roman"/>
          <w:sz w:val="24"/>
          <w:szCs w:val="24"/>
        </w:rPr>
        <w:t>This information shall be kept available for District inspection for a period of at least 5 years following the date on which such measurements, records or data are made or r</w:t>
      </w:r>
      <w:r>
        <w:rPr>
          <w:rFonts w:ascii="Times New Roman" w:hAnsi="Times New Roman"/>
          <w:sz w:val="24"/>
          <w:szCs w:val="24"/>
        </w:rPr>
        <w:t>ecorded. (basis: R</w:t>
      </w:r>
      <w:r w:rsidRPr="00B540DC">
        <w:rPr>
          <w:rFonts w:ascii="Times New Roman" w:hAnsi="Times New Roman"/>
          <w:sz w:val="24"/>
          <w:szCs w:val="24"/>
        </w:rPr>
        <w:t xml:space="preserve">ecordkeeping)  </w:t>
      </w:r>
    </w:p>
    <w:p w14:paraId="19A31FE9" w14:textId="77777777" w:rsidR="00100881" w:rsidRDefault="00100881" w:rsidP="00CA5B40">
      <w:pPr>
        <w:pStyle w:val="PlainText"/>
        <w:ind w:left="1440"/>
        <w:rPr>
          <w:rFonts w:ascii="Times New Roman" w:hAnsi="Times New Roman"/>
          <w:sz w:val="24"/>
          <w:szCs w:val="24"/>
        </w:rPr>
      </w:pPr>
    </w:p>
    <w:p w14:paraId="19A31FEA" w14:textId="77777777" w:rsidR="00100881" w:rsidRDefault="00100881" w:rsidP="00CA5B40">
      <w:pPr>
        <w:pStyle w:val="PlainText"/>
        <w:ind w:left="1440"/>
        <w:rPr>
          <w:rFonts w:ascii="Times New Roman" w:hAnsi="Times New Roman"/>
          <w:sz w:val="24"/>
          <w:szCs w:val="24"/>
        </w:rPr>
      </w:pPr>
      <w:r>
        <w:rPr>
          <w:rFonts w:ascii="Times New Roman" w:hAnsi="Times New Roman"/>
          <w:sz w:val="24"/>
          <w:szCs w:val="24"/>
        </w:rPr>
        <w:t>1</w:t>
      </w:r>
      <w:r w:rsidR="007F6BED">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ab/>
      </w:r>
      <w:r w:rsidRPr="00CA5B40">
        <w:rPr>
          <w:rFonts w:ascii="Times New Roman" w:hAnsi="Times New Roman"/>
          <w:sz w:val="24"/>
          <w:szCs w:val="24"/>
        </w:rPr>
        <w:t>Not more than 30 d</w:t>
      </w:r>
      <w:r>
        <w:rPr>
          <w:rFonts w:ascii="Times New Roman" w:hAnsi="Times New Roman"/>
          <w:sz w:val="24"/>
          <w:szCs w:val="24"/>
        </w:rPr>
        <w:t>ays after the start-up of S-1560 Berth 1A</w:t>
      </w:r>
      <w:r w:rsidRPr="00CA5B40">
        <w:rPr>
          <w:rFonts w:ascii="Times New Roman" w:hAnsi="Times New Roman"/>
          <w:sz w:val="24"/>
          <w:szCs w:val="24"/>
        </w:rPr>
        <w:t>, the owner/operator shall</w:t>
      </w:r>
      <w:r>
        <w:rPr>
          <w:rFonts w:ascii="Times New Roman" w:hAnsi="Times New Roman"/>
          <w:sz w:val="24"/>
          <w:szCs w:val="24"/>
        </w:rPr>
        <w:t xml:space="preserve"> permanently decommission S-100 Avon Berth 1 and </w:t>
      </w:r>
      <w:r w:rsidR="00124D94">
        <w:rPr>
          <w:rFonts w:ascii="Times New Roman" w:hAnsi="Times New Roman"/>
          <w:sz w:val="24"/>
          <w:szCs w:val="24"/>
        </w:rPr>
        <w:t xml:space="preserve">S-1508 Berth 1 Recovered Oil Tank, and </w:t>
      </w:r>
      <w:r>
        <w:rPr>
          <w:rFonts w:ascii="Times New Roman" w:hAnsi="Times New Roman"/>
          <w:sz w:val="24"/>
          <w:szCs w:val="24"/>
        </w:rPr>
        <w:t>surrender the permits for S-100, S-108 Avon Berth 5, S-1508  and S-1509 Berth 5 Recovered Oil Tank.  (basis:  Contemporaneous Emissions Reductions, Cumulative Increase, Offsets)</w:t>
      </w:r>
    </w:p>
    <w:p w14:paraId="19A31FEB" w14:textId="77777777" w:rsidR="00D15D48" w:rsidRDefault="00D15D48">
      <w:pPr>
        <w:pStyle w:val="BodyText"/>
        <w:rPr>
          <w:sz w:val="20"/>
        </w:rPr>
      </w:pPr>
    </w:p>
    <w:p w14:paraId="19A31FEC" w14:textId="77777777" w:rsidR="00522E90" w:rsidRDefault="00522E90">
      <w:pPr>
        <w:pStyle w:val="BodyText"/>
        <w:rPr>
          <w:sz w:val="20"/>
        </w:rPr>
      </w:pPr>
    </w:p>
    <w:p w14:paraId="19A31FED" w14:textId="77777777" w:rsidR="00B540DC" w:rsidRDefault="00B540DC">
      <w:pPr>
        <w:pStyle w:val="BodyText"/>
        <w:rPr>
          <w:sz w:val="20"/>
        </w:rPr>
      </w:pPr>
    </w:p>
    <w:p w14:paraId="19A31FEE" w14:textId="77777777" w:rsidR="00B540DC" w:rsidRDefault="00B540DC" w:rsidP="00B540DC">
      <w:pPr>
        <w:pStyle w:val="Heading2"/>
        <w:ind w:left="720"/>
      </w:pPr>
      <w:r>
        <w:t xml:space="preserve">Condition </w:t>
      </w:r>
      <w:r w:rsidR="005D3E66">
        <w:t>26407</w:t>
      </w:r>
    </w:p>
    <w:p w14:paraId="19A31FEF" w14:textId="77777777" w:rsidR="00B540DC" w:rsidRDefault="00B540DC" w:rsidP="00B540DC">
      <w:pPr>
        <w:pStyle w:val="BodyText"/>
        <w:rPr>
          <w:sz w:val="20"/>
        </w:rPr>
      </w:pPr>
    </w:p>
    <w:p w14:paraId="19A31FF0" w14:textId="77777777" w:rsidR="00B540DC" w:rsidRDefault="00B540DC" w:rsidP="00B540DC">
      <w:pPr>
        <w:pStyle w:val="PlainText"/>
        <w:numPr>
          <w:ins w:id="379" w:author="2houdalc" w:date="2009-04-07T18:41:00Z"/>
        </w:numPr>
        <w:ind w:left="1440"/>
        <w:rPr>
          <w:rFonts w:ascii="Times New Roman" w:hAnsi="Times New Roman"/>
          <w:sz w:val="24"/>
          <w:szCs w:val="24"/>
        </w:rPr>
      </w:pPr>
      <w:r>
        <w:rPr>
          <w:rFonts w:ascii="Times New Roman" w:hAnsi="Times New Roman"/>
          <w:sz w:val="24"/>
          <w:szCs w:val="24"/>
        </w:rPr>
        <w:t>Application 27790</w:t>
      </w:r>
      <w:r w:rsidRPr="007A7FC6">
        <w:rPr>
          <w:rFonts w:ascii="Times New Roman" w:hAnsi="Times New Roman"/>
          <w:sz w:val="24"/>
          <w:szCs w:val="24"/>
        </w:rPr>
        <w:t xml:space="preserve">, </w:t>
      </w:r>
      <w:r w:rsidR="00405AE6">
        <w:rPr>
          <w:rFonts w:ascii="Times New Roman" w:hAnsi="Times New Roman"/>
          <w:sz w:val="24"/>
          <w:szCs w:val="24"/>
        </w:rPr>
        <w:t>January 2017</w:t>
      </w:r>
      <w:r w:rsidRPr="007A7FC6">
        <w:rPr>
          <w:rFonts w:ascii="Times New Roman" w:hAnsi="Times New Roman"/>
          <w:sz w:val="24"/>
          <w:szCs w:val="24"/>
        </w:rPr>
        <w:t xml:space="preserve">. </w:t>
      </w:r>
    </w:p>
    <w:p w14:paraId="19A31FF1" w14:textId="77777777" w:rsidR="00B540DC" w:rsidRDefault="00B540DC" w:rsidP="00B540DC">
      <w:pPr>
        <w:pStyle w:val="PlainText"/>
        <w:ind w:left="1440"/>
        <w:rPr>
          <w:rFonts w:ascii="Times New Roman" w:hAnsi="Times New Roman"/>
          <w:sz w:val="24"/>
          <w:szCs w:val="24"/>
        </w:rPr>
      </w:pPr>
      <w:r>
        <w:rPr>
          <w:rFonts w:ascii="Times New Roman" w:hAnsi="Times New Roman"/>
          <w:sz w:val="24"/>
          <w:szCs w:val="24"/>
        </w:rPr>
        <w:t>Avon</w:t>
      </w:r>
      <w:r w:rsidR="00E539F5">
        <w:rPr>
          <w:rFonts w:ascii="Times New Roman" w:hAnsi="Times New Roman"/>
          <w:sz w:val="24"/>
          <w:szCs w:val="24"/>
        </w:rPr>
        <w:t xml:space="preserve"> </w:t>
      </w:r>
      <w:r>
        <w:rPr>
          <w:rFonts w:ascii="Times New Roman" w:hAnsi="Times New Roman"/>
          <w:sz w:val="24"/>
          <w:szCs w:val="24"/>
        </w:rPr>
        <w:t>Wharf MOTEMS Project</w:t>
      </w:r>
    </w:p>
    <w:p w14:paraId="19A31FF2" w14:textId="77777777" w:rsidR="005D3E66" w:rsidRDefault="005D3E66" w:rsidP="00B540DC">
      <w:pPr>
        <w:pStyle w:val="PlainText"/>
        <w:ind w:left="1440"/>
        <w:rPr>
          <w:rFonts w:ascii="Times New Roman" w:hAnsi="Times New Roman"/>
          <w:sz w:val="24"/>
          <w:szCs w:val="24"/>
        </w:rPr>
      </w:pPr>
      <w:r>
        <w:rPr>
          <w:rFonts w:ascii="Times New Roman" w:hAnsi="Times New Roman"/>
          <w:sz w:val="24"/>
          <w:szCs w:val="24"/>
        </w:rPr>
        <w:t>S-1562 Avon Berth 1A East Diesel Firewater Pump</w:t>
      </w:r>
    </w:p>
    <w:p w14:paraId="19A31FF3" w14:textId="77777777" w:rsidR="005D3E66" w:rsidRDefault="005D3E66" w:rsidP="00B540DC">
      <w:pPr>
        <w:pStyle w:val="PlainText"/>
        <w:ind w:left="1440"/>
        <w:rPr>
          <w:rFonts w:ascii="Times New Roman" w:hAnsi="Times New Roman"/>
          <w:sz w:val="24"/>
          <w:szCs w:val="24"/>
        </w:rPr>
      </w:pPr>
      <w:r>
        <w:rPr>
          <w:rFonts w:ascii="Times New Roman" w:hAnsi="Times New Roman"/>
          <w:sz w:val="24"/>
          <w:szCs w:val="24"/>
        </w:rPr>
        <w:t>S-1563 Avon Berth 1A West Diesel Firewater Pump</w:t>
      </w:r>
    </w:p>
    <w:p w14:paraId="19A31FF4" w14:textId="77777777" w:rsidR="005D3E66" w:rsidRDefault="005D3E66" w:rsidP="00B540DC">
      <w:pPr>
        <w:pStyle w:val="PlainText"/>
        <w:ind w:left="1440"/>
        <w:rPr>
          <w:rFonts w:ascii="Times New Roman" w:hAnsi="Times New Roman"/>
          <w:sz w:val="24"/>
          <w:szCs w:val="24"/>
        </w:rPr>
      </w:pPr>
    </w:p>
    <w:p w14:paraId="19A31FF5" w14:textId="77777777" w:rsidR="005D3E66" w:rsidRPr="007A7FC6" w:rsidRDefault="005D3E66" w:rsidP="005D3E66">
      <w:pPr>
        <w:pStyle w:val="PlainText"/>
        <w:ind w:left="1440"/>
        <w:rPr>
          <w:rFonts w:ascii="Times New Roman" w:hAnsi="Times New Roman"/>
          <w:sz w:val="24"/>
          <w:szCs w:val="24"/>
        </w:rPr>
      </w:pPr>
    </w:p>
    <w:p w14:paraId="19A31FF6" w14:textId="77777777" w:rsidR="005D3E66" w:rsidRPr="007A7FC6" w:rsidRDefault="005D3E66" w:rsidP="005D3E66">
      <w:pPr>
        <w:pStyle w:val="PlainText"/>
        <w:ind w:left="1440"/>
        <w:rPr>
          <w:rFonts w:ascii="Times New Roman" w:hAnsi="Times New Roman"/>
          <w:sz w:val="24"/>
          <w:szCs w:val="24"/>
        </w:rPr>
      </w:pPr>
      <w:r w:rsidRPr="007A7FC6">
        <w:rPr>
          <w:rFonts w:ascii="Times New Roman" w:hAnsi="Times New Roman"/>
          <w:sz w:val="24"/>
          <w:szCs w:val="24"/>
        </w:rPr>
        <w:t xml:space="preserve">1. </w:t>
      </w:r>
      <w:r w:rsidRPr="007A7FC6">
        <w:rPr>
          <w:rFonts w:ascii="Times New Roman" w:hAnsi="Times New Roman"/>
          <w:sz w:val="24"/>
          <w:szCs w:val="24"/>
        </w:rPr>
        <w:tab/>
        <w:t>Operating for reliability-related ac</w:t>
      </w:r>
      <w:r>
        <w:rPr>
          <w:rFonts w:ascii="Times New Roman" w:hAnsi="Times New Roman"/>
          <w:sz w:val="24"/>
          <w:szCs w:val="24"/>
        </w:rPr>
        <w:t>tivities is limited to 7</w:t>
      </w:r>
      <w:r w:rsidRPr="007A7FC6">
        <w:rPr>
          <w:rFonts w:ascii="Times New Roman" w:hAnsi="Times New Roman"/>
          <w:sz w:val="24"/>
          <w:szCs w:val="24"/>
        </w:rPr>
        <w:t xml:space="preserve">0 hours </w:t>
      </w:r>
      <w:r>
        <w:rPr>
          <w:rFonts w:ascii="Times New Roman" w:hAnsi="Times New Roman"/>
          <w:sz w:val="24"/>
          <w:szCs w:val="24"/>
        </w:rPr>
        <w:t xml:space="preserve">per year per engine. </w:t>
      </w:r>
    </w:p>
    <w:p w14:paraId="19A31FF7" w14:textId="77777777" w:rsidR="005D3E66" w:rsidRPr="007A7FC6" w:rsidRDefault="005D3E66" w:rsidP="005D3E66">
      <w:pPr>
        <w:pStyle w:val="PlainText"/>
        <w:ind w:left="1440"/>
        <w:rPr>
          <w:rFonts w:ascii="Times New Roman" w:hAnsi="Times New Roman"/>
          <w:sz w:val="24"/>
          <w:szCs w:val="24"/>
        </w:rPr>
      </w:pPr>
    </w:p>
    <w:p w14:paraId="19A31FF8" w14:textId="77777777" w:rsidR="005D3E66" w:rsidRPr="007A7FC6" w:rsidRDefault="005D3E66" w:rsidP="005D3E66">
      <w:pPr>
        <w:pStyle w:val="PlainText"/>
        <w:ind w:left="1440"/>
        <w:rPr>
          <w:rFonts w:ascii="Times New Roman" w:hAnsi="Times New Roman"/>
          <w:sz w:val="24"/>
          <w:szCs w:val="24"/>
        </w:rPr>
      </w:pPr>
      <w:r w:rsidRPr="007A7FC6">
        <w:rPr>
          <w:rFonts w:ascii="Times New Roman" w:hAnsi="Times New Roman"/>
          <w:sz w:val="24"/>
          <w:szCs w:val="24"/>
        </w:rPr>
        <w:t>[Basis: "Stationary Diesel Engine ATCM", CA Code of Regulations, Title 17, Section 93115.6(</w:t>
      </w:r>
      <w:r w:rsidR="00635A3B">
        <w:rPr>
          <w:rFonts w:ascii="Times New Roman" w:hAnsi="Times New Roman"/>
          <w:sz w:val="24"/>
          <w:szCs w:val="24"/>
        </w:rPr>
        <w:t>a</w:t>
      </w:r>
      <w:r w:rsidRPr="007A7FC6">
        <w:rPr>
          <w:rFonts w:ascii="Times New Roman" w:hAnsi="Times New Roman"/>
          <w:sz w:val="24"/>
          <w:szCs w:val="24"/>
        </w:rPr>
        <w:t>)(</w:t>
      </w:r>
      <w:r w:rsidR="00635A3B">
        <w:rPr>
          <w:rFonts w:ascii="Times New Roman" w:hAnsi="Times New Roman"/>
          <w:sz w:val="24"/>
          <w:szCs w:val="24"/>
        </w:rPr>
        <w:t>4</w:t>
      </w:r>
      <w:r w:rsidRPr="007A7FC6">
        <w:rPr>
          <w:rFonts w:ascii="Times New Roman" w:hAnsi="Times New Roman"/>
          <w:sz w:val="24"/>
          <w:szCs w:val="24"/>
        </w:rPr>
        <w:t>)(A)</w:t>
      </w:r>
      <w:r>
        <w:rPr>
          <w:rFonts w:ascii="Times New Roman" w:hAnsi="Times New Roman"/>
          <w:sz w:val="24"/>
          <w:szCs w:val="24"/>
        </w:rPr>
        <w:t xml:space="preserve">1c] </w:t>
      </w:r>
    </w:p>
    <w:p w14:paraId="19A31FF9" w14:textId="77777777" w:rsidR="005D3E66" w:rsidRPr="007A7FC6" w:rsidRDefault="005D3E66" w:rsidP="005D3E66">
      <w:pPr>
        <w:pStyle w:val="PlainText"/>
        <w:ind w:left="1440"/>
        <w:rPr>
          <w:rFonts w:ascii="Times New Roman" w:hAnsi="Times New Roman"/>
          <w:sz w:val="24"/>
          <w:szCs w:val="24"/>
        </w:rPr>
      </w:pPr>
    </w:p>
    <w:p w14:paraId="19A31FFA" w14:textId="77777777" w:rsidR="005D3E66" w:rsidRPr="007A7FC6" w:rsidRDefault="005D3E66" w:rsidP="005D3E66">
      <w:pPr>
        <w:pStyle w:val="PlainText"/>
        <w:ind w:left="1440"/>
        <w:rPr>
          <w:rFonts w:ascii="Times New Roman" w:hAnsi="Times New Roman"/>
          <w:sz w:val="24"/>
          <w:szCs w:val="24"/>
        </w:rPr>
      </w:pPr>
      <w:r w:rsidRPr="007A7FC6">
        <w:rPr>
          <w:rFonts w:ascii="Times New Roman" w:hAnsi="Times New Roman"/>
          <w:sz w:val="24"/>
          <w:szCs w:val="24"/>
        </w:rPr>
        <w:t xml:space="preserve">2. </w:t>
      </w:r>
      <w:r w:rsidRPr="007A7FC6">
        <w:rPr>
          <w:rFonts w:ascii="Times New Roman" w:hAnsi="Times New Roman"/>
          <w:sz w:val="24"/>
          <w:szCs w:val="24"/>
        </w:rPr>
        <w:tab/>
        <w:t xml:space="preserve">The owner or operator shall operate each </w:t>
      </w:r>
      <w:r w:rsidR="00BA5353">
        <w:rPr>
          <w:rFonts w:ascii="Times New Roman" w:hAnsi="Times New Roman"/>
          <w:sz w:val="24"/>
          <w:szCs w:val="24"/>
        </w:rPr>
        <w:t>firewater pump</w:t>
      </w:r>
      <w:r w:rsidRPr="007A7FC6">
        <w:rPr>
          <w:rFonts w:ascii="Times New Roman" w:hAnsi="Times New Roman"/>
          <w:sz w:val="24"/>
          <w:szCs w:val="24"/>
        </w:rPr>
        <w:t xml:space="preserve"> only for the following purposes: to mitigate emergency conditions, for emission testing to demonstrate compliance with a District, state or Federal emission limit, or for reliability-related activities (maintenance and other testing, but excluding emission testing). Operating hours while mitigating emergency conditions or while emission testing to show compliance with District, state or Federal emission limits is not </w:t>
      </w:r>
      <w:r>
        <w:rPr>
          <w:rFonts w:ascii="Times New Roman" w:hAnsi="Times New Roman"/>
          <w:sz w:val="24"/>
          <w:szCs w:val="24"/>
        </w:rPr>
        <w:t xml:space="preserve">limited. </w:t>
      </w:r>
    </w:p>
    <w:p w14:paraId="19A31FFB" w14:textId="77777777" w:rsidR="005D3E66" w:rsidRPr="007A7FC6" w:rsidRDefault="005D3E66" w:rsidP="005D3E66">
      <w:pPr>
        <w:pStyle w:val="PlainText"/>
        <w:ind w:left="1440"/>
        <w:rPr>
          <w:rFonts w:ascii="Times New Roman" w:hAnsi="Times New Roman"/>
          <w:sz w:val="24"/>
          <w:szCs w:val="24"/>
        </w:rPr>
      </w:pPr>
    </w:p>
    <w:p w14:paraId="19A31FFC" w14:textId="77777777" w:rsidR="005D3E66" w:rsidRPr="007A7FC6" w:rsidRDefault="005D3E66" w:rsidP="005D3E66">
      <w:pPr>
        <w:pStyle w:val="PlainText"/>
        <w:ind w:left="1440"/>
        <w:rPr>
          <w:rFonts w:ascii="Times New Roman" w:hAnsi="Times New Roman"/>
          <w:sz w:val="24"/>
          <w:szCs w:val="24"/>
        </w:rPr>
      </w:pPr>
      <w:r w:rsidRPr="007A7FC6">
        <w:rPr>
          <w:rFonts w:ascii="Times New Roman" w:hAnsi="Times New Roman"/>
          <w:sz w:val="24"/>
          <w:szCs w:val="24"/>
        </w:rPr>
        <w:t>[Basis: Regulation 9-8-330, "Stationary Diesel Engine ATCM", CA Code of Regulations, Title 17, S</w:t>
      </w:r>
      <w:r>
        <w:rPr>
          <w:rFonts w:ascii="Times New Roman" w:hAnsi="Times New Roman"/>
          <w:sz w:val="24"/>
          <w:szCs w:val="24"/>
        </w:rPr>
        <w:t xml:space="preserve">ection 93115.4(29)] </w:t>
      </w:r>
    </w:p>
    <w:p w14:paraId="19A31FFD" w14:textId="77777777" w:rsidR="005D3E66" w:rsidRPr="007A7FC6" w:rsidRDefault="005D3E66" w:rsidP="005D3E66">
      <w:pPr>
        <w:pStyle w:val="PlainText"/>
        <w:ind w:left="1440"/>
        <w:rPr>
          <w:rFonts w:ascii="Times New Roman" w:hAnsi="Times New Roman"/>
          <w:sz w:val="24"/>
          <w:szCs w:val="24"/>
        </w:rPr>
      </w:pPr>
    </w:p>
    <w:p w14:paraId="19A31FFE" w14:textId="77777777" w:rsidR="005D3E66" w:rsidRPr="007A7FC6" w:rsidRDefault="005D3E66" w:rsidP="005D3E66">
      <w:pPr>
        <w:pStyle w:val="PlainText"/>
        <w:ind w:left="1440"/>
        <w:rPr>
          <w:rFonts w:ascii="Times New Roman" w:hAnsi="Times New Roman"/>
          <w:sz w:val="24"/>
          <w:szCs w:val="24"/>
        </w:rPr>
      </w:pPr>
      <w:r w:rsidRPr="007A7FC6">
        <w:rPr>
          <w:rFonts w:ascii="Times New Roman" w:hAnsi="Times New Roman"/>
          <w:sz w:val="24"/>
          <w:szCs w:val="24"/>
        </w:rPr>
        <w:t>3.</w:t>
      </w:r>
      <w:r w:rsidRPr="007A7FC6">
        <w:rPr>
          <w:rFonts w:ascii="Times New Roman" w:hAnsi="Times New Roman"/>
          <w:sz w:val="24"/>
          <w:szCs w:val="24"/>
        </w:rPr>
        <w:tab/>
        <w:t xml:space="preserve">The owner/operator shall operate each </w:t>
      </w:r>
      <w:r w:rsidR="00A0580C">
        <w:rPr>
          <w:rFonts w:ascii="Times New Roman" w:hAnsi="Times New Roman"/>
          <w:sz w:val="24"/>
          <w:szCs w:val="24"/>
        </w:rPr>
        <w:t>firewater pump</w:t>
      </w:r>
      <w:r w:rsidRPr="007A7FC6">
        <w:rPr>
          <w:rFonts w:ascii="Times New Roman" w:hAnsi="Times New Roman"/>
          <w:sz w:val="24"/>
          <w:szCs w:val="24"/>
        </w:rPr>
        <w:t xml:space="preserve"> only when a non-resettable totalizing meter (with a minimum display capability of 9,999 hours) that measures the hours of operation for the engine is installed, operate</w:t>
      </w:r>
      <w:r>
        <w:rPr>
          <w:rFonts w:ascii="Times New Roman" w:hAnsi="Times New Roman"/>
          <w:sz w:val="24"/>
          <w:szCs w:val="24"/>
        </w:rPr>
        <w:t xml:space="preserve">d and properly maintained. </w:t>
      </w:r>
    </w:p>
    <w:p w14:paraId="19A31FFF" w14:textId="77777777" w:rsidR="005D3E66" w:rsidRPr="007A7FC6" w:rsidRDefault="005D3E66" w:rsidP="005D3E66">
      <w:pPr>
        <w:pStyle w:val="PlainText"/>
        <w:ind w:left="1440"/>
        <w:rPr>
          <w:rFonts w:ascii="Times New Roman" w:hAnsi="Times New Roman"/>
          <w:sz w:val="24"/>
          <w:szCs w:val="24"/>
        </w:rPr>
      </w:pPr>
    </w:p>
    <w:p w14:paraId="19A32000" w14:textId="77777777" w:rsidR="005D3E66" w:rsidRPr="007A7FC6" w:rsidRDefault="005D3E66" w:rsidP="005D3E66">
      <w:pPr>
        <w:pStyle w:val="PlainText"/>
        <w:ind w:left="1440"/>
        <w:rPr>
          <w:rFonts w:ascii="Times New Roman" w:hAnsi="Times New Roman"/>
          <w:sz w:val="24"/>
          <w:szCs w:val="24"/>
        </w:rPr>
      </w:pPr>
      <w:r w:rsidRPr="007A7FC6">
        <w:rPr>
          <w:rFonts w:ascii="Times New Roman" w:hAnsi="Times New Roman"/>
          <w:sz w:val="24"/>
          <w:szCs w:val="24"/>
        </w:rPr>
        <w:t>[Basis: Regulation 9-8-530, "Stationary Diesel Engine ATCM", CA Code of Regulations, Title 17, Section 9</w:t>
      </w:r>
      <w:r>
        <w:rPr>
          <w:rFonts w:ascii="Times New Roman" w:hAnsi="Times New Roman"/>
          <w:sz w:val="24"/>
          <w:szCs w:val="24"/>
        </w:rPr>
        <w:t xml:space="preserve">3115.10(d)(1)] </w:t>
      </w:r>
    </w:p>
    <w:p w14:paraId="19A32001" w14:textId="77777777" w:rsidR="005D3E66" w:rsidRPr="007A7FC6" w:rsidRDefault="005D3E66" w:rsidP="005D3E66">
      <w:pPr>
        <w:pStyle w:val="PlainText"/>
        <w:ind w:left="1440"/>
        <w:rPr>
          <w:rFonts w:ascii="Times New Roman" w:hAnsi="Times New Roman"/>
          <w:sz w:val="24"/>
          <w:szCs w:val="24"/>
        </w:rPr>
      </w:pPr>
    </w:p>
    <w:p w14:paraId="19A32002" w14:textId="77777777" w:rsidR="005D3E66" w:rsidRPr="007A7FC6" w:rsidRDefault="005D3E66" w:rsidP="005D3E66">
      <w:pPr>
        <w:pStyle w:val="PlainText"/>
        <w:ind w:left="1440"/>
        <w:rPr>
          <w:rFonts w:ascii="Times New Roman" w:hAnsi="Times New Roman"/>
          <w:sz w:val="24"/>
          <w:szCs w:val="24"/>
        </w:rPr>
      </w:pPr>
      <w:r w:rsidRPr="007A7FC6">
        <w:rPr>
          <w:rFonts w:ascii="Times New Roman" w:hAnsi="Times New Roman"/>
          <w:sz w:val="24"/>
          <w:szCs w:val="24"/>
        </w:rPr>
        <w:t xml:space="preserve">4. </w:t>
      </w:r>
      <w:r w:rsidRPr="007A7FC6">
        <w:rPr>
          <w:rFonts w:ascii="Times New Roman" w:hAnsi="Times New Roman"/>
          <w:sz w:val="24"/>
          <w:szCs w:val="24"/>
        </w:rPr>
        <w:tab/>
        <w:t>Records: The owner/operator shall maintain the following monthly records in a District-approved log for at least 60 months from the date of entry. Log entries shall be retained on-site, either at a central location or at the engine's location, and made immediately available to the District staff upon request.</w:t>
      </w:r>
    </w:p>
    <w:p w14:paraId="19A32003" w14:textId="77777777" w:rsidR="005D3E66" w:rsidRPr="007A7FC6" w:rsidRDefault="005D3E66" w:rsidP="00A0580C">
      <w:pPr>
        <w:pStyle w:val="PlainText"/>
        <w:ind w:left="2430" w:hanging="270"/>
        <w:rPr>
          <w:rFonts w:ascii="Times New Roman" w:hAnsi="Times New Roman"/>
          <w:sz w:val="24"/>
          <w:szCs w:val="24"/>
        </w:rPr>
      </w:pPr>
      <w:r w:rsidRPr="007A7FC6">
        <w:rPr>
          <w:rFonts w:ascii="Times New Roman" w:hAnsi="Times New Roman"/>
          <w:sz w:val="24"/>
          <w:szCs w:val="24"/>
        </w:rPr>
        <w:t xml:space="preserve">a. </w:t>
      </w:r>
      <w:r w:rsidR="00A0580C">
        <w:rPr>
          <w:rFonts w:ascii="Times New Roman" w:hAnsi="Times New Roman"/>
          <w:sz w:val="24"/>
          <w:szCs w:val="24"/>
        </w:rPr>
        <w:tab/>
      </w:r>
      <w:r w:rsidRPr="007A7FC6">
        <w:rPr>
          <w:rFonts w:ascii="Times New Roman" w:hAnsi="Times New Roman"/>
          <w:sz w:val="24"/>
          <w:szCs w:val="24"/>
        </w:rPr>
        <w:t>Hours of operation for reliability-related activities (maintenance and testing).</w:t>
      </w:r>
    </w:p>
    <w:p w14:paraId="19A32004" w14:textId="77777777" w:rsidR="005D3E66" w:rsidRPr="007A7FC6" w:rsidRDefault="005D3E66" w:rsidP="00A0580C">
      <w:pPr>
        <w:pStyle w:val="PlainText"/>
        <w:ind w:left="2430" w:hanging="270"/>
        <w:rPr>
          <w:rFonts w:ascii="Times New Roman" w:hAnsi="Times New Roman"/>
          <w:sz w:val="24"/>
          <w:szCs w:val="24"/>
        </w:rPr>
      </w:pPr>
      <w:r w:rsidRPr="007A7FC6">
        <w:rPr>
          <w:rFonts w:ascii="Times New Roman" w:hAnsi="Times New Roman"/>
          <w:sz w:val="24"/>
          <w:szCs w:val="24"/>
        </w:rPr>
        <w:t xml:space="preserve">b. </w:t>
      </w:r>
      <w:r w:rsidR="00A0580C">
        <w:rPr>
          <w:rFonts w:ascii="Times New Roman" w:hAnsi="Times New Roman"/>
          <w:sz w:val="24"/>
          <w:szCs w:val="24"/>
        </w:rPr>
        <w:tab/>
      </w:r>
      <w:r w:rsidRPr="007A7FC6">
        <w:rPr>
          <w:rFonts w:ascii="Times New Roman" w:hAnsi="Times New Roman"/>
          <w:sz w:val="24"/>
          <w:szCs w:val="24"/>
        </w:rPr>
        <w:t>Hours of operation for emission testing to show compliance with emission limits.</w:t>
      </w:r>
    </w:p>
    <w:p w14:paraId="19A32005" w14:textId="77777777" w:rsidR="005D3E66" w:rsidRPr="007A7FC6" w:rsidRDefault="005D3E66" w:rsidP="00A0580C">
      <w:pPr>
        <w:pStyle w:val="PlainText"/>
        <w:ind w:left="2430" w:hanging="270"/>
        <w:rPr>
          <w:rFonts w:ascii="Times New Roman" w:hAnsi="Times New Roman"/>
          <w:sz w:val="24"/>
          <w:szCs w:val="24"/>
        </w:rPr>
      </w:pPr>
      <w:r w:rsidRPr="007A7FC6">
        <w:rPr>
          <w:rFonts w:ascii="Times New Roman" w:hAnsi="Times New Roman"/>
          <w:sz w:val="24"/>
          <w:szCs w:val="24"/>
        </w:rPr>
        <w:t xml:space="preserve">c. </w:t>
      </w:r>
      <w:r w:rsidR="00A0580C">
        <w:rPr>
          <w:rFonts w:ascii="Times New Roman" w:hAnsi="Times New Roman"/>
          <w:sz w:val="24"/>
          <w:szCs w:val="24"/>
        </w:rPr>
        <w:tab/>
      </w:r>
      <w:r w:rsidRPr="007A7FC6">
        <w:rPr>
          <w:rFonts w:ascii="Times New Roman" w:hAnsi="Times New Roman"/>
          <w:sz w:val="24"/>
          <w:szCs w:val="24"/>
        </w:rPr>
        <w:t>Hours of operation (emergency).</w:t>
      </w:r>
    </w:p>
    <w:p w14:paraId="19A32006" w14:textId="77777777" w:rsidR="005D3E66" w:rsidRPr="007A7FC6" w:rsidRDefault="005D3E66" w:rsidP="00A0580C">
      <w:pPr>
        <w:pStyle w:val="PlainText"/>
        <w:ind w:left="2430" w:hanging="270"/>
        <w:rPr>
          <w:rFonts w:ascii="Times New Roman" w:hAnsi="Times New Roman"/>
          <w:sz w:val="24"/>
          <w:szCs w:val="24"/>
        </w:rPr>
      </w:pPr>
      <w:r w:rsidRPr="007A7FC6">
        <w:rPr>
          <w:rFonts w:ascii="Times New Roman" w:hAnsi="Times New Roman"/>
          <w:sz w:val="24"/>
          <w:szCs w:val="24"/>
        </w:rPr>
        <w:t xml:space="preserve">d. </w:t>
      </w:r>
      <w:r w:rsidR="00A0580C">
        <w:rPr>
          <w:rFonts w:ascii="Times New Roman" w:hAnsi="Times New Roman"/>
          <w:sz w:val="24"/>
          <w:szCs w:val="24"/>
        </w:rPr>
        <w:tab/>
      </w:r>
      <w:r w:rsidRPr="007A7FC6">
        <w:rPr>
          <w:rFonts w:ascii="Times New Roman" w:hAnsi="Times New Roman"/>
          <w:sz w:val="24"/>
          <w:szCs w:val="24"/>
        </w:rPr>
        <w:t>For each emergency, the nature of the emergency condition.</w:t>
      </w:r>
    </w:p>
    <w:p w14:paraId="19A32007" w14:textId="77777777" w:rsidR="005D3E66" w:rsidRPr="007A7FC6" w:rsidRDefault="005D3E66" w:rsidP="00A0580C">
      <w:pPr>
        <w:pStyle w:val="PlainText"/>
        <w:ind w:left="2430" w:hanging="270"/>
        <w:rPr>
          <w:rFonts w:ascii="Times New Roman" w:hAnsi="Times New Roman"/>
          <w:sz w:val="24"/>
          <w:szCs w:val="24"/>
        </w:rPr>
      </w:pPr>
      <w:r w:rsidRPr="007A7FC6">
        <w:rPr>
          <w:rFonts w:ascii="Times New Roman" w:hAnsi="Times New Roman"/>
          <w:sz w:val="24"/>
          <w:szCs w:val="24"/>
        </w:rPr>
        <w:t xml:space="preserve">e. </w:t>
      </w:r>
      <w:r w:rsidR="00A0580C">
        <w:rPr>
          <w:rFonts w:ascii="Times New Roman" w:hAnsi="Times New Roman"/>
          <w:sz w:val="24"/>
          <w:szCs w:val="24"/>
        </w:rPr>
        <w:tab/>
      </w:r>
      <w:r w:rsidRPr="007A7FC6">
        <w:rPr>
          <w:rFonts w:ascii="Times New Roman" w:hAnsi="Times New Roman"/>
          <w:sz w:val="24"/>
          <w:szCs w:val="24"/>
        </w:rPr>
        <w:t>Fuel usag</w:t>
      </w:r>
      <w:r>
        <w:rPr>
          <w:rFonts w:ascii="Times New Roman" w:hAnsi="Times New Roman"/>
          <w:sz w:val="24"/>
          <w:szCs w:val="24"/>
        </w:rPr>
        <w:t>e for each engine(s).</w:t>
      </w:r>
    </w:p>
    <w:p w14:paraId="19A32008" w14:textId="77777777" w:rsidR="005D3E66" w:rsidRPr="007A7FC6" w:rsidRDefault="005D3E66" w:rsidP="005D3E66">
      <w:pPr>
        <w:pStyle w:val="PlainText"/>
        <w:ind w:left="1440"/>
        <w:rPr>
          <w:rFonts w:ascii="Times New Roman" w:hAnsi="Times New Roman"/>
          <w:sz w:val="24"/>
          <w:szCs w:val="24"/>
        </w:rPr>
      </w:pPr>
    </w:p>
    <w:p w14:paraId="19A32009" w14:textId="77777777" w:rsidR="005D3E66" w:rsidRPr="007A7FC6" w:rsidRDefault="005D3E66" w:rsidP="005D3E66">
      <w:pPr>
        <w:pStyle w:val="PlainText"/>
        <w:ind w:left="1440"/>
        <w:rPr>
          <w:rFonts w:ascii="Times New Roman" w:hAnsi="Times New Roman"/>
          <w:sz w:val="24"/>
          <w:szCs w:val="24"/>
        </w:rPr>
      </w:pPr>
      <w:r w:rsidRPr="007A7FC6">
        <w:rPr>
          <w:rFonts w:ascii="Times New Roman" w:hAnsi="Times New Roman"/>
          <w:sz w:val="24"/>
          <w:szCs w:val="24"/>
        </w:rPr>
        <w:lastRenderedPageBreak/>
        <w:t>[Basis: Regulation 9-8-530, 2-6-501, and "Stationary Diesel Engine ATCM", CA Code of Regulations, Title 17, Section 93115.10(f)]</w:t>
      </w:r>
    </w:p>
    <w:p w14:paraId="19A3200A" w14:textId="77777777" w:rsidR="005D3E66" w:rsidRPr="007A7FC6" w:rsidRDefault="005D3E66" w:rsidP="005D3E66">
      <w:pPr>
        <w:pStyle w:val="PlainText"/>
        <w:ind w:left="1440"/>
        <w:rPr>
          <w:rFonts w:ascii="Times New Roman" w:hAnsi="Times New Roman"/>
          <w:sz w:val="24"/>
          <w:szCs w:val="24"/>
        </w:rPr>
      </w:pPr>
    </w:p>
    <w:p w14:paraId="19A3200B" w14:textId="77777777" w:rsidR="004034D3" w:rsidRDefault="004034D3" w:rsidP="004034D3">
      <w:pPr>
        <w:pStyle w:val="Heading2"/>
        <w:ind w:left="720"/>
      </w:pPr>
      <w:r>
        <w:t>Condition 26408</w:t>
      </w:r>
    </w:p>
    <w:p w14:paraId="19A3200C" w14:textId="77777777" w:rsidR="004034D3" w:rsidRDefault="004034D3" w:rsidP="004034D3">
      <w:pPr>
        <w:pStyle w:val="BodyText"/>
        <w:rPr>
          <w:sz w:val="20"/>
        </w:rPr>
      </w:pPr>
    </w:p>
    <w:p w14:paraId="19A3200D" w14:textId="77777777" w:rsidR="004034D3" w:rsidRDefault="004034D3" w:rsidP="004034D3">
      <w:pPr>
        <w:pStyle w:val="PlainText"/>
        <w:numPr>
          <w:ins w:id="380" w:author="2houdalc" w:date="2009-04-07T18:41:00Z"/>
        </w:numPr>
        <w:ind w:left="1440"/>
        <w:rPr>
          <w:rFonts w:ascii="Times New Roman" w:hAnsi="Times New Roman"/>
          <w:sz w:val="24"/>
          <w:szCs w:val="24"/>
        </w:rPr>
      </w:pPr>
      <w:r>
        <w:rPr>
          <w:rFonts w:ascii="Times New Roman" w:hAnsi="Times New Roman"/>
          <w:sz w:val="24"/>
          <w:szCs w:val="24"/>
        </w:rPr>
        <w:t>Application 27790</w:t>
      </w:r>
      <w:r w:rsidRPr="007A7FC6">
        <w:rPr>
          <w:rFonts w:ascii="Times New Roman" w:hAnsi="Times New Roman"/>
          <w:sz w:val="24"/>
          <w:szCs w:val="24"/>
        </w:rPr>
        <w:t xml:space="preserve">, </w:t>
      </w:r>
      <w:r w:rsidR="00405AE6">
        <w:rPr>
          <w:rFonts w:ascii="Times New Roman" w:hAnsi="Times New Roman"/>
          <w:sz w:val="24"/>
          <w:szCs w:val="24"/>
        </w:rPr>
        <w:t>January 2017</w:t>
      </w:r>
      <w:r w:rsidRPr="007A7FC6">
        <w:rPr>
          <w:rFonts w:ascii="Times New Roman" w:hAnsi="Times New Roman"/>
          <w:sz w:val="24"/>
          <w:szCs w:val="24"/>
        </w:rPr>
        <w:t xml:space="preserve">. </w:t>
      </w:r>
    </w:p>
    <w:p w14:paraId="19A3200E" w14:textId="77777777" w:rsidR="004034D3" w:rsidRDefault="00E539F5" w:rsidP="004034D3">
      <w:pPr>
        <w:pStyle w:val="PlainText"/>
        <w:ind w:left="1440"/>
        <w:rPr>
          <w:rFonts w:ascii="Times New Roman" w:hAnsi="Times New Roman"/>
          <w:sz w:val="24"/>
          <w:szCs w:val="24"/>
        </w:rPr>
      </w:pPr>
      <w:r>
        <w:rPr>
          <w:rFonts w:ascii="Times New Roman" w:hAnsi="Times New Roman"/>
          <w:sz w:val="24"/>
          <w:szCs w:val="24"/>
        </w:rPr>
        <w:t>Avon Wharf</w:t>
      </w:r>
      <w:r w:rsidR="004034D3">
        <w:rPr>
          <w:rFonts w:ascii="Times New Roman" w:hAnsi="Times New Roman"/>
          <w:sz w:val="24"/>
          <w:szCs w:val="24"/>
        </w:rPr>
        <w:t xml:space="preserve"> MOTEMS Project</w:t>
      </w:r>
    </w:p>
    <w:p w14:paraId="19A3200F" w14:textId="77777777" w:rsidR="004034D3" w:rsidRDefault="004034D3" w:rsidP="004034D3">
      <w:pPr>
        <w:pStyle w:val="PlainText"/>
        <w:ind w:left="1440"/>
        <w:rPr>
          <w:rFonts w:ascii="Times New Roman" w:hAnsi="Times New Roman"/>
          <w:sz w:val="24"/>
          <w:szCs w:val="24"/>
        </w:rPr>
      </w:pPr>
      <w:r>
        <w:rPr>
          <w:rFonts w:ascii="Times New Roman" w:hAnsi="Times New Roman"/>
          <w:sz w:val="24"/>
          <w:szCs w:val="24"/>
        </w:rPr>
        <w:t>S-1564 Avon Berth 1A Recovered Oil Fixed Roof Tank 938, 3800 gallons</w:t>
      </w:r>
    </w:p>
    <w:p w14:paraId="19A32010" w14:textId="77777777" w:rsidR="005D3E66" w:rsidRDefault="005D3E66" w:rsidP="00B540DC">
      <w:pPr>
        <w:pStyle w:val="PlainText"/>
        <w:ind w:left="1440"/>
        <w:rPr>
          <w:rFonts w:ascii="Times New Roman" w:hAnsi="Times New Roman"/>
          <w:sz w:val="24"/>
          <w:szCs w:val="24"/>
        </w:rPr>
      </w:pPr>
    </w:p>
    <w:p w14:paraId="19A32011" w14:textId="77777777" w:rsidR="004034D3" w:rsidRPr="004034D3" w:rsidRDefault="004034D3" w:rsidP="004034D3">
      <w:pPr>
        <w:pStyle w:val="PlainText"/>
        <w:ind w:left="1440"/>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ab/>
      </w:r>
      <w:r w:rsidRPr="004034D3">
        <w:rPr>
          <w:rFonts w:ascii="Times New Roman" w:hAnsi="Times New Roman"/>
          <w:sz w:val="24"/>
          <w:szCs w:val="24"/>
        </w:rPr>
        <w:t xml:space="preserve">The </w:t>
      </w:r>
      <w:r>
        <w:rPr>
          <w:rFonts w:ascii="Times New Roman" w:hAnsi="Times New Roman"/>
          <w:sz w:val="24"/>
          <w:szCs w:val="24"/>
        </w:rPr>
        <w:t>owner/operator of</w:t>
      </w:r>
      <w:r w:rsidRPr="004034D3">
        <w:rPr>
          <w:rFonts w:ascii="Times New Roman" w:hAnsi="Times New Roman"/>
          <w:sz w:val="24"/>
          <w:szCs w:val="24"/>
        </w:rPr>
        <w:t xml:space="preserve"> S-1564 Tank 938 shall not exceed 250,000 gallons </w:t>
      </w:r>
      <w:r w:rsidR="00276387">
        <w:rPr>
          <w:rFonts w:ascii="Times New Roman" w:hAnsi="Times New Roman"/>
          <w:sz w:val="24"/>
          <w:szCs w:val="24"/>
        </w:rPr>
        <w:t xml:space="preserve">of water runoff and recovered oil </w:t>
      </w:r>
      <w:r w:rsidRPr="004034D3">
        <w:rPr>
          <w:rFonts w:ascii="Times New Roman" w:hAnsi="Times New Roman"/>
          <w:sz w:val="24"/>
          <w:szCs w:val="24"/>
        </w:rPr>
        <w:t>in any consecutive 12-month period. (basis: Cumulative Increase</w:t>
      </w:r>
      <w:r w:rsidR="00276387">
        <w:rPr>
          <w:rFonts w:ascii="Times New Roman" w:hAnsi="Times New Roman"/>
          <w:sz w:val="24"/>
          <w:szCs w:val="24"/>
        </w:rPr>
        <w:t>, Offsets</w:t>
      </w:r>
      <w:r w:rsidRPr="004034D3">
        <w:rPr>
          <w:rFonts w:ascii="Times New Roman" w:hAnsi="Times New Roman"/>
          <w:sz w:val="24"/>
          <w:szCs w:val="24"/>
        </w:rPr>
        <w:t>)</w:t>
      </w:r>
    </w:p>
    <w:p w14:paraId="19A32012" w14:textId="77777777" w:rsidR="004034D3" w:rsidRPr="004034D3" w:rsidRDefault="004034D3" w:rsidP="004034D3">
      <w:pPr>
        <w:pStyle w:val="PlainText"/>
        <w:ind w:left="1440"/>
        <w:rPr>
          <w:rFonts w:ascii="Times New Roman" w:hAnsi="Times New Roman"/>
          <w:sz w:val="24"/>
          <w:szCs w:val="24"/>
        </w:rPr>
      </w:pPr>
    </w:p>
    <w:p w14:paraId="19A32013" w14:textId="77777777" w:rsidR="004034D3" w:rsidRPr="004034D3" w:rsidRDefault="004034D3" w:rsidP="004034D3">
      <w:pPr>
        <w:pStyle w:val="PlainText"/>
        <w:ind w:left="1440"/>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ab/>
      </w:r>
      <w:r w:rsidR="00276387" w:rsidRPr="00276387">
        <w:rPr>
          <w:rFonts w:ascii="Times New Roman" w:hAnsi="Times New Roman"/>
          <w:sz w:val="24"/>
          <w:szCs w:val="24"/>
        </w:rPr>
        <w:t>The owner/operator may store alternate liquid(s) other than the materials specified in Part 1 and/or usages in excess of those specified in Part 1, provided that the owner/operator can demonstrate that all of the following are satisfied:</w:t>
      </w:r>
    </w:p>
    <w:p w14:paraId="19A32014" w14:textId="77777777" w:rsidR="004034D3" w:rsidRPr="004034D3" w:rsidRDefault="004034D3" w:rsidP="00A0580C">
      <w:pPr>
        <w:pStyle w:val="PlainText"/>
        <w:ind w:left="2880" w:hanging="720"/>
        <w:rPr>
          <w:rFonts w:ascii="Times New Roman" w:hAnsi="Times New Roman"/>
          <w:sz w:val="24"/>
          <w:szCs w:val="24"/>
        </w:rPr>
      </w:pPr>
      <w:r w:rsidRPr="004034D3">
        <w:rPr>
          <w:rFonts w:ascii="Times New Roman" w:hAnsi="Times New Roman"/>
          <w:sz w:val="24"/>
          <w:szCs w:val="24"/>
        </w:rPr>
        <w:t>a.</w:t>
      </w:r>
      <w:r w:rsidR="00276387">
        <w:rPr>
          <w:rFonts w:ascii="Times New Roman" w:hAnsi="Times New Roman"/>
          <w:sz w:val="24"/>
          <w:szCs w:val="24"/>
        </w:rPr>
        <w:t xml:space="preserve"> </w:t>
      </w:r>
      <w:r w:rsidR="00276387">
        <w:rPr>
          <w:rFonts w:ascii="Times New Roman" w:hAnsi="Times New Roman"/>
          <w:sz w:val="24"/>
          <w:szCs w:val="24"/>
        </w:rPr>
        <w:tab/>
        <w:t>The</w:t>
      </w:r>
      <w:r w:rsidRPr="004034D3">
        <w:rPr>
          <w:rFonts w:ascii="Times New Roman" w:hAnsi="Times New Roman"/>
          <w:sz w:val="24"/>
          <w:szCs w:val="24"/>
        </w:rPr>
        <w:t xml:space="preserve"> true vapor pressure </w:t>
      </w:r>
      <w:r w:rsidR="00276387">
        <w:rPr>
          <w:rFonts w:ascii="Times New Roman" w:hAnsi="Times New Roman"/>
          <w:sz w:val="24"/>
          <w:szCs w:val="24"/>
        </w:rPr>
        <w:t xml:space="preserve">of the organic material is </w:t>
      </w:r>
      <w:r w:rsidRPr="004034D3">
        <w:rPr>
          <w:rFonts w:ascii="Times New Roman" w:hAnsi="Times New Roman"/>
          <w:sz w:val="24"/>
          <w:szCs w:val="24"/>
        </w:rPr>
        <w:t>less than 11 psia</w:t>
      </w:r>
    </w:p>
    <w:p w14:paraId="19A32015" w14:textId="77777777" w:rsidR="00276387" w:rsidRDefault="004034D3" w:rsidP="00A0580C">
      <w:pPr>
        <w:pStyle w:val="PlainText"/>
        <w:ind w:left="2880" w:hanging="720"/>
        <w:rPr>
          <w:rFonts w:ascii="Times New Roman" w:hAnsi="Times New Roman"/>
          <w:sz w:val="24"/>
          <w:szCs w:val="24"/>
        </w:rPr>
      </w:pPr>
      <w:r w:rsidRPr="004034D3">
        <w:rPr>
          <w:rFonts w:ascii="Times New Roman" w:hAnsi="Times New Roman"/>
          <w:sz w:val="24"/>
          <w:szCs w:val="24"/>
        </w:rPr>
        <w:t>b.</w:t>
      </w:r>
      <w:r w:rsidR="00276387">
        <w:rPr>
          <w:rFonts w:ascii="Times New Roman" w:hAnsi="Times New Roman"/>
          <w:sz w:val="24"/>
          <w:szCs w:val="24"/>
        </w:rPr>
        <w:tab/>
        <w:t>The total POC emissions from S-1564 do not exceed 3166 lbs in any consecutive 12-month period.</w:t>
      </w:r>
    </w:p>
    <w:p w14:paraId="19A32016" w14:textId="77777777" w:rsidR="00BF12CC" w:rsidRDefault="00BF12CC" w:rsidP="00A0580C">
      <w:pPr>
        <w:pStyle w:val="PlainText"/>
        <w:ind w:left="2880" w:hanging="720"/>
        <w:rPr>
          <w:rFonts w:ascii="Times New Roman" w:hAnsi="Times New Roman"/>
          <w:sz w:val="24"/>
          <w:szCs w:val="24"/>
        </w:rPr>
      </w:pPr>
      <w:r>
        <w:rPr>
          <w:rFonts w:ascii="Times New Roman" w:hAnsi="Times New Roman"/>
          <w:sz w:val="24"/>
          <w:szCs w:val="24"/>
        </w:rPr>
        <w:t>c.</w:t>
      </w:r>
      <w:r>
        <w:rPr>
          <w:rFonts w:ascii="Times New Roman" w:hAnsi="Times New Roman"/>
          <w:sz w:val="24"/>
          <w:szCs w:val="24"/>
        </w:rPr>
        <w:tab/>
        <w:t>T</w:t>
      </w:r>
      <w:r w:rsidRPr="004034D3">
        <w:rPr>
          <w:rFonts w:ascii="Times New Roman" w:hAnsi="Times New Roman"/>
          <w:sz w:val="24"/>
          <w:szCs w:val="24"/>
        </w:rPr>
        <w:t>oxic emissions do not exceed the following</w:t>
      </w:r>
      <w:r>
        <w:rPr>
          <w:rFonts w:ascii="Times New Roman" w:hAnsi="Times New Roman"/>
          <w:sz w:val="24"/>
          <w:szCs w:val="24"/>
        </w:rPr>
        <w:t>:</w:t>
      </w:r>
    </w:p>
    <w:p w14:paraId="19A32017" w14:textId="77777777" w:rsidR="00BF12CC" w:rsidRPr="004034D3" w:rsidRDefault="00BF12CC" w:rsidP="00772CD9">
      <w:pPr>
        <w:pStyle w:val="PlainText"/>
        <w:ind w:left="4320" w:hanging="720"/>
        <w:rPr>
          <w:rFonts w:ascii="Times New Roman" w:hAnsi="Times New Roman"/>
          <w:sz w:val="24"/>
          <w:szCs w:val="24"/>
        </w:rPr>
      </w:pPr>
      <w:r>
        <w:rPr>
          <w:rFonts w:ascii="Times New Roman" w:hAnsi="Times New Roman"/>
          <w:sz w:val="24"/>
          <w:szCs w:val="24"/>
        </w:rPr>
        <w:t>Toluene</w:t>
      </w:r>
      <w:r>
        <w:rPr>
          <w:rFonts w:ascii="Times New Roman" w:hAnsi="Times New Roman"/>
          <w:sz w:val="24"/>
          <w:szCs w:val="24"/>
        </w:rPr>
        <w:tab/>
        <w:t>56.95 lbs/yr or 0.385 lb/hr</w:t>
      </w:r>
    </w:p>
    <w:p w14:paraId="19A32018" w14:textId="77777777" w:rsidR="00BF12CC" w:rsidRPr="004034D3" w:rsidRDefault="00BF12CC" w:rsidP="00772CD9">
      <w:pPr>
        <w:pStyle w:val="PlainText"/>
        <w:ind w:left="4320" w:hanging="720"/>
        <w:rPr>
          <w:rFonts w:ascii="Times New Roman" w:hAnsi="Times New Roman"/>
          <w:sz w:val="24"/>
          <w:szCs w:val="24"/>
        </w:rPr>
      </w:pPr>
      <w:r w:rsidRPr="004034D3">
        <w:rPr>
          <w:rFonts w:ascii="Times New Roman" w:hAnsi="Times New Roman"/>
          <w:sz w:val="24"/>
          <w:szCs w:val="24"/>
        </w:rPr>
        <w:t>Ethylbenzene</w:t>
      </w:r>
      <w:r w:rsidRPr="004034D3">
        <w:rPr>
          <w:rFonts w:ascii="Times New Roman" w:hAnsi="Times New Roman"/>
          <w:sz w:val="24"/>
          <w:szCs w:val="24"/>
        </w:rPr>
        <w:tab/>
      </w:r>
      <w:r>
        <w:rPr>
          <w:rFonts w:ascii="Times New Roman" w:hAnsi="Times New Roman"/>
          <w:sz w:val="24"/>
          <w:szCs w:val="24"/>
        </w:rPr>
        <w:t>3.15 lb/yr</w:t>
      </w:r>
    </w:p>
    <w:p w14:paraId="19A32019" w14:textId="77777777" w:rsidR="00BF12CC" w:rsidRPr="004034D3" w:rsidRDefault="00BF12CC" w:rsidP="00772CD9">
      <w:pPr>
        <w:pStyle w:val="PlainText"/>
        <w:ind w:left="4320" w:hanging="720"/>
        <w:rPr>
          <w:rFonts w:ascii="Times New Roman" w:hAnsi="Times New Roman"/>
          <w:sz w:val="24"/>
          <w:szCs w:val="24"/>
        </w:rPr>
      </w:pPr>
      <w:r w:rsidRPr="004034D3">
        <w:rPr>
          <w:rFonts w:ascii="Times New Roman" w:hAnsi="Times New Roman"/>
          <w:sz w:val="24"/>
          <w:szCs w:val="24"/>
        </w:rPr>
        <w:t>Xylene (Total)</w:t>
      </w:r>
      <w:r w:rsidRPr="004034D3">
        <w:rPr>
          <w:rFonts w:ascii="Times New Roman" w:hAnsi="Times New Roman"/>
          <w:sz w:val="24"/>
          <w:szCs w:val="24"/>
        </w:rPr>
        <w:tab/>
      </w:r>
      <w:r>
        <w:rPr>
          <w:rFonts w:ascii="Times New Roman" w:hAnsi="Times New Roman"/>
          <w:sz w:val="24"/>
          <w:szCs w:val="24"/>
        </w:rPr>
        <w:t>15.73 lbs/yr or 0.106 lb/hr</w:t>
      </w:r>
    </w:p>
    <w:p w14:paraId="19A3201A" w14:textId="77777777" w:rsidR="00BF12CC" w:rsidRDefault="00BF12CC" w:rsidP="00772CD9">
      <w:pPr>
        <w:pStyle w:val="PlainText"/>
        <w:ind w:left="4320" w:hanging="720"/>
        <w:rPr>
          <w:rFonts w:ascii="Times New Roman" w:hAnsi="Times New Roman"/>
          <w:sz w:val="24"/>
          <w:szCs w:val="24"/>
        </w:rPr>
      </w:pPr>
      <w:r w:rsidRPr="004034D3">
        <w:rPr>
          <w:rFonts w:ascii="Times New Roman" w:hAnsi="Times New Roman"/>
          <w:sz w:val="24"/>
          <w:szCs w:val="24"/>
        </w:rPr>
        <w:t>Benzene</w:t>
      </w:r>
      <w:r w:rsidRPr="004034D3">
        <w:rPr>
          <w:rFonts w:ascii="Times New Roman" w:hAnsi="Times New Roman"/>
          <w:sz w:val="24"/>
          <w:szCs w:val="24"/>
        </w:rPr>
        <w:tab/>
      </w:r>
      <w:r>
        <w:rPr>
          <w:rFonts w:ascii="Times New Roman" w:hAnsi="Times New Roman"/>
          <w:sz w:val="24"/>
          <w:szCs w:val="24"/>
        </w:rPr>
        <w:t>8.67 lbs/yr or 0.0586 lb/hr</w:t>
      </w:r>
    </w:p>
    <w:p w14:paraId="19A3201B" w14:textId="77777777" w:rsidR="00BF12CC" w:rsidRDefault="00BF12CC" w:rsidP="00772CD9">
      <w:pPr>
        <w:pStyle w:val="PlainText"/>
        <w:ind w:left="4320" w:hanging="720"/>
        <w:rPr>
          <w:rFonts w:ascii="Times New Roman" w:hAnsi="Times New Roman"/>
          <w:sz w:val="24"/>
          <w:szCs w:val="24"/>
        </w:rPr>
      </w:pPr>
      <w:r>
        <w:rPr>
          <w:rFonts w:ascii="Times New Roman" w:hAnsi="Times New Roman"/>
          <w:sz w:val="24"/>
          <w:szCs w:val="24"/>
        </w:rPr>
        <w:t>Naphthalene</w:t>
      </w:r>
      <w:r>
        <w:rPr>
          <w:rFonts w:ascii="Times New Roman" w:hAnsi="Times New Roman"/>
          <w:sz w:val="24"/>
          <w:szCs w:val="24"/>
        </w:rPr>
        <w:tab/>
        <w:t>0.06 lbs/yr</w:t>
      </w:r>
    </w:p>
    <w:p w14:paraId="19A3201C" w14:textId="77777777" w:rsidR="00BF12CC" w:rsidRPr="004034D3" w:rsidRDefault="00BF12CC" w:rsidP="00772CD9">
      <w:pPr>
        <w:pStyle w:val="PlainText"/>
        <w:ind w:left="4320" w:hanging="720"/>
        <w:rPr>
          <w:rFonts w:ascii="Times New Roman" w:hAnsi="Times New Roman"/>
          <w:sz w:val="24"/>
          <w:szCs w:val="24"/>
        </w:rPr>
      </w:pPr>
      <w:r>
        <w:rPr>
          <w:rFonts w:ascii="Times New Roman" w:hAnsi="Times New Roman"/>
          <w:sz w:val="24"/>
          <w:szCs w:val="24"/>
        </w:rPr>
        <w:t>n-Hexane</w:t>
      </w:r>
      <w:r>
        <w:rPr>
          <w:rFonts w:ascii="Times New Roman" w:hAnsi="Times New Roman"/>
          <w:sz w:val="24"/>
          <w:szCs w:val="24"/>
        </w:rPr>
        <w:tab/>
        <w:t>8.16 lb/yr</w:t>
      </w:r>
    </w:p>
    <w:p w14:paraId="19A3201D" w14:textId="77777777" w:rsidR="00276387" w:rsidRDefault="00276387" w:rsidP="004034D3">
      <w:pPr>
        <w:pStyle w:val="PlainText"/>
        <w:ind w:left="1440"/>
        <w:rPr>
          <w:rFonts w:ascii="Times New Roman" w:hAnsi="Times New Roman"/>
          <w:sz w:val="24"/>
          <w:szCs w:val="24"/>
        </w:rPr>
      </w:pPr>
    </w:p>
    <w:p w14:paraId="19A3201E" w14:textId="77777777" w:rsidR="001D2A81" w:rsidRPr="001D2A81" w:rsidRDefault="001D2A81" w:rsidP="001D2A81">
      <w:pPr>
        <w:pStyle w:val="PlainText"/>
        <w:ind w:left="1440"/>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ab/>
      </w:r>
      <w:r w:rsidRPr="001D2A81">
        <w:rPr>
          <w:rFonts w:ascii="Times New Roman" w:hAnsi="Times New Roman"/>
          <w:sz w:val="24"/>
          <w:szCs w:val="24"/>
        </w:rPr>
        <w:t>To determine compliance with the above parts, the owner/operator shall maintain the following records and provide all of the data necessary to evaluate compliance with the above parts, including the following information:</w:t>
      </w:r>
    </w:p>
    <w:p w14:paraId="19A3201F" w14:textId="77777777" w:rsidR="001D2A81" w:rsidRPr="001D2A81" w:rsidRDefault="001D2A81" w:rsidP="00A0580C">
      <w:pPr>
        <w:pStyle w:val="PlainText"/>
        <w:ind w:left="2880" w:hanging="720"/>
        <w:rPr>
          <w:rFonts w:ascii="Times New Roman" w:hAnsi="Times New Roman"/>
          <w:sz w:val="24"/>
          <w:szCs w:val="24"/>
        </w:rPr>
      </w:pPr>
      <w:r w:rsidRPr="001D2A81">
        <w:rPr>
          <w:rFonts w:ascii="Times New Roman" w:hAnsi="Times New Roman"/>
          <w:sz w:val="24"/>
          <w:szCs w:val="24"/>
        </w:rPr>
        <w:t xml:space="preserve">a. </w:t>
      </w:r>
      <w:r>
        <w:rPr>
          <w:rFonts w:ascii="Times New Roman" w:hAnsi="Times New Roman"/>
          <w:sz w:val="24"/>
          <w:szCs w:val="24"/>
        </w:rPr>
        <w:tab/>
      </w:r>
      <w:r w:rsidRPr="001D2A81">
        <w:rPr>
          <w:rFonts w:ascii="Times New Roman" w:hAnsi="Times New Roman"/>
          <w:sz w:val="24"/>
          <w:szCs w:val="24"/>
        </w:rPr>
        <w:t>Quantities of each type of liquid stored at this source on a monthly basis.</w:t>
      </w:r>
    </w:p>
    <w:p w14:paraId="19A32020" w14:textId="77777777" w:rsidR="001D2A81" w:rsidRPr="001D2A81" w:rsidRDefault="001D2A81" w:rsidP="00A0580C">
      <w:pPr>
        <w:pStyle w:val="PlainText"/>
        <w:ind w:left="2880" w:hanging="720"/>
        <w:rPr>
          <w:rFonts w:ascii="Times New Roman" w:hAnsi="Times New Roman"/>
          <w:sz w:val="24"/>
          <w:szCs w:val="24"/>
        </w:rPr>
      </w:pPr>
      <w:r w:rsidRPr="001D2A81">
        <w:rPr>
          <w:rFonts w:ascii="Times New Roman" w:hAnsi="Times New Roman"/>
          <w:sz w:val="24"/>
          <w:szCs w:val="24"/>
        </w:rPr>
        <w:t xml:space="preserve">b. </w:t>
      </w:r>
      <w:r>
        <w:rPr>
          <w:rFonts w:ascii="Times New Roman" w:hAnsi="Times New Roman"/>
          <w:sz w:val="24"/>
          <w:szCs w:val="24"/>
        </w:rPr>
        <w:tab/>
      </w:r>
      <w:r w:rsidRPr="001D2A81">
        <w:rPr>
          <w:rFonts w:ascii="Times New Roman" w:hAnsi="Times New Roman"/>
          <w:sz w:val="24"/>
          <w:szCs w:val="24"/>
        </w:rPr>
        <w:t>If a material other than those specified in Part 1 is stored, POC and toxic component contents of each material used; and mass emission calculations to demonstrate compliance with Part 2, on a monthly basis;</w:t>
      </w:r>
    </w:p>
    <w:p w14:paraId="19A32021" w14:textId="77777777" w:rsidR="001D2A81" w:rsidRPr="001D2A81" w:rsidRDefault="001D2A81" w:rsidP="00A0580C">
      <w:pPr>
        <w:pStyle w:val="PlainText"/>
        <w:ind w:left="2880" w:hanging="720"/>
        <w:rPr>
          <w:rFonts w:ascii="Times New Roman" w:hAnsi="Times New Roman"/>
          <w:sz w:val="24"/>
          <w:szCs w:val="24"/>
        </w:rPr>
      </w:pPr>
      <w:r w:rsidRPr="001D2A81">
        <w:rPr>
          <w:rFonts w:ascii="Times New Roman" w:hAnsi="Times New Roman"/>
          <w:sz w:val="24"/>
          <w:szCs w:val="24"/>
        </w:rPr>
        <w:t xml:space="preserve">c. </w:t>
      </w:r>
      <w:r>
        <w:rPr>
          <w:rFonts w:ascii="Times New Roman" w:hAnsi="Times New Roman"/>
          <w:sz w:val="24"/>
          <w:szCs w:val="24"/>
        </w:rPr>
        <w:tab/>
      </w:r>
      <w:r w:rsidRPr="001D2A81">
        <w:rPr>
          <w:rFonts w:ascii="Times New Roman" w:hAnsi="Times New Roman"/>
          <w:sz w:val="24"/>
          <w:szCs w:val="24"/>
        </w:rPr>
        <w:t>Monthly throughput and/or emission calculations shall be totaled for each consecutive twelve-month period.</w:t>
      </w:r>
    </w:p>
    <w:p w14:paraId="19A32022" w14:textId="77777777" w:rsidR="004034D3" w:rsidRDefault="001D2A81" w:rsidP="001D2A81">
      <w:pPr>
        <w:pStyle w:val="PlainText"/>
        <w:ind w:left="1440"/>
        <w:rPr>
          <w:rFonts w:ascii="Times New Roman" w:hAnsi="Times New Roman"/>
          <w:sz w:val="24"/>
          <w:szCs w:val="24"/>
        </w:rPr>
      </w:pPr>
      <w:r w:rsidRPr="001D2A81">
        <w:rPr>
          <w:rFonts w:ascii="Times New Roman" w:hAnsi="Times New Roman"/>
          <w:sz w:val="24"/>
          <w:szCs w:val="24"/>
        </w:rPr>
        <w:t xml:space="preserve">All records shall be retained on-site for </w:t>
      </w:r>
      <w:r>
        <w:rPr>
          <w:rFonts w:ascii="Times New Roman" w:hAnsi="Times New Roman"/>
          <w:sz w:val="24"/>
          <w:szCs w:val="24"/>
        </w:rPr>
        <w:t>five</w:t>
      </w:r>
      <w:r w:rsidRPr="001D2A81">
        <w:rPr>
          <w:rFonts w:ascii="Times New Roman" w:hAnsi="Times New Roman"/>
          <w:sz w:val="24"/>
          <w:szCs w:val="24"/>
        </w:rPr>
        <w:t xml:space="preserve"> years, from the date of entry, and made available for inspection by District staff upon request. These recordkeeping requirements shall not replace the recordkeeping requirements contained in any applicable District Regulations. (Basis: Cumulative Increase; Toxics)</w:t>
      </w:r>
    </w:p>
    <w:p w14:paraId="19A32023" w14:textId="77777777" w:rsidR="005D3E66" w:rsidRDefault="005D3E66" w:rsidP="00B540DC">
      <w:pPr>
        <w:pStyle w:val="PlainText"/>
        <w:ind w:left="1440"/>
        <w:rPr>
          <w:rFonts w:ascii="Times New Roman" w:hAnsi="Times New Roman"/>
          <w:sz w:val="24"/>
          <w:szCs w:val="24"/>
        </w:rPr>
      </w:pPr>
    </w:p>
    <w:p w14:paraId="19A32024" w14:textId="77777777" w:rsidR="00B540DC" w:rsidRDefault="00B540DC">
      <w:pPr>
        <w:pStyle w:val="BodyText"/>
        <w:rPr>
          <w:sz w:val="20"/>
        </w:rPr>
      </w:pPr>
    </w:p>
    <w:p w14:paraId="19A32025" w14:textId="77777777" w:rsidR="00397F98" w:rsidRDefault="00397F98" w:rsidP="00397F98">
      <w:pPr>
        <w:pStyle w:val="Heading7"/>
      </w:pPr>
      <w:r>
        <w:t>RECOMMENDATION</w:t>
      </w:r>
    </w:p>
    <w:p w14:paraId="19A32026" w14:textId="77777777" w:rsidR="00B90101" w:rsidRDefault="00B90101" w:rsidP="00397F98">
      <w:pPr>
        <w:rPr>
          <w:rFonts w:ascii="Times New Roman" w:hAnsi="Times New Roman"/>
          <w:sz w:val="20"/>
        </w:rPr>
      </w:pPr>
    </w:p>
    <w:p w14:paraId="19A32027" w14:textId="77777777" w:rsidR="00397F98" w:rsidRDefault="00B90101" w:rsidP="00397F98">
      <w:pPr>
        <w:rPr>
          <w:rFonts w:ascii="Times New Roman" w:hAnsi="Times New Roman"/>
          <w:sz w:val="20"/>
        </w:rPr>
      </w:pPr>
      <w:r>
        <w:rPr>
          <w:rFonts w:ascii="Times New Roman" w:hAnsi="Times New Roman"/>
          <w:sz w:val="20"/>
        </w:rPr>
        <w:t>It is recommended that</w:t>
      </w:r>
      <w:r w:rsidR="00397F98">
        <w:rPr>
          <w:rFonts w:ascii="Times New Roman" w:hAnsi="Times New Roman"/>
          <w:sz w:val="20"/>
        </w:rPr>
        <w:t xml:space="preserve"> </w:t>
      </w:r>
      <w:r w:rsidR="00214D9C">
        <w:rPr>
          <w:rFonts w:ascii="Times New Roman" w:hAnsi="Times New Roman"/>
          <w:sz w:val="20"/>
        </w:rPr>
        <w:t>a</w:t>
      </w:r>
      <w:r w:rsidR="00CE4980">
        <w:rPr>
          <w:rFonts w:ascii="Times New Roman" w:hAnsi="Times New Roman"/>
          <w:sz w:val="20"/>
        </w:rPr>
        <w:t xml:space="preserve">n Authority to Construct </w:t>
      </w:r>
      <w:r>
        <w:rPr>
          <w:rFonts w:ascii="Times New Roman" w:hAnsi="Times New Roman"/>
          <w:sz w:val="20"/>
        </w:rPr>
        <w:t>be granted</w:t>
      </w:r>
      <w:r w:rsidR="00214D9C">
        <w:rPr>
          <w:rFonts w:ascii="Times New Roman" w:hAnsi="Times New Roman"/>
          <w:sz w:val="20"/>
        </w:rPr>
        <w:t xml:space="preserve"> </w:t>
      </w:r>
      <w:r w:rsidR="00397F98">
        <w:rPr>
          <w:rFonts w:ascii="Times New Roman" w:hAnsi="Times New Roman"/>
          <w:sz w:val="20"/>
        </w:rPr>
        <w:t xml:space="preserve"> to Tesoro Refining </w:t>
      </w:r>
      <w:r w:rsidR="00CE4980">
        <w:rPr>
          <w:rFonts w:ascii="Times New Roman" w:hAnsi="Times New Roman"/>
          <w:sz w:val="20"/>
        </w:rPr>
        <w:t xml:space="preserve">&amp; </w:t>
      </w:r>
      <w:r w:rsidR="00397F98">
        <w:rPr>
          <w:rFonts w:ascii="Times New Roman" w:hAnsi="Times New Roman"/>
          <w:sz w:val="20"/>
        </w:rPr>
        <w:t>Marketing C</w:t>
      </w:r>
      <w:r w:rsidR="000D2EC7">
        <w:rPr>
          <w:rFonts w:ascii="Times New Roman" w:hAnsi="Times New Roman"/>
          <w:sz w:val="20"/>
        </w:rPr>
        <w:t xml:space="preserve">ompany </w:t>
      </w:r>
      <w:r w:rsidR="00CE4980">
        <w:rPr>
          <w:rFonts w:ascii="Times New Roman" w:hAnsi="Times New Roman"/>
          <w:sz w:val="20"/>
        </w:rPr>
        <w:t xml:space="preserve">LLC </w:t>
      </w:r>
      <w:r w:rsidR="000D2EC7">
        <w:rPr>
          <w:rFonts w:ascii="Times New Roman" w:hAnsi="Times New Roman"/>
          <w:sz w:val="20"/>
        </w:rPr>
        <w:t>for the following source</w:t>
      </w:r>
      <w:r w:rsidR="00397F98">
        <w:rPr>
          <w:rFonts w:ascii="Times New Roman" w:hAnsi="Times New Roman"/>
          <w:sz w:val="20"/>
        </w:rPr>
        <w:t>:</w:t>
      </w:r>
    </w:p>
    <w:p w14:paraId="19A32028" w14:textId="77777777" w:rsidR="00397F98" w:rsidRDefault="00397F98" w:rsidP="00397F98">
      <w:pPr>
        <w:rPr>
          <w:rFonts w:ascii="Times New Roman" w:hAnsi="Times New Roman"/>
          <w:sz w:val="20"/>
        </w:rPr>
      </w:pPr>
    </w:p>
    <w:p w14:paraId="19A32029" w14:textId="77777777" w:rsidR="00100881" w:rsidRPr="00AA7FF9" w:rsidRDefault="00100881" w:rsidP="00100881">
      <w:pPr>
        <w:pStyle w:val="BodyTextIndent"/>
        <w:ind w:left="1080" w:hanging="1080"/>
        <w:rPr>
          <w:b/>
          <w:bCs/>
        </w:rPr>
      </w:pPr>
      <w:r>
        <w:rPr>
          <w:b/>
          <w:bCs/>
        </w:rPr>
        <w:t>S-1560</w:t>
      </w:r>
      <w:r>
        <w:rPr>
          <w:b/>
          <w:bCs/>
        </w:rPr>
        <w:tab/>
        <w:t xml:space="preserve">Avon Wharf Berth 1A, abated by </w:t>
      </w:r>
    </w:p>
    <w:p w14:paraId="19A3202A" w14:textId="77777777" w:rsidR="00100881" w:rsidRDefault="00100881" w:rsidP="00100881">
      <w:pPr>
        <w:pStyle w:val="BodyTextIndent"/>
        <w:rPr>
          <w:b/>
          <w:bCs/>
        </w:rPr>
      </w:pPr>
      <w:r>
        <w:rPr>
          <w:b/>
          <w:bCs/>
        </w:rPr>
        <w:t>A-1560</w:t>
      </w:r>
      <w:r w:rsidRPr="00AA7FF9">
        <w:rPr>
          <w:b/>
          <w:bCs/>
        </w:rPr>
        <w:tab/>
      </w:r>
      <w:r>
        <w:rPr>
          <w:b/>
          <w:bCs/>
        </w:rPr>
        <w:t>Vapor Recovery System for Avon Wharf Berth 1A</w:t>
      </w:r>
    </w:p>
    <w:p w14:paraId="19A3202B" w14:textId="77777777" w:rsidR="00100881" w:rsidRDefault="00100881" w:rsidP="00100881">
      <w:pPr>
        <w:pStyle w:val="BodyTextIndent"/>
        <w:ind w:left="1080" w:hanging="1080"/>
        <w:rPr>
          <w:b/>
          <w:bCs/>
        </w:rPr>
      </w:pPr>
      <w:r>
        <w:rPr>
          <w:b/>
          <w:bCs/>
        </w:rPr>
        <w:t>S-1561</w:t>
      </w:r>
      <w:r>
        <w:rPr>
          <w:b/>
          <w:bCs/>
        </w:rPr>
        <w:tab/>
        <w:t>Emergency Diesel Generator, Caterpillar Model C9, 398 Bhp</w:t>
      </w:r>
    </w:p>
    <w:p w14:paraId="19A3202C" w14:textId="77777777" w:rsidR="00100881" w:rsidRDefault="00100881" w:rsidP="00100881">
      <w:pPr>
        <w:pStyle w:val="BodyTextIndent"/>
        <w:ind w:left="1080" w:hanging="1080"/>
        <w:rPr>
          <w:b/>
          <w:bCs/>
        </w:rPr>
      </w:pPr>
      <w:r>
        <w:rPr>
          <w:b/>
          <w:bCs/>
        </w:rPr>
        <w:t>S-1562</w:t>
      </w:r>
      <w:r>
        <w:rPr>
          <w:b/>
          <w:bCs/>
        </w:rPr>
        <w:tab/>
        <w:t>East Avon Wharf Emergency Diesel Firewater Pump, Caterpillar Model C18, 700 Bhp</w:t>
      </w:r>
    </w:p>
    <w:p w14:paraId="19A3202D" w14:textId="77777777" w:rsidR="00100881" w:rsidRDefault="00100881" w:rsidP="00100881">
      <w:pPr>
        <w:pStyle w:val="BodyTextIndent"/>
        <w:ind w:left="1080" w:hanging="1080"/>
        <w:rPr>
          <w:b/>
          <w:bCs/>
        </w:rPr>
      </w:pPr>
      <w:r>
        <w:rPr>
          <w:b/>
          <w:bCs/>
        </w:rPr>
        <w:t>S-1563</w:t>
      </w:r>
      <w:r>
        <w:rPr>
          <w:b/>
          <w:bCs/>
        </w:rPr>
        <w:tab/>
        <w:t>West Avon Wharf Emergency Diesel Firewater Pump, Caterpillar Model C18, 700 Bhp</w:t>
      </w:r>
    </w:p>
    <w:p w14:paraId="19A3202E" w14:textId="77777777" w:rsidR="00100881" w:rsidRDefault="00100881" w:rsidP="00100881">
      <w:pPr>
        <w:pStyle w:val="BodyTextIndent"/>
        <w:ind w:left="1080" w:hanging="1080"/>
        <w:rPr>
          <w:b/>
          <w:bCs/>
        </w:rPr>
      </w:pPr>
      <w:r>
        <w:rPr>
          <w:b/>
          <w:bCs/>
        </w:rPr>
        <w:t>S-1564</w:t>
      </w:r>
      <w:r>
        <w:rPr>
          <w:b/>
          <w:bCs/>
        </w:rPr>
        <w:tab/>
        <w:t>Recovered Oil Fixed Roof Tank A-938, 3800 gallons</w:t>
      </w:r>
    </w:p>
    <w:p w14:paraId="19A3202F" w14:textId="77777777" w:rsidR="00100881" w:rsidRDefault="00100881" w:rsidP="00100881">
      <w:pPr>
        <w:pStyle w:val="BodyTextIndent"/>
        <w:ind w:left="1080" w:hanging="1080"/>
        <w:rPr>
          <w:b/>
          <w:bCs/>
        </w:rPr>
      </w:pPr>
      <w:r>
        <w:rPr>
          <w:b/>
          <w:bCs/>
        </w:rPr>
        <w:t>S-1567</w:t>
      </w:r>
      <w:r>
        <w:rPr>
          <w:b/>
          <w:bCs/>
        </w:rPr>
        <w:tab/>
        <w:t>East Diesel Tank, 1000 gallons, exempt per Regulation 2-1-123.3.2</w:t>
      </w:r>
    </w:p>
    <w:p w14:paraId="19A32030" w14:textId="77777777" w:rsidR="00100881" w:rsidRDefault="00100881" w:rsidP="00100881">
      <w:pPr>
        <w:pStyle w:val="BodyTextIndent"/>
        <w:ind w:left="1080" w:hanging="1080"/>
        <w:rPr>
          <w:b/>
          <w:bCs/>
        </w:rPr>
      </w:pPr>
      <w:r>
        <w:rPr>
          <w:b/>
          <w:bCs/>
        </w:rPr>
        <w:t>S-1568</w:t>
      </w:r>
      <w:r>
        <w:rPr>
          <w:b/>
          <w:bCs/>
        </w:rPr>
        <w:tab/>
        <w:t>West Diesel Tank, 1000 gallons, exempt per Regulation 2-1-123.3.2</w:t>
      </w:r>
    </w:p>
    <w:p w14:paraId="19A32031" w14:textId="77777777" w:rsidR="00100881" w:rsidRDefault="00100881" w:rsidP="00CE4980">
      <w:pPr>
        <w:pStyle w:val="BodyTextIndent"/>
        <w:ind w:left="1080" w:hanging="1080"/>
        <w:rPr>
          <w:b/>
          <w:bCs/>
        </w:rPr>
      </w:pPr>
    </w:p>
    <w:p w14:paraId="19A32032" w14:textId="77777777" w:rsidR="00B67C42" w:rsidRDefault="00B67C42" w:rsidP="00B67C42">
      <w:pPr>
        <w:rPr>
          <w:rFonts w:ascii="Times New Roman" w:hAnsi="Times New Roman"/>
          <w:sz w:val="20"/>
        </w:rPr>
      </w:pPr>
      <w:r>
        <w:rPr>
          <w:rFonts w:ascii="Times New Roman" w:hAnsi="Times New Roman"/>
          <w:sz w:val="20"/>
        </w:rPr>
        <w:t>It is also recommended that exemptions be granted to Tesoro Refining &amp; Marketing Company LLC for the following sources:</w:t>
      </w:r>
    </w:p>
    <w:p w14:paraId="19A32033" w14:textId="77777777" w:rsidR="00B67C42" w:rsidRDefault="00B67C42" w:rsidP="00B67C42">
      <w:pPr>
        <w:rPr>
          <w:rFonts w:ascii="Times New Roman" w:hAnsi="Times New Roman"/>
          <w:sz w:val="20"/>
        </w:rPr>
      </w:pPr>
    </w:p>
    <w:p w14:paraId="19A32034" w14:textId="77777777" w:rsidR="00B67C42" w:rsidRDefault="00B67C42" w:rsidP="00B67C42">
      <w:pPr>
        <w:pStyle w:val="BodyTextIndent"/>
        <w:ind w:left="1080" w:hanging="1080"/>
        <w:rPr>
          <w:b/>
          <w:bCs/>
        </w:rPr>
      </w:pPr>
      <w:r>
        <w:rPr>
          <w:b/>
          <w:bCs/>
        </w:rPr>
        <w:t>S-1567</w:t>
      </w:r>
      <w:r>
        <w:rPr>
          <w:b/>
          <w:bCs/>
        </w:rPr>
        <w:tab/>
        <w:t>East Diesel Tank, 1000 gallons, exempt per Regulation 2-1-123.3.2</w:t>
      </w:r>
    </w:p>
    <w:p w14:paraId="19A32035" w14:textId="77777777" w:rsidR="00B67C42" w:rsidRDefault="00B67C42" w:rsidP="00B67C42">
      <w:pPr>
        <w:pStyle w:val="BodyTextIndent"/>
        <w:ind w:left="1080" w:hanging="1080"/>
        <w:rPr>
          <w:b/>
          <w:bCs/>
        </w:rPr>
      </w:pPr>
      <w:r>
        <w:rPr>
          <w:b/>
          <w:bCs/>
        </w:rPr>
        <w:t>S-1568</w:t>
      </w:r>
      <w:r>
        <w:rPr>
          <w:b/>
          <w:bCs/>
        </w:rPr>
        <w:tab/>
        <w:t>West Diesel Tank, 1000 gallons, exempt per Regulation 2-1-123.3.2</w:t>
      </w:r>
    </w:p>
    <w:p w14:paraId="19A32036" w14:textId="77777777" w:rsidR="00B67C42" w:rsidRDefault="00B67C42" w:rsidP="00B67C42">
      <w:pPr>
        <w:rPr>
          <w:rFonts w:ascii="Times New Roman" w:hAnsi="Times New Roman"/>
          <w:sz w:val="20"/>
        </w:rPr>
      </w:pPr>
    </w:p>
    <w:p w14:paraId="19A32037" w14:textId="77777777" w:rsidR="00B67C42" w:rsidRDefault="00B67C42" w:rsidP="00CE4980">
      <w:pPr>
        <w:pStyle w:val="BodyTextIndent"/>
        <w:ind w:left="1080" w:hanging="1080"/>
        <w:rPr>
          <w:b/>
          <w:bCs/>
        </w:rPr>
      </w:pPr>
    </w:p>
    <w:p w14:paraId="19A32038" w14:textId="77777777" w:rsidR="00B67C42" w:rsidRDefault="00B67C42" w:rsidP="00CE4980">
      <w:pPr>
        <w:pStyle w:val="BodyTextIndent"/>
        <w:ind w:left="1080" w:hanging="1080"/>
        <w:rPr>
          <w:b/>
          <w:bCs/>
        </w:rPr>
      </w:pPr>
    </w:p>
    <w:p w14:paraId="19A32039" w14:textId="77777777" w:rsidR="00397F98" w:rsidRDefault="00397F98" w:rsidP="00397F98">
      <w:pPr>
        <w:rPr>
          <w:rFonts w:ascii="Times New Roman" w:hAnsi="Times New Roman"/>
          <w:sz w:val="20"/>
        </w:rPr>
      </w:pPr>
    </w:p>
    <w:p w14:paraId="19A3203A" w14:textId="77777777" w:rsidR="00397F98" w:rsidRDefault="00397F98" w:rsidP="00397F98">
      <w:pPr>
        <w:tabs>
          <w:tab w:val="left" w:pos="3960"/>
        </w:tabs>
        <w:rPr>
          <w:rFonts w:ascii="Times New Roman" w:hAnsi="Times New Roman"/>
          <w:sz w:val="20"/>
        </w:rPr>
      </w:pPr>
      <w:r>
        <w:rPr>
          <w:rFonts w:ascii="Times New Roman" w:hAnsi="Times New Roman"/>
          <w:sz w:val="20"/>
        </w:rPr>
        <w:t>By:</w:t>
      </w:r>
      <w:r>
        <w:rPr>
          <w:rFonts w:ascii="Times New Roman" w:hAnsi="Times New Roman"/>
          <w:sz w:val="20"/>
          <w:u w:val="single"/>
        </w:rPr>
        <w:tab/>
      </w:r>
    </w:p>
    <w:p w14:paraId="19A3203B" w14:textId="77777777" w:rsidR="00397F98" w:rsidRDefault="00397F98" w:rsidP="00397F98">
      <w:pPr>
        <w:tabs>
          <w:tab w:val="left" w:pos="630"/>
        </w:tabs>
        <w:rPr>
          <w:rFonts w:ascii="Times New Roman" w:hAnsi="Times New Roman"/>
          <w:sz w:val="20"/>
        </w:rPr>
      </w:pPr>
      <w:r>
        <w:rPr>
          <w:rFonts w:ascii="Times New Roman" w:hAnsi="Times New Roman"/>
          <w:sz w:val="20"/>
        </w:rPr>
        <w:tab/>
        <w:t>Arthur P Valla</w:t>
      </w:r>
    </w:p>
    <w:p w14:paraId="19A3203C" w14:textId="77777777" w:rsidR="00397F98" w:rsidRDefault="00397F98" w:rsidP="00397F98">
      <w:pPr>
        <w:tabs>
          <w:tab w:val="left" w:pos="630"/>
        </w:tabs>
        <w:rPr>
          <w:rFonts w:ascii="Times New Roman" w:hAnsi="Times New Roman"/>
          <w:sz w:val="20"/>
        </w:rPr>
      </w:pPr>
      <w:r>
        <w:rPr>
          <w:rFonts w:ascii="Times New Roman" w:hAnsi="Times New Roman"/>
          <w:sz w:val="20"/>
        </w:rPr>
        <w:tab/>
        <w:t>Senior Air Quality Engineer</w:t>
      </w:r>
    </w:p>
    <w:p w14:paraId="19A3203D" w14:textId="77777777" w:rsidR="00397F98" w:rsidRDefault="00F82F1D" w:rsidP="00B767AA">
      <w:pPr>
        <w:ind w:firstLine="630"/>
        <w:rPr>
          <w:rFonts w:ascii="Times New Roman" w:hAnsi="Times New Roman"/>
          <w:sz w:val="20"/>
        </w:rPr>
      </w:pPr>
      <w:r>
        <w:rPr>
          <w:rFonts w:ascii="Times New Roman" w:hAnsi="Times New Roman"/>
          <w:sz w:val="20"/>
        </w:rPr>
        <w:t>1/9</w:t>
      </w:r>
      <w:r w:rsidR="009700DC">
        <w:rPr>
          <w:rFonts w:ascii="Times New Roman" w:hAnsi="Times New Roman"/>
          <w:sz w:val="20"/>
        </w:rPr>
        <w:t>/201</w:t>
      </w:r>
      <w:bookmarkEnd w:id="1"/>
      <w:r>
        <w:rPr>
          <w:rFonts w:ascii="Times New Roman" w:hAnsi="Times New Roman"/>
          <w:sz w:val="20"/>
        </w:rPr>
        <w:t>7</w:t>
      </w:r>
    </w:p>
    <w:p w14:paraId="19A3203E" w14:textId="77777777" w:rsidR="003A5FE8" w:rsidRDefault="003A5FE8" w:rsidP="00B767AA">
      <w:pPr>
        <w:ind w:firstLine="630"/>
        <w:rPr>
          <w:rFonts w:ascii="Times New Roman" w:hAnsi="Times New Roman"/>
          <w:sz w:val="20"/>
        </w:rPr>
      </w:pPr>
    </w:p>
    <w:p w14:paraId="19A3203F" w14:textId="77777777" w:rsidR="003A5FE8" w:rsidRDefault="003A5FE8" w:rsidP="00B767AA">
      <w:pPr>
        <w:ind w:firstLine="630"/>
        <w:rPr>
          <w:rFonts w:ascii="Times New Roman" w:hAnsi="Times New Roman"/>
          <w:sz w:val="20"/>
        </w:rPr>
      </w:pPr>
    </w:p>
    <w:p w14:paraId="19A32040" w14:textId="77777777" w:rsidR="003A5FE8" w:rsidRDefault="003A5FE8" w:rsidP="00B767AA">
      <w:pPr>
        <w:ind w:firstLine="630"/>
        <w:rPr>
          <w:rFonts w:ascii="Arial" w:hAnsi="Arial" w:cs="Arial"/>
          <w:sz w:val="20"/>
        </w:rPr>
        <w:sectPr w:rsidR="003A5FE8" w:rsidSect="00FE0D6A">
          <w:headerReference w:type="even" r:id="rId8"/>
          <w:headerReference w:type="default" r:id="rId9"/>
          <w:footnotePr>
            <w:numRestart w:val="eachSect"/>
          </w:footnotePr>
          <w:pgSz w:w="12240" w:h="15840" w:code="1"/>
          <w:pgMar w:top="1440" w:right="1800" w:bottom="1440" w:left="1800" w:header="720" w:footer="720" w:gutter="0"/>
          <w:cols w:space="720"/>
          <w:titlePg/>
        </w:sectPr>
      </w:pPr>
    </w:p>
    <w:p w14:paraId="19A32041" w14:textId="77777777" w:rsidR="0085115E" w:rsidRDefault="0085115E" w:rsidP="003A5FE8">
      <w:pPr>
        <w:pStyle w:val="Heading3"/>
        <w:jc w:val="center"/>
        <w:rPr>
          <w:rFonts w:cs="Arial"/>
        </w:rPr>
      </w:pPr>
      <w:r>
        <w:rPr>
          <w:rFonts w:cs="Arial"/>
        </w:rPr>
        <w:lastRenderedPageBreak/>
        <w:t>Appendix A</w:t>
      </w:r>
    </w:p>
    <w:p w14:paraId="19A32042" w14:textId="77777777" w:rsidR="003A5FE8" w:rsidRPr="00024D5D" w:rsidRDefault="003A5FE8" w:rsidP="003A5FE8">
      <w:pPr>
        <w:pStyle w:val="Heading3"/>
        <w:jc w:val="center"/>
        <w:rPr>
          <w:rFonts w:cs="Arial"/>
        </w:rPr>
      </w:pPr>
      <w:r w:rsidRPr="00024D5D">
        <w:rPr>
          <w:rFonts w:cs="Arial"/>
        </w:rPr>
        <w:t xml:space="preserve">Tesoro Avon Wharf Marine Vessel </w:t>
      </w:r>
      <w:r w:rsidRPr="00024D5D">
        <w:rPr>
          <w:rFonts w:cs="Arial"/>
        </w:rPr>
        <w:br/>
        <w:t>Emission Calculation Documentation</w:t>
      </w:r>
    </w:p>
    <w:p w14:paraId="19A32043" w14:textId="77777777" w:rsidR="003A5FE8" w:rsidRDefault="003A5FE8" w:rsidP="003A5FE8">
      <w:pPr>
        <w:pStyle w:val="12space"/>
        <w:jc w:val="both"/>
        <w:rPr>
          <w:rFonts w:ascii="Arial" w:hAnsi="Arial" w:cs="Arial"/>
        </w:rPr>
      </w:pPr>
      <w:r w:rsidRPr="00024D5D">
        <w:rPr>
          <w:rFonts w:ascii="Arial" w:hAnsi="Arial" w:cs="Arial"/>
        </w:rPr>
        <w:t xml:space="preserve">This document addresses the emissions sources, methodology, and assumptions used within the Avon Wharf Calculation Spreadsheet (spreadsheet) to estimate emissions for marine vessels calling on the proposed Avon Wharf. Emissions are calculated for each marine vessel call at the existing Avon Wharf from August 2013 through July 2016. </w:t>
      </w:r>
    </w:p>
    <w:p w14:paraId="19A32044" w14:textId="77777777" w:rsidR="0085115E" w:rsidRPr="00024D5D" w:rsidRDefault="0085115E" w:rsidP="003A5FE8">
      <w:pPr>
        <w:pStyle w:val="12space"/>
        <w:jc w:val="both"/>
        <w:rPr>
          <w:rFonts w:ascii="Arial" w:hAnsi="Arial" w:cs="Arial"/>
        </w:rPr>
      </w:pPr>
    </w:p>
    <w:p w14:paraId="19A32045" w14:textId="77777777" w:rsidR="003A5FE8" w:rsidRPr="0085115E" w:rsidRDefault="003A5FE8" w:rsidP="00BE2FD5">
      <w:pPr>
        <w:pStyle w:val="Heading3"/>
        <w:numPr>
          <w:ilvl w:val="0"/>
          <w:numId w:val="20"/>
        </w:numPr>
        <w:jc w:val="both"/>
        <w:rPr>
          <w:rFonts w:cs="Arial"/>
          <w:sz w:val="28"/>
          <w:szCs w:val="28"/>
        </w:rPr>
      </w:pPr>
      <w:r w:rsidRPr="0085115E">
        <w:rPr>
          <w:rFonts w:cs="Arial"/>
          <w:sz w:val="28"/>
          <w:szCs w:val="28"/>
        </w:rPr>
        <w:t>Emissions Sources</w:t>
      </w:r>
    </w:p>
    <w:p w14:paraId="19A32046" w14:textId="77777777" w:rsidR="0085115E" w:rsidRDefault="0085115E" w:rsidP="003A5FE8">
      <w:pPr>
        <w:pStyle w:val="12space"/>
        <w:jc w:val="both"/>
        <w:rPr>
          <w:rFonts w:ascii="Arial" w:hAnsi="Arial" w:cs="Arial"/>
        </w:rPr>
      </w:pPr>
    </w:p>
    <w:p w14:paraId="19A32047" w14:textId="77777777" w:rsidR="003A5FE8" w:rsidRPr="00024D5D" w:rsidRDefault="003A5FE8" w:rsidP="003A5FE8">
      <w:pPr>
        <w:pStyle w:val="12space"/>
        <w:jc w:val="both"/>
        <w:rPr>
          <w:rFonts w:ascii="Arial" w:hAnsi="Arial" w:cs="Arial"/>
        </w:rPr>
      </w:pPr>
      <w:r w:rsidRPr="00024D5D">
        <w:rPr>
          <w:rFonts w:ascii="Arial" w:hAnsi="Arial" w:cs="Arial"/>
        </w:rPr>
        <w:t xml:space="preserve">Marine vessels calling on the Avon Wharf consist of tanker ships and barges. Tugboats are used to escort and/or push tanker ships and barges to and from the Avon Wharf. </w:t>
      </w:r>
      <w:r w:rsidRPr="00024D5D">
        <w:rPr>
          <w:rFonts w:ascii="Arial" w:hAnsi="Arial" w:cs="Arial"/>
          <w:b/>
          <w:i/>
        </w:rPr>
        <w:t>Table 1</w:t>
      </w:r>
      <w:r w:rsidRPr="00024D5D">
        <w:rPr>
          <w:rFonts w:ascii="Arial" w:hAnsi="Arial" w:cs="Arial"/>
        </w:rPr>
        <w:t xml:space="preserve"> presents the emissions sources that are evaluated for these marine vessels in the spreadsheet.</w:t>
      </w:r>
    </w:p>
    <w:p w14:paraId="19A32048" w14:textId="77777777" w:rsidR="003A5FE8" w:rsidRPr="00024D5D" w:rsidRDefault="003A5FE8" w:rsidP="003A5FE8">
      <w:pPr>
        <w:pStyle w:val="TableNoTitle"/>
        <w:jc w:val="left"/>
        <w:rPr>
          <w:rFonts w:cs="Arial"/>
        </w:rPr>
      </w:pPr>
      <w:bookmarkStart w:id="381" w:name="_Toc458429965"/>
      <w:r w:rsidRPr="00024D5D">
        <w:rPr>
          <w:rFonts w:cs="Arial"/>
        </w:rPr>
        <w:t xml:space="preserve">Table 1. </w:t>
      </w:r>
      <w:bookmarkEnd w:id="381"/>
      <w:r w:rsidRPr="00024D5D">
        <w:rPr>
          <w:rFonts w:cs="Arial"/>
        </w:rPr>
        <w:br/>
        <w:t>Emissions Sources on Marine Vessels Calling on Avon Wharf</w:t>
      </w:r>
    </w:p>
    <w:tbl>
      <w:tblPr>
        <w:tblW w:w="9873" w:type="dxa"/>
        <w:jc w:val="center"/>
        <w:tblBorders>
          <w:top w:val="single" w:sz="4" w:space="0" w:color="auto"/>
          <w:bottom w:val="single" w:sz="4" w:space="0" w:color="auto"/>
          <w:insideH w:val="single" w:sz="12" w:space="0" w:color="auto"/>
        </w:tblBorders>
        <w:tblLook w:val="04A0" w:firstRow="1" w:lastRow="0" w:firstColumn="1" w:lastColumn="0" w:noHBand="0" w:noVBand="1"/>
      </w:tblPr>
      <w:tblGrid>
        <w:gridCol w:w="2088"/>
        <w:gridCol w:w="1530"/>
        <w:gridCol w:w="1530"/>
        <w:gridCol w:w="1530"/>
        <w:gridCol w:w="1531"/>
        <w:gridCol w:w="1664"/>
      </w:tblGrid>
      <w:tr w:rsidR="003A5FE8" w:rsidRPr="00024D5D" w14:paraId="19A3204B" w14:textId="77777777" w:rsidTr="003A5FE8">
        <w:trPr>
          <w:jc w:val="center"/>
        </w:trPr>
        <w:tc>
          <w:tcPr>
            <w:tcW w:w="2088" w:type="dxa"/>
            <w:vMerge w:val="restart"/>
            <w:vAlign w:val="center"/>
          </w:tcPr>
          <w:p w14:paraId="19A32049" w14:textId="77777777" w:rsidR="003A5FE8" w:rsidRPr="00024D5D" w:rsidRDefault="003A5FE8" w:rsidP="003A5FE8">
            <w:pPr>
              <w:pStyle w:val="Tablecolumnheading"/>
              <w:jc w:val="both"/>
              <w:rPr>
                <w:rFonts w:cs="Arial"/>
              </w:rPr>
            </w:pPr>
            <w:r w:rsidRPr="00024D5D">
              <w:rPr>
                <w:rFonts w:cs="Arial"/>
              </w:rPr>
              <w:t>Marine Vessel</w:t>
            </w:r>
          </w:p>
        </w:tc>
        <w:tc>
          <w:tcPr>
            <w:tcW w:w="7785" w:type="dxa"/>
            <w:gridSpan w:val="5"/>
            <w:tcBorders>
              <w:top w:val="single" w:sz="4" w:space="0" w:color="auto"/>
              <w:bottom w:val="single" w:sz="4" w:space="0" w:color="auto"/>
            </w:tcBorders>
            <w:vAlign w:val="center"/>
          </w:tcPr>
          <w:p w14:paraId="19A3204A" w14:textId="77777777" w:rsidR="003A5FE8" w:rsidRPr="00024D5D" w:rsidRDefault="003A5FE8" w:rsidP="003A5FE8">
            <w:pPr>
              <w:pStyle w:val="Tablecolumnheading"/>
              <w:spacing w:after="60"/>
              <w:jc w:val="both"/>
              <w:rPr>
                <w:rFonts w:cs="Arial"/>
              </w:rPr>
            </w:pPr>
            <w:r w:rsidRPr="00024D5D">
              <w:rPr>
                <w:rFonts w:cs="Arial"/>
              </w:rPr>
              <w:t>Emissions Sources on Marine Vessels Calling on Avon Wharf</w:t>
            </w:r>
          </w:p>
        </w:tc>
      </w:tr>
      <w:tr w:rsidR="003A5FE8" w:rsidRPr="00024D5D" w14:paraId="19A32052" w14:textId="77777777" w:rsidTr="003A5FE8">
        <w:trPr>
          <w:jc w:val="center"/>
        </w:trPr>
        <w:tc>
          <w:tcPr>
            <w:tcW w:w="2088" w:type="dxa"/>
            <w:vMerge/>
            <w:vAlign w:val="center"/>
          </w:tcPr>
          <w:p w14:paraId="19A3204C" w14:textId="77777777" w:rsidR="003A5FE8" w:rsidRPr="00024D5D" w:rsidRDefault="003A5FE8" w:rsidP="003A5FE8">
            <w:pPr>
              <w:pStyle w:val="Tablecolumnheading"/>
              <w:jc w:val="both"/>
              <w:rPr>
                <w:rFonts w:cs="Arial"/>
              </w:rPr>
            </w:pPr>
          </w:p>
        </w:tc>
        <w:tc>
          <w:tcPr>
            <w:tcW w:w="1530" w:type="dxa"/>
            <w:tcBorders>
              <w:top w:val="single" w:sz="4" w:space="0" w:color="auto"/>
            </w:tcBorders>
            <w:vAlign w:val="center"/>
          </w:tcPr>
          <w:p w14:paraId="19A3204D" w14:textId="77777777" w:rsidR="003A5FE8" w:rsidRPr="00024D5D" w:rsidRDefault="003A5FE8" w:rsidP="003A5FE8">
            <w:pPr>
              <w:pStyle w:val="Tablecolumnheading"/>
              <w:spacing w:before="60"/>
              <w:jc w:val="both"/>
              <w:rPr>
                <w:rFonts w:cs="Arial"/>
              </w:rPr>
            </w:pPr>
            <w:r w:rsidRPr="00024D5D">
              <w:rPr>
                <w:rFonts w:cs="Arial"/>
              </w:rPr>
              <w:t>Main Engine</w:t>
            </w:r>
          </w:p>
        </w:tc>
        <w:tc>
          <w:tcPr>
            <w:tcW w:w="1530" w:type="dxa"/>
            <w:tcBorders>
              <w:top w:val="single" w:sz="4" w:space="0" w:color="auto"/>
            </w:tcBorders>
            <w:vAlign w:val="center"/>
          </w:tcPr>
          <w:p w14:paraId="19A3204E" w14:textId="77777777" w:rsidR="003A5FE8" w:rsidRPr="00024D5D" w:rsidRDefault="003A5FE8" w:rsidP="003A5FE8">
            <w:pPr>
              <w:pStyle w:val="Tablecolumnheading"/>
              <w:spacing w:before="60"/>
              <w:jc w:val="both"/>
              <w:rPr>
                <w:rFonts w:cs="Arial"/>
              </w:rPr>
            </w:pPr>
            <w:r w:rsidRPr="00024D5D">
              <w:rPr>
                <w:rFonts w:cs="Arial"/>
              </w:rPr>
              <w:t>Auxiliary Engine</w:t>
            </w:r>
          </w:p>
        </w:tc>
        <w:tc>
          <w:tcPr>
            <w:tcW w:w="1530" w:type="dxa"/>
            <w:tcBorders>
              <w:top w:val="single" w:sz="4" w:space="0" w:color="auto"/>
            </w:tcBorders>
            <w:vAlign w:val="center"/>
          </w:tcPr>
          <w:p w14:paraId="19A3204F" w14:textId="77777777" w:rsidR="003A5FE8" w:rsidRPr="00024D5D" w:rsidRDefault="003A5FE8" w:rsidP="003A5FE8">
            <w:pPr>
              <w:pStyle w:val="Tablecolumnheading"/>
              <w:spacing w:before="60"/>
              <w:jc w:val="both"/>
              <w:rPr>
                <w:rFonts w:cs="Arial"/>
              </w:rPr>
            </w:pPr>
            <w:r w:rsidRPr="00024D5D">
              <w:rPr>
                <w:rFonts w:cs="Arial"/>
              </w:rPr>
              <w:t>Auxiliary Boiler</w:t>
            </w:r>
          </w:p>
        </w:tc>
        <w:tc>
          <w:tcPr>
            <w:tcW w:w="1531" w:type="dxa"/>
            <w:tcBorders>
              <w:top w:val="single" w:sz="4" w:space="0" w:color="auto"/>
            </w:tcBorders>
            <w:vAlign w:val="center"/>
          </w:tcPr>
          <w:p w14:paraId="19A32050" w14:textId="77777777" w:rsidR="003A5FE8" w:rsidRPr="00024D5D" w:rsidRDefault="003A5FE8" w:rsidP="003A5FE8">
            <w:pPr>
              <w:pStyle w:val="Tablecolumnheading"/>
              <w:spacing w:before="60"/>
              <w:jc w:val="both"/>
              <w:rPr>
                <w:rFonts w:cs="Arial"/>
              </w:rPr>
            </w:pPr>
            <w:r w:rsidRPr="00024D5D">
              <w:rPr>
                <w:rFonts w:cs="Arial"/>
              </w:rPr>
              <w:t>Onboard Pump Engines</w:t>
            </w:r>
          </w:p>
        </w:tc>
        <w:tc>
          <w:tcPr>
            <w:tcW w:w="1664" w:type="dxa"/>
            <w:tcBorders>
              <w:top w:val="single" w:sz="4" w:space="0" w:color="auto"/>
            </w:tcBorders>
            <w:vAlign w:val="center"/>
          </w:tcPr>
          <w:p w14:paraId="19A32051" w14:textId="77777777" w:rsidR="003A5FE8" w:rsidRPr="00024D5D" w:rsidRDefault="003A5FE8" w:rsidP="003A5FE8">
            <w:pPr>
              <w:pStyle w:val="Tablecolumnheading"/>
              <w:spacing w:before="60"/>
              <w:jc w:val="both"/>
              <w:rPr>
                <w:rFonts w:cs="Arial"/>
              </w:rPr>
            </w:pPr>
            <w:r w:rsidRPr="00024D5D">
              <w:rPr>
                <w:rFonts w:cs="Arial"/>
              </w:rPr>
              <w:t>Fugitive Vapor Displacement from Material Loading</w:t>
            </w:r>
          </w:p>
        </w:tc>
      </w:tr>
      <w:tr w:rsidR="003A5FE8" w:rsidRPr="00024D5D" w14:paraId="19A32059" w14:textId="77777777" w:rsidTr="003A5FE8">
        <w:trPr>
          <w:jc w:val="center"/>
        </w:trPr>
        <w:tc>
          <w:tcPr>
            <w:tcW w:w="2088" w:type="dxa"/>
            <w:tcBorders>
              <w:bottom w:val="single" w:sz="4" w:space="0" w:color="D9D9D9" w:themeColor="background1" w:themeShade="D9"/>
            </w:tcBorders>
            <w:vAlign w:val="center"/>
          </w:tcPr>
          <w:p w14:paraId="19A32053" w14:textId="77777777" w:rsidR="003A5FE8" w:rsidRPr="00024D5D" w:rsidRDefault="003A5FE8" w:rsidP="003A5FE8">
            <w:pPr>
              <w:pStyle w:val="Tabletext"/>
              <w:jc w:val="both"/>
              <w:rPr>
                <w:rFonts w:cs="Arial"/>
              </w:rPr>
            </w:pPr>
            <w:r w:rsidRPr="00024D5D">
              <w:rPr>
                <w:rFonts w:cs="Arial"/>
              </w:rPr>
              <w:t>Tanker ships</w:t>
            </w:r>
          </w:p>
        </w:tc>
        <w:tc>
          <w:tcPr>
            <w:tcW w:w="1530" w:type="dxa"/>
            <w:tcBorders>
              <w:bottom w:val="single" w:sz="4" w:space="0" w:color="D9D9D9" w:themeColor="background1" w:themeShade="D9"/>
            </w:tcBorders>
            <w:vAlign w:val="center"/>
          </w:tcPr>
          <w:p w14:paraId="19A32054" w14:textId="77777777" w:rsidR="003A5FE8" w:rsidRPr="00024D5D" w:rsidRDefault="003A5FE8" w:rsidP="003A5FE8">
            <w:pPr>
              <w:pStyle w:val="Tabletext"/>
              <w:jc w:val="both"/>
              <w:rPr>
                <w:rFonts w:cs="Arial"/>
                <w:b/>
              </w:rPr>
            </w:pPr>
            <w:r w:rsidRPr="00024D5D">
              <w:rPr>
                <w:rFonts w:cs="Arial"/>
                <w:b/>
              </w:rPr>
              <w:t>Yes</w:t>
            </w:r>
          </w:p>
        </w:tc>
        <w:tc>
          <w:tcPr>
            <w:tcW w:w="1530" w:type="dxa"/>
            <w:tcBorders>
              <w:bottom w:val="single" w:sz="4" w:space="0" w:color="D9D9D9" w:themeColor="background1" w:themeShade="D9"/>
            </w:tcBorders>
            <w:vAlign w:val="center"/>
          </w:tcPr>
          <w:p w14:paraId="19A32055" w14:textId="77777777" w:rsidR="003A5FE8" w:rsidRPr="00024D5D" w:rsidRDefault="003A5FE8" w:rsidP="003A5FE8">
            <w:pPr>
              <w:pStyle w:val="Tabletext"/>
              <w:jc w:val="both"/>
              <w:rPr>
                <w:rFonts w:cs="Arial"/>
                <w:b/>
              </w:rPr>
            </w:pPr>
            <w:r w:rsidRPr="00024D5D">
              <w:rPr>
                <w:rFonts w:cs="Arial"/>
                <w:b/>
              </w:rPr>
              <w:t>Yes</w:t>
            </w:r>
          </w:p>
        </w:tc>
        <w:tc>
          <w:tcPr>
            <w:tcW w:w="1530" w:type="dxa"/>
            <w:tcBorders>
              <w:bottom w:val="single" w:sz="4" w:space="0" w:color="D9D9D9" w:themeColor="background1" w:themeShade="D9"/>
            </w:tcBorders>
          </w:tcPr>
          <w:p w14:paraId="19A32056" w14:textId="77777777" w:rsidR="003A5FE8" w:rsidRPr="00024D5D" w:rsidRDefault="003A5FE8" w:rsidP="003A5FE8">
            <w:pPr>
              <w:pStyle w:val="Tabletext"/>
              <w:jc w:val="both"/>
              <w:rPr>
                <w:rFonts w:cs="Arial"/>
              </w:rPr>
            </w:pPr>
            <w:r w:rsidRPr="00024D5D">
              <w:rPr>
                <w:rFonts w:cs="Arial"/>
              </w:rPr>
              <w:t xml:space="preserve">No </w:t>
            </w:r>
            <w:r w:rsidRPr="00024D5D">
              <w:rPr>
                <w:rFonts w:cs="Arial"/>
                <w:vertAlign w:val="superscript"/>
              </w:rPr>
              <w:t>2</w:t>
            </w:r>
          </w:p>
        </w:tc>
        <w:tc>
          <w:tcPr>
            <w:tcW w:w="1531" w:type="dxa"/>
            <w:tcBorders>
              <w:bottom w:val="single" w:sz="4" w:space="0" w:color="D9D9D9" w:themeColor="background1" w:themeShade="D9"/>
            </w:tcBorders>
          </w:tcPr>
          <w:p w14:paraId="19A32057" w14:textId="77777777" w:rsidR="003A5FE8" w:rsidRPr="00024D5D" w:rsidRDefault="003A5FE8" w:rsidP="003A5FE8">
            <w:pPr>
              <w:pStyle w:val="Tabletext"/>
              <w:jc w:val="both"/>
              <w:rPr>
                <w:rFonts w:cs="Arial"/>
              </w:rPr>
            </w:pPr>
            <w:r w:rsidRPr="00024D5D">
              <w:rPr>
                <w:rFonts w:cs="Arial"/>
              </w:rPr>
              <w:t>No</w:t>
            </w:r>
          </w:p>
        </w:tc>
        <w:tc>
          <w:tcPr>
            <w:tcW w:w="1664" w:type="dxa"/>
            <w:tcBorders>
              <w:bottom w:val="single" w:sz="4" w:space="0" w:color="D9D9D9" w:themeColor="background1" w:themeShade="D9"/>
            </w:tcBorders>
          </w:tcPr>
          <w:p w14:paraId="19A32058" w14:textId="77777777" w:rsidR="003A5FE8" w:rsidRPr="00024D5D" w:rsidRDefault="003A5FE8" w:rsidP="003A5FE8">
            <w:pPr>
              <w:pStyle w:val="Tabletext"/>
              <w:jc w:val="both"/>
              <w:rPr>
                <w:rFonts w:cs="Arial"/>
                <w:b/>
              </w:rPr>
            </w:pPr>
            <w:r w:rsidRPr="00024D5D">
              <w:rPr>
                <w:rFonts w:cs="Arial"/>
                <w:b/>
              </w:rPr>
              <w:t>Yes</w:t>
            </w:r>
          </w:p>
        </w:tc>
      </w:tr>
      <w:tr w:rsidR="003A5FE8" w:rsidRPr="00024D5D" w14:paraId="19A32060" w14:textId="77777777" w:rsidTr="003A5FE8">
        <w:trPr>
          <w:jc w:val="center"/>
        </w:trPr>
        <w:tc>
          <w:tcPr>
            <w:tcW w:w="2088" w:type="dxa"/>
            <w:tcBorders>
              <w:top w:val="single" w:sz="4" w:space="0" w:color="D9D9D9" w:themeColor="background1" w:themeShade="D9"/>
              <w:bottom w:val="single" w:sz="4" w:space="0" w:color="D9D9D9" w:themeColor="background1" w:themeShade="D9"/>
            </w:tcBorders>
            <w:vAlign w:val="center"/>
          </w:tcPr>
          <w:p w14:paraId="19A3205A" w14:textId="77777777" w:rsidR="003A5FE8" w:rsidRPr="00024D5D" w:rsidRDefault="003A5FE8" w:rsidP="003A5FE8">
            <w:pPr>
              <w:pStyle w:val="Tabletext"/>
              <w:jc w:val="both"/>
              <w:rPr>
                <w:rFonts w:cs="Arial"/>
              </w:rPr>
            </w:pPr>
            <w:r w:rsidRPr="00024D5D">
              <w:rPr>
                <w:rFonts w:cs="Arial"/>
              </w:rPr>
              <w:t>Barges</w:t>
            </w:r>
          </w:p>
        </w:tc>
        <w:tc>
          <w:tcPr>
            <w:tcW w:w="1530" w:type="dxa"/>
            <w:tcBorders>
              <w:top w:val="single" w:sz="4" w:space="0" w:color="D9D9D9" w:themeColor="background1" w:themeShade="D9"/>
              <w:bottom w:val="single" w:sz="4" w:space="0" w:color="D9D9D9" w:themeColor="background1" w:themeShade="D9"/>
            </w:tcBorders>
            <w:vAlign w:val="center"/>
          </w:tcPr>
          <w:p w14:paraId="19A3205B" w14:textId="77777777" w:rsidR="003A5FE8" w:rsidRPr="00024D5D" w:rsidRDefault="003A5FE8" w:rsidP="003A5FE8">
            <w:pPr>
              <w:pStyle w:val="Tabletext"/>
              <w:jc w:val="both"/>
              <w:rPr>
                <w:rFonts w:cs="Arial"/>
              </w:rPr>
            </w:pPr>
            <w:r w:rsidRPr="00024D5D">
              <w:rPr>
                <w:rFonts w:cs="Arial"/>
              </w:rPr>
              <w:t xml:space="preserve">No </w:t>
            </w:r>
            <w:r w:rsidRPr="00024D5D">
              <w:rPr>
                <w:rFonts w:cs="Arial"/>
                <w:vertAlign w:val="superscript"/>
              </w:rPr>
              <w:t>1</w:t>
            </w:r>
          </w:p>
        </w:tc>
        <w:tc>
          <w:tcPr>
            <w:tcW w:w="1530" w:type="dxa"/>
            <w:tcBorders>
              <w:top w:val="single" w:sz="4" w:space="0" w:color="D9D9D9" w:themeColor="background1" w:themeShade="D9"/>
              <w:bottom w:val="single" w:sz="4" w:space="0" w:color="D9D9D9" w:themeColor="background1" w:themeShade="D9"/>
            </w:tcBorders>
            <w:vAlign w:val="center"/>
          </w:tcPr>
          <w:p w14:paraId="19A3205C" w14:textId="77777777" w:rsidR="003A5FE8" w:rsidRPr="00024D5D" w:rsidRDefault="003A5FE8" w:rsidP="003A5FE8">
            <w:pPr>
              <w:pStyle w:val="Tabletext"/>
              <w:jc w:val="both"/>
              <w:rPr>
                <w:rFonts w:cs="Arial"/>
                <w:b/>
              </w:rPr>
            </w:pPr>
            <w:r w:rsidRPr="00024D5D">
              <w:rPr>
                <w:rFonts w:cs="Arial"/>
                <w:b/>
              </w:rPr>
              <w:t>Yes</w:t>
            </w:r>
          </w:p>
        </w:tc>
        <w:tc>
          <w:tcPr>
            <w:tcW w:w="1530" w:type="dxa"/>
            <w:tcBorders>
              <w:top w:val="single" w:sz="4" w:space="0" w:color="D9D9D9" w:themeColor="background1" w:themeShade="D9"/>
              <w:bottom w:val="single" w:sz="4" w:space="0" w:color="D9D9D9" w:themeColor="background1" w:themeShade="D9"/>
            </w:tcBorders>
          </w:tcPr>
          <w:p w14:paraId="19A3205D" w14:textId="77777777" w:rsidR="003A5FE8" w:rsidRPr="00024D5D" w:rsidRDefault="003A5FE8" w:rsidP="003A5FE8">
            <w:pPr>
              <w:pStyle w:val="Tabletext"/>
              <w:jc w:val="both"/>
              <w:rPr>
                <w:rFonts w:cs="Arial"/>
              </w:rPr>
            </w:pPr>
            <w:r w:rsidRPr="00024D5D">
              <w:rPr>
                <w:rFonts w:cs="Arial"/>
              </w:rPr>
              <w:t>No</w:t>
            </w:r>
          </w:p>
        </w:tc>
        <w:tc>
          <w:tcPr>
            <w:tcW w:w="1531" w:type="dxa"/>
            <w:tcBorders>
              <w:top w:val="single" w:sz="4" w:space="0" w:color="D9D9D9" w:themeColor="background1" w:themeShade="D9"/>
              <w:bottom w:val="single" w:sz="4" w:space="0" w:color="D9D9D9" w:themeColor="background1" w:themeShade="D9"/>
            </w:tcBorders>
          </w:tcPr>
          <w:p w14:paraId="19A3205E" w14:textId="77777777" w:rsidR="003A5FE8" w:rsidRPr="00024D5D" w:rsidRDefault="003A5FE8" w:rsidP="003A5FE8">
            <w:pPr>
              <w:pStyle w:val="Tabletext"/>
              <w:jc w:val="both"/>
              <w:rPr>
                <w:rFonts w:cs="Arial"/>
                <w:b/>
              </w:rPr>
            </w:pPr>
            <w:r w:rsidRPr="00024D5D">
              <w:rPr>
                <w:rFonts w:cs="Arial"/>
                <w:b/>
              </w:rPr>
              <w:t>Yes</w:t>
            </w:r>
          </w:p>
        </w:tc>
        <w:tc>
          <w:tcPr>
            <w:tcW w:w="1664" w:type="dxa"/>
            <w:tcBorders>
              <w:top w:val="single" w:sz="4" w:space="0" w:color="D9D9D9" w:themeColor="background1" w:themeShade="D9"/>
              <w:bottom w:val="single" w:sz="4" w:space="0" w:color="D9D9D9" w:themeColor="background1" w:themeShade="D9"/>
            </w:tcBorders>
          </w:tcPr>
          <w:p w14:paraId="19A3205F" w14:textId="77777777" w:rsidR="003A5FE8" w:rsidRPr="00024D5D" w:rsidRDefault="003A5FE8" w:rsidP="003A5FE8">
            <w:pPr>
              <w:pStyle w:val="Tabletext"/>
              <w:jc w:val="both"/>
              <w:rPr>
                <w:rFonts w:cs="Arial"/>
                <w:b/>
              </w:rPr>
            </w:pPr>
            <w:r w:rsidRPr="00024D5D">
              <w:rPr>
                <w:rFonts w:cs="Arial"/>
                <w:b/>
              </w:rPr>
              <w:t>Yes</w:t>
            </w:r>
          </w:p>
        </w:tc>
      </w:tr>
      <w:tr w:rsidR="003A5FE8" w:rsidRPr="00024D5D" w14:paraId="19A32067" w14:textId="77777777" w:rsidTr="003A5FE8">
        <w:trPr>
          <w:jc w:val="center"/>
        </w:trPr>
        <w:tc>
          <w:tcPr>
            <w:tcW w:w="2088" w:type="dxa"/>
            <w:tcBorders>
              <w:top w:val="single" w:sz="4" w:space="0" w:color="D9D9D9" w:themeColor="background1" w:themeShade="D9"/>
              <w:bottom w:val="single" w:sz="4" w:space="0" w:color="auto"/>
            </w:tcBorders>
            <w:vAlign w:val="center"/>
          </w:tcPr>
          <w:p w14:paraId="19A32061" w14:textId="77777777" w:rsidR="003A5FE8" w:rsidRPr="00024D5D" w:rsidRDefault="003A5FE8" w:rsidP="003A5FE8">
            <w:pPr>
              <w:pStyle w:val="Tabletext"/>
              <w:jc w:val="both"/>
              <w:rPr>
                <w:rFonts w:cs="Arial"/>
              </w:rPr>
            </w:pPr>
            <w:r w:rsidRPr="00024D5D">
              <w:rPr>
                <w:rFonts w:cs="Arial"/>
              </w:rPr>
              <w:t>Tugboats (escort/pushing)</w:t>
            </w:r>
          </w:p>
        </w:tc>
        <w:tc>
          <w:tcPr>
            <w:tcW w:w="1530" w:type="dxa"/>
            <w:tcBorders>
              <w:top w:val="single" w:sz="4" w:space="0" w:color="D9D9D9" w:themeColor="background1" w:themeShade="D9"/>
              <w:bottom w:val="single" w:sz="4" w:space="0" w:color="auto"/>
            </w:tcBorders>
            <w:vAlign w:val="center"/>
          </w:tcPr>
          <w:p w14:paraId="19A32062" w14:textId="77777777" w:rsidR="003A5FE8" w:rsidRPr="00024D5D" w:rsidRDefault="003A5FE8" w:rsidP="003A5FE8">
            <w:pPr>
              <w:pStyle w:val="Tabletext"/>
              <w:jc w:val="both"/>
              <w:rPr>
                <w:rFonts w:cs="Arial"/>
                <w:b/>
              </w:rPr>
            </w:pPr>
            <w:r w:rsidRPr="00024D5D">
              <w:rPr>
                <w:rFonts w:cs="Arial"/>
                <w:b/>
              </w:rPr>
              <w:t>Yes</w:t>
            </w:r>
          </w:p>
        </w:tc>
        <w:tc>
          <w:tcPr>
            <w:tcW w:w="1530" w:type="dxa"/>
            <w:tcBorders>
              <w:top w:val="single" w:sz="4" w:space="0" w:color="D9D9D9" w:themeColor="background1" w:themeShade="D9"/>
              <w:bottom w:val="single" w:sz="4" w:space="0" w:color="auto"/>
            </w:tcBorders>
            <w:vAlign w:val="center"/>
          </w:tcPr>
          <w:p w14:paraId="19A32063" w14:textId="77777777" w:rsidR="003A5FE8" w:rsidRPr="00024D5D" w:rsidRDefault="003A5FE8" w:rsidP="003A5FE8">
            <w:pPr>
              <w:pStyle w:val="Tabletext"/>
              <w:jc w:val="both"/>
              <w:rPr>
                <w:rFonts w:cs="Arial"/>
                <w:b/>
              </w:rPr>
            </w:pPr>
            <w:r w:rsidRPr="00024D5D">
              <w:rPr>
                <w:rFonts w:cs="Arial"/>
                <w:b/>
              </w:rPr>
              <w:t>Yes</w:t>
            </w:r>
          </w:p>
        </w:tc>
        <w:tc>
          <w:tcPr>
            <w:tcW w:w="1530" w:type="dxa"/>
            <w:tcBorders>
              <w:top w:val="single" w:sz="4" w:space="0" w:color="D9D9D9" w:themeColor="background1" w:themeShade="D9"/>
              <w:bottom w:val="single" w:sz="4" w:space="0" w:color="auto"/>
            </w:tcBorders>
          </w:tcPr>
          <w:p w14:paraId="19A32064" w14:textId="77777777" w:rsidR="003A5FE8" w:rsidRPr="00024D5D" w:rsidRDefault="003A5FE8" w:rsidP="003A5FE8">
            <w:pPr>
              <w:pStyle w:val="Tabletext"/>
              <w:jc w:val="both"/>
              <w:rPr>
                <w:rFonts w:cs="Arial"/>
              </w:rPr>
            </w:pPr>
            <w:r w:rsidRPr="00024D5D">
              <w:rPr>
                <w:rFonts w:cs="Arial"/>
              </w:rPr>
              <w:t>No</w:t>
            </w:r>
          </w:p>
        </w:tc>
        <w:tc>
          <w:tcPr>
            <w:tcW w:w="1531" w:type="dxa"/>
            <w:tcBorders>
              <w:top w:val="single" w:sz="4" w:space="0" w:color="D9D9D9" w:themeColor="background1" w:themeShade="D9"/>
              <w:bottom w:val="single" w:sz="4" w:space="0" w:color="auto"/>
            </w:tcBorders>
          </w:tcPr>
          <w:p w14:paraId="19A32065" w14:textId="77777777" w:rsidR="003A5FE8" w:rsidRPr="00024D5D" w:rsidRDefault="003A5FE8" w:rsidP="003A5FE8">
            <w:pPr>
              <w:pStyle w:val="Tabletext"/>
              <w:jc w:val="both"/>
              <w:rPr>
                <w:rFonts w:cs="Arial"/>
              </w:rPr>
            </w:pPr>
            <w:r w:rsidRPr="00024D5D">
              <w:rPr>
                <w:rFonts w:cs="Arial"/>
              </w:rPr>
              <w:t>No</w:t>
            </w:r>
          </w:p>
        </w:tc>
        <w:tc>
          <w:tcPr>
            <w:tcW w:w="1664" w:type="dxa"/>
            <w:tcBorders>
              <w:top w:val="single" w:sz="4" w:space="0" w:color="D9D9D9" w:themeColor="background1" w:themeShade="D9"/>
              <w:bottom w:val="single" w:sz="4" w:space="0" w:color="auto"/>
            </w:tcBorders>
          </w:tcPr>
          <w:p w14:paraId="19A32066" w14:textId="77777777" w:rsidR="003A5FE8" w:rsidRPr="00024D5D" w:rsidRDefault="003A5FE8" w:rsidP="003A5FE8">
            <w:pPr>
              <w:pStyle w:val="Tabletext"/>
              <w:jc w:val="both"/>
              <w:rPr>
                <w:rFonts w:cs="Arial"/>
              </w:rPr>
            </w:pPr>
            <w:r w:rsidRPr="00024D5D">
              <w:rPr>
                <w:rFonts w:cs="Arial"/>
              </w:rPr>
              <w:t>No</w:t>
            </w:r>
          </w:p>
        </w:tc>
      </w:tr>
      <w:tr w:rsidR="003A5FE8" w:rsidRPr="00024D5D" w14:paraId="19A3206C" w14:textId="77777777" w:rsidTr="003A5FE8">
        <w:trPr>
          <w:jc w:val="center"/>
        </w:trPr>
        <w:tc>
          <w:tcPr>
            <w:tcW w:w="9873" w:type="dxa"/>
            <w:gridSpan w:val="6"/>
            <w:tcBorders>
              <w:top w:val="single" w:sz="4" w:space="0" w:color="auto"/>
              <w:bottom w:val="nil"/>
            </w:tcBorders>
            <w:vAlign w:val="center"/>
          </w:tcPr>
          <w:p w14:paraId="19A32068" w14:textId="77777777" w:rsidR="003A5FE8" w:rsidRPr="00024D5D" w:rsidRDefault="003A5FE8" w:rsidP="003A5FE8">
            <w:pPr>
              <w:pStyle w:val="TableNotesHeading"/>
              <w:jc w:val="both"/>
              <w:rPr>
                <w:rFonts w:cs="Arial"/>
              </w:rPr>
            </w:pPr>
            <w:r w:rsidRPr="00024D5D">
              <w:rPr>
                <w:rFonts w:cs="Arial"/>
              </w:rPr>
              <w:t>Notes:</w:t>
            </w:r>
          </w:p>
          <w:p w14:paraId="19A32069" w14:textId="77777777" w:rsidR="003A5FE8" w:rsidRPr="00024D5D" w:rsidRDefault="003A5FE8" w:rsidP="003A5FE8">
            <w:pPr>
              <w:pStyle w:val="Tablefootnotetext"/>
              <w:jc w:val="both"/>
              <w:rPr>
                <w:rFonts w:cs="Arial"/>
              </w:rPr>
            </w:pPr>
            <w:r w:rsidRPr="00024D5D">
              <w:rPr>
                <w:rFonts w:cs="Arial"/>
                <w:vertAlign w:val="superscript"/>
              </w:rPr>
              <w:t xml:space="preserve">1 </w:t>
            </w:r>
            <w:r w:rsidRPr="00024D5D">
              <w:rPr>
                <w:rFonts w:cs="Arial"/>
              </w:rPr>
              <w:t>Only self-propelled barges may have main engines; however, barges calling on Avon Wharf are assumed to not have main engines.</w:t>
            </w:r>
          </w:p>
          <w:p w14:paraId="19A3206A" w14:textId="77777777" w:rsidR="003A5FE8" w:rsidRPr="00024D5D" w:rsidRDefault="003A5FE8" w:rsidP="003A5FE8">
            <w:pPr>
              <w:pStyle w:val="Tablefootnotetext"/>
              <w:jc w:val="both"/>
              <w:rPr>
                <w:rFonts w:cs="Arial"/>
              </w:rPr>
            </w:pPr>
            <w:r w:rsidRPr="00024D5D">
              <w:rPr>
                <w:rFonts w:cs="Arial"/>
                <w:vertAlign w:val="superscript"/>
              </w:rPr>
              <w:t xml:space="preserve">2 </w:t>
            </w:r>
            <w:r w:rsidRPr="00024D5D">
              <w:rPr>
                <w:rFonts w:cs="Arial"/>
              </w:rPr>
              <w:t>Tankers may have auxiliary boilers; however, tankers calling on Avon Wharf are assumed to not use auxiliary boilers.</w:t>
            </w:r>
          </w:p>
          <w:p w14:paraId="19A3206B" w14:textId="77777777" w:rsidR="003A5FE8" w:rsidRPr="00024D5D" w:rsidRDefault="003A5FE8" w:rsidP="003A5FE8">
            <w:pPr>
              <w:pStyle w:val="Tableclosingborder"/>
              <w:jc w:val="both"/>
              <w:rPr>
                <w:rFonts w:cs="Arial"/>
              </w:rPr>
            </w:pPr>
          </w:p>
        </w:tc>
      </w:tr>
    </w:tbl>
    <w:p w14:paraId="19A3206D" w14:textId="77777777" w:rsidR="003A5FE8" w:rsidRPr="00024D5D" w:rsidRDefault="003A5FE8" w:rsidP="003A5FE8">
      <w:pPr>
        <w:pStyle w:val="12space"/>
        <w:jc w:val="both"/>
        <w:rPr>
          <w:rFonts w:ascii="Arial" w:hAnsi="Arial" w:cs="Arial"/>
        </w:rPr>
      </w:pPr>
      <w:r w:rsidRPr="00024D5D">
        <w:rPr>
          <w:rFonts w:ascii="Arial" w:hAnsi="Arial" w:cs="Arial"/>
        </w:rPr>
        <w:t xml:space="preserve">Marine vessels travel to the Avon Wharf using vessel traffic lanes. Emissions are calculated for the round-trip starting from the Pilot Boarding/Sea Buoy location (approximately 11 nautical miles west of the Golden Gate Bridge) to the Avon Wharf. Portions of the trip from the Pilot Boarding/Sea Buoy location to the Avon Wharf are segmented to account for emissions from the marine vessels’ various operating modes, distances, and speeds. </w:t>
      </w:r>
    </w:p>
    <w:p w14:paraId="19A3206E" w14:textId="77777777" w:rsidR="003A5FE8" w:rsidRPr="00024D5D" w:rsidRDefault="003A5FE8" w:rsidP="003A5FE8">
      <w:pPr>
        <w:pStyle w:val="12space"/>
        <w:jc w:val="both"/>
        <w:rPr>
          <w:rFonts w:ascii="Arial" w:hAnsi="Arial" w:cs="Arial"/>
        </w:rPr>
      </w:pPr>
      <w:r w:rsidRPr="00024D5D">
        <w:rPr>
          <w:rFonts w:ascii="Arial" w:hAnsi="Arial" w:cs="Arial"/>
        </w:rPr>
        <w:t xml:space="preserve">Tugboats escort the ships through tug escort zones. Only tank vessels carrying 5,000 or more long tons of oil are required to have an escort tug (Title 14, CCR, Subdivision 4, Chapter 4, Subchapter 1). The San Francisco Bay Area is divided into 6 tug escort zones. Avon-bound vessels transit through zones 1, 2, 5, and 6. The vessel escort begins and ends at the western end of zone 1, also known as the COLREGS (International Regulations for Preventing Collisions at Sea) Line, approximately 2.2 nautical miles (nm) west of the Golden Gate Bridge. This is the same location as Point </w:t>
      </w:r>
      <w:r w:rsidRPr="00024D5D">
        <w:rPr>
          <w:rFonts w:ascii="Arial" w:hAnsi="Arial" w:cs="Arial"/>
        </w:rPr>
        <w:lastRenderedPageBreak/>
        <w:t>Bonita. A vessel must be escorted by tugboats in zones 1, 2, and 6. No escort is required in zone 5, which lies between zones 2 and 6. However, because the tugboats are already escorting the tank vessel, they typically continue to escort the vessel through zone</w:t>
      </w:r>
      <w:r>
        <w:rPr>
          <w:rFonts w:ascii="Arial" w:hAnsi="Arial" w:cs="Arial"/>
        </w:rPr>
        <w:t> </w:t>
      </w:r>
      <w:r w:rsidRPr="00024D5D">
        <w:rPr>
          <w:rFonts w:ascii="Arial" w:hAnsi="Arial" w:cs="Arial"/>
        </w:rPr>
        <w:t xml:space="preserve">5. </w:t>
      </w:r>
      <w:r w:rsidRPr="00024D5D">
        <w:rPr>
          <w:rFonts w:ascii="Arial" w:hAnsi="Arial" w:cs="Arial"/>
          <w:b/>
          <w:i/>
        </w:rPr>
        <w:t>Table 2</w:t>
      </w:r>
      <w:r w:rsidRPr="00024D5D">
        <w:rPr>
          <w:rFonts w:ascii="Arial" w:hAnsi="Arial" w:cs="Arial"/>
        </w:rPr>
        <w:t xml:space="preserve"> presents the vessel travel segments, distances, and tug escort zones.</w:t>
      </w:r>
    </w:p>
    <w:p w14:paraId="19A3206F" w14:textId="77777777" w:rsidR="003A5FE8" w:rsidRPr="00024D5D" w:rsidRDefault="003A5FE8" w:rsidP="003A5FE8">
      <w:pPr>
        <w:pStyle w:val="TableNoTitle"/>
        <w:jc w:val="left"/>
        <w:rPr>
          <w:rFonts w:cs="Arial"/>
        </w:rPr>
      </w:pPr>
      <w:r w:rsidRPr="00024D5D">
        <w:rPr>
          <w:rFonts w:cs="Arial"/>
        </w:rPr>
        <w:t xml:space="preserve">Table 2. </w:t>
      </w:r>
      <w:r w:rsidRPr="00024D5D">
        <w:rPr>
          <w:rFonts w:cs="Arial"/>
        </w:rPr>
        <w:br/>
        <w:t>Vessel Travel Segments, Distances, and Tug Escort Zones</w:t>
      </w:r>
    </w:p>
    <w:tbl>
      <w:tblPr>
        <w:tblW w:w="5000" w:type="pct"/>
        <w:jc w:val="center"/>
        <w:tblBorders>
          <w:top w:val="single" w:sz="4" w:space="0" w:color="auto"/>
          <w:bottom w:val="single" w:sz="4" w:space="0" w:color="auto"/>
          <w:insideH w:val="single" w:sz="12" w:space="0" w:color="auto"/>
        </w:tblBorders>
        <w:tblLook w:val="04A0" w:firstRow="1" w:lastRow="0" w:firstColumn="1" w:lastColumn="0" w:noHBand="0" w:noVBand="1"/>
      </w:tblPr>
      <w:tblGrid>
        <w:gridCol w:w="1716"/>
        <w:gridCol w:w="1784"/>
        <w:gridCol w:w="1784"/>
        <w:gridCol w:w="1786"/>
        <w:gridCol w:w="1786"/>
      </w:tblGrid>
      <w:tr w:rsidR="003A5FE8" w:rsidRPr="00024D5D" w14:paraId="19A32074" w14:textId="77777777" w:rsidTr="003A5FE8">
        <w:trPr>
          <w:jc w:val="center"/>
        </w:trPr>
        <w:tc>
          <w:tcPr>
            <w:tcW w:w="1656" w:type="dxa"/>
            <w:vMerge w:val="restart"/>
            <w:vAlign w:val="center"/>
          </w:tcPr>
          <w:p w14:paraId="19A32070" w14:textId="77777777" w:rsidR="003A5FE8" w:rsidRPr="00024D5D" w:rsidRDefault="003A5FE8" w:rsidP="003A5FE8">
            <w:pPr>
              <w:pStyle w:val="Tablecolumnheading"/>
              <w:jc w:val="both"/>
              <w:rPr>
                <w:rFonts w:cs="Arial"/>
              </w:rPr>
            </w:pPr>
            <w:r w:rsidRPr="00024D5D">
              <w:rPr>
                <w:rFonts w:cs="Arial"/>
              </w:rPr>
              <w:t>Inbound / Outbound</w:t>
            </w:r>
          </w:p>
        </w:tc>
        <w:tc>
          <w:tcPr>
            <w:tcW w:w="3444" w:type="dxa"/>
            <w:gridSpan w:val="2"/>
            <w:tcBorders>
              <w:top w:val="single" w:sz="4" w:space="0" w:color="auto"/>
              <w:bottom w:val="single" w:sz="4" w:space="0" w:color="auto"/>
            </w:tcBorders>
            <w:vAlign w:val="center"/>
          </w:tcPr>
          <w:p w14:paraId="19A32071" w14:textId="77777777" w:rsidR="003A5FE8" w:rsidRPr="00024D5D" w:rsidRDefault="003A5FE8" w:rsidP="003A5FE8">
            <w:pPr>
              <w:pStyle w:val="Tablecolumnheading"/>
              <w:spacing w:after="60"/>
              <w:jc w:val="both"/>
              <w:rPr>
                <w:rFonts w:cs="Arial"/>
              </w:rPr>
            </w:pPr>
            <w:r w:rsidRPr="00024D5D">
              <w:rPr>
                <w:rFonts w:cs="Arial"/>
              </w:rPr>
              <w:t>Segment</w:t>
            </w:r>
          </w:p>
        </w:tc>
        <w:tc>
          <w:tcPr>
            <w:tcW w:w="1723" w:type="dxa"/>
            <w:vMerge w:val="restart"/>
            <w:tcBorders>
              <w:top w:val="single" w:sz="4" w:space="0" w:color="auto"/>
            </w:tcBorders>
            <w:vAlign w:val="center"/>
          </w:tcPr>
          <w:p w14:paraId="19A32072" w14:textId="77777777" w:rsidR="003A5FE8" w:rsidRPr="00024D5D" w:rsidRDefault="003A5FE8" w:rsidP="003A5FE8">
            <w:pPr>
              <w:pStyle w:val="Tablecolumnheading"/>
              <w:jc w:val="both"/>
              <w:rPr>
                <w:rFonts w:cs="Arial"/>
              </w:rPr>
            </w:pPr>
            <w:r w:rsidRPr="00024D5D">
              <w:rPr>
                <w:rFonts w:cs="Arial"/>
              </w:rPr>
              <w:t>Distance, nm</w:t>
            </w:r>
          </w:p>
        </w:tc>
        <w:tc>
          <w:tcPr>
            <w:tcW w:w="1723" w:type="dxa"/>
            <w:vMerge w:val="restart"/>
            <w:tcBorders>
              <w:top w:val="single" w:sz="4" w:space="0" w:color="auto"/>
            </w:tcBorders>
            <w:vAlign w:val="center"/>
          </w:tcPr>
          <w:p w14:paraId="19A32073" w14:textId="77777777" w:rsidR="003A5FE8" w:rsidRPr="00024D5D" w:rsidRDefault="003A5FE8" w:rsidP="003A5FE8">
            <w:pPr>
              <w:pStyle w:val="Tablecolumnheading"/>
              <w:jc w:val="both"/>
              <w:rPr>
                <w:rFonts w:cs="Arial"/>
              </w:rPr>
            </w:pPr>
            <w:r w:rsidRPr="00024D5D">
              <w:rPr>
                <w:rFonts w:cs="Arial"/>
              </w:rPr>
              <w:t>Tug Escort Zone</w:t>
            </w:r>
          </w:p>
        </w:tc>
      </w:tr>
      <w:tr w:rsidR="003A5FE8" w:rsidRPr="00024D5D" w14:paraId="19A3207A" w14:textId="77777777" w:rsidTr="003A5FE8">
        <w:trPr>
          <w:jc w:val="center"/>
        </w:trPr>
        <w:tc>
          <w:tcPr>
            <w:tcW w:w="1656" w:type="dxa"/>
            <w:vMerge/>
            <w:vAlign w:val="center"/>
          </w:tcPr>
          <w:p w14:paraId="19A32075" w14:textId="77777777" w:rsidR="003A5FE8" w:rsidRPr="00024D5D" w:rsidRDefault="003A5FE8" w:rsidP="003A5FE8">
            <w:pPr>
              <w:pStyle w:val="Tablecolumnheading"/>
              <w:jc w:val="both"/>
              <w:rPr>
                <w:rFonts w:cs="Arial"/>
              </w:rPr>
            </w:pPr>
          </w:p>
        </w:tc>
        <w:tc>
          <w:tcPr>
            <w:tcW w:w="1722" w:type="dxa"/>
            <w:tcBorders>
              <w:top w:val="single" w:sz="4" w:space="0" w:color="auto"/>
            </w:tcBorders>
            <w:vAlign w:val="center"/>
          </w:tcPr>
          <w:p w14:paraId="19A32076" w14:textId="77777777" w:rsidR="003A5FE8" w:rsidRPr="00024D5D" w:rsidRDefault="003A5FE8" w:rsidP="003A5FE8">
            <w:pPr>
              <w:pStyle w:val="Tablecolumnheading"/>
              <w:spacing w:before="60"/>
              <w:jc w:val="both"/>
              <w:rPr>
                <w:rFonts w:cs="Arial"/>
              </w:rPr>
            </w:pPr>
            <w:r w:rsidRPr="00024D5D">
              <w:rPr>
                <w:rFonts w:cs="Arial"/>
              </w:rPr>
              <w:t>From</w:t>
            </w:r>
          </w:p>
        </w:tc>
        <w:tc>
          <w:tcPr>
            <w:tcW w:w="1722" w:type="dxa"/>
            <w:tcBorders>
              <w:top w:val="single" w:sz="4" w:space="0" w:color="auto"/>
            </w:tcBorders>
            <w:vAlign w:val="center"/>
          </w:tcPr>
          <w:p w14:paraId="19A32077" w14:textId="77777777" w:rsidR="003A5FE8" w:rsidRPr="00024D5D" w:rsidRDefault="003A5FE8" w:rsidP="003A5FE8">
            <w:pPr>
              <w:pStyle w:val="Tablecolumnheading"/>
              <w:spacing w:before="60"/>
              <w:jc w:val="both"/>
              <w:rPr>
                <w:rFonts w:cs="Arial"/>
              </w:rPr>
            </w:pPr>
            <w:r w:rsidRPr="00024D5D">
              <w:rPr>
                <w:rFonts w:cs="Arial"/>
              </w:rPr>
              <w:t>To</w:t>
            </w:r>
          </w:p>
        </w:tc>
        <w:tc>
          <w:tcPr>
            <w:tcW w:w="1723" w:type="dxa"/>
            <w:vMerge/>
            <w:vAlign w:val="center"/>
          </w:tcPr>
          <w:p w14:paraId="19A32078" w14:textId="77777777" w:rsidR="003A5FE8" w:rsidRPr="00024D5D" w:rsidRDefault="003A5FE8" w:rsidP="003A5FE8">
            <w:pPr>
              <w:pStyle w:val="Tablecolumnheading"/>
              <w:jc w:val="both"/>
              <w:rPr>
                <w:rFonts w:cs="Arial"/>
              </w:rPr>
            </w:pPr>
          </w:p>
        </w:tc>
        <w:tc>
          <w:tcPr>
            <w:tcW w:w="1723" w:type="dxa"/>
            <w:vMerge/>
            <w:vAlign w:val="center"/>
          </w:tcPr>
          <w:p w14:paraId="19A32079" w14:textId="77777777" w:rsidR="003A5FE8" w:rsidRPr="00024D5D" w:rsidRDefault="003A5FE8" w:rsidP="003A5FE8">
            <w:pPr>
              <w:pStyle w:val="Tablecolumnheading"/>
              <w:jc w:val="both"/>
              <w:rPr>
                <w:rFonts w:cs="Arial"/>
              </w:rPr>
            </w:pPr>
          </w:p>
        </w:tc>
      </w:tr>
      <w:tr w:rsidR="003A5FE8" w:rsidRPr="00024D5D" w14:paraId="19A32080" w14:textId="77777777" w:rsidTr="003A5FE8">
        <w:trPr>
          <w:jc w:val="center"/>
        </w:trPr>
        <w:tc>
          <w:tcPr>
            <w:tcW w:w="1656" w:type="dxa"/>
            <w:vMerge w:val="restart"/>
          </w:tcPr>
          <w:p w14:paraId="19A3207B" w14:textId="77777777" w:rsidR="003A5FE8" w:rsidRPr="00024D5D" w:rsidRDefault="003A5FE8" w:rsidP="003A5FE8">
            <w:pPr>
              <w:pStyle w:val="Tabletext"/>
              <w:jc w:val="both"/>
              <w:rPr>
                <w:rFonts w:cs="Arial"/>
              </w:rPr>
            </w:pPr>
            <w:r w:rsidRPr="00024D5D">
              <w:rPr>
                <w:rFonts w:cs="Arial"/>
              </w:rPr>
              <w:t>Inbound</w:t>
            </w:r>
          </w:p>
        </w:tc>
        <w:tc>
          <w:tcPr>
            <w:tcW w:w="1722" w:type="dxa"/>
            <w:tcBorders>
              <w:bottom w:val="single" w:sz="4" w:space="0" w:color="D9D9D9" w:themeColor="background1" w:themeShade="D9"/>
            </w:tcBorders>
            <w:vAlign w:val="center"/>
          </w:tcPr>
          <w:p w14:paraId="19A3207C" w14:textId="77777777" w:rsidR="003A5FE8" w:rsidRPr="00024D5D" w:rsidRDefault="003A5FE8" w:rsidP="003A5FE8">
            <w:pPr>
              <w:pStyle w:val="Tabletext"/>
              <w:jc w:val="both"/>
              <w:rPr>
                <w:rFonts w:cs="Arial"/>
              </w:rPr>
            </w:pPr>
            <w:r w:rsidRPr="00024D5D">
              <w:rPr>
                <w:rFonts w:cs="Arial"/>
              </w:rPr>
              <w:t>Pilot Boarding (Sea Buoy)</w:t>
            </w:r>
          </w:p>
        </w:tc>
        <w:tc>
          <w:tcPr>
            <w:tcW w:w="1722" w:type="dxa"/>
            <w:tcBorders>
              <w:bottom w:val="single" w:sz="4" w:space="0" w:color="D9D9D9" w:themeColor="background1" w:themeShade="D9"/>
            </w:tcBorders>
            <w:vAlign w:val="center"/>
          </w:tcPr>
          <w:p w14:paraId="19A3207D" w14:textId="77777777" w:rsidR="003A5FE8" w:rsidRPr="00024D5D" w:rsidRDefault="003A5FE8" w:rsidP="003A5FE8">
            <w:pPr>
              <w:pStyle w:val="Tabletext"/>
              <w:jc w:val="both"/>
              <w:rPr>
                <w:rFonts w:cs="Arial"/>
              </w:rPr>
            </w:pPr>
            <w:r w:rsidRPr="00024D5D">
              <w:rPr>
                <w:rFonts w:cs="Arial"/>
              </w:rPr>
              <w:t>COLREGS Line</w:t>
            </w:r>
          </w:p>
        </w:tc>
        <w:tc>
          <w:tcPr>
            <w:tcW w:w="1723" w:type="dxa"/>
            <w:tcBorders>
              <w:bottom w:val="single" w:sz="4" w:space="0" w:color="D9D9D9" w:themeColor="background1" w:themeShade="D9"/>
            </w:tcBorders>
          </w:tcPr>
          <w:p w14:paraId="19A3207E" w14:textId="77777777" w:rsidR="003A5FE8" w:rsidRPr="00024D5D" w:rsidRDefault="003A5FE8" w:rsidP="003A5FE8">
            <w:pPr>
              <w:pStyle w:val="Tabletext"/>
              <w:jc w:val="both"/>
              <w:rPr>
                <w:rFonts w:cs="Arial"/>
              </w:rPr>
            </w:pPr>
            <w:r w:rsidRPr="00024D5D">
              <w:rPr>
                <w:rFonts w:cs="Arial"/>
              </w:rPr>
              <w:t>8.8</w:t>
            </w:r>
          </w:p>
        </w:tc>
        <w:tc>
          <w:tcPr>
            <w:tcW w:w="1723" w:type="dxa"/>
            <w:tcBorders>
              <w:bottom w:val="single" w:sz="4" w:space="0" w:color="D9D9D9" w:themeColor="background1" w:themeShade="D9"/>
            </w:tcBorders>
          </w:tcPr>
          <w:p w14:paraId="19A3207F" w14:textId="77777777" w:rsidR="003A5FE8" w:rsidRPr="00024D5D" w:rsidRDefault="003A5FE8" w:rsidP="003A5FE8">
            <w:pPr>
              <w:pStyle w:val="Tabletext"/>
              <w:jc w:val="both"/>
              <w:rPr>
                <w:rFonts w:cs="Arial"/>
              </w:rPr>
            </w:pPr>
            <w:r w:rsidRPr="00024D5D">
              <w:rPr>
                <w:rFonts w:cs="Arial"/>
              </w:rPr>
              <w:t>N/A</w:t>
            </w:r>
          </w:p>
        </w:tc>
      </w:tr>
      <w:tr w:rsidR="003A5FE8" w:rsidRPr="00024D5D" w14:paraId="19A32086" w14:textId="77777777" w:rsidTr="003A5FE8">
        <w:trPr>
          <w:jc w:val="center"/>
        </w:trPr>
        <w:tc>
          <w:tcPr>
            <w:tcW w:w="1656" w:type="dxa"/>
            <w:vMerge/>
          </w:tcPr>
          <w:p w14:paraId="19A32081" w14:textId="77777777" w:rsidR="003A5FE8" w:rsidRPr="00024D5D" w:rsidRDefault="003A5FE8" w:rsidP="003A5FE8">
            <w:pPr>
              <w:pStyle w:val="Tabletext"/>
              <w:jc w:val="both"/>
              <w:rPr>
                <w:rFonts w:cs="Arial"/>
              </w:rPr>
            </w:pPr>
          </w:p>
        </w:tc>
        <w:tc>
          <w:tcPr>
            <w:tcW w:w="1722" w:type="dxa"/>
            <w:tcBorders>
              <w:top w:val="single" w:sz="4" w:space="0" w:color="D9D9D9" w:themeColor="background1" w:themeShade="D9"/>
              <w:bottom w:val="single" w:sz="4" w:space="0" w:color="D9D9D9" w:themeColor="background1" w:themeShade="D9"/>
            </w:tcBorders>
            <w:vAlign w:val="center"/>
          </w:tcPr>
          <w:p w14:paraId="19A32082" w14:textId="77777777" w:rsidR="003A5FE8" w:rsidRPr="00024D5D" w:rsidRDefault="003A5FE8" w:rsidP="003A5FE8">
            <w:pPr>
              <w:pStyle w:val="Tabletext"/>
              <w:jc w:val="both"/>
              <w:rPr>
                <w:rFonts w:cs="Arial"/>
              </w:rPr>
            </w:pPr>
            <w:r w:rsidRPr="00024D5D">
              <w:rPr>
                <w:rFonts w:cs="Arial"/>
              </w:rPr>
              <w:t>COLREGS Line</w:t>
            </w:r>
          </w:p>
        </w:tc>
        <w:tc>
          <w:tcPr>
            <w:tcW w:w="1722" w:type="dxa"/>
            <w:tcBorders>
              <w:top w:val="single" w:sz="4" w:space="0" w:color="D9D9D9" w:themeColor="background1" w:themeShade="D9"/>
              <w:bottom w:val="single" w:sz="4" w:space="0" w:color="D9D9D9" w:themeColor="background1" w:themeShade="D9"/>
            </w:tcBorders>
            <w:vAlign w:val="center"/>
          </w:tcPr>
          <w:p w14:paraId="19A32083" w14:textId="77777777" w:rsidR="003A5FE8" w:rsidRPr="00024D5D" w:rsidRDefault="003A5FE8" w:rsidP="003A5FE8">
            <w:pPr>
              <w:pStyle w:val="Tabletext"/>
              <w:jc w:val="both"/>
              <w:rPr>
                <w:rFonts w:cs="Arial"/>
              </w:rPr>
            </w:pPr>
            <w:r w:rsidRPr="00024D5D">
              <w:rPr>
                <w:rFonts w:cs="Arial"/>
              </w:rPr>
              <w:t>Golden Gate Bridge</w:t>
            </w:r>
          </w:p>
        </w:tc>
        <w:tc>
          <w:tcPr>
            <w:tcW w:w="1723" w:type="dxa"/>
            <w:tcBorders>
              <w:top w:val="single" w:sz="4" w:space="0" w:color="D9D9D9" w:themeColor="background1" w:themeShade="D9"/>
              <w:bottom w:val="single" w:sz="4" w:space="0" w:color="D9D9D9" w:themeColor="background1" w:themeShade="D9"/>
            </w:tcBorders>
          </w:tcPr>
          <w:p w14:paraId="19A32084" w14:textId="77777777" w:rsidR="003A5FE8" w:rsidRPr="00024D5D" w:rsidRDefault="003A5FE8" w:rsidP="003A5FE8">
            <w:pPr>
              <w:pStyle w:val="Tabletext"/>
              <w:jc w:val="both"/>
              <w:rPr>
                <w:rFonts w:cs="Arial"/>
              </w:rPr>
            </w:pPr>
            <w:r w:rsidRPr="00024D5D">
              <w:rPr>
                <w:rFonts w:cs="Arial"/>
              </w:rPr>
              <w:t>2.3</w:t>
            </w:r>
          </w:p>
        </w:tc>
        <w:tc>
          <w:tcPr>
            <w:tcW w:w="1723" w:type="dxa"/>
            <w:tcBorders>
              <w:top w:val="single" w:sz="4" w:space="0" w:color="D9D9D9" w:themeColor="background1" w:themeShade="D9"/>
              <w:bottom w:val="single" w:sz="4" w:space="0" w:color="D9D9D9" w:themeColor="background1" w:themeShade="D9"/>
            </w:tcBorders>
          </w:tcPr>
          <w:p w14:paraId="19A32085" w14:textId="77777777" w:rsidR="003A5FE8" w:rsidRPr="00024D5D" w:rsidRDefault="003A5FE8" w:rsidP="003A5FE8">
            <w:pPr>
              <w:pStyle w:val="Tabletext"/>
              <w:jc w:val="both"/>
              <w:rPr>
                <w:rFonts w:cs="Arial"/>
              </w:rPr>
            </w:pPr>
            <w:r w:rsidRPr="00024D5D">
              <w:rPr>
                <w:rFonts w:cs="Arial"/>
              </w:rPr>
              <w:t>Zone 1</w:t>
            </w:r>
          </w:p>
        </w:tc>
      </w:tr>
      <w:tr w:rsidR="003A5FE8" w:rsidRPr="00024D5D" w14:paraId="19A3208C" w14:textId="77777777" w:rsidTr="003A5FE8">
        <w:trPr>
          <w:jc w:val="center"/>
        </w:trPr>
        <w:tc>
          <w:tcPr>
            <w:tcW w:w="1656" w:type="dxa"/>
            <w:vMerge/>
          </w:tcPr>
          <w:p w14:paraId="19A32087" w14:textId="77777777" w:rsidR="003A5FE8" w:rsidRPr="00024D5D" w:rsidRDefault="003A5FE8" w:rsidP="003A5FE8">
            <w:pPr>
              <w:pStyle w:val="Tabletext"/>
              <w:jc w:val="both"/>
              <w:rPr>
                <w:rFonts w:cs="Arial"/>
              </w:rPr>
            </w:pPr>
          </w:p>
        </w:tc>
        <w:tc>
          <w:tcPr>
            <w:tcW w:w="1722" w:type="dxa"/>
            <w:tcBorders>
              <w:top w:val="single" w:sz="4" w:space="0" w:color="D9D9D9" w:themeColor="background1" w:themeShade="D9"/>
              <w:bottom w:val="single" w:sz="4" w:space="0" w:color="D9D9D9" w:themeColor="background1" w:themeShade="D9"/>
            </w:tcBorders>
            <w:vAlign w:val="center"/>
          </w:tcPr>
          <w:p w14:paraId="19A32088" w14:textId="77777777" w:rsidR="003A5FE8" w:rsidRPr="00024D5D" w:rsidRDefault="003A5FE8" w:rsidP="003A5FE8">
            <w:pPr>
              <w:pStyle w:val="Tabletext"/>
              <w:jc w:val="both"/>
              <w:rPr>
                <w:rFonts w:cs="Arial"/>
              </w:rPr>
            </w:pPr>
            <w:r w:rsidRPr="00024D5D">
              <w:rPr>
                <w:rFonts w:cs="Arial"/>
              </w:rPr>
              <w:t>Golden Gate Bridge</w:t>
            </w:r>
          </w:p>
        </w:tc>
        <w:tc>
          <w:tcPr>
            <w:tcW w:w="1722" w:type="dxa"/>
            <w:tcBorders>
              <w:top w:val="single" w:sz="4" w:space="0" w:color="D9D9D9" w:themeColor="background1" w:themeShade="D9"/>
              <w:bottom w:val="single" w:sz="4" w:space="0" w:color="D9D9D9" w:themeColor="background1" w:themeShade="D9"/>
            </w:tcBorders>
            <w:vAlign w:val="center"/>
          </w:tcPr>
          <w:p w14:paraId="19A32089" w14:textId="77777777" w:rsidR="003A5FE8" w:rsidRPr="00024D5D" w:rsidRDefault="003A5FE8" w:rsidP="003A5FE8">
            <w:pPr>
              <w:pStyle w:val="Tabletext"/>
              <w:jc w:val="both"/>
              <w:rPr>
                <w:rFonts w:cs="Arial"/>
              </w:rPr>
            </w:pPr>
            <w:r w:rsidRPr="00024D5D">
              <w:rPr>
                <w:rFonts w:cs="Arial"/>
              </w:rPr>
              <w:t>Echo Buoy</w:t>
            </w:r>
          </w:p>
        </w:tc>
        <w:tc>
          <w:tcPr>
            <w:tcW w:w="1723" w:type="dxa"/>
            <w:tcBorders>
              <w:top w:val="single" w:sz="4" w:space="0" w:color="D9D9D9" w:themeColor="background1" w:themeShade="D9"/>
              <w:bottom w:val="single" w:sz="4" w:space="0" w:color="D9D9D9" w:themeColor="background1" w:themeShade="D9"/>
            </w:tcBorders>
          </w:tcPr>
          <w:p w14:paraId="19A3208A" w14:textId="77777777" w:rsidR="003A5FE8" w:rsidRPr="00024D5D" w:rsidRDefault="003A5FE8" w:rsidP="003A5FE8">
            <w:pPr>
              <w:pStyle w:val="Tabletext"/>
              <w:jc w:val="both"/>
              <w:rPr>
                <w:rFonts w:cs="Arial"/>
              </w:rPr>
            </w:pPr>
            <w:r w:rsidRPr="00024D5D">
              <w:rPr>
                <w:rFonts w:cs="Arial"/>
              </w:rPr>
              <w:t>16.45</w:t>
            </w:r>
          </w:p>
        </w:tc>
        <w:tc>
          <w:tcPr>
            <w:tcW w:w="1723" w:type="dxa"/>
            <w:tcBorders>
              <w:top w:val="single" w:sz="4" w:space="0" w:color="D9D9D9" w:themeColor="background1" w:themeShade="D9"/>
              <w:bottom w:val="single" w:sz="4" w:space="0" w:color="D9D9D9" w:themeColor="background1" w:themeShade="D9"/>
            </w:tcBorders>
          </w:tcPr>
          <w:p w14:paraId="19A3208B" w14:textId="77777777" w:rsidR="003A5FE8" w:rsidRPr="00024D5D" w:rsidRDefault="003A5FE8" w:rsidP="003A5FE8">
            <w:pPr>
              <w:pStyle w:val="Tabletext"/>
              <w:jc w:val="both"/>
              <w:rPr>
                <w:rFonts w:cs="Arial"/>
              </w:rPr>
            </w:pPr>
            <w:r w:rsidRPr="00024D5D">
              <w:rPr>
                <w:rFonts w:cs="Arial"/>
              </w:rPr>
              <w:t>Zone 2</w:t>
            </w:r>
          </w:p>
        </w:tc>
      </w:tr>
      <w:tr w:rsidR="003A5FE8" w:rsidRPr="00024D5D" w14:paraId="19A32092" w14:textId="77777777" w:rsidTr="003A5FE8">
        <w:trPr>
          <w:jc w:val="center"/>
        </w:trPr>
        <w:tc>
          <w:tcPr>
            <w:tcW w:w="1656" w:type="dxa"/>
            <w:vMerge/>
          </w:tcPr>
          <w:p w14:paraId="19A3208D" w14:textId="77777777" w:rsidR="003A5FE8" w:rsidRPr="00024D5D" w:rsidRDefault="003A5FE8" w:rsidP="003A5FE8">
            <w:pPr>
              <w:pStyle w:val="Tabletext"/>
              <w:jc w:val="both"/>
              <w:rPr>
                <w:rFonts w:cs="Arial"/>
              </w:rPr>
            </w:pPr>
          </w:p>
        </w:tc>
        <w:tc>
          <w:tcPr>
            <w:tcW w:w="1722" w:type="dxa"/>
            <w:tcBorders>
              <w:top w:val="single" w:sz="4" w:space="0" w:color="D9D9D9" w:themeColor="background1" w:themeShade="D9"/>
              <w:bottom w:val="single" w:sz="4" w:space="0" w:color="D9D9D9" w:themeColor="background1" w:themeShade="D9"/>
            </w:tcBorders>
            <w:vAlign w:val="center"/>
          </w:tcPr>
          <w:p w14:paraId="19A3208E" w14:textId="77777777" w:rsidR="003A5FE8" w:rsidRPr="00024D5D" w:rsidRDefault="003A5FE8" w:rsidP="003A5FE8">
            <w:pPr>
              <w:pStyle w:val="Tabletext"/>
              <w:jc w:val="both"/>
              <w:rPr>
                <w:rFonts w:cs="Arial"/>
              </w:rPr>
            </w:pPr>
            <w:r w:rsidRPr="00024D5D">
              <w:rPr>
                <w:rFonts w:cs="Arial"/>
              </w:rPr>
              <w:t>Echo Buoy</w:t>
            </w:r>
          </w:p>
        </w:tc>
        <w:tc>
          <w:tcPr>
            <w:tcW w:w="1722" w:type="dxa"/>
            <w:tcBorders>
              <w:top w:val="single" w:sz="4" w:space="0" w:color="D9D9D9" w:themeColor="background1" w:themeShade="D9"/>
              <w:bottom w:val="single" w:sz="4" w:space="0" w:color="D9D9D9" w:themeColor="background1" w:themeShade="D9"/>
            </w:tcBorders>
            <w:vAlign w:val="center"/>
          </w:tcPr>
          <w:p w14:paraId="19A3208F" w14:textId="77777777" w:rsidR="003A5FE8" w:rsidRPr="00024D5D" w:rsidRDefault="003A5FE8" w:rsidP="003A5FE8">
            <w:pPr>
              <w:pStyle w:val="Tabletext"/>
              <w:jc w:val="both"/>
              <w:rPr>
                <w:rFonts w:cs="Arial"/>
              </w:rPr>
            </w:pPr>
            <w:r w:rsidRPr="00024D5D">
              <w:rPr>
                <w:rFonts w:cs="Arial"/>
              </w:rPr>
              <w:t>SPB Light #15</w:t>
            </w:r>
          </w:p>
        </w:tc>
        <w:tc>
          <w:tcPr>
            <w:tcW w:w="1723" w:type="dxa"/>
            <w:tcBorders>
              <w:top w:val="single" w:sz="4" w:space="0" w:color="D9D9D9" w:themeColor="background1" w:themeShade="D9"/>
              <w:bottom w:val="single" w:sz="4" w:space="0" w:color="D9D9D9" w:themeColor="background1" w:themeShade="D9"/>
            </w:tcBorders>
          </w:tcPr>
          <w:p w14:paraId="19A32090" w14:textId="77777777" w:rsidR="003A5FE8" w:rsidRPr="00024D5D" w:rsidRDefault="003A5FE8" w:rsidP="003A5FE8">
            <w:pPr>
              <w:pStyle w:val="Tabletext"/>
              <w:jc w:val="both"/>
              <w:rPr>
                <w:rFonts w:cs="Arial"/>
              </w:rPr>
            </w:pPr>
            <w:r w:rsidRPr="00024D5D">
              <w:rPr>
                <w:rFonts w:cs="Arial"/>
              </w:rPr>
              <w:t>7.7</w:t>
            </w:r>
          </w:p>
        </w:tc>
        <w:tc>
          <w:tcPr>
            <w:tcW w:w="1723" w:type="dxa"/>
            <w:tcBorders>
              <w:top w:val="single" w:sz="4" w:space="0" w:color="D9D9D9" w:themeColor="background1" w:themeShade="D9"/>
              <w:bottom w:val="single" w:sz="4" w:space="0" w:color="D9D9D9" w:themeColor="background1" w:themeShade="D9"/>
            </w:tcBorders>
          </w:tcPr>
          <w:p w14:paraId="19A32091" w14:textId="77777777" w:rsidR="003A5FE8" w:rsidRPr="00024D5D" w:rsidRDefault="003A5FE8" w:rsidP="003A5FE8">
            <w:pPr>
              <w:pStyle w:val="Tabletext"/>
              <w:jc w:val="both"/>
              <w:rPr>
                <w:rFonts w:cs="Arial"/>
              </w:rPr>
            </w:pPr>
            <w:r w:rsidRPr="00024D5D">
              <w:rPr>
                <w:rFonts w:cs="Arial"/>
              </w:rPr>
              <w:t>Zone 5</w:t>
            </w:r>
          </w:p>
        </w:tc>
      </w:tr>
      <w:tr w:rsidR="003A5FE8" w:rsidRPr="00024D5D" w14:paraId="19A32098" w14:textId="77777777" w:rsidTr="003A5FE8">
        <w:trPr>
          <w:jc w:val="center"/>
        </w:trPr>
        <w:tc>
          <w:tcPr>
            <w:tcW w:w="1656" w:type="dxa"/>
            <w:vMerge/>
          </w:tcPr>
          <w:p w14:paraId="19A32093" w14:textId="77777777" w:rsidR="003A5FE8" w:rsidRPr="00024D5D" w:rsidRDefault="003A5FE8" w:rsidP="003A5FE8">
            <w:pPr>
              <w:pStyle w:val="Tabletext"/>
              <w:jc w:val="both"/>
              <w:rPr>
                <w:rFonts w:cs="Arial"/>
              </w:rPr>
            </w:pPr>
          </w:p>
        </w:tc>
        <w:tc>
          <w:tcPr>
            <w:tcW w:w="1722" w:type="dxa"/>
            <w:tcBorders>
              <w:top w:val="single" w:sz="4" w:space="0" w:color="D9D9D9" w:themeColor="background1" w:themeShade="D9"/>
              <w:bottom w:val="single" w:sz="4" w:space="0" w:color="D9D9D9" w:themeColor="background1" w:themeShade="D9"/>
            </w:tcBorders>
            <w:vAlign w:val="center"/>
          </w:tcPr>
          <w:p w14:paraId="19A32094" w14:textId="77777777" w:rsidR="003A5FE8" w:rsidRPr="00024D5D" w:rsidRDefault="003A5FE8" w:rsidP="003A5FE8">
            <w:pPr>
              <w:pStyle w:val="Tabletext"/>
              <w:jc w:val="both"/>
              <w:rPr>
                <w:rFonts w:cs="Arial"/>
              </w:rPr>
            </w:pPr>
            <w:r w:rsidRPr="00024D5D">
              <w:rPr>
                <w:rFonts w:cs="Arial"/>
              </w:rPr>
              <w:t>SPB Light #15</w:t>
            </w:r>
          </w:p>
        </w:tc>
        <w:tc>
          <w:tcPr>
            <w:tcW w:w="1722" w:type="dxa"/>
            <w:tcBorders>
              <w:top w:val="single" w:sz="4" w:space="0" w:color="D9D9D9" w:themeColor="background1" w:themeShade="D9"/>
              <w:bottom w:val="single" w:sz="4" w:space="0" w:color="D9D9D9" w:themeColor="background1" w:themeShade="D9"/>
            </w:tcBorders>
            <w:vAlign w:val="center"/>
          </w:tcPr>
          <w:p w14:paraId="19A32095" w14:textId="77777777" w:rsidR="003A5FE8" w:rsidRPr="00024D5D" w:rsidRDefault="003A5FE8" w:rsidP="003A5FE8">
            <w:pPr>
              <w:pStyle w:val="Tabletext"/>
              <w:jc w:val="both"/>
              <w:rPr>
                <w:rFonts w:cs="Arial"/>
              </w:rPr>
            </w:pPr>
            <w:r w:rsidRPr="00024D5D">
              <w:rPr>
                <w:rFonts w:cs="Arial"/>
              </w:rPr>
              <w:t>Near Plains Terminal</w:t>
            </w:r>
          </w:p>
        </w:tc>
        <w:tc>
          <w:tcPr>
            <w:tcW w:w="1723" w:type="dxa"/>
            <w:tcBorders>
              <w:top w:val="single" w:sz="4" w:space="0" w:color="D9D9D9" w:themeColor="background1" w:themeShade="D9"/>
              <w:bottom w:val="single" w:sz="4" w:space="0" w:color="D9D9D9" w:themeColor="background1" w:themeShade="D9"/>
            </w:tcBorders>
          </w:tcPr>
          <w:p w14:paraId="19A32096" w14:textId="77777777" w:rsidR="003A5FE8" w:rsidRPr="00024D5D" w:rsidRDefault="003A5FE8" w:rsidP="003A5FE8">
            <w:pPr>
              <w:pStyle w:val="Tabletext"/>
              <w:jc w:val="both"/>
              <w:rPr>
                <w:rFonts w:cs="Arial"/>
              </w:rPr>
            </w:pPr>
            <w:r w:rsidRPr="00024D5D">
              <w:rPr>
                <w:rFonts w:cs="Arial"/>
              </w:rPr>
              <w:t>7.9</w:t>
            </w:r>
          </w:p>
        </w:tc>
        <w:tc>
          <w:tcPr>
            <w:tcW w:w="1723" w:type="dxa"/>
            <w:tcBorders>
              <w:top w:val="single" w:sz="4" w:space="0" w:color="D9D9D9" w:themeColor="background1" w:themeShade="D9"/>
              <w:bottom w:val="single" w:sz="4" w:space="0" w:color="D9D9D9" w:themeColor="background1" w:themeShade="D9"/>
            </w:tcBorders>
          </w:tcPr>
          <w:p w14:paraId="19A32097" w14:textId="77777777" w:rsidR="003A5FE8" w:rsidRPr="00024D5D" w:rsidRDefault="003A5FE8" w:rsidP="003A5FE8">
            <w:pPr>
              <w:pStyle w:val="Tabletext"/>
              <w:jc w:val="both"/>
              <w:rPr>
                <w:rFonts w:cs="Arial"/>
              </w:rPr>
            </w:pPr>
            <w:r w:rsidRPr="00024D5D">
              <w:rPr>
                <w:rFonts w:cs="Arial"/>
              </w:rPr>
              <w:t>Zone 6</w:t>
            </w:r>
          </w:p>
        </w:tc>
      </w:tr>
      <w:tr w:rsidR="003A5FE8" w:rsidRPr="00024D5D" w14:paraId="19A3209E" w14:textId="77777777" w:rsidTr="003A5FE8">
        <w:trPr>
          <w:jc w:val="center"/>
        </w:trPr>
        <w:tc>
          <w:tcPr>
            <w:tcW w:w="1656" w:type="dxa"/>
            <w:vMerge/>
            <w:tcBorders>
              <w:bottom w:val="single" w:sz="4" w:space="0" w:color="D9D9D9" w:themeColor="background1" w:themeShade="D9"/>
            </w:tcBorders>
          </w:tcPr>
          <w:p w14:paraId="19A32099" w14:textId="77777777" w:rsidR="003A5FE8" w:rsidRPr="00024D5D" w:rsidRDefault="003A5FE8" w:rsidP="003A5FE8">
            <w:pPr>
              <w:pStyle w:val="Tabletext"/>
              <w:jc w:val="both"/>
              <w:rPr>
                <w:rFonts w:cs="Arial"/>
              </w:rPr>
            </w:pPr>
          </w:p>
        </w:tc>
        <w:tc>
          <w:tcPr>
            <w:tcW w:w="1722" w:type="dxa"/>
            <w:tcBorders>
              <w:top w:val="single" w:sz="4" w:space="0" w:color="D9D9D9" w:themeColor="background1" w:themeShade="D9"/>
              <w:bottom w:val="single" w:sz="4" w:space="0" w:color="D9D9D9" w:themeColor="background1" w:themeShade="D9"/>
            </w:tcBorders>
            <w:vAlign w:val="center"/>
          </w:tcPr>
          <w:p w14:paraId="19A3209A" w14:textId="77777777" w:rsidR="003A5FE8" w:rsidRPr="00024D5D" w:rsidRDefault="003A5FE8" w:rsidP="003A5FE8">
            <w:pPr>
              <w:pStyle w:val="Tabletext"/>
              <w:jc w:val="both"/>
              <w:rPr>
                <w:rFonts w:cs="Arial"/>
              </w:rPr>
            </w:pPr>
            <w:r w:rsidRPr="00024D5D">
              <w:rPr>
                <w:rFonts w:cs="Arial"/>
              </w:rPr>
              <w:t>Near Plains Terminal</w:t>
            </w:r>
          </w:p>
        </w:tc>
        <w:tc>
          <w:tcPr>
            <w:tcW w:w="1722" w:type="dxa"/>
            <w:tcBorders>
              <w:top w:val="single" w:sz="4" w:space="0" w:color="D9D9D9" w:themeColor="background1" w:themeShade="D9"/>
              <w:bottom w:val="single" w:sz="4" w:space="0" w:color="D9D9D9" w:themeColor="background1" w:themeShade="D9"/>
            </w:tcBorders>
            <w:vAlign w:val="center"/>
          </w:tcPr>
          <w:p w14:paraId="19A3209B" w14:textId="77777777" w:rsidR="003A5FE8" w:rsidRPr="00024D5D" w:rsidRDefault="003A5FE8" w:rsidP="003A5FE8">
            <w:pPr>
              <w:pStyle w:val="Tabletext"/>
              <w:jc w:val="both"/>
              <w:rPr>
                <w:rFonts w:cs="Arial"/>
              </w:rPr>
            </w:pPr>
            <w:r w:rsidRPr="00024D5D">
              <w:rPr>
                <w:rFonts w:cs="Arial"/>
              </w:rPr>
              <w:t>Avon Wharf</w:t>
            </w:r>
          </w:p>
        </w:tc>
        <w:tc>
          <w:tcPr>
            <w:tcW w:w="1723" w:type="dxa"/>
            <w:tcBorders>
              <w:top w:val="single" w:sz="4" w:space="0" w:color="D9D9D9" w:themeColor="background1" w:themeShade="D9"/>
              <w:bottom w:val="single" w:sz="4" w:space="0" w:color="D9D9D9" w:themeColor="background1" w:themeShade="D9"/>
            </w:tcBorders>
          </w:tcPr>
          <w:p w14:paraId="19A3209C" w14:textId="77777777" w:rsidR="003A5FE8" w:rsidRPr="00024D5D" w:rsidRDefault="003A5FE8" w:rsidP="003A5FE8">
            <w:pPr>
              <w:pStyle w:val="Tabletext"/>
              <w:jc w:val="both"/>
              <w:rPr>
                <w:rFonts w:cs="Arial"/>
              </w:rPr>
            </w:pPr>
            <w:r w:rsidRPr="00024D5D">
              <w:rPr>
                <w:rFonts w:cs="Arial"/>
              </w:rPr>
              <w:t>0.5</w:t>
            </w:r>
          </w:p>
        </w:tc>
        <w:tc>
          <w:tcPr>
            <w:tcW w:w="1723" w:type="dxa"/>
            <w:tcBorders>
              <w:top w:val="single" w:sz="4" w:space="0" w:color="D9D9D9" w:themeColor="background1" w:themeShade="D9"/>
              <w:bottom w:val="single" w:sz="4" w:space="0" w:color="D9D9D9" w:themeColor="background1" w:themeShade="D9"/>
            </w:tcBorders>
          </w:tcPr>
          <w:p w14:paraId="19A3209D" w14:textId="77777777" w:rsidR="003A5FE8" w:rsidRPr="00024D5D" w:rsidRDefault="003A5FE8" w:rsidP="003A5FE8">
            <w:pPr>
              <w:pStyle w:val="Tabletext"/>
              <w:jc w:val="both"/>
              <w:rPr>
                <w:rFonts w:cs="Arial"/>
              </w:rPr>
            </w:pPr>
            <w:r w:rsidRPr="00024D5D">
              <w:rPr>
                <w:rFonts w:cs="Arial"/>
              </w:rPr>
              <w:t>Zone 6</w:t>
            </w:r>
          </w:p>
        </w:tc>
      </w:tr>
      <w:tr w:rsidR="003A5FE8" w:rsidRPr="00024D5D" w14:paraId="19A320A4" w14:textId="77777777" w:rsidTr="003A5FE8">
        <w:trPr>
          <w:jc w:val="center"/>
        </w:trPr>
        <w:tc>
          <w:tcPr>
            <w:tcW w:w="1656" w:type="dxa"/>
            <w:vMerge w:val="restart"/>
            <w:tcBorders>
              <w:top w:val="single" w:sz="4" w:space="0" w:color="D9D9D9" w:themeColor="background1" w:themeShade="D9"/>
            </w:tcBorders>
          </w:tcPr>
          <w:p w14:paraId="19A3209F" w14:textId="77777777" w:rsidR="003A5FE8" w:rsidRPr="00024D5D" w:rsidRDefault="003A5FE8" w:rsidP="003A5FE8">
            <w:pPr>
              <w:pStyle w:val="Tabletext"/>
              <w:jc w:val="both"/>
              <w:rPr>
                <w:rFonts w:cs="Arial"/>
              </w:rPr>
            </w:pPr>
            <w:r w:rsidRPr="00024D5D">
              <w:rPr>
                <w:rFonts w:cs="Arial"/>
              </w:rPr>
              <w:t>Outbound</w:t>
            </w:r>
          </w:p>
        </w:tc>
        <w:tc>
          <w:tcPr>
            <w:tcW w:w="1722" w:type="dxa"/>
            <w:tcBorders>
              <w:top w:val="single" w:sz="4" w:space="0" w:color="D9D9D9" w:themeColor="background1" w:themeShade="D9"/>
              <w:bottom w:val="single" w:sz="4" w:space="0" w:color="D9D9D9" w:themeColor="background1" w:themeShade="D9"/>
            </w:tcBorders>
            <w:vAlign w:val="center"/>
          </w:tcPr>
          <w:p w14:paraId="19A320A0" w14:textId="77777777" w:rsidR="003A5FE8" w:rsidRPr="00024D5D" w:rsidRDefault="003A5FE8" w:rsidP="003A5FE8">
            <w:pPr>
              <w:pStyle w:val="Tabletext"/>
              <w:jc w:val="both"/>
              <w:rPr>
                <w:rFonts w:cs="Arial"/>
              </w:rPr>
            </w:pPr>
            <w:r w:rsidRPr="00024D5D">
              <w:rPr>
                <w:rFonts w:cs="Arial"/>
              </w:rPr>
              <w:t>Avon Wharf</w:t>
            </w:r>
          </w:p>
        </w:tc>
        <w:tc>
          <w:tcPr>
            <w:tcW w:w="1722" w:type="dxa"/>
            <w:tcBorders>
              <w:top w:val="single" w:sz="4" w:space="0" w:color="D9D9D9" w:themeColor="background1" w:themeShade="D9"/>
              <w:bottom w:val="single" w:sz="4" w:space="0" w:color="D9D9D9" w:themeColor="background1" w:themeShade="D9"/>
            </w:tcBorders>
            <w:vAlign w:val="center"/>
          </w:tcPr>
          <w:p w14:paraId="19A320A1" w14:textId="77777777" w:rsidR="003A5FE8" w:rsidRPr="00024D5D" w:rsidRDefault="003A5FE8" w:rsidP="003A5FE8">
            <w:pPr>
              <w:pStyle w:val="Tabletext"/>
              <w:jc w:val="both"/>
              <w:rPr>
                <w:rFonts w:cs="Arial"/>
              </w:rPr>
            </w:pPr>
            <w:r w:rsidRPr="00024D5D">
              <w:rPr>
                <w:rFonts w:cs="Arial"/>
              </w:rPr>
              <w:t>Near Plains Terminal</w:t>
            </w:r>
          </w:p>
        </w:tc>
        <w:tc>
          <w:tcPr>
            <w:tcW w:w="1723" w:type="dxa"/>
            <w:tcBorders>
              <w:top w:val="single" w:sz="4" w:space="0" w:color="D9D9D9" w:themeColor="background1" w:themeShade="D9"/>
              <w:bottom w:val="single" w:sz="4" w:space="0" w:color="D9D9D9" w:themeColor="background1" w:themeShade="D9"/>
            </w:tcBorders>
          </w:tcPr>
          <w:p w14:paraId="19A320A2" w14:textId="77777777" w:rsidR="003A5FE8" w:rsidRPr="00024D5D" w:rsidRDefault="003A5FE8" w:rsidP="003A5FE8">
            <w:pPr>
              <w:pStyle w:val="Tabletext"/>
              <w:jc w:val="both"/>
              <w:rPr>
                <w:rFonts w:cs="Arial"/>
              </w:rPr>
            </w:pPr>
            <w:r w:rsidRPr="00024D5D">
              <w:rPr>
                <w:rFonts w:cs="Arial"/>
              </w:rPr>
              <w:t>0.5</w:t>
            </w:r>
          </w:p>
        </w:tc>
        <w:tc>
          <w:tcPr>
            <w:tcW w:w="1723" w:type="dxa"/>
            <w:tcBorders>
              <w:top w:val="single" w:sz="4" w:space="0" w:color="D9D9D9" w:themeColor="background1" w:themeShade="D9"/>
              <w:bottom w:val="single" w:sz="4" w:space="0" w:color="D9D9D9" w:themeColor="background1" w:themeShade="D9"/>
            </w:tcBorders>
          </w:tcPr>
          <w:p w14:paraId="19A320A3" w14:textId="77777777" w:rsidR="003A5FE8" w:rsidRPr="00024D5D" w:rsidRDefault="003A5FE8" w:rsidP="003A5FE8">
            <w:pPr>
              <w:pStyle w:val="Tabletext"/>
              <w:jc w:val="both"/>
              <w:rPr>
                <w:rFonts w:cs="Arial"/>
              </w:rPr>
            </w:pPr>
            <w:r w:rsidRPr="00024D5D">
              <w:rPr>
                <w:rFonts w:cs="Arial"/>
              </w:rPr>
              <w:t>Zone 6</w:t>
            </w:r>
          </w:p>
        </w:tc>
      </w:tr>
      <w:tr w:rsidR="003A5FE8" w:rsidRPr="00024D5D" w14:paraId="19A320AA" w14:textId="77777777" w:rsidTr="003A5FE8">
        <w:trPr>
          <w:jc w:val="center"/>
        </w:trPr>
        <w:tc>
          <w:tcPr>
            <w:tcW w:w="1656" w:type="dxa"/>
            <w:vMerge/>
            <w:vAlign w:val="center"/>
          </w:tcPr>
          <w:p w14:paraId="19A320A5" w14:textId="77777777" w:rsidR="003A5FE8" w:rsidRPr="00024D5D" w:rsidRDefault="003A5FE8" w:rsidP="003A5FE8">
            <w:pPr>
              <w:pStyle w:val="Tabletext"/>
              <w:jc w:val="both"/>
              <w:rPr>
                <w:rFonts w:cs="Arial"/>
              </w:rPr>
            </w:pPr>
          </w:p>
        </w:tc>
        <w:tc>
          <w:tcPr>
            <w:tcW w:w="1722" w:type="dxa"/>
            <w:tcBorders>
              <w:top w:val="single" w:sz="4" w:space="0" w:color="D9D9D9" w:themeColor="background1" w:themeShade="D9"/>
              <w:bottom w:val="single" w:sz="4" w:space="0" w:color="D9D9D9" w:themeColor="background1" w:themeShade="D9"/>
            </w:tcBorders>
            <w:vAlign w:val="center"/>
          </w:tcPr>
          <w:p w14:paraId="19A320A6" w14:textId="77777777" w:rsidR="003A5FE8" w:rsidRPr="00024D5D" w:rsidRDefault="003A5FE8" w:rsidP="003A5FE8">
            <w:pPr>
              <w:pStyle w:val="Tabletext"/>
              <w:jc w:val="both"/>
              <w:rPr>
                <w:rFonts w:cs="Arial"/>
              </w:rPr>
            </w:pPr>
            <w:r w:rsidRPr="00024D5D">
              <w:rPr>
                <w:rFonts w:cs="Arial"/>
              </w:rPr>
              <w:t>Near Plains Terminal</w:t>
            </w:r>
          </w:p>
        </w:tc>
        <w:tc>
          <w:tcPr>
            <w:tcW w:w="1722" w:type="dxa"/>
            <w:tcBorders>
              <w:top w:val="single" w:sz="4" w:space="0" w:color="D9D9D9" w:themeColor="background1" w:themeShade="D9"/>
              <w:bottom w:val="single" w:sz="4" w:space="0" w:color="D9D9D9" w:themeColor="background1" w:themeShade="D9"/>
            </w:tcBorders>
            <w:vAlign w:val="center"/>
          </w:tcPr>
          <w:p w14:paraId="19A320A7" w14:textId="77777777" w:rsidR="003A5FE8" w:rsidRPr="00024D5D" w:rsidRDefault="003A5FE8" w:rsidP="003A5FE8">
            <w:pPr>
              <w:pStyle w:val="Tabletext"/>
              <w:jc w:val="both"/>
              <w:rPr>
                <w:rFonts w:cs="Arial"/>
              </w:rPr>
            </w:pPr>
            <w:r w:rsidRPr="00024D5D">
              <w:rPr>
                <w:rFonts w:cs="Arial"/>
              </w:rPr>
              <w:t>SPB Light #15</w:t>
            </w:r>
          </w:p>
        </w:tc>
        <w:tc>
          <w:tcPr>
            <w:tcW w:w="1723" w:type="dxa"/>
            <w:tcBorders>
              <w:top w:val="single" w:sz="4" w:space="0" w:color="D9D9D9" w:themeColor="background1" w:themeShade="D9"/>
              <w:bottom w:val="single" w:sz="4" w:space="0" w:color="D9D9D9" w:themeColor="background1" w:themeShade="D9"/>
            </w:tcBorders>
          </w:tcPr>
          <w:p w14:paraId="19A320A8" w14:textId="77777777" w:rsidR="003A5FE8" w:rsidRPr="00024D5D" w:rsidRDefault="003A5FE8" w:rsidP="003A5FE8">
            <w:pPr>
              <w:pStyle w:val="Tabletext"/>
              <w:jc w:val="both"/>
              <w:rPr>
                <w:rFonts w:cs="Arial"/>
              </w:rPr>
            </w:pPr>
            <w:r w:rsidRPr="00024D5D">
              <w:rPr>
                <w:rFonts w:cs="Arial"/>
              </w:rPr>
              <w:t>7.9</w:t>
            </w:r>
          </w:p>
        </w:tc>
        <w:tc>
          <w:tcPr>
            <w:tcW w:w="1723" w:type="dxa"/>
            <w:tcBorders>
              <w:top w:val="single" w:sz="4" w:space="0" w:color="D9D9D9" w:themeColor="background1" w:themeShade="D9"/>
              <w:bottom w:val="single" w:sz="4" w:space="0" w:color="D9D9D9" w:themeColor="background1" w:themeShade="D9"/>
            </w:tcBorders>
          </w:tcPr>
          <w:p w14:paraId="19A320A9" w14:textId="77777777" w:rsidR="003A5FE8" w:rsidRPr="00024D5D" w:rsidRDefault="003A5FE8" w:rsidP="003A5FE8">
            <w:pPr>
              <w:pStyle w:val="Tabletext"/>
              <w:jc w:val="both"/>
              <w:rPr>
                <w:rFonts w:cs="Arial"/>
              </w:rPr>
            </w:pPr>
            <w:r w:rsidRPr="00024D5D">
              <w:rPr>
                <w:rFonts w:cs="Arial"/>
              </w:rPr>
              <w:t>Zone 6</w:t>
            </w:r>
          </w:p>
        </w:tc>
      </w:tr>
      <w:tr w:rsidR="003A5FE8" w:rsidRPr="00024D5D" w14:paraId="19A320B0" w14:textId="77777777" w:rsidTr="003A5FE8">
        <w:trPr>
          <w:jc w:val="center"/>
        </w:trPr>
        <w:tc>
          <w:tcPr>
            <w:tcW w:w="1656" w:type="dxa"/>
            <w:vMerge/>
            <w:vAlign w:val="center"/>
          </w:tcPr>
          <w:p w14:paraId="19A320AB" w14:textId="77777777" w:rsidR="003A5FE8" w:rsidRPr="00024D5D" w:rsidRDefault="003A5FE8" w:rsidP="003A5FE8">
            <w:pPr>
              <w:pStyle w:val="Tabletext"/>
              <w:jc w:val="both"/>
              <w:rPr>
                <w:rFonts w:cs="Arial"/>
              </w:rPr>
            </w:pPr>
          </w:p>
        </w:tc>
        <w:tc>
          <w:tcPr>
            <w:tcW w:w="1722" w:type="dxa"/>
            <w:tcBorders>
              <w:top w:val="single" w:sz="4" w:space="0" w:color="D9D9D9" w:themeColor="background1" w:themeShade="D9"/>
              <w:bottom w:val="single" w:sz="4" w:space="0" w:color="D9D9D9" w:themeColor="background1" w:themeShade="D9"/>
            </w:tcBorders>
            <w:vAlign w:val="center"/>
          </w:tcPr>
          <w:p w14:paraId="19A320AC" w14:textId="77777777" w:rsidR="003A5FE8" w:rsidRPr="00024D5D" w:rsidRDefault="003A5FE8" w:rsidP="003A5FE8">
            <w:pPr>
              <w:pStyle w:val="Tabletext"/>
              <w:jc w:val="both"/>
              <w:rPr>
                <w:rFonts w:cs="Arial"/>
              </w:rPr>
            </w:pPr>
            <w:r w:rsidRPr="00024D5D">
              <w:rPr>
                <w:rFonts w:cs="Arial"/>
              </w:rPr>
              <w:t>SPB Light #15</w:t>
            </w:r>
          </w:p>
        </w:tc>
        <w:tc>
          <w:tcPr>
            <w:tcW w:w="1722" w:type="dxa"/>
            <w:tcBorders>
              <w:top w:val="single" w:sz="4" w:space="0" w:color="D9D9D9" w:themeColor="background1" w:themeShade="D9"/>
              <w:bottom w:val="single" w:sz="4" w:space="0" w:color="D9D9D9" w:themeColor="background1" w:themeShade="D9"/>
            </w:tcBorders>
            <w:vAlign w:val="center"/>
          </w:tcPr>
          <w:p w14:paraId="19A320AD" w14:textId="77777777" w:rsidR="003A5FE8" w:rsidRPr="00024D5D" w:rsidRDefault="003A5FE8" w:rsidP="003A5FE8">
            <w:pPr>
              <w:pStyle w:val="Tabletext"/>
              <w:jc w:val="both"/>
              <w:rPr>
                <w:rFonts w:cs="Arial"/>
              </w:rPr>
            </w:pPr>
            <w:r w:rsidRPr="00024D5D">
              <w:rPr>
                <w:rFonts w:cs="Arial"/>
              </w:rPr>
              <w:t>COLREGS Line</w:t>
            </w:r>
          </w:p>
        </w:tc>
        <w:tc>
          <w:tcPr>
            <w:tcW w:w="1723" w:type="dxa"/>
            <w:tcBorders>
              <w:top w:val="single" w:sz="4" w:space="0" w:color="D9D9D9" w:themeColor="background1" w:themeShade="D9"/>
              <w:bottom w:val="single" w:sz="4" w:space="0" w:color="D9D9D9" w:themeColor="background1" w:themeShade="D9"/>
            </w:tcBorders>
          </w:tcPr>
          <w:p w14:paraId="19A320AE" w14:textId="77777777" w:rsidR="003A5FE8" w:rsidRPr="00024D5D" w:rsidRDefault="003A5FE8" w:rsidP="003A5FE8">
            <w:pPr>
              <w:pStyle w:val="Tabletext"/>
              <w:jc w:val="both"/>
              <w:rPr>
                <w:rFonts w:cs="Arial"/>
              </w:rPr>
            </w:pPr>
            <w:r w:rsidRPr="00024D5D">
              <w:rPr>
                <w:rFonts w:cs="Arial"/>
              </w:rPr>
              <w:t>26.45</w:t>
            </w:r>
          </w:p>
        </w:tc>
        <w:tc>
          <w:tcPr>
            <w:tcW w:w="1723" w:type="dxa"/>
            <w:tcBorders>
              <w:top w:val="single" w:sz="4" w:space="0" w:color="D9D9D9" w:themeColor="background1" w:themeShade="D9"/>
              <w:bottom w:val="single" w:sz="4" w:space="0" w:color="D9D9D9" w:themeColor="background1" w:themeShade="D9"/>
            </w:tcBorders>
          </w:tcPr>
          <w:p w14:paraId="19A320AF" w14:textId="77777777" w:rsidR="003A5FE8" w:rsidRPr="00024D5D" w:rsidRDefault="003A5FE8" w:rsidP="003A5FE8">
            <w:pPr>
              <w:pStyle w:val="Tabletext"/>
              <w:jc w:val="both"/>
              <w:rPr>
                <w:rFonts w:cs="Arial"/>
              </w:rPr>
            </w:pPr>
            <w:r w:rsidRPr="00024D5D">
              <w:rPr>
                <w:rFonts w:cs="Arial"/>
              </w:rPr>
              <w:t>Zones 1, 2, and 5</w:t>
            </w:r>
          </w:p>
        </w:tc>
      </w:tr>
      <w:tr w:rsidR="003A5FE8" w:rsidRPr="00024D5D" w14:paraId="19A320B6" w14:textId="77777777" w:rsidTr="003A5FE8">
        <w:trPr>
          <w:jc w:val="center"/>
        </w:trPr>
        <w:tc>
          <w:tcPr>
            <w:tcW w:w="1656" w:type="dxa"/>
            <w:vMerge/>
            <w:tcBorders>
              <w:bottom w:val="single" w:sz="4" w:space="0" w:color="auto"/>
            </w:tcBorders>
            <w:vAlign w:val="center"/>
          </w:tcPr>
          <w:p w14:paraId="19A320B1" w14:textId="77777777" w:rsidR="003A5FE8" w:rsidRPr="00024D5D" w:rsidRDefault="003A5FE8" w:rsidP="003A5FE8">
            <w:pPr>
              <w:pStyle w:val="Tabletext"/>
              <w:jc w:val="both"/>
              <w:rPr>
                <w:rFonts w:cs="Arial"/>
              </w:rPr>
            </w:pPr>
          </w:p>
        </w:tc>
        <w:tc>
          <w:tcPr>
            <w:tcW w:w="1722" w:type="dxa"/>
            <w:tcBorders>
              <w:top w:val="single" w:sz="4" w:space="0" w:color="D9D9D9" w:themeColor="background1" w:themeShade="D9"/>
              <w:bottom w:val="single" w:sz="4" w:space="0" w:color="auto"/>
            </w:tcBorders>
            <w:vAlign w:val="center"/>
          </w:tcPr>
          <w:p w14:paraId="19A320B2" w14:textId="77777777" w:rsidR="003A5FE8" w:rsidRPr="00024D5D" w:rsidRDefault="003A5FE8" w:rsidP="003A5FE8">
            <w:pPr>
              <w:pStyle w:val="Tabletext"/>
              <w:jc w:val="both"/>
              <w:rPr>
                <w:rFonts w:cs="Arial"/>
              </w:rPr>
            </w:pPr>
            <w:r w:rsidRPr="00024D5D">
              <w:rPr>
                <w:rFonts w:cs="Arial"/>
              </w:rPr>
              <w:t>COLREGS Line</w:t>
            </w:r>
          </w:p>
        </w:tc>
        <w:tc>
          <w:tcPr>
            <w:tcW w:w="1722" w:type="dxa"/>
            <w:tcBorders>
              <w:top w:val="single" w:sz="4" w:space="0" w:color="D9D9D9" w:themeColor="background1" w:themeShade="D9"/>
              <w:bottom w:val="single" w:sz="4" w:space="0" w:color="auto"/>
            </w:tcBorders>
            <w:vAlign w:val="center"/>
          </w:tcPr>
          <w:p w14:paraId="19A320B3" w14:textId="77777777" w:rsidR="003A5FE8" w:rsidRPr="00024D5D" w:rsidRDefault="003A5FE8" w:rsidP="003A5FE8">
            <w:pPr>
              <w:pStyle w:val="Tabletext"/>
              <w:jc w:val="both"/>
              <w:rPr>
                <w:rFonts w:cs="Arial"/>
              </w:rPr>
            </w:pPr>
            <w:r w:rsidRPr="00024D5D">
              <w:rPr>
                <w:rFonts w:cs="Arial"/>
              </w:rPr>
              <w:t>Pilot Boarding (Sea Buoy)</w:t>
            </w:r>
          </w:p>
        </w:tc>
        <w:tc>
          <w:tcPr>
            <w:tcW w:w="1723" w:type="dxa"/>
            <w:tcBorders>
              <w:top w:val="single" w:sz="4" w:space="0" w:color="D9D9D9" w:themeColor="background1" w:themeShade="D9"/>
              <w:bottom w:val="single" w:sz="4" w:space="0" w:color="auto"/>
            </w:tcBorders>
          </w:tcPr>
          <w:p w14:paraId="19A320B4" w14:textId="77777777" w:rsidR="003A5FE8" w:rsidRPr="00024D5D" w:rsidRDefault="003A5FE8" w:rsidP="003A5FE8">
            <w:pPr>
              <w:pStyle w:val="Tabletext"/>
              <w:jc w:val="both"/>
              <w:rPr>
                <w:rFonts w:cs="Arial"/>
              </w:rPr>
            </w:pPr>
            <w:r w:rsidRPr="00024D5D">
              <w:rPr>
                <w:rFonts w:cs="Arial"/>
              </w:rPr>
              <w:t>8.8</w:t>
            </w:r>
          </w:p>
        </w:tc>
        <w:tc>
          <w:tcPr>
            <w:tcW w:w="1723" w:type="dxa"/>
            <w:tcBorders>
              <w:top w:val="single" w:sz="4" w:space="0" w:color="D9D9D9" w:themeColor="background1" w:themeShade="D9"/>
              <w:bottom w:val="single" w:sz="4" w:space="0" w:color="auto"/>
            </w:tcBorders>
          </w:tcPr>
          <w:p w14:paraId="19A320B5" w14:textId="77777777" w:rsidR="003A5FE8" w:rsidRPr="00024D5D" w:rsidRDefault="003A5FE8" w:rsidP="003A5FE8">
            <w:pPr>
              <w:pStyle w:val="Tabletext"/>
              <w:jc w:val="both"/>
              <w:rPr>
                <w:rFonts w:cs="Arial"/>
              </w:rPr>
            </w:pPr>
            <w:r w:rsidRPr="00024D5D">
              <w:rPr>
                <w:rFonts w:cs="Arial"/>
              </w:rPr>
              <w:t>N/A</w:t>
            </w:r>
          </w:p>
        </w:tc>
      </w:tr>
    </w:tbl>
    <w:p w14:paraId="19A320B7" w14:textId="77777777" w:rsidR="003A5FE8" w:rsidRPr="00024D5D" w:rsidRDefault="003A5FE8" w:rsidP="003A5FE8">
      <w:pPr>
        <w:pStyle w:val="12space"/>
        <w:jc w:val="both"/>
        <w:rPr>
          <w:rFonts w:ascii="Arial" w:hAnsi="Arial" w:cs="Arial"/>
        </w:rPr>
      </w:pPr>
    </w:p>
    <w:p w14:paraId="19A320B8" w14:textId="77777777" w:rsidR="003A5FE8" w:rsidRPr="00024D5D" w:rsidRDefault="003A5FE8" w:rsidP="00BE2FD5">
      <w:pPr>
        <w:pStyle w:val="Heading4"/>
        <w:numPr>
          <w:ilvl w:val="0"/>
          <w:numId w:val="21"/>
        </w:numPr>
        <w:jc w:val="both"/>
        <w:rPr>
          <w:rFonts w:ascii="Arial" w:hAnsi="Arial" w:cs="Arial"/>
        </w:rPr>
      </w:pPr>
      <w:r w:rsidRPr="00024D5D">
        <w:rPr>
          <w:rFonts w:ascii="Arial" w:hAnsi="Arial" w:cs="Arial"/>
        </w:rPr>
        <w:t>Tanker Ships</w:t>
      </w:r>
    </w:p>
    <w:p w14:paraId="19A320B9" w14:textId="77777777" w:rsidR="0085115E" w:rsidRDefault="0085115E" w:rsidP="003A5FE8">
      <w:pPr>
        <w:pStyle w:val="12space"/>
        <w:jc w:val="both"/>
        <w:rPr>
          <w:rFonts w:ascii="Arial" w:hAnsi="Arial" w:cs="Arial"/>
        </w:rPr>
      </w:pPr>
    </w:p>
    <w:p w14:paraId="19A320BA" w14:textId="77777777" w:rsidR="003A5FE8" w:rsidRPr="00024D5D" w:rsidRDefault="003A5FE8" w:rsidP="003A5FE8">
      <w:pPr>
        <w:pStyle w:val="12space"/>
        <w:jc w:val="both"/>
        <w:rPr>
          <w:rFonts w:ascii="Arial" w:hAnsi="Arial" w:cs="Arial"/>
        </w:rPr>
      </w:pPr>
      <w:r w:rsidRPr="00024D5D">
        <w:rPr>
          <w:rFonts w:ascii="Arial" w:hAnsi="Arial" w:cs="Arial"/>
        </w:rPr>
        <w:t xml:space="preserve">Tanker ships are self-propelled marine vessels that are equipped with a propulsion (main) engine, two to four auxiliary engines, and an auxiliary boiler. The onboard cargo discharge pumps are either steam driven (use steam generated by auxiliary boiler) or electric-driven (use electricity generated by auxiliary engines). Auxiliary engines are typically medium speed, compression ignition engines. </w:t>
      </w:r>
      <w:r w:rsidRPr="00024D5D">
        <w:rPr>
          <w:rFonts w:ascii="Arial" w:hAnsi="Arial" w:cs="Arial"/>
          <w:b/>
          <w:i/>
        </w:rPr>
        <w:t>Table 3</w:t>
      </w:r>
      <w:r w:rsidRPr="00024D5D">
        <w:rPr>
          <w:rFonts w:ascii="Arial" w:hAnsi="Arial" w:cs="Arial"/>
        </w:rPr>
        <w:t xml:space="preserve"> presents the tanker ship operating mode, speed, duration, and number of tugboats required per segment. Note that ships not carrying product do not require an escort tug. Ships that are carrying product require 1 escort tug, except during maneuvering. Therefore, in </w:t>
      </w:r>
      <w:r w:rsidRPr="00024D5D">
        <w:rPr>
          <w:rFonts w:ascii="Arial" w:hAnsi="Arial" w:cs="Arial"/>
          <w:b/>
          <w:i/>
        </w:rPr>
        <w:t>Table 3</w:t>
      </w:r>
      <w:r w:rsidRPr="00024D5D">
        <w:rPr>
          <w:rFonts w:ascii="Arial" w:hAnsi="Arial" w:cs="Arial"/>
        </w:rPr>
        <w:t>, the number of tugboats required depend on whether the ship is empty or carrying product.</w:t>
      </w:r>
    </w:p>
    <w:p w14:paraId="19A320BB" w14:textId="77777777" w:rsidR="003A5FE8" w:rsidRPr="00024D5D" w:rsidRDefault="003A5FE8" w:rsidP="003A5FE8">
      <w:pPr>
        <w:pStyle w:val="TableNoTitle"/>
        <w:jc w:val="left"/>
        <w:rPr>
          <w:rFonts w:cs="Arial"/>
        </w:rPr>
      </w:pPr>
      <w:r w:rsidRPr="00024D5D">
        <w:rPr>
          <w:rFonts w:cs="Arial"/>
        </w:rPr>
        <w:t xml:space="preserve">Table 3. </w:t>
      </w:r>
      <w:r w:rsidRPr="00024D5D">
        <w:rPr>
          <w:rFonts w:cs="Arial"/>
        </w:rPr>
        <w:br/>
        <w:t>Tanker Ship Operating Mode, Speed, Duration, and Number of Tugboats Required per Segment</w:t>
      </w:r>
    </w:p>
    <w:tbl>
      <w:tblPr>
        <w:tblW w:w="5048" w:type="pct"/>
        <w:jc w:val="center"/>
        <w:tblBorders>
          <w:top w:val="single" w:sz="4" w:space="0" w:color="auto"/>
          <w:bottom w:val="single" w:sz="4" w:space="0" w:color="auto"/>
          <w:insideH w:val="single" w:sz="12" w:space="0" w:color="auto"/>
        </w:tblBorders>
        <w:tblCellMar>
          <w:left w:w="101" w:type="dxa"/>
          <w:right w:w="101" w:type="dxa"/>
        </w:tblCellMar>
        <w:tblLook w:val="04A0" w:firstRow="1" w:lastRow="0" w:firstColumn="1" w:lastColumn="0" w:noHBand="0" w:noVBand="1"/>
      </w:tblPr>
      <w:tblGrid>
        <w:gridCol w:w="967"/>
        <w:gridCol w:w="1771"/>
        <w:gridCol w:w="1771"/>
        <w:gridCol w:w="1247"/>
        <w:gridCol w:w="1077"/>
        <w:gridCol w:w="1139"/>
        <w:gridCol w:w="955"/>
      </w:tblGrid>
      <w:tr w:rsidR="003A5FE8" w:rsidRPr="00024D5D" w14:paraId="19A320BF" w14:textId="77777777" w:rsidTr="003A5FE8">
        <w:trPr>
          <w:cantSplit/>
          <w:tblHeader/>
          <w:jc w:val="center"/>
        </w:trPr>
        <w:tc>
          <w:tcPr>
            <w:tcW w:w="525" w:type="pct"/>
            <w:vMerge w:val="restart"/>
            <w:vAlign w:val="center"/>
          </w:tcPr>
          <w:p w14:paraId="19A320BC" w14:textId="77777777" w:rsidR="003A5FE8" w:rsidRPr="00024D5D" w:rsidRDefault="003A5FE8" w:rsidP="003A5FE8">
            <w:pPr>
              <w:pStyle w:val="Tablecolumnheading"/>
              <w:jc w:val="both"/>
              <w:rPr>
                <w:rFonts w:cs="Arial"/>
              </w:rPr>
            </w:pPr>
            <w:r w:rsidRPr="00024D5D">
              <w:rPr>
                <w:rFonts w:cs="Arial"/>
              </w:rPr>
              <w:t>Inbound / Docked / Outbound</w:t>
            </w:r>
          </w:p>
        </w:tc>
        <w:tc>
          <w:tcPr>
            <w:tcW w:w="1990" w:type="pct"/>
            <w:gridSpan w:val="2"/>
            <w:tcBorders>
              <w:top w:val="single" w:sz="4" w:space="0" w:color="auto"/>
              <w:bottom w:val="single" w:sz="4" w:space="0" w:color="auto"/>
            </w:tcBorders>
            <w:vAlign w:val="center"/>
          </w:tcPr>
          <w:p w14:paraId="19A320BD" w14:textId="77777777" w:rsidR="003A5FE8" w:rsidRPr="00024D5D" w:rsidRDefault="003A5FE8" w:rsidP="003A5FE8">
            <w:pPr>
              <w:pStyle w:val="Tablecolumnheading"/>
              <w:spacing w:after="60"/>
              <w:jc w:val="both"/>
              <w:rPr>
                <w:rFonts w:cs="Arial"/>
              </w:rPr>
            </w:pPr>
            <w:r w:rsidRPr="00024D5D">
              <w:rPr>
                <w:rFonts w:cs="Arial"/>
              </w:rPr>
              <w:t>Segment</w:t>
            </w:r>
          </w:p>
        </w:tc>
        <w:tc>
          <w:tcPr>
            <w:tcW w:w="2484" w:type="pct"/>
            <w:gridSpan w:val="4"/>
            <w:tcBorders>
              <w:top w:val="single" w:sz="4" w:space="0" w:color="auto"/>
              <w:bottom w:val="single" w:sz="4" w:space="0" w:color="D9D9D9" w:themeColor="background1" w:themeShade="D9"/>
            </w:tcBorders>
          </w:tcPr>
          <w:p w14:paraId="19A320BE" w14:textId="77777777" w:rsidR="003A5FE8" w:rsidRPr="00024D5D" w:rsidRDefault="003A5FE8" w:rsidP="003A5FE8">
            <w:pPr>
              <w:pStyle w:val="Tablecolumnheading"/>
              <w:spacing w:after="60"/>
              <w:jc w:val="both"/>
              <w:rPr>
                <w:rFonts w:cs="Arial"/>
              </w:rPr>
            </w:pPr>
            <w:r w:rsidRPr="00024D5D">
              <w:rPr>
                <w:rFonts w:cs="Arial"/>
              </w:rPr>
              <w:t>Tanker Ships</w:t>
            </w:r>
          </w:p>
        </w:tc>
      </w:tr>
      <w:tr w:rsidR="003A5FE8" w:rsidRPr="00024D5D" w14:paraId="19A320C7" w14:textId="77777777" w:rsidTr="003A5FE8">
        <w:trPr>
          <w:cantSplit/>
          <w:tblHeader/>
          <w:jc w:val="center"/>
        </w:trPr>
        <w:tc>
          <w:tcPr>
            <w:tcW w:w="525" w:type="pct"/>
            <w:vMerge/>
            <w:tcBorders>
              <w:bottom w:val="single" w:sz="12" w:space="0" w:color="auto"/>
            </w:tcBorders>
            <w:vAlign w:val="center"/>
          </w:tcPr>
          <w:p w14:paraId="19A320C0" w14:textId="77777777" w:rsidR="003A5FE8" w:rsidRPr="00024D5D" w:rsidRDefault="003A5FE8" w:rsidP="003A5FE8">
            <w:pPr>
              <w:pStyle w:val="Tablecolumnheading"/>
              <w:jc w:val="both"/>
              <w:rPr>
                <w:rFonts w:cs="Arial"/>
              </w:rPr>
            </w:pPr>
          </w:p>
        </w:tc>
        <w:tc>
          <w:tcPr>
            <w:tcW w:w="995" w:type="pct"/>
            <w:tcBorders>
              <w:top w:val="single" w:sz="4" w:space="0" w:color="auto"/>
            </w:tcBorders>
            <w:vAlign w:val="center"/>
          </w:tcPr>
          <w:p w14:paraId="19A320C1" w14:textId="77777777" w:rsidR="003A5FE8" w:rsidRPr="00024D5D" w:rsidRDefault="003A5FE8" w:rsidP="003A5FE8">
            <w:pPr>
              <w:pStyle w:val="Tablecolumnheading"/>
              <w:spacing w:before="60"/>
              <w:jc w:val="both"/>
              <w:rPr>
                <w:rFonts w:cs="Arial"/>
              </w:rPr>
            </w:pPr>
            <w:r w:rsidRPr="00024D5D">
              <w:rPr>
                <w:rFonts w:cs="Arial"/>
              </w:rPr>
              <w:t>From</w:t>
            </w:r>
          </w:p>
        </w:tc>
        <w:tc>
          <w:tcPr>
            <w:tcW w:w="995" w:type="pct"/>
            <w:tcBorders>
              <w:top w:val="single" w:sz="4" w:space="0" w:color="auto"/>
            </w:tcBorders>
            <w:vAlign w:val="center"/>
          </w:tcPr>
          <w:p w14:paraId="19A320C2" w14:textId="77777777" w:rsidR="003A5FE8" w:rsidRPr="00024D5D" w:rsidRDefault="003A5FE8" w:rsidP="003A5FE8">
            <w:pPr>
              <w:pStyle w:val="Tablecolumnheading"/>
              <w:spacing w:before="60"/>
              <w:jc w:val="both"/>
              <w:rPr>
                <w:rFonts w:cs="Arial"/>
              </w:rPr>
            </w:pPr>
            <w:r w:rsidRPr="00024D5D">
              <w:rPr>
                <w:rFonts w:cs="Arial"/>
              </w:rPr>
              <w:t>To</w:t>
            </w:r>
          </w:p>
        </w:tc>
        <w:tc>
          <w:tcPr>
            <w:tcW w:w="701" w:type="pct"/>
            <w:tcBorders>
              <w:top w:val="single" w:sz="4" w:space="0" w:color="auto"/>
            </w:tcBorders>
            <w:vAlign w:val="center"/>
          </w:tcPr>
          <w:p w14:paraId="19A320C3" w14:textId="77777777" w:rsidR="003A5FE8" w:rsidRPr="00024D5D" w:rsidRDefault="003A5FE8" w:rsidP="003A5FE8">
            <w:pPr>
              <w:pStyle w:val="Tablecolumnheading"/>
              <w:spacing w:before="60"/>
              <w:jc w:val="both"/>
              <w:rPr>
                <w:rFonts w:cs="Arial"/>
              </w:rPr>
            </w:pPr>
            <w:r w:rsidRPr="00024D5D">
              <w:rPr>
                <w:rFonts w:cs="Arial"/>
              </w:rPr>
              <w:t>Operating Mode</w:t>
            </w:r>
          </w:p>
        </w:tc>
        <w:tc>
          <w:tcPr>
            <w:tcW w:w="606" w:type="pct"/>
            <w:tcBorders>
              <w:top w:val="single" w:sz="4" w:space="0" w:color="auto"/>
            </w:tcBorders>
            <w:vAlign w:val="center"/>
          </w:tcPr>
          <w:p w14:paraId="19A320C4" w14:textId="77777777" w:rsidR="003A5FE8" w:rsidRPr="00024D5D" w:rsidRDefault="003A5FE8" w:rsidP="003A5FE8">
            <w:pPr>
              <w:pStyle w:val="Tablecolumnheading"/>
              <w:spacing w:before="60"/>
              <w:jc w:val="both"/>
              <w:rPr>
                <w:rFonts w:cs="Arial"/>
              </w:rPr>
            </w:pPr>
            <w:r w:rsidRPr="00024D5D">
              <w:rPr>
                <w:rFonts w:cs="Arial"/>
              </w:rPr>
              <w:t>Speed, knots</w:t>
            </w:r>
          </w:p>
        </w:tc>
        <w:tc>
          <w:tcPr>
            <w:tcW w:w="641" w:type="pct"/>
            <w:tcBorders>
              <w:top w:val="single" w:sz="4" w:space="0" w:color="auto"/>
            </w:tcBorders>
            <w:vAlign w:val="center"/>
          </w:tcPr>
          <w:p w14:paraId="19A320C5" w14:textId="77777777" w:rsidR="003A5FE8" w:rsidRPr="00024D5D" w:rsidRDefault="003A5FE8" w:rsidP="003A5FE8">
            <w:pPr>
              <w:pStyle w:val="Tablecolumnheading"/>
              <w:spacing w:before="60"/>
              <w:jc w:val="both"/>
              <w:rPr>
                <w:rFonts w:cs="Arial"/>
              </w:rPr>
            </w:pPr>
            <w:r w:rsidRPr="00024D5D">
              <w:rPr>
                <w:rFonts w:cs="Arial"/>
              </w:rPr>
              <w:t>Duration, hours</w:t>
            </w:r>
          </w:p>
        </w:tc>
        <w:tc>
          <w:tcPr>
            <w:tcW w:w="536" w:type="pct"/>
            <w:tcBorders>
              <w:top w:val="single" w:sz="4" w:space="0" w:color="auto"/>
            </w:tcBorders>
            <w:vAlign w:val="center"/>
          </w:tcPr>
          <w:p w14:paraId="19A320C6" w14:textId="77777777" w:rsidR="003A5FE8" w:rsidRPr="00024D5D" w:rsidRDefault="003A5FE8" w:rsidP="003A5FE8">
            <w:pPr>
              <w:pStyle w:val="Tablecolumnheading"/>
              <w:spacing w:before="60"/>
              <w:jc w:val="both"/>
              <w:rPr>
                <w:rFonts w:cs="Arial"/>
              </w:rPr>
            </w:pPr>
            <w:r w:rsidRPr="00024D5D">
              <w:rPr>
                <w:rFonts w:cs="Arial"/>
              </w:rPr>
              <w:t>Number of  Tugboats Required</w:t>
            </w:r>
          </w:p>
        </w:tc>
      </w:tr>
      <w:tr w:rsidR="003A5FE8" w:rsidRPr="00024D5D" w14:paraId="19A320CF" w14:textId="77777777" w:rsidTr="003A5FE8">
        <w:trPr>
          <w:cantSplit/>
          <w:jc w:val="center"/>
        </w:trPr>
        <w:tc>
          <w:tcPr>
            <w:tcW w:w="525" w:type="pct"/>
            <w:vMerge w:val="restart"/>
            <w:tcBorders>
              <w:top w:val="single" w:sz="12" w:space="0" w:color="auto"/>
            </w:tcBorders>
          </w:tcPr>
          <w:p w14:paraId="19A320C8" w14:textId="77777777" w:rsidR="003A5FE8" w:rsidRPr="00024D5D" w:rsidRDefault="003A5FE8" w:rsidP="003A5FE8">
            <w:pPr>
              <w:pStyle w:val="Tabletext"/>
              <w:jc w:val="both"/>
              <w:rPr>
                <w:rFonts w:cs="Arial"/>
              </w:rPr>
            </w:pPr>
            <w:r w:rsidRPr="00024D5D">
              <w:rPr>
                <w:rFonts w:cs="Arial"/>
              </w:rPr>
              <w:t>Inbound</w:t>
            </w:r>
          </w:p>
        </w:tc>
        <w:tc>
          <w:tcPr>
            <w:tcW w:w="995" w:type="pct"/>
            <w:tcBorders>
              <w:bottom w:val="single" w:sz="4" w:space="0" w:color="D9D9D9" w:themeColor="background1" w:themeShade="D9"/>
            </w:tcBorders>
            <w:vAlign w:val="center"/>
          </w:tcPr>
          <w:p w14:paraId="19A320C9" w14:textId="77777777" w:rsidR="003A5FE8" w:rsidRPr="00024D5D" w:rsidRDefault="003A5FE8" w:rsidP="003A5FE8">
            <w:pPr>
              <w:pStyle w:val="Tabletext"/>
              <w:jc w:val="both"/>
              <w:rPr>
                <w:rFonts w:cs="Arial"/>
              </w:rPr>
            </w:pPr>
            <w:r w:rsidRPr="00024D5D">
              <w:rPr>
                <w:rFonts w:cs="Arial"/>
              </w:rPr>
              <w:t>Pilot Boarding (Sea Buoy)</w:t>
            </w:r>
          </w:p>
        </w:tc>
        <w:tc>
          <w:tcPr>
            <w:tcW w:w="995" w:type="pct"/>
            <w:tcBorders>
              <w:bottom w:val="single" w:sz="4" w:space="0" w:color="D9D9D9" w:themeColor="background1" w:themeShade="D9"/>
            </w:tcBorders>
            <w:vAlign w:val="center"/>
          </w:tcPr>
          <w:p w14:paraId="19A320CA" w14:textId="77777777" w:rsidR="003A5FE8" w:rsidRPr="00024D5D" w:rsidRDefault="003A5FE8" w:rsidP="003A5FE8">
            <w:pPr>
              <w:pStyle w:val="Tabletext"/>
              <w:jc w:val="both"/>
              <w:rPr>
                <w:rFonts w:cs="Arial"/>
              </w:rPr>
            </w:pPr>
            <w:r w:rsidRPr="00024D5D">
              <w:rPr>
                <w:rFonts w:cs="Arial"/>
              </w:rPr>
              <w:t>COLREGS Line</w:t>
            </w:r>
          </w:p>
        </w:tc>
        <w:tc>
          <w:tcPr>
            <w:tcW w:w="701" w:type="pct"/>
            <w:tcBorders>
              <w:bottom w:val="single" w:sz="4" w:space="0" w:color="D9D9D9" w:themeColor="background1" w:themeShade="D9"/>
            </w:tcBorders>
            <w:vAlign w:val="center"/>
          </w:tcPr>
          <w:p w14:paraId="19A320CB" w14:textId="77777777" w:rsidR="003A5FE8" w:rsidRPr="00024D5D" w:rsidRDefault="003A5FE8" w:rsidP="003A5FE8">
            <w:pPr>
              <w:pStyle w:val="Tabletext"/>
              <w:jc w:val="both"/>
              <w:rPr>
                <w:rFonts w:cs="Arial"/>
              </w:rPr>
            </w:pPr>
            <w:r w:rsidRPr="00024D5D">
              <w:rPr>
                <w:rFonts w:cs="Arial"/>
              </w:rPr>
              <w:t>Transit</w:t>
            </w:r>
          </w:p>
        </w:tc>
        <w:tc>
          <w:tcPr>
            <w:tcW w:w="606" w:type="pct"/>
            <w:tcBorders>
              <w:bottom w:val="single" w:sz="4" w:space="0" w:color="D9D9D9" w:themeColor="background1" w:themeShade="D9"/>
            </w:tcBorders>
            <w:vAlign w:val="center"/>
          </w:tcPr>
          <w:p w14:paraId="19A320CC" w14:textId="77777777" w:rsidR="003A5FE8" w:rsidRPr="00024D5D" w:rsidRDefault="003A5FE8" w:rsidP="003A5FE8">
            <w:pPr>
              <w:pStyle w:val="Tabletext"/>
              <w:jc w:val="both"/>
              <w:rPr>
                <w:rFonts w:cs="Arial"/>
              </w:rPr>
            </w:pPr>
            <w:r w:rsidRPr="00024D5D">
              <w:rPr>
                <w:rFonts w:cs="Arial"/>
              </w:rPr>
              <w:t>12</w:t>
            </w:r>
          </w:p>
        </w:tc>
        <w:tc>
          <w:tcPr>
            <w:tcW w:w="641" w:type="pct"/>
            <w:tcBorders>
              <w:bottom w:val="single" w:sz="4" w:space="0" w:color="D9D9D9" w:themeColor="background1" w:themeShade="D9"/>
            </w:tcBorders>
            <w:vAlign w:val="center"/>
          </w:tcPr>
          <w:p w14:paraId="19A320CD" w14:textId="77777777" w:rsidR="003A5FE8" w:rsidRPr="00024D5D" w:rsidRDefault="003A5FE8" w:rsidP="003A5FE8">
            <w:pPr>
              <w:pStyle w:val="Tabletext"/>
              <w:jc w:val="both"/>
              <w:rPr>
                <w:rFonts w:cs="Arial"/>
              </w:rPr>
            </w:pPr>
            <w:r w:rsidRPr="00024D5D">
              <w:rPr>
                <w:rFonts w:cs="Arial"/>
              </w:rPr>
              <w:t>0.73</w:t>
            </w:r>
          </w:p>
        </w:tc>
        <w:tc>
          <w:tcPr>
            <w:tcW w:w="536" w:type="pct"/>
            <w:tcBorders>
              <w:bottom w:val="single" w:sz="4" w:space="0" w:color="D9D9D9" w:themeColor="background1" w:themeShade="D9"/>
            </w:tcBorders>
            <w:vAlign w:val="center"/>
          </w:tcPr>
          <w:p w14:paraId="19A320CE" w14:textId="77777777" w:rsidR="003A5FE8" w:rsidRPr="00024D5D" w:rsidRDefault="003A5FE8" w:rsidP="003A5FE8">
            <w:pPr>
              <w:pStyle w:val="Tabletext"/>
              <w:jc w:val="both"/>
              <w:rPr>
                <w:rFonts w:cs="Arial"/>
              </w:rPr>
            </w:pPr>
            <w:r w:rsidRPr="00024D5D">
              <w:rPr>
                <w:rFonts w:cs="Arial"/>
              </w:rPr>
              <w:t>0</w:t>
            </w:r>
          </w:p>
        </w:tc>
      </w:tr>
      <w:tr w:rsidR="003A5FE8" w:rsidRPr="00024D5D" w14:paraId="19A320D7" w14:textId="77777777" w:rsidTr="003A5FE8">
        <w:trPr>
          <w:cantSplit/>
          <w:jc w:val="center"/>
        </w:trPr>
        <w:tc>
          <w:tcPr>
            <w:tcW w:w="525" w:type="pct"/>
            <w:vMerge/>
          </w:tcPr>
          <w:p w14:paraId="19A320D0" w14:textId="77777777" w:rsidR="003A5FE8" w:rsidRPr="00024D5D" w:rsidRDefault="003A5FE8" w:rsidP="003A5FE8">
            <w:pPr>
              <w:pStyle w:val="Tabletext"/>
              <w:jc w:val="both"/>
              <w:rPr>
                <w:rFonts w:cs="Arial"/>
              </w:rPr>
            </w:pPr>
          </w:p>
        </w:tc>
        <w:tc>
          <w:tcPr>
            <w:tcW w:w="995" w:type="pct"/>
            <w:tcBorders>
              <w:top w:val="single" w:sz="4" w:space="0" w:color="D9D9D9" w:themeColor="background1" w:themeShade="D9"/>
              <w:bottom w:val="single" w:sz="4" w:space="0" w:color="D9D9D9" w:themeColor="background1" w:themeShade="D9"/>
            </w:tcBorders>
            <w:vAlign w:val="center"/>
          </w:tcPr>
          <w:p w14:paraId="19A320D1" w14:textId="77777777" w:rsidR="003A5FE8" w:rsidRPr="00024D5D" w:rsidRDefault="003A5FE8" w:rsidP="003A5FE8">
            <w:pPr>
              <w:pStyle w:val="Tabletext"/>
              <w:jc w:val="both"/>
              <w:rPr>
                <w:rFonts w:cs="Arial"/>
              </w:rPr>
            </w:pPr>
            <w:r w:rsidRPr="00024D5D">
              <w:rPr>
                <w:rFonts w:cs="Arial"/>
              </w:rPr>
              <w:t>COLREGS Line</w:t>
            </w:r>
          </w:p>
        </w:tc>
        <w:tc>
          <w:tcPr>
            <w:tcW w:w="995" w:type="pct"/>
            <w:tcBorders>
              <w:top w:val="single" w:sz="4" w:space="0" w:color="D9D9D9" w:themeColor="background1" w:themeShade="D9"/>
              <w:bottom w:val="single" w:sz="4" w:space="0" w:color="D9D9D9" w:themeColor="background1" w:themeShade="D9"/>
            </w:tcBorders>
            <w:vAlign w:val="center"/>
          </w:tcPr>
          <w:p w14:paraId="19A320D2" w14:textId="77777777" w:rsidR="003A5FE8" w:rsidRPr="00024D5D" w:rsidRDefault="003A5FE8" w:rsidP="003A5FE8">
            <w:pPr>
              <w:pStyle w:val="Tabletext"/>
              <w:jc w:val="both"/>
              <w:rPr>
                <w:rFonts w:cs="Arial"/>
              </w:rPr>
            </w:pPr>
            <w:r w:rsidRPr="00024D5D">
              <w:rPr>
                <w:rFonts w:cs="Arial"/>
              </w:rPr>
              <w:t>Golden Gate Bridge</w:t>
            </w:r>
          </w:p>
        </w:tc>
        <w:tc>
          <w:tcPr>
            <w:tcW w:w="701" w:type="pct"/>
            <w:tcBorders>
              <w:top w:val="single" w:sz="4" w:space="0" w:color="D9D9D9" w:themeColor="background1" w:themeShade="D9"/>
              <w:bottom w:val="single" w:sz="4" w:space="0" w:color="D9D9D9" w:themeColor="background1" w:themeShade="D9"/>
            </w:tcBorders>
            <w:vAlign w:val="center"/>
          </w:tcPr>
          <w:p w14:paraId="19A320D3" w14:textId="77777777" w:rsidR="003A5FE8" w:rsidRPr="00024D5D" w:rsidRDefault="003A5FE8" w:rsidP="003A5FE8">
            <w:pPr>
              <w:pStyle w:val="Tabletext"/>
              <w:jc w:val="both"/>
              <w:rPr>
                <w:rFonts w:cs="Arial"/>
              </w:rPr>
            </w:pPr>
            <w:r w:rsidRPr="00024D5D">
              <w:rPr>
                <w:rFonts w:cs="Arial"/>
              </w:rPr>
              <w:t>Transit (RSZ)</w:t>
            </w:r>
          </w:p>
        </w:tc>
        <w:tc>
          <w:tcPr>
            <w:tcW w:w="606" w:type="pct"/>
            <w:tcBorders>
              <w:top w:val="single" w:sz="4" w:space="0" w:color="D9D9D9" w:themeColor="background1" w:themeShade="D9"/>
              <w:bottom w:val="single" w:sz="4" w:space="0" w:color="D9D9D9" w:themeColor="background1" w:themeShade="D9"/>
            </w:tcBorders>
            <w:vAlign w:val="center"/>
          </w:tcPr>
          <w:p w14:paraId="19A320D4" w14:textId="77777777" w:rsidR="003A5FE8" w:rsidRPr="00024D5D" w:rsidRDefault="003A5FE8" w:rsidP="003A5FE8">
            <w:pPr>
              <w:pStyle w:val="Tabletext"/>
              <w:jc w:val="both"/>
              <w:rPr>
                <w:rFonts w:cs="Arial"/>
              </w:rPr>
            </w:pPr>
            <w:r w:rsidRPr="00024D5D">
              <w:rPr>
                <w:rFonts w:cs="Arial"/>
              </w:rPr>
              <w:t>10</w:t>
            </w:r>
          </w:p>
        </w:tc>
        <w:tc>
          <w:tcPr>
            <w:tcW w:w="641" w:type="pct"/>
            <w:tcBorders>
              <w:top w:val="single" w:sz="4" w:space="0" w:color="D9D9D9" w:themeColor="background1" w:themeShade="D9"/>
              <w:bottom w:val="single" w:sz="4" w:space="0" w:color="D9D9D9" w:themeColor="background1" w:themeShade="D9"/>
            </w:tcBorders>
            <w:vAlign w:val="center"/>
          </w:tcPr>
          <w:p w14:paraId="19A320D5" w14:textId="77777777" w:rsidR="003A5FE8" w:rsidRPr="00024D5D" w:rsidRDefault="003A5FE8" w:rsidP="003A5FE8">
            <w:pPr>
              <w:pStyle w:val="Tabletext"/>
              <w:jc w:val="both"/>
              <w:rPr>
                <w:rFonts w:cs="Arial"/>
              </w:rPr>
            </w:pPr>
            <w:r w:rsidRPr="00024D5D">
              <w:rPr>
                <w:rFonts w:cs="Arial"/>
              </w:rPr>
              <w:t>0.23</w:t>
            </w:r>
          </w:p>
        </w:tc>
        <w:tc>
          <w:tcPr>
            <w:tcW w:w="536" w:type="pct"/>
            <w:tcBorders>
              <w:top w:val="single" w:sz="4" w:space="0" w:color="D9D9D9" w:themeColor="background1" w:themeShade="D9"/>
              <w:bottom w:val="single" w:sz="4" w:space="0" w:color="D9D9D9" w:themeColor="background1" w:themeShade="D9"/>
            </w:tcBorders>
            <w:vAlign w:val="center"/>
          </w:tcPr>
          <w:p w14:paraId="19A320D6" w14:textId="77777777" w:rsidR="003A5FE8" w:rsidRPr="00024D5D" w:rsidRDefault="003A5FE8" w:rsidP="003A5FE8">
            <w:pPr>
              <w:pStyle w:val="Tabletext"/>
              <w:jc w:val="both"/>
              <w:rPr>
                <w:rFonts w:cs="Arial"/>
              </w:rPr>
            </w:pPr>
            <w:r w:rsidRPr="00024D5D">
              <w:rPr>
                <w:rFonts w:cs="Arial"/>
              </w:rPr>
              <w:t>0 or 1</w:t>
            </w:r>
          </w:p>
        </w:tc>
      </w:tr>
      <w:tr w:rsidR="003A5FE8" w:rsidRPr="00024D5D" w14:paraId="19A320DF" w14:textId="77777777" w:rsidTr="003A5FE8">
        <w:trPr>
          <w:cantSplit/>
          <w:jc w:val="center"/>
        </w:trPr>
        <w:tc>
          <w:tcPr>
            <w:tcW w:w="525" w:type="pct"/>
            <w:vMerge/>
          </w:tcPr>
          <w:p w14:paraId="19A320D8" w14:textId="77777777" w:rsidR="003A5FE8" w:rsidRPr="00024D5D" w:rsidRDefault="003A5FE8" w:rsidP="003A5FE8">
            <w:pPr>
              <w:pStyle w:val="Tabletext"/>
              <w:jc w:val="both"/>
              <w:rPr>
                <w:rFonts w:cs="Arial"/>
              </w:rPr>
            </w:pPr>
          </w:p>
        </w:tc>
        <w:tc>
          <w:tcPr>
            <w:tcW w:w="995" w:type="pct"/>
            <w:tcBorders>
              <w:top w:val="single" w:sz="4" w:space="0" w:color="D9D9D9" w:themeColor="background1" w:themeShade="D9"/>
              <w:bottom w:val="single" w:sz="4" w:space="0" w:color="D9D9D9" w:themeColor="background1" w:themeShade="D9"/>
            </w:tcBorders>
            <w:vAlign w:val="center"/>
          </w:tcPr>
          <w:p w14:paraId="19A320D9" w14:textId="77777777" w:rsidR="003A5FE8" w:rsidRPr="00024D5D" w:rsidRDefault="003A5FE8" w:rsidP="003A5FE8">
            <w:pPr>
              <w:pStyle w:val="Tabletext"/>
              <w:jc w:val="both"/>
              <w:rPr>
                <w:rFonts w:cs="Arial"/>
              </w:rPr>
            </w:pPr>
            <w:r w:rsidRPr="00024D5D">
              <w:rPr>
                <w:rFonts w:cs="Arial"/>
              </w:rPr>
              <w:t>Golden Gate Bridge</w:t>
            </w:r>
          </w:p>
        </w:tc>
        <w:tc>
          <w:tcPr>
            <w:tcW w:w="995" w:type="pct"/>
            <w:tcBorders>
              <w:top w:val="single" w:sz="4" w:space="0" w:color="D9D9D9" w:themeColor="background1" w:themeShade="D9"/>
              <w:bottom w:val="single" w:sz="4" w:space="0" w:color="D9D9D9" w:themeColor="background1" w:themeShade="D9"/>
            </w:tcBorders>
            <w:vAlign w:val="center"/>
          </w:tcPr>
          <w:p w14:paraId="19A320DA" w14:textId="77777777" w:rsidR="003A5FE8" w:rsidRPr="00024D5D" w:rsidRDefault="003A5FE8" w:rsidP="003A5FE8">
            <w:pPr>
              <w:pStyle w:val="Tabletext"/>
              <w:jc w:val="both"/>
              <w:rPr>
                <w:rFonts w:cs="Arial"/>
              </w:rPr>
            </w:pPr>
            <w:r w:rsidRPr="00024D5D">
              <w:rPr>
                <w:rFonts w:cs="Arial"/>
              </w:rPr>
              <w:t>Echo Buoy</w:t>
            </w:r>
          </w:p>
        </w:tc>
        <w:tc>
          <w:tcPr>
            <w:tcW w:w="701" w:type="pct"/>
            <w:tcBorders>
              <w:top w:val="single" w:sz="4" w:space="0" w:color="D9D9D9" w:themeColor="background1" w:themeShade="D9"/>
              <w:bottom w:val="single" w:sz="4" w:space="0" w:color="D9D9D9" w:themeColor="background1" w:themeShade="D9"/>
            </w:tcBorders>
            <w:vAlign w:val="center"/>
          </w:tcPr>
          <w:p w14:paraId="19A320DB" w14:textId="77777777" w:rsidR="003A5FE8" w:rsidRPr="00024D5D" w:rsidRDefault="003A5FE8" w:rsidP="003A5FE8">
            <w:pPr>
              <w:pStyle w:val="Tabletext"/>
              <w:jc w:val="both"/>
              <w:rPr>
                <w:rFonts w:cs="Arial"/>
              </w:rPr>
            </w:pPr>
            <w:r w:rsidRPr="00024D5D">
              <w:rPr>
                <w:rFonts w:cs="Arial"/>
              </w:rPr>
              <w:t>Transit (RSZ)</w:t>
            </w:r>
          </w:p>
        </w:tc>
        <w:tc>
          <w:tcPr>
            <w:tcW w:w="606" w:type="pct"/>
            <w:tcBorders>
              <w:top w:val="single" w:sz="4" w:space="0" w:color="D9D9D9" w:themeColor="background1" w:themeShade="D9"/>
              <w:bottom w:val="single" w:sz="4" w:space="0" w:color="D9D9D9" w:themeColor="background1" w:themeShade="D9"/>
            </w:tcBorders>
            <w:vAlign w:val="center"/>
          </w:tcPr>
          <w:p w14:paraId="19A320DC" w14:textId="77777777" w:rsidR="003A5FE8" w:rsidRPr="00024D5D" w:rsidRDefault="003A5FE8" w:rsidP="003A5FE8">
            <w:pPr>
              <w:pStyle w:val="Tabletext"/>
              <w:jc w:val="both"/>
              <w:rPr>
                <w:rFonts w:cs="Arial"/>
              </w:rPr>
            </w:pPr>
            <w:r w:rsidRPr="00024D5D">
              <w:rPr>
                <w:rFonts w:cs="Arial"/>
              </w:rPr>
              <w:t>10</w:t>
            </w:r>
          </w:p>
        </w:tc>
        <w:tc>
          <w:tcPr>
            <w:tcW w:w="641" w:type="pct"/>
            <w:tcBorders>
              <w:top w:val="single" w:sz="4" w:space="0" w:color="D9D9D9" w:themeColor="background1" w:themeShade="D9"/>
              <w:bottom w:val="single" w:sz="4" w:space="0" w:color="D9D9D9" w:themeColor="background1" w:themeShade="D9"/>
            </w:tcBorders>
            <w:vAlign w:val="center"/>
          </w:tcPr>
          <w:p w14:paraId="19A320DD" w14:textId="77777777" w:rsidR="003A5FE8" w:rsidRPr="00024D5D" w:rsidRDefault="003A5FE8" w:rsidP="003A5FE8">
            <w:pPr>
              <w:pStyle w:val="Tabletext"/>
              <w:jc w:val="both"/>
              <w:rPr>
                <w:rFonts w:cs="Arial"/>
              </w:rPr>
            </w:pPr>
            <w:r w:rsidRPr="00024D5D">
              <w:rPr>
                <w:rFonts w:cs="Arial"/>
              </w:rPr>
              <w:t>1.65</w:t>
            </w:r>
          </w:p>
        </w:tc>
        <w:tc>
          <w:tcPr>
            <w:tcW w:w="536" w:type="pct"/>
            <w:tcBorders>
              <w:top w:val="single" w:sz="4" w:space="0" w:color="D9D9D9" w:themeColor="background1" w:themeShade="D9"/>
              <w:bottom w:val="single" w:sz="4" w:space="0" w:color="D9D9D9" w:themeColor="background1" w:themeShade="D9"/>
            </w:tcBorders>
            <w:vAlign w:val="center"/>
          </w:tcPr>
          <w:p w14:paraId="19A320DE" w14:textId="77777777" w:rsidR="003A5FE8" w:rsidRPr="00024D5D" w:rsidRDefault="003A5FE8" w:rsidP="003A5FE8">
            <w:pPr>
              <w:pStyle w:val="Tabletext"/>
              <w:jc w:val="both"/>
              <w:rPr>
                <w:rFonts w:cs="Arial"/>
              </w:rPr>
            </w:pPr>
            <w:r w:rsidRPr="00024D5D">
              <w:rPr>
                <w:rFonts w:cs="Arial"/>
              </w:rPr>
              <w:t>0 or 1</w:t>
            </w:r>
          </w:p>
        </w:tc>
      </w:tr>
      <w:tr w:rsidR="003A5FE8" w:rsidRPr="00024D5D" w14:paraId="19A320E7" w14:textId="77777777" w:rsidTr="003A5FE8">
        <w:trPr>
          <w:cantSplit/>
          <w:jc w:val="center"/>
        </w:trPr>
        <w:tc>
          <w:tcPr>
            <w:tcW w:w="525" w:type="pct"/>
            <w:vMerge/>
          </w:tcPr>
          <w:p w14:paraId="19A320E0" w14:textId="77777777" w:rsidR="003A5FE8" w:rsidRPr="00024D5D" w:rsidRDefault="003A5FE8" w:rsidP="003A5FE8">
            <w:pPr>
              <w:pStyle w:val="Tabletext"/>
              <w:jc w:val="both"/>
              <w:rPr>
                <w:rFonts w:cs="Arial"/>
              </w:rPr>
            </w:pPr>
          </w:p>
        </w:tc>
        <w:tc>
          <w:tcPr>
            <w:tcW w:w="995" w:type="pct"/>
            <w:tcBorders>
              <w:top w:val="single" w:sz="4" w:space="0" w:color="D9D9D9" w:themeColor="background1" w:themeShade="D9"/>
              <w:bottom w:val="single" w:sz="4" w:space="0" w:color="D9D9D9" w:themeColor="background1" w:themeShade="D9"/>
            </w:tcBorders>
            <w:vAlign w:val="center"/>
          </w:tcPr>
          <w:p w14:paraId="19A320E1" w14:textId="77777777" w:rsidR="003A5FE8" w:rsidRPr="00024D5D" w:rsidRDefault="003A5FE8" w:rsidP="003A5FE8">
            <w:pPr>
              <w:pStyle w:val="Tabletext"/>
              <w:jc w:val="both"/>
              <w:rPr>
                <w:rFonts w:cs="Arial"/>
              </w:rPr>
            </w:pPr>
            <w:r w:rsidRPr="00024D5D">
              <w:rPr>
                <w:rFonts w:cs="Arial"/>
              </w:rPr>
              <w:t>Echo Buoy</w:t>
            </w:r>
          </w:p>
        </w:tc>
        <w:tc>
          <w:tcPr>
            <w:tcW w:w="995" w:type="pct"/>
            <w:tcBorders>
              <w:top w:val="single" w:sz="4" w:space="0" w:color="D9D9D9" w:themeColor="background1" w:themeShade="D9"/>
              <w:bottom w:val="single" w:sz="4" w:space="0" w:color="D9D9D9" w:themeColor="background1" w:themeShade="D9"/>
            </w:tcBorders>
            <w:vAlign w:val="center"/>
          </w:tcPr>
          <w:p w14:paraId="19A320E2" w14:textId="77777777" w:rsidR="003A5FE8" w:rsidRPr="00024D5D" w:rsidRDefault="003A5FE8" w:rsidP="003A5FE8">
            <w:pPr>
              <w:pStyle w:val="Tabletext"/>
              <w:jc w:val="both"/>
              <w:rPr>
                <w:rFonts w:cs="Arial"/>
              </w:rPr>
            </w:pPr>
            <w:r w:rsidRPr="00024D5D">
              <w:rPr>
                <w:rFonts w:cs="Arial"/>
              </w:rPr>
              <w:t>SPB Light #15</w:t>
            </w:r>
          </w:p>
        </w:tc>
        <w:tc>
          <w:tcPr>
            <w:tcW w:w="701" w:type="pct"/>
            <w:tcBorders>
              <w:top w:val="single" w:sz="4" w:space="0" w:color="D9D9D9" w:themeColor="background1" w:themeShade="D9"/>
              <w:bottom w:val="single" w:sz="4" w:space="0" w:color="D9D9D9" w:themeColor="background1" w:themeShade="D9"/>
            </w:tcBorders>
            <w:vAlign w:val="center"/>
          </w:tcPr>
          <w:p w14:paraId="19A320E3" w14:textId="77777777" w:rsidR="003A5FE8" w:rsidRPr="00024D5D" w:rsidRDefault="003A5FE8" w:rsidP="003A5FE8">
            <w:pPr>
              <w:pStyle w:val="Tabletext"/>
              <w:jc w:val="both"/>
              <w:rPr>
                <w:rFonts w:cs="Arial"/>
              </w:rPr>
            </w:pPr>
            <w:r w:rsidRPr="00024D5D">
              <w:rPr>
                <w:rFonts w:cs="Arial"/>
              </w:rPr>
              <w:t>Transit (RSZ)</w:t>
            </w:r>
          </w:p>
        </w:tc>
        <w:tc>
          <w:tcPr>
            <w:tcW w:w="606" w:type="pct"/>
            <w:tcBorders>
              <w:top w:val="single" w:sz="4" w:space="0" w:color="D9D9D9" w:themeColor="background1" w:themeShade="D9"/>
              <w:bottom w:val="single" w:sz="4" w:space="0" w:color="D9D9D9" w:themeColor="background1" w:themeShade="D9"/>
            </w:tcBorders>
            <w:vAlign w:val="center"/>
          </w:tcPr>
          <w:p w14:paraId="19A320E4" w14:textId="77777777" w:rsidR="003A5FE8" w:rsidRPr="00024D5D" w:rsidRDefault="003A5FE8" w:rsidP="003A5FE8">
            <w:pPr>
              <w:pStyle w:val="Tabletext"/>
              <w:jc w:val="both"/>
              <w:rPr>
                <w:rFonts w:cs="Arial"/>
              </w:rPr>
            </w:pPr>
            <w:r w:rsidRPr="00024D5D">
              <w:rPr>
                <w:rFonts w:cs="Arial"/>
              </w:rPr>
              <w:t>10</w:t>
            </w:r>
          </w:p>
        </w:tc>
        <w:tc>
          <w:tcPr>
            <w:tcW w:w="641" w:type="pct"/>
            <w:tcBorders>
              <w:top w:val="single" w:sz="4" w:space="0" w:color="D9D9D9" w:themeColor="background1" w:themeShade="D9"/>
              <w:bottom w:val="single" w:sz="4" w:space="0" w:color="D9D9D9" w:themeColor="background1" w:themeShade="D9"/>
            </w:tcBorders>
            <w:vAlign w:val="center"/>
          </w:tcPr>
          <w:p w14:paraId="19A320E5" w14:textId="77777777" w:rsidR="003A5FE8" w:rsidRPr="00024D5D" w:rsidRDefault="003A5FE8" w:rsidP="003A5FE8">
            <w:pPr>
              <w:pStyle w:val="Tabletext"/>
              <w:jc w:val="both"/>
              <w:rPr>
                <w:rFonts w:cs="Arial"/>
              </w:rPr>
            </w:pPr>
            <w:r w:rsidRPr="00024D5D">
              <w:rPr>
                <w:rFonts w:cs="Arial"/>
              </w:rPr>
              <w:t>0.77</w:t>
            </w:r>
          </w:p>
        </w:tc>
        <w:tc>
          <w:tcPr>
            <w:tcW w:w="536" w:type="pct"/>
            <w:tcBorders>
              <w:top w:val="single" w:sz="4" w:space="0" w:color="D9D9D9" w:themeColor="background1" w:themeShade="D9"/>
              <w:bottom w:val="single" w:sz="4" w:space="0" w:color="D9D9D9" w:themeColor="background1" w:themeShade="D9"/>
            </w:tcBorders>
            <w:vAlign w:val="center"/>
          </w:tcPr>
          <w:p w14:paraId="19A320E6" w14:textId="77777777" w:rsidR="003A5FE8" w:rsidRPr="00024D5D" w:rsidRDefault="003A5FE8" w:rsidP="003A5FE8">
            <w:pPr>
              <w:pStyle w:val="Tabletext"/>
              <w:jc w:val="both"/>
              <w:rPr>
                <w:rFonts w:cs="Arial"/>
              </w:rPr>
            </w:pPr>
            <w:r w:rsidRPr="00024D5D">
              <w:rPr>
                <w:rFonts w:cs="Arial"/>
              </w:rPr>
              <w:t>0 or 1</w:t>
            </w:r>
          </w:p>
        </w:tc>
      </w:tr>
      <w:tr w:rsidR="003A5FE8" w:rsidRPr="00024D5D" w14:paraId="19A320EF" w14:textId="77777777" w:rsidTr="003A5FE8">
        <w:trPr>
          <w:cantSplit/>
          <w:jc w:val="center"/>
        </w:trPr>
        <w:tc>
          <w:tcPr>
            <w:tcW w:w="525" w:type="pct"/>
            <w:vMerge/>
          </w:tcPr>
          <w:p w14:paraId="19A320E8" w14:textId="77777777" w:rsidR="003A5FE8" w:rsidRPr="00024D5D" w:rsidRDefault="003A5FE8" w:rsidP="003A5FE8">
            <w:pPr>
              <w:pStyle w:val="Tabletext"/>
              <w:jc w:val="both"/>
              <w:rPr>
                <w:rFonts w:cs="Arial"/>
              </w:rPr>
            </w:pPr>
          </w:p>
        </w:tc>
        <w:tc>
          <w:tcPr>
            <w:tcW w:w="995" w:type="pct"/>
            <w:tcBorders>
              <w:top w:val="single" w:sz="4" w:space="0" w:color="D9D9D9" w:themeColor="background1" w:themeShade="D9"/>
              <w:bottom w:val="single" w:sz="4" w:space="0" w:color="D9D9D9" w:themeColor="background1" w:themeShade="D9"/>
            </w:tcBorders>
            <w:vAlign w:val="center"/>
          </w:tcPr>
          <w:p w14:paraId="19A320E9" w14:textId="77777777" w:rsidR="003A5FE8" w:rsidRPr="00024D5D" w:rsidRDefault="003A5FE8" w:rsidP="003A5FE8">
            <w:pPr>
              <w:pStyle w:val="Tabletext"/>
              <w:jc w:val="both"/>
              <w:rPr>
                <w:rFonts w:cs="Arial"/>
              </w:rPr>
            </w:pPr>
            <w:r w:rsidRPr="00024D5D">
              <w:rPr>
                <w:rFonts w:cs="Arial"/>
              </w:rPr>
              <w:t>SPB Light #15</w:t>
            </w:r>
          </w:p>
        </w:tc>
        <w:tc>
          <w:tcPr>
            <w:tcW w:w="995" w:type="pct"/>
            <w:tcBorders>
              <w:top w:val="single" w:sz="4" w:space="0" w:color="D9D9D9" w:themeColor="background1" w:themeShade="D9"/>
              <w:bottom w:val="single" w:sz="4" w:space="0" w:color="D9D9D9" w:themeColor="background1" w:themeShade="D9"/>
            </w:tcBorders>
            <w:vAlign w:val="center"/>
          </w:tcPr>
          <w:p w14:paraId="19A320EA" w14:textId="77777777" w:rsidR="003A5FE8" w:rsidRPr="00024D5D" w:rsidRDefault="003A5FE8" w:rsidP="003A5FE8">
            <w:pPr>
              <w:pStyle w:val="Tabletext"/>
              <w:jc w:val="both"/>
              <w:rPr>
                <w:rFonts w:cs="Arial"/>
              </w:rPr>
            </w:pPr>
            <w:r w:rsidRPr="00024D5D">
              <w:rPr>
                <w:rFonts w:cs="Arial"/>
              </w:rPr>
              <w:t>Near Plains Terminal</w:t>
            </w:r>
          </w:p>
        </w:tc>
        <w:tc>
          <w:tcPr>
            <w:tcW w:w="701" w:type="pct"/>
            <w:tcBorders>
              <w:top w:val="single" w:sz="4" w:space="0" w:color="D9D9D9" w:themeColor="background1" w:themeShade="D9"/>
              <w:bottom w:val="single" w:sz="4" w:space="0" w:color="D9D9D9" w:themeColor="background1" w:themeShade="D9"/>
            </w:tcBorders>
            <w:vAlign w:val="center"/>
          </w:tcPr>
          <w:p w14:paraId="19A320EB" w14:textId="77777777" w:rsidR="003A5FE8" w:rsidRPr="00024D5D" w:rsidRDefault="003A5FE8" w:rsidP="003A5FE8">
            <w:pPr>
              <w:pStyle w:val="Tabletext"/>
              <w:jc w:val="both"/>
              <w:rPr>
                <w:rFonts w:cs="Arial"/>
              </w:rPr>
            </w:pPr>
            <w:r w:rsidRPr="00024D5D">
              <w:rPr>
                <w:rFonts w:cs="Arial"/>
              </w:rPr>
              <w:t>Transit (RSZ)</w:t>
            </w:r>
          </w:p>
        </w:tc>
        <w:tc>
          <w:tcPr>
            <w:tcW w:w="606" w:type="pct"/>
            <w:tcBorders>
              <w:top w:val="single" w:sz="4" w:space="0" w:color="D9D9D9" w:themeColor="background1" w:themeShade="D9"/>
              <w:bottom w:val="single" w:sz="4" w:space="0" w:color="D9D9D9" w:themeColor="background1" w:themeShade="D9"/>
            </w:tcBorders>
            <w:vAlign w:val="center"/>
          </w:tcPr>
          <w:p w14:paraId="19A320EC" w14:textId="77777777" w:rsidR="003A5FE8" w:rsidRPr="00024D5D" w:rsidRDefault="003A5FE8" w:rsidP="003A5FE8">
            <w:pPr>
              <w:pStyle w:val="Tabletext"/>
              <w:jc w:val="both"/>
              <w:rPr>
                <w:rFonts w:cs="Arial"/>
              </w:rPr>
            </w:pPr>
            <w:r w:rsidRPr="00024D5D">
              <w:rPr>
                <w:rFonts w:cs="Arial"/>
              </w:rPr>
              <w:t>8</w:t>
            </w:r>
          </w:p>
        </w:tc>
        <w:tc>
          <w:tcPr>
            <w:tcW w:w="641" w:type="pct"/>
            <w:tcBorders>
              <w:top w:val="single" w:sz="4" w:space="0" w:color="D9D9D9" w:themeColor="background1" w:themeShade="D9"/>
              <w:bottom w:val="single" w:sz="4" w:space="0" w:color="D9D9D9" w:themeColor="background1" w:themeShade="D9"/>
            </w:tcBorders>
            <w:vAlign w:val="center"/>
          </w:tcPr>
          <w:p w14:paraId="19A320ED" w14:textId="77777777" w:rsidR="003A5FE8" w:rsidRPr="00024D5D" w:rsidRDefault="003A5FE8" w:rsidP="003A5FE8">
            <w:pPr>
              <w:pStyle w:val="Tabletext"/>
              <w:jc w:val="both"/>
              <w:rPr>
                <w:rFonts w:cs="Arial"/>
              </w:rPr>
            </w:pPr>
            <w:r w:rsidRPr="00024D5D">
              <w:rPr>
                <w:rFonts w:cs="Arial"/>
              </w:rPr>
              <w:t>0.99</w:t>
            </w:r>
          </w:p>
        </w:tc>
        <w:tc>
          <w:tcPr>
            <w:tcW w:w="536" w:type="pct"/>
            <w:tcBorders>
              <w:top w:val="single" w:sz="4" w:space="0" w:color="D9D9D9" w:themeColor="background1" w:themeShade="D9"/>
              <w:bottom w:val="single" w:sz="4" w:space="0" w:color="D9D9D9" w:themeColor="background1" w:themeShade="D9"/>
            </w:tcBorders>
            <w:vAlign w:val="center"/>
          </w:tcPr>
          <w:p w14:paraId="19A320EE" w14:textId="77777777" w:rsidR="003A5FE8" w:rsidRPr="00024D5D" w:rsidRDefault="003A5FE8" w:rsidP="003A5FE8">
            <w:pPr>
              <w:pStyle w:val="Tabletext"/>
              <w:jc w:val="both"/>
              <w:rPr>
                <w:rFonts w:cs="Arial"/>
              </w:rPr>
            </w:pPr>
            <w:r w:rsidRPr="00024D5D">
              <w:rPr>
                <w:rFonts w:cs="Arial"/>
              </w:rPr>
              <w:t xml:space="preserve">0 or 1 </w:t>
            </w:r>
          </w:p>
        </w:tc>
      </w:tr>
      <w:tr w:rsidR="003A5FE8" w:rsidRPr="00024D5D" w14:paraId="19A320F7" w14:textId="77777777" w:rsidTr="003A5FE8">
        <w:trPr>
          <w:cantSplit/>
          <w:jc w:val="center"/>
        </w:trPr>
        <w:tc>
          <w:tcPr>
            <w:tcW w:w="525" w:type="pct"/>
            <w:vMerge/>
          </w:tcPr>
          <w:p w14:paraId="19A320F0" w14:textId="77777777" w:rsidR="003A5FE8" w:rsidRPr="00024D5D" w:rsidRDefault="003A5FE8" w:rsidP="003A5FE8">
            <w:pPr>
              <w:pStyle w:val="Tabletext"/>
              <w:jc w:val="both"/>
              <w:rPr>
                <w:rFonts w:cs="Arial"/>
              </w:rPr>
            </w:pPr>
          </w:p>
        </w:tc>
        <w:tc>
          <w:tcPr>
            <w:tcW w:w="995" w:type="pct"/>
            <w:tcBorders>
              <w:top w:val="single" w:sz="4" w:space="0" w:color="D9D9D9" w:themeColor="background1" w:themeShade="D9"/>
              <w:bottom w:val="single" w:sz="4" w:space="0" w:color="D9D9D9" w:themeColor="background1" w:themeShade="D9"/>
            </w:tcBorders>
            <w:vAlign w:val="center"/>
          </w:tcPr>
          <w:p w14:paraId="19A320F1" w14:textId="77777777" w:rsidR="003A5FE8" w:rsidRPr="00024D5D" w:rsidRDefault="003A5FE8" w:rsidP="003A5FE8">
            <w:pPr>
              <w:pStyle w:val="Tabletext"/>
              <w:jc w:val="both"/>
              <w:rPr>
                <w:rFonts w:cs="Arial"/>
              </w:rPr>
            </w:pPr>
            <w:r w:rsidRPr="00024D5D">
              <w:rPr>
                <w:rFonts w:cs="Arial"/>
              </w:rPr>
              <w:t>Near Plains Terminal</w:t>
            </w:r>
          </w:p>
        </w:tc>
        <w:tc>
          <w:tcPr>
            <w:tcW w:w="995" w:type="pct"/>
            <w:tcBorders>
              <w:top w:val="single" w:sz="4" w:space="0" w:color="D9D9D9" w:themeColor="background1" w:themeShade="D9"/>
              <w:bottom w:val="single" w:sz="4" w:space="0" w:color="D9D9D9" w:themeColor="background1" w:themeShade="D9"/>
            </w:tcBorders>
            <w:vAlign w:val="center"/>
          </w:tcPr>
          <w:p w14:paraId="19A320F2" w14:textId="77777777" w:rsidR="003A5FE8" w:rsidRPr="00024D5D" w:rsidRDefault="003A5FE8" w:rsidP="003A5FE8">
            <w:pPr>
              <w:pStyle w:val="Tabletext"/>
              <w:jc w:val="both"/>
              <w:rPr>
                <w:rFonts w:cs="Arial"/>
              </w:rPr>
            </w:pPr>
            <w:r w:rsidRPr="00024D5D">
              <w:rPr>
                <w:rFonts w:cs="Arial"/>
              </w:rPr>
              <w:t>Avon Wharf</w:t>
            </w:r>
          </w:p>
        </w:tc>
        <w:tc>
          <w:tcPr>
            <w:tcW w:w="701" w:type="pct"/>
            <w:tcBorders>
              <w:top w:val="single" w:sz="4" w:space="0" w:color="D9D9D9" w:themeColor="background1" w:themeShade="D9"/>
              <w:bottom w:val="single" w:sz="4" w:space="0" w:color="D9D9D9" w:themeColor="background1" w:themeShade="D9"/>
            </w:tcBorders>
            <w:vAlign w:val="center"/>
          </w:tcPr>
          <w:p w14:paraId="19A320F3" w14:textId="77777777" w:rsidR="003A5FE8" w:rsidRPr="00024D5D" w:rsidRDefault="003A5FE8" w:rsidP="003A5FE8">
            <w:pPr>
              <w:pStyle w:val="Tabletext"/>
              <w:jc w:val="both"/>
              <w:rPr>
                <w:rFonts w:cs="Arial"/>
              </w:rPr>
            </w:pPr>
            <w:r w:rsidRPr="00024D5D">
              <w:rPr>
                <w:rFonts w:cs="Arial"/>
              </w:rPr>
              <w:t>Maneuvering</w:t>
            </w:r>
          </w:p>
        </w:tc>
        <w:tc>
          <w:tcPr>
            <w:tcW w:w="606" w:type="pct"/>
            <w:tcBorders>
              <w:top w:val="single" w:sz="4" w:space="0" w:color="D9D9D9" w:themeColor="background1" w:themeShade="D9"/>
              <w:bottom w:val="single" w:sz="4" w:space="0" w:color="D9D9D9" w:themeColor="background1" w:themeShade="D9"/>
            </w:tcBorders>
            <w:vAlign w:val="center"/>
          </w:tcPr>
          <w:p w14:paraId="19A320F4" w14:textId="77777777" w:rsidR="003A5FE8" w:rsidRPr="00024D5D" w:rsidRDefault="003A5FE8" w:rsidP="003A5FE8">
            <w:pPr>
              <w:pStyle w:val="Tabletext"/>
              <w:jc w:val="both"/>
              <w:rPr>
                <w:rFonts w:cs="Arial"/>
              </w:rPr>
            </w:pPr>
            <w:r w:rsidRPr="00024D5D">
              <w:rPr>
                <w:rFonts w:cs="Arial"/>
              </w:rPr>
              <w:t>5</w:t>
            </w:r>
          </w:p>
        </w:tc>
        <w:tc>
          <w:tcPr>
            <w:tcW w:w="641" w:type="pct"/>
            <w:tcBorders>
              <w:top w:val="single" w:sz="4" w:space="0" w:color="D9D9D9" w:themeColor="background1" w:themeShade="D9"/>
              <w:bottom w:val="single" w:sz="4" w:space="0" w:color="D9D9D9" w:themeColor="background1" w:themeShade="D9"/>
            </w:tcBorders>
            <w:vAlign w:val="center"/>
          </w:tcPr>
          <w:p w14:paraId="19A320F5" w14:textId="77777777" w:rsidR="003A5FE8" w:rsidRPr="00024D5D" w:rsidRDefault="003A5FE8" w:rsidP="003A5FE8">
            <w:pPr>
              <w:pStyle w:val="Tabletext"/>
              <w:jc w:val="both"/>
              <w:rPr>
                <w:rFonts w:cs="Arial"/>
              </w:rPr>
            </w:pPr>
            <w:r w:rsidRPr="00024D5D">
              <w:rPr>
                <w:rFonts w:cs="Arial"/>
              </w:rPr>
              <w:t>0.10</w:t>
            </w:r>
          </w:p>
        </w:tc>
        <w:tc>
          <w:tcPr>
            <w:tcW w:w="536" w:type="pct"/>
            <w:tcBorders>
              <w:top w:val="single" w:sz="4" w:space="0" w:color="D9D9D9" w:themeColor="background1" w:themeShade="D9"/>
              <w:bottom w:val="single" w:sz="4" w:space="0" w:color="D9D9D9" w:themeColor="background1" w:themeShade="D9"/>
            </w:tcBorders>
            <w:vAlign w:val="center"/>
          </w:tcPr>
          <w:p w14:paraId="19A320F6" w14:textId="77777777" w:rsidR="003A5FE8" w:rsidRPr="00024D5D" w:rsidRDefault="003A5FE8" w:rsidP="003A5FE8">
            <w:pPr>
              <w:pStyle w:val="Tabletext"/>
              <w:jc w:val="both"/>
              <w:rPr>
                <w:rFonts w:cs="Arial"/>
              </w:rPr>
            </w:pPr>
            <w:r w:rsidRPr="00024D5D">
              <w:rPr>
                <w:rFonts w:cs="Arial"/>
              </w:rPr>
              <w:t>2</w:t>
            </w:r>
          </w:p>
        </w:tc>
      </w:tr>
      <w:tr w:rsidR="003A5FE8" w:rsidRPr="00024D5D" w14:paraId="19A320FE" w14:textId="77777777" w:rsidTr="003A5FE8">
        <w:trPr>
          <w:cantSplit/>
          <w:jc w:val="center"/>
        </w:trPr>
        <w:tc>
          <w:tcPr>
            <w:tcW w:w="525" w:type="pct"/>
            <w:vMerge/>
            <w:tcBorders>
              <w:bottom w:val="single" w:sz="4" w:space="0" w:color="D9D9D9" w:themeColor="background1" w:themeShade="D9"/>
            </w:tcBorders>
          </w:tcPr>
          <w:p w14:paraId="19A320F8" w14:textId="77777777" w:rsidR="003A5FE8" w:rsidRPr="00024D5D" w:rsidRDefault="003A5FE8" w:rsidP="003A5FE8">
            <w:pPr>
              <w:pStyle w:val="Tabletext"/>
              <w:jc w:val="both"/>
              <w:rPr>
                <w:rFonts w:cs="Arial"/>
              </w:rPr>
            </w:pPr>
          </w:p>
        </w:tc>
        <w:tc>
          <w:tcPr>
            <w:tcW w:w="1990" w:type="pct"/>
            <w:gridSpan w:val="2"/>
            <w:tcBorders>
              <w:top w:val="single" w:sz="4" w:space="0" w:color="D9D9D9" w:themeColor="background1" w:themeShade="D9"/>
              <w:bottom w:val="single" w:sz="4" w:space="0" w:color="D9D9D9" w:themeColor="background1" w:themeShade="D9"/>
            </w:tcBorders>
            <w:vAlign w:val="center"/>
          </w:tcPr>
          <w:p w14:paraId="19A320F9" w14:textId="77777777" w:rsidR="003A5FE8" w:rsidRPr="00024D5D" w:rsidRDefault="003A5FE8" w:rsidP="003A5FE8">
            <w:pPr>
              <w:pStyle w:val="Tabletext"/>
              <w:jc w:val="both"/>
              <w:rPr>
                <w:rFonts w:cs="Arial"/>
              </w:rPr>
            </w:pPr>
            <w:r w:rsidRPr="00024D5D">
              <w:rPr>
                <w:rFonts w:cs="Arial"/>
              </w:rPr>
              <w:t>At Avon Wharf (Docking)</w:t>
            </w:r>
          </w:p>
        </w:tc>
        <w:tc>
          <w:tcPr>
            <w:tcW w:w="701" w:type="pct"/>
            <w:tcBorders>
              <w:top w:val="single" w:sz="4" w:space="0" w:color="D9D9D9" w:themeColor="background1" w:themeShade="D9"/>
              <w:bottom w:val="single" w:sz="4" w:space="0" w:color="D9D9D9" w:themeColor="background1" w:themeShade="D9"/>
            </w:tcBorders>
            <w:vAlign w:val="center"/>
          </w:tcPr>
          <w:p w14:paraId="19A320FA" w14:textId="77777777" w:rsidR="003A5FE8" w:rsidRPr="00024D5D" w:rsidRDefault="003A5FE8" w:rsidP="003A5FE8">
            <w:pPr>
              <w:pStyle w:val="Tabletext"/>
              <w:jc w:val="both"/>
              <w:rPr>
                <w:rFonts w:cs="Arial"/>
              </w:rPr>
            </w:pPr>
            <w:r w:rsidRPr="00024D5D">
              <w:rPr>
                <w:rFonts w:cs="Arial"/>
              </w:rPr>
              <w:t>Maneuvering</w:t>
            </w:r>
          </w:p>
        </w:tc>
        <w:tc>
          <w:tcPr>
            <w:tcW w:w="606" w:type="pct"/>
            <w:tcBorders>
              <w:top w:val="single" w:sz="4" w:space="0" w:color="D9D9D9" w:themeColor="background1" w:themeShade="D9"/>
              <w:bottom w:val="single" w:sz="4" w:space="0" w:color="D9D9D9" w:themeColor="background1" w:themeShade="D9"/>
            </w:tcBorders>
            <w:vAlign w:val="center"/>
          </w:tcPr>
          <w:p w14:paraId="19A320FB" w14:textId="77777777" w:rsidR="003A5FE8" w:rsidRPr="00024D5D" w:rsidRDefault="003A5FE8" w:rsidP="003A5FE8">
            <w:pPr>
              <w:pStyle w:val="Tabletext"/>
              <w:jc w:val="both"/>
              <w:rPr>
                <w:rFonts w:cs="Arial"/>
              </w:rPr>
            </w:pPr>
            <w:r w:rsidRPr="00024D5D">
              <w:rPr>
                <w:rFonts w:cs="Arial"/>
              </w:rPr>
              <w:t>N/A</w:t>
            </w:r>
          </w:p>
        </w:tc>
        <w:tc>
          <w:tcPr>
            <w:tcW w:w="641" w:type="pct"/>
            <w:tcBorders>
              <w:top w:val="single" w:sz="4" w:space="0" w:color="D9D9D9" w:themeColor="background1" w:themeShade="D9"/>
              <w:bottom w:val="single" w:sz="4" w:space="0" w:color="D9D9D9" w:themeColor="background1" w:themeShade="D9"/>
            </w:tcBorders>
            <w:vAlign w:val="center"/>
          </w:tcPr>
          <w:p w14:paraId="19A320FC" w14:textId="77777777" w:rsidR="003A5FE8" w:rsidRPr="00024D5D" w:rsidRDefault="003A5FE8" w:rsidP="003A5FE8">
            <w:pPr>
              <w:pStyle w:val="Tabletext"/>
              <w:jc w:val="both"/>
              <w:rPr>
                <w:rFonts w:cs="Arial"/>
              </w:rPr>
            </w:pPr>
            <w:r w:rsidRPr="00024D5D">
              <w:rPr>
                <w:rFonts w:cs="Arial"/>
              </w:rPr>
              <w:t>0.25</w:t>
            </w:r>
          </w:p>
        </w:tc>
        <w:tc>
          <w:tcPr>
            <w:tcW w:w="536" w:type="pct"/>
            <w:tcBorders>
              <w:top w:val="single" w:sz="4" w:space="0" w:color="D9D9D9" w:themeColor="background1" w:themeShade="D9"/>
              <w:bottom w:val="single" w:sz="4" w:space="0" w:color="D9D9D9" w:themeColor="background1" w:themeShade="D9"/>
            </w:tcBorders>
            <w:vAlign w:val="center"/>
          </w:tcPr>
          <w:p w14:paraId="19A320FD" w14:textId="77777777" w:rsidR="003A5FE8" w:rsidRPr="00024D5D" w:rsidRDefault="003A5FE8" w:rsidP="003A5FE8">
            <w:pPr>
              <w:pStyle w:val="Tabletext"/>
              <w:jc w:val="both"/>
              <w:rPr>
                <w:rFonts w:cs="Arial"/>
              </w:rPr>
            </w:pPr>
            <w:r w:rsidRPr="00024D5D">
              <w:rPr>
                <w:rFonts w:cs="Arial"/>
              </w:rPr>
              <w:t xml:space="preserve"> 2</w:t>
            </w:r>
          </w:p>
        </w:tc>
      </w:tr>
      <w:tr w:rsidR="003A5FE8" w:rsidRPr="00024D5D" w14:paraId="19A32105" w14:textId="77777777" w:rsidTr="003A5FE8">
        <w:trPr>
          <w:cantSplit/>
          <w:jc w:val="center"/>
        </w:trPr>
        <w:tc>
          <w:tcPr>
            <w:tcW w:w="525" w:type="pct"/>
            <w:tcBorders>
              <w:top w:val="single" w:sz="4" w:space="0" w:color="D9D9D9" w:themeColor="background1" w:themeShade="D9"/>
              <w:bottom w:val="single" w:sz="4" w:space="0" w:color="D9D9D9" w:themeColor="background1" w:themeShade="D9"/>
            </w:tcBorders>
          </w:tcPr>
          <w:p w14:paraId="19A320FF" w14:textId="77777777" w:rsidR="003A5FE8" w:rsidRPr="00024D5D" w:rsidRDefault="003A5FE8" w:rsidP="003A5FE8">
            <w:pPr>
              <w:pStyle w:val="Tabletext"/>
              <w:jc w:val="both"/>
              <w:rPr>
                <w:rFonts w:cs="Arial"/>
              </w:rPr>
            </w:pPr>
            <w:r w:rsidRPr="00024D5D">
              <w:rPr>
                <w:rFonts w:cs="Arial"/>
              </w:rPr>
              <w:t>Docked</w:t>
            </w:r>
          </w:p>
        </w:tc>
        <w:tc>
          <w:tcPr>
            <w:tcW w:w="1990" w:type="pct"/>
            <w:gridSpan w:val="2"/>
            <w:tcBorders>
              <w:top w:val="single" w:sz="4" w:space="0" w:color="D9D9D9" w:themeColor="background1" w:themeShade="D9"/>
              <w:bottom w:val="single" w:sz="4" w:space="0" w:color="D9D9D9" w:themeColor="background1" w:themeShade="D9"/>
            </w:tcBorders>
            <w:vAlign w:val="center"/>
          </w:tcPr>
          <w:p w14:paraId="19A32100" w14:textId="77777777" w:rsidR="003A5FE8" w:rsidRPr="00024D5D" w:rsidRDefault="003A5FE8" w:rsidP="003A5FE8">
            <w:pPr>
              <w:pStyle w:val="Tabletext"/>
              <w:jc w:val="both"/>
              <w:rPr>
                <w:rFonts w:cs="Arial"/>
              </w:rPr>
            </w:pPr>
            <w:r w:rsidRPr="00024D5D">
              <w:rPr>
                <w:rFonts w:cs="Arial"/>
              </w:rPr>
              <w:t>At Avon Wharf (Hoteling and Product Discharge)</w:t>
            </w:r>
          </w:p>
        </w:tc>
        <w:tc>
          <w:tcPr>
            <w:tcW w:w="701" w:type="pct"/>
            <w:tcBorders>
              <w:top w:val="single" w:sz="4" w:space="0" w:color="D9D9D9" w:themeColor="background1" w:themeShade="D9"/>
              <w:bottom w:val="single" w:sz="4" w:space="0" w:color="D9D9D9" w:themeColor="background1" w:themeShade="D9"/>
            </w:tcBorders>
            <w:vAlign w:val="center"/>
          </w:tcPr>
          <w:p w14:paraId="19A32101" w14:textId="77777777" w:rsidR="003A5FE8" w:rsidRPr="00024D5D" w:rsidRDefault="003A5FE8" w:rsidP="003A5FE8">
            <w:pPr>
              <w:pStyle w:val="Tabletext"/>
              <w:jc w:val="both"/>
              <w:rPr>
                <w:rFonts w:cs="Arial"/>
              </w:rPr>
            </w:pPr>
            <w:r w:rsidRPr="00024D5D">
              <w:rPr>
                <w:rFonts w:cs="Arial"/>
              </w:rPr>
              <w:t>Hoteling</w:t>
            </w:r>
          </w:p>
        </w:tc>
        <w:tc>
          <w:tcPr>
            <w:tcW w:w="606" w:type="pct"/>
            <w:tcBorders>
              <w:top w:val="single" w:sz="4" w:space="0" w:color="D9D9D9" w:themeColor="background1" w:themeShade="D9"/>
              <w:bottom w:val="single" w:sz="4" w:space="0" w:color="D9D9D9" w:themeColor="background1" w:themeShade="D9"/>
            </w:tcBorders>
            <w:vAlign w:val="center"/>
          </w:tcPr>
          <w:p w14:paraId="19A32102" w14:textId="77777777" w:rsidR="003A5FE8" w:rsidRPr="00024D5D" w:rsidRDefault="003A5FE8" w:rsidP="003A5FE8">
            <w:pPr>
              <w:pStyle w:val="Tabletext"/>
              <w:jc w:val="both"/>
              <w:rPr>
                <w:rFonts w:cs="Arial"/>
              </w:rPr>
            </w:pPr>
            <w:r w:rsidRPr="00024D5D">
              <w:rPr>
                <w:rFonts w:cs="Arial"/>
              </w:rPr>
              <w:t>N/A</w:t>
            </w:r>
          </w:p>
        </w:tc>
        <w:tc>
          <w:tcPr>
            <w:tcW w:w="641" w:type="pct"/>
            <w:tcBorders>
              <w:top w:val="single" w:sz="4" w:space="0" w:color="D9D9D9" w:themeColor="background1" w:themeShade="D9"/>
              <w:bottom w:val="single" w:sz="4" w:space="0" w:color="D9D9D9" w:themeColor="background1" w:themeShade="D9"/>
            </w:tcBorders>
            <w:vAlign w:val="center"/>
          </w:tcPr>
          <w:p w14:paraId="19A32103" w14:textId="77777777" w:rsidR="003A5FE8" w:rsidRPr="00024D5D" w:rsidRDefault="003A5FE8" w:rsidP="003A5FE8">
            <w:pPr>
              <w:pStyle w:val="Tabletext"/>
              <w:jc w:val="both"/>
              <w:rPr>
                <w:rFonts w:cs="Arial"/>
              </w:rPr>
            </w:pPr>
            <w:r w:rsidRPr="00024D5D">
              <w:rPr>
                <w:rFonts w:cs="Arial"/>
              </w:rPr>
              <w:t>Varies</w:t>
            </w:r>
          </w:p>
        </w:tc>
        <w:tc>
          <w:tcPr>
            <w:tcW w:w="536" w:type="pct"/>
            <w:tcBorders>
              <w:top w:val="single" w:sz="4" w:space="0" w:color="D9D9D9" w:themeColor="background1" w:themeShade="D9"/>
              <w:bottom w:val="single" w:sz="4" w:space="0" w:color="D9D9D9" w:themeColor="background1" w:themeShade="D9"/>
            </w:tcBorders>
            <w:vAlign w:val="center"/>
          </w:tcPr>
          <w:p w14:paraId="19A32104" w14:textId="77777777" w:rsidR="003A5FE8" w:rsidRPr="00024D5D" w:rsidRDefault="003A5FE8" w:rsidP="003A5FE8">
            <w:pPr>
              <w:pStyle w:val="Tabletext"/>
              <w:jc w:val="both"/>
              <w:rPr>
                <w:rFonts w:cs="Arial"/>
              </w:rPr>
            </w:pPr>
            <w:r w:rsidRPr="00024D5D">
              <w:rPr>
                <w:rFonts w:cs="Arial"/>
              </w:rPr>
              <w:t>N/A</w:t>
            </w:r>
          </w:p>
        </w:tc>
      </w:tr>
      <w:tr w:rsidR="003A5FE8" w:rsidRPr="00024D5D" w14:paraId="19A3210C" w14:textId="77777777" w:rsidTr="003A5FE8">
        <w:trPr>
          <w:cantSplit/>
          <w:jc w:val="center"/>
        </w:trPr>
        <w:tc>
          <w:tcPr>
            <w:tcW w:w="525" w:type="pct"/>
            <w:vMerge w:val="restart"/>
            <w:tcBorders>
              <w:top w:val="single" w:sz="4" w:space="0" w:color="D9D9D9" w:themeColor="background1" w:themeShade="D9"/>
            </w:tcBorders>
          </w:tcPr>
          <w:p w14:paraId="19A32106" w14:textId="77777777" w:rsidR="003A5FE8" w:rsidRPr="00024D5D" w:rsidRDefault="003A5FE8" w:rsidP="003A5FE8">
            <w:pPr>
              <w:pStyle w:val="Tabletext"/>
              <w:jc w:val="both"/>
              <w:rPr>
                <w:rFonts w:cs="Arial"/>
              </w:rPr>
            </w:pPr>
            <w:r w:rsidRPr="00024D5D">
              <w:rPr>
                <w:rFonts w:cs="Arial"/>
              </w:rPr>
              <w:t>Outbound</w:t>
            </w:r>
          </w:p>
        </w:tc>
        <w:tc>
          <w:tcPr>
            <w:tcW w:w="1990" w:type="pct"/>
            <w:gridSpan w:val="2"/>
            <w:tcBorders>
              <w:top w:val="single" w:sz="4" w:space="0" w:color="D9D9D9" w:themeColor="background1" w:themeShade="D9"/>
              <w:bottom w:val="single" w:sz="4" w:space="0" w:color="D9D9D9" w:themeColor="background1" w:themeShade="D9"/>
            </w:tcBorders>
            <w:vAlign w:val="center"/>
          </w:tcPr>
          <w:p w14:paraId="19A32107" w14:textId="77777777" w:rsidR="003A5FE8" w:rsidRPr="00024D5D" w:rsidRDefault="003A5FE8" w:rsidP="003A5FE8">
            <w:pPr>
              <w:pStyle w:val="Tabletext"/>
              <w:jc w:val="both"/>
              <w:rPr>
                <w:rFonts w:cs="Arial"/>
              </w:rPr>
            </w:pPr>
            <w:r w:rsidRPr="00024D5D">
              <w:rPr>
                <w:rFonts w:cs="Arial"/>
              </w:rPr>
              <w:t>At Avon Wharf (Undocking)</w:t>
            </w:r>
          </w:p>
        </w:tc>
        <w:tc>
          <w:tcPr>
            <w:tcW w:w="701" w:type="pct"/>
            <w:tcBorders>
              <w:top w:val="single" w:sz="4" w:space="0" w:color="D9D9D9" w:themeColor="background1" w:themeShade="D9"/>
              <w:bottom w:val="single" w:sz="4" w:space="0" w:color="D9D9D9" w:themeColor="background1" w:themeShade="D9"/>
            </w:tcBorders>
            <w:vAlign w:val="center"/>
          </w:tcPr>
          <w:p w14:paraId="19A32108" w14:textId="77777777" w:rsidR="003A5FE8" w:rsidRPr="00024D5D" w:rsidRDefault="003A5FE8" w:rsidP="003A5FE8">
            <w:pPr>
              <w:pStyle w:val="Tabletext"/>
              <w:jc w:val="both"/>
              <w:rPr>
                <w:rFonts w:cs="Arial"/>
              </w:rPr>
            </w:pPr>
            <w:r w:rsidRPr="00024D5D">
              <w:rPr>
                <w:rFonts w:cs="Arial"/>
              </w:rPr>
              <w:t>Maneuvering</w:t>
            </w:r>
          </w:p>
        </w:tc>
        <w:tc>
          <w:tcPr>
            <w:tcW w:w="606" w:type="pct"/>
            <w:tcBorders>
              <w:top w:val="single" w:sz="4" w:space="0" w:color="D9D9D9" w:themeColor="background1" w:themeShade="D9"/>
              <w:bottom w:val="single" w:sz="4" w:space="0" w:color="D9D9D9" w:themeColor="background1" w:themeShade="D9"/>
            </w:tcBorders>
            <w:vAlign w:val="center"/>
          </w:tcPr>
          <w:p w14:paraId="19A32109" w14:textId="77777777" w:rsidR="003A5FE8" w:rsidRPr="00024D5D" w:rsidRDefault="003A5FE8" w:rsidP="003A5FE8">
            <w:pPr>
              <w:pStyle w:val="Tabletext"/>
              <w:jc w:val="both"/>
              <w:rPr>
                <w:rFonts w:cs="Arial"/>
              </w:rPr>
            </w:pPr>
            <w:r w:rsidRPr="00024D5D">
              <w:rPr>
                <w:rFonts w:cs="Arial"/>
              </w:rPr>
              <w:t>N/A</w:t>
            </w:r>
          </w:p>
        </w:tc>
        <w:tc>
          <w:tcPr>
            <w:tcW w:w="641" w:type="pct"/>
            <w:tcBorders>
              <w:top w:val="single" w:sz="4" w:space="0" w:color="D9D9D9" w:themeColor="background1" w:themeShade="D9"/>
              <w:bottom w:val="single" w:sz="4" w:space="0" w:color="D9D9D9" w:themeColor="background1" w:themeShade="D9"/>
            </w:tcBorders>
            <w:vAlign w:val="center"/>
          </w:tcPr>
          <w:p w14:paraId="19A3210A" w14:textId="77777777" w:rsidR="003A5FE8" w:rsidRPr="00024D5D" w:rsidRDefault="003A5FE8" w:rsidP="003A5FE8">
            <w:pPr>
              <w:pStyle w:val="Tabletext"/>
              <w:jc w:val="both"/>
              <w:rPr>
                <w:rFonts w:cs="Arial"/>
              </w:rPr>
            </w:pPr>
            <w:r w:rsidRPr="00024D5D">
              <w:rPr>
                <w:rFonts w:cs="Arial"/>
              </w:rPr>
              <w:t>0.25</w:t>
            </w:r>
          </w:p>
        </w:tc>
        <w:tc>
          <w:tcPr>
            <w:tcW w:w="536" w:type="pct"/>
            <w:tcBorders>
              <w:top w:val="single" w:sz="4" w:space="0" w:color="D9D9D9" w:themeColor="background1" w:themeShade="D9"/>
              <w:bottom w:val="single" w:sz="4" w:space="0" w:color="D9D9D9" w:themeColor="background1" w:themeShade="D9"/>
            </w:tcBorders>
            <w:vAlign w:val="center"/>
          </w:tcPr>
          <w:p w14:paraId="19A3210B" w14:textId="77777777" w:rsidR="003A5FE8" w:rsidRPr="00024D5D" w:rsidRDefault="003A5FE8" w:rsidP="003A5FE8">
            <w:pPr>
              <w:pStyle w:val="Tabletext"/>
              <w:jc w:val="both"/>
              <w:rPr>
                <w:rFonts w:cs="Arial"/>
              </w:rPr>
            </w:pPr>
            <w:r w:rsidRPr="00024D5D">
              <w:rPr>
                <w:rFonts w:cs="Arial"/>
              </w:rPr>
              <w:t xml:space="preserve"> 2</w:t>
            </w:r>
          </w:p>
        </w:tc>
      </w:tr>
      <w:tr w:rsidR="003A5FE8" w:rsidRPr="00024D5D" w14:paraId="19A32114" w14:textId="77777777" w:rsidTr="003A5FE8">
        <w:trPr>
          <w:cantSplit/>
          <w:jc w:val="center"/>
        </w:trPr>
        <w:tc>
          <w:tcPr>
            <w:tcW w:w="525" w:type="pct"/>
            <w:vMerge/>
          </w:tcPr>
          <w:p w14:paraId="19A3210D" w14:textId="77777777" w:rsidR="003A5FE8" w:rsidRPr="00024D5D" w:rsidRDefault="003A5FE8" w:rsidP="003A5FE8">
            <w:pPr>
              <w:pStyle w:val="Tabletext"/>
              <w:jc w:val="both"/>
              <w:rPr>
                <w:rFonts w:cs="Arial"/>
              </w:rPr>
            </w:pPr>
          </w:p>
        </w:tc>
        <w:tc>
          <w:tcPr>
            <w:tcW w:w="995" w:type="pct"/>
            <w:tcBorders>
              <w:top w:val="single" w:sz="4" w:space="0" w:color="D9D9D9" w:themeColor="background1" w:themeShade="D9"/>
              <w:bottom w:val="single" w:sz="4" w:space="0" w:color="D9D9D9" w:themeColor="background1" w:themeShade="D9"/>
            </w:tcBorders>
            <w:vAlign w:val="center"/>
          </w:tcPr>
          <w:p w14:paraId="19A3210E" w14:textId="77777777" w:rsidR="003A5FE8" w:rsidRPr="00024D5D" w:rsidRDefault="003A5FE8" w:rsidP="003A5FE8">
            <w:pPr>
              <w:pStyle w:val="Tabletext"/>
              <w:jc w:val="both"/>
              <w:rPr>
                <w:rFonts w:cs="Arial"/>
              </w:rPr>
            </w:pPr>
            <w:r w:rsidRPr="00024D5D">
              <w:rPr>
                <w:rFonts w:cs="Arial"/>
              </w:rPr>
              <w:t>Avon Wharf</w:t>
            </w:r>
          </w:p>
        </w:tc>
        <w:tc>
          <w:tcPr>
            <w:tcW w:w="995" w:type="pct"/>
            <w:tcBorders>
              <w:top w:val="single" w:sz="4" w:space="0" w:color="D9D9D9" w:themeColor="background1" w:themeShade="D9"/>
              <w:bottom w:val="single" w:sz="4" w:space="0" w:color="D9D9D9" w:themeColor="background1" w:themeShade="D9"/>
            </w:tcBorders>
            <w:vAlign w:val="center"/>
          </w:tcPr>
          <w:p w14:paraId="19A3210F" w14:textId="77777777" w:rsidR="003A5FE8" w:rsidRPr="00024D5D" w:rsidRDefault="003A5FE8" w:rsidP="003A5FE8">
            <w:pPr>
              <w:pStyle w:val="Tabletext"/>
              <w:jc w:val="both"/>
              <w:rPr>
                <w:rFonts w:cs="Arial"/>
              </w:rPr>
            </w:pPr>
            <w:r w:rsidRPr="00024D5D">
              <w:rPr>
                <w:rFonts w:cs="Arial"/>
              </w:rPr>
              <w:t>Near Plains Terminal</w:t>
            </w:r>
          </w:p>
        </w:tc>
        <w:tc>
          <w:tcPr>
            <w:tcW w:w="701" w:type="pct"/>
            <w:tcBorders>
              <w:top w:val="single" w:sz="4" w:space="0" w:color="D9D9D9" w:themeColor="background1" w:themeShade="D9"/>
              <w:bottom w:val="single" w:sz="4" w:space="0" w:color="D9D9D9" w:themeColor="background1" w:themeShade="D9"/>
            </w:tcBorders>
            <w:vAlign w:val="center"/>
          </w:tcPr>
          <w:p w14:paraId="19A32110" w14:textId="77777777" w:rsidR="003A5FE8" w:rsidRPr="00024D5D" w:rsidRDefault="003A5FE8" w:rsidP="003A5FE8">
            <w:pPr>
              <w:pStyle w:val="Tabletext"/>
              <w:jc w:val="both"/>
              <w:rPr>
                <w:rFonts w:cs="Arial"/>
              </w:rPr>
            </w:pPr>
            <w:r w:rsidRPr="00024D5D">
              <w:rPr>
                <w:rFonts w:cs="Arial"/>
              </w:rPr>
              <w:t>Maneuvering</w:t>
            </w:r>
          </w:p>
        </w:tc>
        <w:tc>
          <w:tcPr>
            <w:tcW w:w="606" w:type="pct"/>
            <w:tcBorders>
              <w:top w:val="single" w:sz="4" w:space="0" w:color="D9D9D9" w:themeColor="background1" w:themeShade="D9"/>
              <w:bottom w:val="single" w:sz="4" w:space="0" w:color="D9D9D9" w:themeColor="background1" w:themeShade="D9"/>
            </w:tcBorders>
            <w:vAlign w:val="center"/>
          </w:tcPr>
          <w:p w14:paraId="19A32111" w14:textId="77777777" w:rsidR="003A5FE8" w:rsidRPr="00024D5D" w:rsidRDefault="003A5FE8" w:rsidP="003A5FE8">
            <w:pPr>
              <w:pStyle w:val="Tabletext"/>
              <w:jc w:val="both"/>
              <w:rPr>
                <w:rFonts w:cs="Arial"/>
              </w:rPr>
            </w:pPr>
            <w:r w:rsidRPr="00024D5D">
              <w:rPr>
                <w:rFonts w:cs="Arial"/>
              </w:rPr>
              <w:t>8</w:t>
            </w:r>
          </w:p>
        </w:tc>
        <w:tc>
          <w:tcPr>
            <w:tcW w:w="641" w:type="pct"/>
            <w:tcBorders>
              <w:top w:val="single" w:sz="4" w:space="0" w:color="D9D9D9" w:themeColor="background1" w:themeShade="D9"/>
              <w:bottom w:val="single" w:sz="4" w:space="0" w:color="D9D9D9" w:themeColor="background1" w:themeShade="D9"/>
            </w:tcBorders>
            <w:vAlign w:val="center"/>
          </w:tcPr>
          <w:p w14:paraId="19A32112" w14:textId="77777777" w:rsidR="003A5FE8" w:rsidRPr="00024D5D" w:rsidRDefault="003A5FE8" w:rsidP="003A5FE8">
            <w:pPr>
              <w:pStyle w:val="Tabletext"/>
              <w:jc w:val="both"/>
              <w:rPr>
                <w:rFonts w:cs="Arial"/>
              </w:rPr>
            </w:pPr>
            <w:r w:rsidRPr="00024D5D">
              <w:rPr>
                <w:rFonts w:cs="Arial"/>
              </w:rPr>
              <w:t>0.06</w:t>
            </w:r>
          </w:p>
        </w:tc>
        <w:tc>
          <w:tcPr>
            <w:tcW w:w="536" w:type="pct"/>
            <w:tcBorders>
              <w:top w:val="single" w:sz="4" w:space="0" w:color="D9D9D9" w:themeColor="background1" w:themeShade="D9"/>
              <w:bottom w:val="single" w:sz="4" w:space="0" w:color="D9D9D9" w:themeColor="background1" w:themeShade="D9"/>
            </w:tcBorders>
            <w:vAlign w:val="center"/>
          </w:tcPr>
          <w:p w14:paraId="19A32113" w14:textId="77777777" w:rsidR="003A5FE8" w:rsidRPr="00024D5D" w:rsidRDefault="003A5FE8" w:rsidP="003A5FE8">
            <w:pPr>
              <w:pStyle w:val="Tabletext"/>
              <w:jc w:val="both"/>
              <w:rPr>
                <w:rFonts w:cs="Arial"/>
              </w:rPr>
            </w:pPr>
            <w:r w:rsidRPr="00024D5D">
              <w:rPr>
                <w:rFonts w:cs="Arial"/>
              </w:rPr>
              <w:t xml:space="preserve"> 2</w:t>
            </w:r>
          </w:p>
        </w:tc>
      </w:tr>
      <w:tr w:rsidR="003A5FE8" w:rsidRPr="00024D5D" w14:paraId="19A3211C" w14:textId="77777777" w:rsidTr="003A5FE8">
        <w:trPr>
          <w:cantSplit/>
          <w:jc w:val="center"/>
        </w:trPr>
        <w:tc>
          <w:tcPr>
            <w:tcW w:w="525" w:type="pct"/>
            <w:vMerge/>
            <w:vAlign w:val="center"/>
          </w:tcPr>
          <w:p w14:paraId="19A32115" w14:textId="77777777" w:rsidR="003A5FE8" w:rsidRPr="00024D5D" w:rsidRDefault="003A5FE8" w:rsidP="003A5FE8">
            <w:pPr>
              <w:pStyle w:val="Tabletext"/>
              <w:jc w:val="both"/>
              <w:rPr>
                <w:rFonts w:cs="Arial"/>
              </w:rPr>
            </w:pPr>
          </w:p>
        </w:tc>
        <w:tc>
          <w:tcPr>
            <w:tcW w:w="995" w:type="pct"/>
            <w:tcBorders>
              <w:top w:val="single" w:sz="4" w:space="0" w:color="D9D9D9" w:themeColor="background1" w:themeShade="D9"/>
              <w:bottom w:val="single" w:sz="4" w:space="0" w:color="D9D9D9" w:themeColor="background1" w:themeShade="D9"/>
            </w:tcBorders>
            <w:vAlign w:val="center"/>
          </w:tcPr>
          <w:p w14:paraId="19A32116" w14:textId="77777777" w:rsidR="003A5FE8" w:rsidRPr="00024D5D" w:rsidRDefault="003A5FE8" w:rsidP="003A5FE8">
            <w:pPr>
              <w:pStyle w:val="Tabletext"/>
              <w:jc w:val="both"/>
              <w:rPr>
                <w:rFonts w:cs="Arial"/>
              </w:rPr>
            </w:pPr>
            <w:r w:rsidRPr="00024D5D">
              <w:rPr>
                <w:rFonts w:cs="Arial"/>
              </w:rPr>
              <w:t>Near Plains Terminal</w:t>
            </w:r>
          </w:p>
        </w:tc>
        <w:tc>
          <w:tcPr>
            <w:tcW w:w="995" w:type="pct"/>
            <w:tcBorders>
              <w:top w:val="single" w:sz="4" w:space="0" w:color="D9D9D9" w:themeColor="background1" w:themeShade="D9"/>
              <w:bottom w:val="single" w:sz="4" w:space="0" w:color="D9D9D9" w:themeColor="background1" w:themeShade="D9"/>
            </w:tcBorders>
            <w:vAlign w:val="center"/>
          </w:tcPr>
          <w:p w14:paraId="19A32117" w14:textId="77777777" w:rsidR="003A5FE8" w:rsidRPr="00024D5D" w:rsidRDefault="003A5FE8" w:rsidP="003A5FE8">
            <w:pPr>
              <w:pStyle w:val="Tabletext"/>
              <w:jc w:val="both"/>
              <w:rPr>
                <w:rFonts w:cs="Arial"/>
              </w:rPr>
            </w:pPr>
            <w:r w:rsidRPr="00024D5D">
              <w:rPr>
                <w:rFonts w:cs="Arial"/>
              </w:rPr>
              <w:t>SPB Light #15</w:t>
            </w:r>
          </w:p>
        </w:tc>
        <w:tc>
          <w:tcPr>
            <w:tcW w:w="701" w:type="pct"/>
            <w:tcBorders>
              <w:top w:val="single" w:sz="4" w:space="0" w:color="D9D9D9" w:themeColor="background1" w:themeShade="D9"/>
              <w:bottom w:val="single" w:sz="4" w:space="0" w:color="D9D9D9" w:themeColor="background1" w:themeShade="D9"/>
            </w:tcBorders>
            <w:vAlign w:val="center"/>
          </w:tcPr>
          <w:p w14:paraId="19A32118" w14:textId="77777777" w:rsidR="003A5FE8" w:rsidRPr="00024D5D" w:rsidRDefault="003A5FE8" w:rsidP="003A5FE8">
            <w:pPr>
              <w:pStyle w:val="Tabletext"/>
              <w:jc w:val="both"/>
              <w:rPr>
                <w:rFonts w:cs="Arial"/>
              </w:rPr>
            </w:pPr>
            <w:r w:rsidRPr="00024D5D">
              <w:rPr>
                <w:rFonts w:cs="Arial"/>
              </w:rPr>
              <w:t>Transit (RSZ)</w:t>
            </w:r>
          </w:p>
        </w:tc>
        <w:tc>
          <w:tcPr>
            <w:tcW w:w="606" w:type="pct"/>
            <w:tcBorders>
              <w:top w:val="single" w:sz="4" w:space="0" w:color="D9D9D9" w:themeColor="background1" w:themeShade="D9"/>
              <w:bottom w:val="single" w:sz="4" w:space="0" w:color="D9D9D9" w:themeColor="background1" w:themeShade="D9"/>
            </w:tcBorders>
            <w:vAlign w:val="center"/>
          </w:tcPr>
          <w:p w14:paraId="19A32119" w14:textId="77777777" w:rsidR="003A5FE8" w:rsidRPr="00024D5D" w:rsidRDefault="003A5FE8" w:rsidP="003A5FE8">
            <w:pPr>
              <w:pStyle w:val="Tabletext"/>
              <w:jc w:val="both"/>
              <w:rPr>
                <w:rFonts w:cs="Arial"/>
              </w:rPr>
            </w:pPr>
            <w:r w:rsidRPr="00024D5D">
              <w:rPr>
                <w:rFonts w:cs="Arial"/>
              </w:rPr>
              <w:t>10 (loaded);</w:t>
            </w:r>
            <w:r w:rsidRPr="00024D5D">
              <w:rPr>
                <w:rFonts w:cs="Arial"/>
              </w:rPr>
              <w:br/>
              <w:t>12 (unloaded)</w:t>
            </w:r>
          </w:p>
        </w:tc>
        <w:tc>
          <w:tcPr>
            <w:tcW w:w="641" w:type="pct"/>
            <w:tcBorders>
              <w:top w:val="single" w:sz="4" w:space="0" w:color="D9D9D9" w:themeColor="background1" w:themeShade="D9"/>
              <w:bottom w:val="single" w:sz="4" w:space="0" w:color="D9D9D9" w:themeColor="background1" w:themeShade="D9"/>
            </w:tcBorders>
            <w:vAlign w:val="center"/>
          </w:tcPr>
          <w:p w14:paraId="19A3211A" w14:textId="77777777" w:rsidR="003A5FE8" w:rsidRPr="00024D5D" w:rsidRDefault="00576422" w:rsidP="003A5FE8">
            <w:pPr>
              <w:pStyle w:val="Tabletext"/>
              <w:jc w:val="both"/>
              <w:rPr>
                <w:rFonts w:cs="Arial"/>
              </w:rPr>
            </w:pPr>
            <w:r>
              <w:rPr>
                <w:rFonts w:cs="Arial"/>
              </w:rPr>
              <w:t>0.79 (loaded);</w:t>
            </w:r>
            <w:r>
              <w:rPr>
                <w:rFonts w:cs="Arial"/>
              </w:rPr>
              <w:br/>
              <w:t>0.66</w:t>
            </w:r>
            <w:r w:rsidR="003A5FE8" w:rsidRPr="00024D5D">
              <w:rPr>
                <w:rFonts w:cs="Arial"/>
              </w:rPr>
              <w:t xml:space="preserve"> (unloaded)</w:t>
            </w:r>
          </w:p>
        </w:tc>
        <w:tc>
          <w:tcPr>
            <w:tcW w:w="536" w:type="pct"/>
            <w:tcBorders>
              <w:top w:val="single" w:sz="4" w:space="0" w:color="D9D9D9" w:themeColor="background1" w:themeShade="D9"/>
              <w:bottom w:val="single" w:sz="4" w:space="0" w:color="D9D9D9" w:themeColor="background1" w:themeShade="D9"/>
            </w:tcBorders>
            <w:vAlign w:val="center"/>
          </w:tcPr>
          <w:p w14:paraId="19A3211B" w14:textId="77777777" w:rsidR="003A5FE8" w:rsidRPr="00024D5D" w:rsidRDefault="003A5FE8" w:rsidP="003A5FE8">
            <w:pPr>
              <w:pStyle w:val="Tabletext"/>
              <w:jc w:val="both"/>
              <w:rPr>
                <w:rFonts w:cs="Arial"/>
              </w:rPr>
            </w:pPr>
            <w:r w:rsidRPr="00024D5D">
              <w:rPr>
                <w:rFonts w:cs="Arial"/>
              </w:rPr>
              <w:t>0 or 1</w:t>
            </w:r>
          </w:p>
        </w:tc>
      </w:tr>
      <w:tr w:rsidR="003A5FE8" w:rsidRPr="00024D5D" w14:paraId="19A32124" w14:textId="77777777" w:rsidTr="003A5FE8">
        <w:trPr>
          <w:cantSplit/>
          <w:jc w:val="center"/>
        </w:trPr>
        <w:tc>
          <w:tcPr>
            <w:tcW w:w="525" w:type="pct"/>
            <w:vMerge/>
            <w:vAlign w:val="center"/>
          </w:tcPr>
          <w:p w14:paraId="19A3211D" w14:textId="77777777" w:rsidR="003A5FE8" w:rsidRPr="00024D5D" w:rsidRDefault="003A5FE8" w:rsidP="003A5FE8">
            <w:pPr>
              <w:pStyle w:val="Tabletext"/>
              <w:jc w:val="both"/>
              <w:rPr>
                <w:rFonts w:cs="Arial"/>
              </w:rPr>
            </w:pPr>
          </w:p>
        </w:tc>
        <w:tc>
          <w:tcPr>
            <w:tcW w:w="995" w:type="pct"/>
            <w:tcBorders>
              <w:top w:val="single" w:sz="4" w:space="0" w:color="D9D9D9" w:themeColor="background1" w:themeShade="D9"/>
              <w:bottom w:val="single" w:sz="4" w:space="0" w:color="D9D9D9" w:themeColor="background1" w:themeShade="D9"/>
            </w:tcBorders>
            <w:vAlign w:val="center"/>
          </w:tcPr>
          <w:p w14:paraId="19A3211E" w14:textId="77777777" w:rsidR="003A5FE8" w:rsidRPr="00024D5D" w:rsidRDefault="003A5FE8" w:rsidP="003A5FE8">
            <w:pPr>
              <w:pStyle w:val="Tabletext"/>
              <w:jc w:val="both"/>
              <w:rPr>
                <w:rFonts w:cs="Arial"/>
              </w:rPr>
            </w:pPr>
            <w:r w:rsidRPr="00024D5D">
              <w:rPr>
                <w:rFonts w:cs="Arial"/>
              </w:rPr>
              <w:t>SPB Light #15</w:t>
            </w:r>
          </w:p>
        </w:tc>
        <w:tc>
          <w:tcPr>
            <w:tcW w:w="995" w:type="pct"/>
            <w:tcBorders>
              <w:top w:val="single" w:sz="4" w:space="0" w:color="D9D9D9" w:themeColor="background1" w:themeShade="D9"/>
              <w:bottom w:val="single" w:sz="4" w:space="0" w:color="D9D9D9" w:themeColor="background1" w:themeShade="D9"/>
            </w:tcBorders>
            <w:vAlign w:val="center"/>
          </w:tcPr>
          <w:p w14:paraId="19A3211F" w14:textId="77777777" w:rsidR="003A5FE8" w:rsidRPr="00024D5D" w:rsidRDefault="003A5FE8" w:rsidP="003A5FE8">
            <w:pPr>
              <w:pStyle w:val="Tabletext"/>
              <w:jc w:val="both"/>
              <w:rPr>
                <w:rFonts w:cs="Arial"/>
              </w:rPr>
            </w:pPr>
            <w:r w:rsidRPr="00024D5D">
              <w:rPr>
                <w:rFonts w:cs="Arial"/>
              </w:rPr>
              <w:t>COLREGS Line</w:t>
            </w:r>
          </w:p>
        </w:tc>
        <w:tc>
          <w:tcPr>
            <w:tcW w:w="701" w:type="pct"/>
            <w:tcBorders>
              <w:top w:val="single" w:sz="4" w:space="0" w:color="D9D9D9" w:themeColor="background1" w:themeShade="D9"/>
              <w:bottom w:val="single" w:sz="4" w:space="0" w:color="D9D9D9" w:themeColor="background1" w:themeShade="D9"/>
            </w:tcBorders>
            <w:vAlign w:val="center"/>
          </w:tcPr>
          <w:p w14:paraId="19A32120" w14:textId="77777777" w:rsidR="003A5FE8" w:rsidRPr="00024D5D" w:rsidRDefault="003A5FE8" w:rsidP="003A5FE8">
            <w:pPr>
              <w:pStyle w:val="Tabletext"/>
              <w:jc w:val="both"/>
              <w:rPr>
                <w:rFonts w:cs="Arial"/>
              </w:rPr>
            </w:pPr>
            <w:r w:rsidRPr="00024D5D">
              <w:rPr>
                <w:rFonts w:cs="Arial"/>
              </w:rPr>
              <w:t>Transit (RSZ)</w:t>
            </w:r>
          </w:p>
        </w:tc>
        <w:tc>
          <w:tcPr>
            <w:tcW w:w="606" w:type="pct"/>
            <w:tcBorders>
              <w:top w:val="single" w:sz="4" w:space="0" w:color="D9D9D9" w:themeColor="background1" w:themeShade="D9"/>
              <w:bottom w:val="single" w:sz="4" w:space="0" w:color="D9D9D9" w:themeColor="background1" w:themeShade="D9"/>
            </w:tcBorders>
            <w:vAlign w:val="center"/>
          </w:tcPr>
          <w:p w14:paraId="19A32121" w14:textId="77777777" w:rsidR="003A5FE8" w:rsidRPr="00024D5D" w:rsidRDefault="003A5FE8" w:rsidP="003A5FE8">
            <w:pPr>
              <w:pStyle w:val="Tabletext"/>
              <w:jc w:val="both"/>
              <w:rPr>
                <w:rFonts w:cs="Arial"/>
              </w:rPr>
            </w:pPr>
            <w:r w:rsidRPr="00024D5D">
              <w:rPr>
                <w:rFonts w:cs="Arial"/>
              </w:rPr>
              <w:t>10 (loaded);</w:t>
            </w:r>
            <w:r w:rsidRPr="00024D5D">
              <w:rPr>
                <w:rFonts w:cs="Arial"/>
              </w:rPr>
              <w:br/>
              <w:t>12 (unloaded)</w:t>
            </w:r>
          </w:p>
        </w:tc>
        <w:tc>
          <w:tcPr>
            <w:tcW w:w="641" w:type="pct"/>
            <w:tcBorders>
              <w:top w:val="single" w:sz="4" w:space="0" w:color="D9D9D9" w:themeColor="background1" w:themeShade="D9"/>
              <w:bottom w:val="single" w:sz="4" w:space="0" w:color="D9D9D9" w:themeColor="background1" w:themeShade="D9"/>
            </w:tcBorders>
            <w:vAlign w:val="center"/>
          </w:tcPr>
          <w:p w14:paraId="19A32122" w14:textId="77777777" w:rsidR="003A5FE8" w:rsidRPr="00024D5D" w:rsidRDefault="003A5FE8" w:rsidP="003A5FE8">
            <w:pPr>
              <w:pStyle w:val="Tabletext"/>
              <w:jc w:val="both"/>
              <w:rPr>
                <w:rFonts w:cs="Arial"/>
              </w:rPr>
            </w:pPr>
            <w:r w:rsidRPr="00024D5D">
              <w:rPr>
                <w:rFonts w:cs="Arial"/>
              </w:rPr>
              <w:t>2.65 (loaded);</w:t>
            </w:r>
            <w:r w:rsidRPr="00024D5D">
              <w:rPr>
                <w:rFonts w:cs="Arial"/>
              </w:rPr>
              <w:br/>
              <w:t>2.20 (unloaded)</w:t>
            </w:r>
          </w:p>
        </w:tc>
        <w:tc>
          <w:tcPr>
            <w:tcW w:w="536" w:type="pct"/>
            <w:tcBorders>
              <w:top w:val="single" w:sz="4" w:space="0" w:color="D9D9D9" w:themeColor="background1" w:themeShade="D9"/>
              <w:bottom w:val="single" w:sz="4" w:space="0" w:color="D9D9D9" w:themeColor="background1" w:themeShade="D9"/>
            </w:tcBorders>
            <w:vAlign w:val="center"/>
          </w:tcPr>
          <w:p w14:paraId="19A32123" w14:textId="77777777" w:rsidR="003A5FE8" w:rsidRPr="00024D5D" w:rsidRDefault="003A5FE8" w:rsidP="003A5FE8">
            <w:pPr>
              <w:pStyle w:val="Tabletext"/>
              <w:jc w:val="both"/>
              <w:rPr>
                <w:rFonts w:cs="Arial"/>
              </w:rPr>
            </w:pPr>
            <w:r w:rsidRPr="00024D5D">
              <w:rPr>
                <w:rFonts w:cs="Arial"/>
              </w:rPr>
              <w:t>0 or 1</w:t>
            </w:r>
          </w:p>
        </w:tc>
      </w:tr>
      <w:tr w:rsidR="003A5FE8" w:rsidRPr="00024D5D" w14:paraId="19A3212C" w14:textId="77777777" w:rsidTr="003A5FE8">
        <w:trPr>
          <w:cantSplit/>
          <w:jc w:val="center"/>
        </w:trPr>
        <w:tc>
          <w:tcPr>
            <w:tcW w:w="525" w:type="pct"/>
            <w:vMerge/>
            <w:tcBorders>
              <w:bottom w:val="single" w:sz="4" w:space="0" w:color="auto"/>
            </w:tcBorders>
            <w:vAlign w:val="center"/>
          </w:tcPr>
          <w:p w14:paraId="19A32125" w14:textId="77777777" w:rsidR="003A5FE8" w:rsidRPr="00024D5D" w:rsidRDefault="003A5FE8" w:rsidP="003A5FE8">
            <w:pPr>
              <w:pStyle w:val="Tabletext"/>
              <w:jc w:val="both"/>
              <w:rPr>
                <w:rFonts w:cs="Arial"/>
              </w:rPr>
            </w:pPr>
          </w:p>
        </w:tc>
        <w:tc>
          <w:tcPr>
            <w:tcW w:w="995" w:type="pct"/>
            <w:tcBorders>
              <w:top w:val="single" w:sz="4" w:space="0" w:color="D9D9D9" w:themeColor="background1" w:themeShade="D9"/>
              <w:bottom w:val="single" w:sz="4" w:space="0" w:color="auto"/>
            </w:tcBorders>
            <w:vAlign w:val="center"/>
          </w:tcPr>
          <w:p w14:paraId="19A32126" w14:textId="77777777" w:rsidR="003A5FE8" w:rsidRPr="00024D5D" w:rsidRDefault="003A5FE8" w:rsidP="003A5FE8">
            <w:pPr>
              <w:pStyle w:val="Tabletext"/>
              <w:jc w:val="both"/>
              <w:rPr>
                <w:rFonts w:cs="Arial"/>
              </w:rPr>
            </w:pPr>
            <w:r w:rsidRPr="00024D5D">
              <w:rPr>
                <w:rFonts w:cs="Arial"/>
              </w:rPr>
              <w:t>COLREGS Line</w:t>
            </w:r>
          </w:p>
        </w:tc>
        <w:tc>
          <w:tcPr>
            <w:tcW w:w="995" w:type="pct"/>
            <w:tcBorders>
              <w:top w:val="single" w:sz="4" w:space="0" w:color="D9D9D9" w:themeColor="background1" w:themeShade="D9"/>
              <w:bottom w:val="single" w:sz="4" w:space="0" w:color="auto"/>
            </w:tcBorders>
            <w:vAlign w:val="center"/>
          </w:tcPr>
          <w:p w14:paraId="19A32127" w14:textId="77777777" w:rsidR="003A5FE8" w:rsidRPr="00024D5D" w:rsidRDefault="003A5FE8" w:rsidP="003A5FE8">
            <w:pPr>
              <w:pStyle w:val="Tabletext"/>
              <w:jc w:val="both"/>
              <w:rPr>
                <w:rFonts w:cs="Arial"/>
              </w:rPr>
            </w:pPr>
            <w:r w:rsidRPr="00024D5D">
              <w:rPr>
                <w:rFonts w:cs="Arial"/>
              </w:rPr>
              <w:t>Pilot Boarding (Sea Buoy)</w:t>
            </w:r>
          </w:p>
        </w:tc>
        <w:tc>
          <w:tcPr>
            <w:tcW w:w="701" w:type="pct"/>
            <w:tcBorders>
              <w:top w:val="single" w:sz="4" w:space="0" w:color="D9D9D9" w:themeColor="background1" w:themeShade="D9"/>
              <w:bottom w:val="single" w:sz="4" w:space="0" w:color="auto"/>
            </w:tcBorders>
            <w:vAlign w:val="center"/>
          </w:tcPr>
          <w:p w14:paraId="19A32128" w14:textId="77777777" w:rsidR="003A5FE8" w:rsidRPr="00024D5D" w:rsidRDefault="003A5FE8" w:rsidP="003A5FE8">
            <w:pPr>
              <w:pStyle w:val="Tabletext"/>
              <w:jc w:val="both"/>
              <w:rPr>
                <w:rFonts w:cs="Arial"/>
              </w:rPr>
            </w:pPr>
            <w:r w:rsidRPr="00024D5D">
              <w:rPr>
                <w:rFonts w:cs="Arial"/>
              </w:rPr>
              <w:t>Transit</w:t>
            </w:r>
          </w:p>
        </w:tc>
        <w:tc>
          <w:tcPr>
            <w:tcW w:w="606" w:type="pct"/>
            <w:tcBorders>
              <w:top w:val="single" w:sz="4" w:space="0" w:color="D9D9D9" w:themeColor="background1" w:themeShade="D9"/>
              <w:bottom w:val="single" w:sz="4" w:space="0" w:color="auto"/>
            </w:tcBorders>
            <w:vAlign w:val="center"/>
          </w:tcPr>
          <w:p w14:paraId="19A32129" w14:textId="77777777" w:rsidR="003A5FE8" w:rsidRPr="00024D5D" w:rsidRDefault="003A5FE8" w:rsidP="003A5FE8">
            <w:pPr>
              <w:pStyle w:val="Tabletext"/>
              <w:jc w:val="both"/>
              <w:rPr>
                <w:rFonts w:cs="Arial"/>
              </w:rPr>
            </w:pPr>
            <w:r w:rsidRPr="00024D5D">
              <w:rPr>
                <w:rFonts w:cs="Arial"/>
              </w:rPr>
              <w:t>12</w:t>
            </w:r>
          </w:p>
        </w:tc>
        <w:tc>
          <w:tcPr>
            <w:tcW w:w="641" w:type="pct"/>
            <w:tcBorders>
              <w:top w:val="single" w:sz="4" w:space="0" w:color="D9D9D9" w:themeColor="background1" w:themeShade="D9"/>
              <w:bottom w:val="single" w:sz="4" w:space="0" w:color="auto"/>
            </w:tcBorders>
            <w:vAlign w:val="center"/>
          </w:tcPr>
          <w:p w14:paraId="19A3212A" w14:textId="77777777" w:rsidR="003A5FE8" w:rsidRPr="00024D5D" w:rsidRDefault="003A5FE8" w:rsidP="003A5FE8">
            <w:pPr>
              <w:pStyle w:val="Tabletext"/>
              <w:jc w:val="both"/>
              <w:rPr>
                <w:rFonts w:cs="Arial"/>
              </w:rPr>
            </w:pPr>
            <w:r w:rsidRPr="00024D5D">
              <w:rPr>
                <w:rFonts w:cs="Arial"/>
              </w:rPr>
              <w:t>0.73</w:t>
            </w:r>
          </w:p>
        </w:tc>
        <w:tc>
          <w:tcPr>
            <w:tcW w:w="536" w:type="pct"/>
            <w:tcBorders>
              <w:top w:val="single" w:sz="4" w:space="0" w:color="D9D9D9" w:themeColor="background1" w:themeShade="D9"/>
              <w:bottom w:val="single" w:sz="4" w:space="0" w:color="auto"/>
            </w:tcBorders>
            <w:vAlign w:val="center"/>
          </w:tcPr>
          <w:p w14:paraId="19A3212B" w14:textId="77777777" w:rsidR="003A5FE8" w:rsidRPr="00024D5D" w:rsidRDefault="003A5FE8" w:rsidP="003A5FE8">
            <w:pPr>
              <w:pStyle w:val="Tabletext"/>
              <w:jc w:val="both"/>
              <w:rPr>
                <w:rFonts w:cs="Arial"/>
              </w:rPr>
            </w:pPr>
            <w:r w:rsidRPr="00024D5D">
              <w:rPr>
                <w:rFonts w:cs="Arial"/>
              </w:rPr>
              <w:t>0</w:t>
            </w:r>
          </w:p>
        </w:tc>
      </w:tr>
      <w:tr w:rsidR="003A5FE8" w:rsidRPr="00024D5D" w14:paraId="19A3212F" w14:textId="77777777" w:rsidTr="003A5FE8">
        <w:trPr>
          <w:cantSplit/>
          <w:jc w:val="center"/>
        </w:trPr>
        <w:tc>
          <w:tcPr>
            <w:tcW w:w="5000" w:type="pct"/>
            <w:gridSpan w:val="7"/>
            <w:tcBorders>
              <w:top w:val="single" w:sz="4" w:space="0" w:color="auto"/>
              <w:bottom w:val="single" w:sz="4" w:space="0" w:color="auto"/>
            </w:tcBorders>
          </w:tcPr>
          <w:p w14:paraId="19A3212D" w14:textId="77777777" w:rsidR="003A5FE8" w:rsidRPr="00024D5D" w:rsidRDefault="003A5FE8" w:rsidP="003A5FE8">
            <w:pPr>
              <w:pStyle w:val="TableNotesHeading"/>
              <w:jc w:val="both"/>
              <w:rPr>
                <w:rFonts w:cs="Arial"/>
              </w:rPr>
            </w:pPr>
            <w:r w:rsidRPr="00024D5D">
              <w:rPr>
                <w:rFonts w:cs="Arial"/>
              </w:rPr>
              <w:t xml:space="preserve">Note: </w:t>
            </w:r>
          </w:p>
          <w:p w14:paraId="19A3212E" w14:textId="77777777" w:rsidR="003A5FE8" w:rsidRPr="00024D5D" w:rsidRDefault="003A5FE8" w:rsidP="003A5FE8">
            <w:pPr>
              <w:pStyle w:val="Tablefootnotetext"/>
              <w:spacing w:after="60"/>
              <w:jc w:val="both"/>
              <w:rPr>
                <w:rFonts w:cs="Arial"/>
              </w:rPr>
            </w:pPr>
            <w:r w:rsidRPr="00024D5D">
              <w:rPr>
                <w:rFonts w:cs="Arial"/>
              </w:rPr>
              <w:t>RSZ = Reduced Speed Zone</w:t>
            </w:r>
          </w:p>
        </w:tc>
      </w:tr>
    </w:tbl>
    <w:p w14:paraId="19A32130" w14:textId="77777777" w:rsidR="003A5FE8" w:rsidRPr="00024D5D" w:rsidRDefault="003A5FE8" w:rsidP="003A5FE8">
      <w:pPr>
        <w:pStyle w:val="12space"/>
        <w:jc w:val="both"/>
        <w:rPr>
          <w:rFonts w:ascii="Arial" w:hAnsi="Arial" w:cs="Arial"/>
        </w:rPr>
      </w:pPr>
    </w:p>
    <w:p w14:paraId="19A32131" w14:textId="77777777" w:rsidR="003A5FE8" w:rsidRPr="00024D5D" w:rsidRDefault="003A5FE8" w:rsidP="00BE2FD5">
      <w:pPr>
        <w:pStyle w:val="Heading4"/>
        <w:numPr>
          <w:ilvl w:val="0"/>
          <w:numId w:val="21"/>
        </w:numPr>
        <w:jc w:val="both"/>
        <w:rPr>
          <w:rFonts w:ascii="Arial" w:hAnsi="Arial" w:cs="Arial"/>
        </w:rPr>
      </w:pPr>
      <w:r w:rsidRPr="00024D5D">
        <w:rPr>
          <w:rFonts w:ascii="Arial" w:hAnsi="Arial" w:cs="Arial"/>
        </w:rPr>
        <w:t>Barges</w:t>
      </w:r>
    </w:p>
    <w:p w14:paraId="19A32132" w14:textId="77777777" w:rsidR="0085115E" w:rsidRDefault="0085115E" w:rsidP="003A5FE8">
      <w:pPr>
        <w:pStyle w:val="12space"/>
        <w:jc w:val="both"/>
        <w:rPr>
          <w:rFonts w:ascii="Arial" w:hAnsi="Arial" w:cs="Arial"/>
        </w:rPr>
      </w:pPr>
    </w:p>
    <w:p w14:paraId="19A32133" w14:textId="77777777" w:rsidR="003A5FE8" w:rsidRPr="00024D5D" w:rsidRDefault="003A5FE8" w:rsidP="003A5FE8">
      <w:pPr>
        <w:pStyle w:val="12space"/>
        <w:jc w:val="both"/>
        <w:rPr>
          <w:rFonts w:ascii="Arial" w:hAnsi="Arial" w:cs="Arial"/>
        </w:rPr>
      </w:pPr>
      <w:r w:rsidRPr="00024D5D">
        <w:rPr>
          <w:rFonts w:ascii="Arial" w:hAnsi="Arial" w:cs="Arial"/>
        </w:rPr>
        <w:t xml:space="preserve">Barges are typically non-self-propelled and therefore aren’t equipped with main engines. Non-self-propelled barges are propelled by tugboats, which are also known as pushing boats. These pushing tugboats accompany the barge throughout the span of the trip. The barges are typically equipped with two small auxiliary engines to generate electricity and two auxiliary engines to run the onboard cargo discharge pumps. Articulated Tug/Barges (ATBs) are barges that are mechanically connected with a dedicated tugboat. The dedicated tugboat is classified as an ocean-going vessel and is equipped with a propulsion engines and auxiliary engines. ATBs do not have auxiliary boilers. For this analysis, it is assumed all barges are non-self-propelled, non-ocean-going barges. </w:t>
      </w:r>
      <w:r w:rsidRPr="00024D5D">
        <w:rPr>
          <w:rFonts w:ascii="Arial" w:hAnsi="Arial" w:cs="Arial"/>
          <w:b/>
          <w:i/>
        </w:rPr>
        <w:t>Table 4</w:t>
      </w:r>
      <w:r w:rsidRPr="00024D5D">
        <w:rPr>
          <w:rFonts w:ascii="Arial" w:hAnsi="Arial" w:cs="Arial"/>
        </w:rPr>
        <w:t xml:space="preserve"> presents the barge operating mode, speed, duration, and number of tugboats required per segment. As with tankers, barges not carrying product do not require an escort tug. Barges that are carrying product require 1 escort tug, except during maneuvering. Therefore, in </w:t>
      </w:r>
      <w:r w:rsidRPr="00024D5D">
        <w:rPr>
          <w:rFonts w:ascii="Arial" w:hAnsi="Arial" w:cs="Arial"/>
          <w:b/>
          <w:i/>
        </w:rPr>
        <w:t>Table 4</w:t>
      </w:r>
      <w:r w:rsidRPr="00024D5D">
        <w:rPr>
          <w:rFonts w:ascii="Arial" w:hAnsi="Arial" w:cs="Arial"/>
        </w:rPr>
        <w:t>, the number of tugboats required depend on whether the ship is empty or carrying product.</w:t>
      </w:r>
    </w:p>
    <w:p w14:paraId="19A32134" w14:textId="77777777" w:rsidR="003A5FE8" w:rsidRPr="00024D5D" w:rsidRDefault="003A5FE8" w:rsidP="003A5FE8">
      <w:pPr>
        <w:pStyle w:val="TableNoTitle"/>
        <w:jc w:val="left"/>
        <w:rPr>
          <w:rFonts w:cs="Arial"/>
        </w:rPr>
      </w:pPr>
      <w:r w:rsidRPr="00024D5D">
        <w:rPr>
          <w:rFonts w:cs="Arial"/>
        </w:rPr>
        <w:lastRenderedPageBreak/>
        <w:t xml:space="preserve">Table 4. </w:t>
      </w:r>
      <w:r w:rsidRPr="00024D5D">
        <w:rPr>
          <w:rFonts w:cs="Arial"/>
        </w:rPr>
        <w:br/>
        <w:t>Barge Operating Mode, Speed, Duration, and Number of Tugboats Required per Segment</w:t>
      </w:r>
    </w:p>
    <w:tbl>
      <w:tblPr>
        <w:tblW w:w="5000" w:type="pct"/>
        <w:jc w:val="center"/>
        <w:tblBorders>
          <w:top w:val="single" w:sz="4" w:space="0" w:color="auto"/>
          <w:bottom w:val="single" w:sz="4" w:space="0" w:color="auto"/>
          <w:insideH w:val="single" w:sz="12" w:space="0" w:color="auto"/>
        </w:tblBorders>
        <w:tblLook w:val="04A0" w:firstRow="1" w:lastRow="0" w:firstColumn="1" w:lastColumn="0" w:noHBand="0" w:noVBand="1"/>
      </w:tblPr>
      <w:tblGrid>
        <w:gridCol w:w="1003"/>
        <w:gridCol w:w="1780"/>
        <w:gridCol w:w="1904"/>
        <w:gridCol w:w="1299"/>
        <w:gridCol w:w="817"/>
        <w:gridCol w:w="919"/>
        <w:gridCol w:w="1134"/>
      </w:tblGrid>
      <w:tr w:rsidR="003A5FE8" w:rsidRPr="00024D5D" w14:paraId="19A32138" w14:textId="77777777" w:rsidTr="003A5FE8">
        <w:trPr>
          <w:cantSplit/>
          <w:tblHeader/>
          <w:jc w:val="center"/>
        </w:trPr>
        <w:tc>
          <w:tcPr>
            <w:tcW w:w="578" w:type="pct"/>
            <w:vMerge w:val="restart"/>
            <w:vAlign w:val="center"/>
          </w:tcPr>
          <w:p w14:paraId="19A32135" w14:textId="77777777" w:rsidR="003A5FE8" w:rsidRPr="00024D5D" w:rsidRDefault="003A5FE8" w:rsidP="003A5FE8">
            <w:pPr>
              <w:pStyle w:val="Tablecolumnheading"/>
              <w:jc w:val="both"/>
              <w:rPr>
                <w:rFonts w:cs="Arial"/>
              </w:rPr>
            </w:pPr>
            <w:r w:rsidRPr="00024D5D">
              <w:rPr>
                <w:rFonts w:cs="Arial"/>
              </w:rPr>
              <w:t xml:space="preserve">Inbound / </w:t>
            </w:r>
            <w:r w:rsidRPr="00024D5D">
              <w:rPr>
                <w:rFonts w:cs="Arial"/>
              </w:rPr>
              <w:br/>
              <w:t>Docked / Outbound</w:t>
            </w:r>
          </w:p>
        </w:tc>
        <w:tc>
          <w:tcPr>
            <w:tcW w:w="2104" w:type="pct"/>
            <w:gridSpan w:val="2"/>
            <w:tcBorders>
              <w:top w:val="single" w:sz="4" w:space="0" w:color="auto"/>
              <w:bottom w:val="single" w:sz="4" w:space="0" w:color="auto"/>
            </w:tcBorders>
            <w:vAlign w:val="center"/>
          </w:tcPr>
          <w:p w14:paraId="19A32136" w14:textId="77777777" w:rsidR="003A5FE8" w:rsidRPr="00024D5D" w:rsidRDefault="003A5FE8" w:rsidP="003A5FE8">
            <w:pPr>
              <w:pStyle w:val="Tablecolumnheading"/>
              <w:spacing w:after="60"/>
              <w:jc w:val="both"/>
              <w:rPr>
                <w:rFonts w:cs="Arial"/>
              </w:rPr>
            </w:pPr>
            <w:r w:rsidRPr="00024D5D">
              <w:rPr>
                <w:rFonts w:cs="Arial"/>
              </w:rPr>
              <w:t>Segment</w:t>
            </w:r>
          </w:p>
        </w:tc>
        <w:tc>
          <w:tcPr>
            <w:tcW w:w="2318" w:type="pct"/>
            <w:gridSpan w:val="4"/>
            <w:tcBorders>
              <w:top w:val="single" w:sz="4" w:space="0" w:color="auto"/>
              <w:bottom w:val="single" w:sz="4" w:space="0" w:color="D9D9D9" w:themeColor="background1" w:themeShade="D9"/>
            </w:tcBorders>
          </w:tcPr>
          <w:p w14:paraId="19A32137" w14:textId="77777777" w:rsidR="003A5FE8" w:rsidRPr="00024D5D" w:rsidRDefault="003A5FE8" w:rsidP="003A5FE8">
            <w:pPr>
              <w:pStyle w:val="Tablecolumnheading"/>
              <w:spacing w:after="60"/>
              <w:jc w:val="both"/>
              <w:rPr>
                <w:rFonts w:cs="Arial"/>
              </w:rPr>
            </w:pPr>
            <w:r w:rsidRPr="00024D5D">
              <w:rPr>
                <w:rFonts w:cs="Arial"/>
              </w:rPr>
              <w:t>Barges</w:t>
            </w:r>
          </w:p>
        </w:tc>
      </w:tr>
      <w:tr w:rsidR="003A5FE8" w:rsidRPr="00024D5D" w14:paraId="19A32140" w14:textId="77777777" w:rsidTr="003A5FE8">
        <w:trPr>
          <w:cantSplit/>
          <w:tblHeader/>
          <w:jc w:val="center"/>
        </w:trPr>
        <w:tc>
          <w:tcPr>
            <w:tcW w:w="578" w:type="pct"/>
            <w:vMerge/>
            <w:tcBorders>
              <w:bottom w:val="single" w:sz="12" w:space="0" w:color="auto"/>
            </w:tcBorders>
            <w:vAlign w:val="center"/>
          </w:tcPr>
          <w:p w14:paraId="19A32139" w14:textId="77777777" w:rsidR="003A5FE8" w:rsidRPr="00024D5D" w:rsidRDefault="003A5FE8" w:rsidP="003A5FE8">
            <w:pPr>
              <w:pStyle w:val="Tablecolumnheading"/>
              <w:jc w:val="both"/>
              <w:rPr>
                <w:rFonts w:cs="Arial"/>
              </w:rPr>
            </w:pPr>
          </w:p>
        </w:tc>
        <w:tc>
          <w:tcPr>
            <w:tcW w:w="1017" w:type="pct"/>
            <w:tcBorders>
              <w:top w:val="single" w:sz="4" w:space="0" w:color="auto"/>
            </w:tcBorders>
            <w:vAlign w:val="center"/>
          </w:tcPr>
          <w:p w14:paraId="19A3213A" w14:textId="77777777" w:rsidR="003A5FE8" w:rsidRPr="00024D5D" w:rsidRDefault="003A5FE8" w:rsidP="003A5FE8">
            <w:pPr>
              <w:pStyle w:val="Tablecolumnheading"/>
              <w:spacing w:before="60"/>
              <w:jc w:val="both"/>
              <w:rPr>
                <w:rFonts w:cs="Arial"/>
              </w:rPr>
            </w:pPr>
            <w:r w:rsidRPr="00024D5D">
              <w:rPr>
                <w:rFonts w:cs="Arial"/>
              </w:rPr>
              <w:t>From</w:t>
            </w:r>
          </w:p>
        </w:tc>
        <w:tc>
          <w:tcPr>
            <w:tcW w:w="1087" w:type="pct"/>
            <w:tcBorders>
              <w:top w:val="single" w:sz="4" w:space="0" w:color="auto"/>
            </w:tcBorders>
            <w:vAlign w:val="center"/>
          </w:tcPr>
          <w:p w14:paraId="19A3213B" w14:textId="77777777" w:rsidR="003A5FE8" w:rsidRPr="00024D5D" w:rsidRDefault="003A5FE8" w:rsidP="003A5FE8">
            <w:pPr>
              <w:pStyle w:val="Tablecolumnheading"/>
              <w:spacing w:before="60"/>
              <w:jc w:val="both"/>
              <w:rPr>
                <w:rFonts w:cs="Arial"/>
              </w:rPr>
            </w:pPr>
            <w:r w:rsidRPr="00024D5D">
              <w:rPr>
                <w:rFonts w:cs="Arial"/>
              </w:rPr>
              <w:t>To</w:t>
            </w:r>
          </w:p>
        </w:tc>
        <w:tc>
          <w:tcPr>
            <w:tcW w:w="745" w:type="pct"/>
            <w:tcBorders>
              <w:top w:val="single" w:sz="4" w:space="0" w:color="auto"/>
            </w:tcBorders>
            <w:vAlign w:val="center"/>
          </w:tcPr>
          <w:p w14:paraId="19A3213C" w14:textId="77777777" w:rsidR="003A5FE8" w:rsidRPr="00024D5D" w:rsidRDefault="003A5FE8" w:rsidP="003A5FE8">
            <w:pPr>
              <w:pStyle w:val="Tablecolumnheading"/>
              <w:spacing w:before="60"/>
              <w:jc w:val="both"/>
              <w:rPr>
                <w:rFonts w:cs="Arial"/>
              </w:rPr>
            </w:pPr>
            <w:r w:rsidRPr="00024D5D">
              <w:rPr>
                <w:rFonts w:cs="Arial"/>
              </w:rPr>
              <w:t>Operating Mode</w:t>
            </w:r>
          </w:p>
        </w:tc>
        <w:tc>
          <w:tcPr>
            <w:tcW w:w="473" w:type="pct"/>
            <w:tcBorders>
              <w:top w:val="single" w:sz="4" w:space="0" w:color="auto"/>
            </w:tcBorders>
            <w:vAlign w:val="center"/>
          </w:tcPr>
          <w:p w14:paraId="19A3213D" w14:textId="77777777" w:rsidR="003A5FE8" w:rsidRPr="00024D5D" w:rsidRDefault="003A5FE8" w:rsidP="003A5FE8">
            <w:pPr>
              <w:pStyle w:val="Tablecolumnheading"/>
              <w:spacing w:before="60"/>
              <w:jc w:val="both"/>
              <w:rPr>
                <w:rFonts w:cs="Arial"/>
              </w:rPr>
            </w:pPr>
            <w:r w:rsidRPr="00024D5D">
              <w:rPr>
                <w:rFonts w:cs="Arial"/>
              </w:rPr>
              <w:t>Speed, knots</w:t>
            </w:r>
          </w:p>
        </w:tc>
        <w:tc>
          <w:tcPr>
            <w:tcW w:w="448" w:type="pct"/>
            <w:tcBorders>
              <w:top w:val="single" w:sz="4" w:space="0" w:color="auto"/>
            </w:tcBorders>
            <w:vAlign w:val="center"/>
          </w:tcPr>
          <w:p w14:paraId="19A3213E" w14:textId="77777777" w:rsidR="003A5FE8" w:rsidRPr="00024D5D" w:rsidRDefault="003A5FE8" w:rsidP="003A5FE8">
            <w:pPr>
              <w:pStyle w:val="Tablecolumnheading"/>
              <w:spacing w:before="60"/>
              <w:jc w:val="both"/>
              <w:rPr>
                <w:rFonts w:cs="Arial"/>
              </w:rPr>
            </w:pPr>
            <w:r w:rsidRPr="00024D5D">
              <w:rPr>
                <w:rFonts w:cs="Arial"/>
              </w:rPr>
              <w:t>Duration, hours</w:t>
            </w:r>
          </w:p>
        </w:tc>
        <w:tc>
          <w:tcPr>
            <w:tcW w:w="652" w:type="pct"/>
            <w:tcBorders>
              <w:top w:val="single" w:sz="4" w:space="0" w:color="auto"/>
            </w:tcBorders>
            <w:vAlign w:val="center"/>
          </w:tcPr>
          <w:p w14:paraId="19A3213F" w14:textId="77777777" w:rsidR="003A5FE8" w:rsidRPr="00024D5D" w:rsidRDefault="003A5FE8" w:rsidP="003A5FE8">
            <w:pPr>
              <w:pStyle w:val="Tablecolumnheading"/>
              <w:spacing w:before="60"/>
              <w:jc w:val="both"/>
              <w:rPr>
                <w:rFonts w:cs="Arial"/>
              </w:rPr>
            </w:pPr>
            <w:r w:rsidRPr="00024D5D">
              <w:rPr>
                <w:rFonts w:cs="Arial"/>
              </w:rPr>
              <w:t>Number of Tugboats Required</w:t>
            </w:r>
          </w:p>
        </w:tc>
      </w:tr>
      <w:tr w:rsidR="003A5FE8" w:rsidRPr="00024D5D" w14:paraId="19A32148" w14:textId="77777777" w:rsidTr="003A5FE8">
        <w:trPr>
          <w:cantSplit/>
          <w:jc w:val="center"/>
        </w:trPr>
        <w:tc>
          <w:tcPr>
            <w:tcW w:w="578" w:type="pct"/>
            <w:vMerge w:val="restart"/>
            <w:tcBorders>
              <w:top w:val="single" w:sz="12" w:space="0" w:color="auto"/>
              <w:bottom w:val="single" w:sz="4" w:space="0" w:color="D9D9D9" w:themeColor="background1" w:themeShade="D9"/>
            </w:tcBorders>
          </w:tcPr>
          <w:p w14:paraId="19A32141" w14:textId="77777777" w:rsidR="003A5FE8" w:rsidRPr="00024D5D" w:rsidRDefault="003A5FE8" w:rsidP="003A5FE8">
            <w:pPr>
              <w:pStyle w:val="Tabletext"/>
              <w:jc w:val="both"/>
              <w:rPr>
                <w:rFonts w:cs="Arial"/>
              </w:rPr>
            </w:pPr>
            <w:r w:rsidRPr="00024D5D">
              <w:rPr>
                <w:rFonts w:cs="Arial"/>
              </w:rPr>
              <w:t>Inbound</w:t>
            </w:r>
          </w:p>
        </w:tc>
        <w:tc>
          <w:tcPr>
            <w:tcW w:w="1017" w:type="pct"/>
            <w:tcBorders>
              <w:bottom w:val="single" w:sz="4" w:space="0" w:color="D9D9D9" w:themeColor="background1" w:themeShade="D9"/>
            </w:tcBorders>
            <w:vAlign w:val="center"/>
          </w:tcPr>
          <w:p w14:paraId="19A32142" w14:textId="77777777" w:rsidR="003A5FE8" w:rsidRPr="00024D5D" w:rsidRDefault="003A5FE8" w:rsidP="003A5FE8">
            <w:pPr>
              <w:pStyle w:val="Tabletext"/>
              <w:jc w:val="both"/>
              <w:rPr>
                <w:rFonts w:cs="Arial"/>
              </w:rPr>
            </w:pPr>
            <w:r w:rsidRPr="00024D5D">
              <w:rPr>
                <w:rFonts w:cs="Arial"/>
              </w:rPr>
              <w:t>Pilot Boarding (Sea Buoy)</w:t>
            </w:r>
          </w:p>
        </w:tc>
        <w:tc>
          <w:tcPr>
            <w:tcW w:w="1087" w:type="pct"/>
            <w:tcBorders>
              <w:bottom w:val="single" w:sz="4" w:space="0" w:color="D9D9D9" w:themeColor="background1" w:themeShade="D9"/>
            </w:tcBorders>
            <w:vAlign w:val="center"/>
          </w:tcPr>
          <w:p w14:paraId="19A32143" w14:textId="77777777" w:rsidR="003A5FE8" w:rsidRPr="00024D5D" w:rsidRDefault="003A5FE8" w:rsidP="003A5FE8">
            <w:pPr>
              <w:pStyle w:val="Tabletext"/>
              <w:jc w:val="both"/>
              <w:rPr>
                <w:rFonts w:cs="Arial"/>
              </w:rPr>
            </w:pPr>
            <w:r w:rsidRPr="00024D5D">
              <w:rPr>
                <w:rFonts w:cs="Arial"/>
              </w:rPr>
              <w:t>COLREGS Line</w:t>
            </w:r>
          </w:p>
        </w:tc>
        <w:tc>
          <w:tcPr>
            <w:tcW w:w="745" w:type="pct"/>
            <w:tcBorders>
              <w:bottom w:val="single" w:sz="4" w:space="0" w:color="D9D9D9" w:themeColor="background1" w:themeShade="D9"/>
            </w:tcBorders>
            <w:vAlign w:val="center"/>
          </w:tcPr>
          <w:p w14:paraId="19A32144" w14:textId="77777777" w:rsidR="003A5FE8" w:rsidRPr="00024D5D" w:rsidRDefault="003A5FE8" w:rsidP="003A5FE8">
            <w:pPr>
              <w:pStyle w:val="Tabletext"/>
              <w:jc w:val="both"/>
              <w:rPr>
                <w:rFonts w:cs="Arial"/>
              </w:rPr>
            </w:pPr>
            <w:r w:rsidRPr="00024D5D">
              <w:rPr>
                <w:rFonts w:cs="Arial"/>
              </w:rPr>
              <w:t>Transit</w:t>
            </w:r>
          </w:p>
        </w:tc>
        <w:tc>
          <w:tcPr>
            <w:tcW w:w="473" w:type="pct"/>
            <w:tcBorders>
              <w:bottom w:val="single" w:sz="4" w:space="0" w:color="D9D9D9" w:themeColor="background1" w:themeShade="D9"/>
            </w:tcBorders>
            <w:vAlign w:val="center"/>
          </w:tcPr>
          <w:p w14:paraId="19A32145" w14:textId="77777777" w:rsidR="003A5FE8" w:rsidRPr="00024D5D" w:rsidRDefault="003A5FE8" w:rsidP="003A5FE8">
            <w:pPr>
              <w:pStyle w:val="Tabletext"/>
              <w:jc w:val="both"/>
              <w:rPr>
                <w:rFonts w:cs="Arial"/>
              </w:rPr>
            </w:pPr>
            <w:r w:rsidRPr="00024D5D">
              <w:rPr>
                <w:rFonts w:cs="Arial"/>
              </w:rPr>
              <w:t>8</w:t>
            </w:r>
          </w:p>
        </w:tc>
        <w:tc>
          <w:tcPr>
            <w:tcW w:w="448" w:type="pct"/>
            <w:tcBorders>
              <w:bottom w:val="single" w:sz="4" w:space="0" w:color="D9D9D9" w:themeColor="background1" w:themeShade="D9"/>
            </w:tcBorders>
            <w:vAlign w:val="center"/>
          </w:tcPr>
          <w:p w14:paraId="19A32146" w14:textId="77777777" w:rsidR="003A5FE8" w:rsidRPr="00024D5D" w:rsidRDefault="003A5FE8" w:rsidP="003A5FE8">
            <w:pPr>
              <w:pStyle w:val="Tabletext"/>
              <w:jc w:val="both"/>
              <w:rPr>
                <w:rFonts w:cs="Arial"/>
              </w:rPr>
            </w:pPr>
            <w:r w:rsidRPr="00024D5D">
              <w:rPr>
                <w:rFonts w:cs="Arial"/>
              </w:rPr>
              <w:t>1.1</w:t>
            </w:r>
          </w:p>
        </w:tc>
        <w:tc>
          <w:tcPr>
            <w:tcW w:w="652" w:type="pct"/>
            <w:tcBorders>
              <w:bottom w:val="single" w:sz="4" w:space="0" w:color="D9D9D9" w:themeColor="background1" w:themeShade="D9"/>
            </w:tcBorders>
            <w:vAlign w:val="center"/>
          </w:tcPr>
          <w:p w14:paraId="19A32147" w14:textId="77777777" w:rsidR="003A5FE8" w:rsidRPr="00024D5D" w:rsidRDefault="003A5FE8" w:rsidP="003A5FE8">
            <w:pPr>
              <w:pStyle w:val="Tabletext"/>
              <w:jc w:val="both"/>
              <w:rPr>
                <w:rFonts w:cs="Arial"/>
              </w:rPr>
            </w:pPr>
            <w:r w:rsidRPr="00024D5D">
              <w:rPr>
                <w:rFonts w:cs="Arial"/>
              </w:rPr>
              <w:t>1</w:t>
            </w:r>
          </w:p>
        </w:tc>
      </w:tr>
      <w:tr w:rsidR="003A5FE8" w:rsidRPr="00024D5D" w14:paraId="19A32150" w14:textId="77777777" w:rsidTr="003A5FE8">
        <w:trPr>
          <w:cantSplit/>
          <w:jc w:val="center"/>
        </w:trPr>
        <w:tc>
          <w:tcPr>
            <w:tcW w:w="578" w:type="pct"/>
            <w:vMerge/>
            <w:tcBorders>
              <w:top w:val="single" w:sz="12" w:space="0" w:color="auto"/>
              <w:bottom w:val="single" w:sz="4" w:space="0" w:color="D9D9D9" w:themeColor="background1" w:themeShade="D9"/>
            </w:tcBorders>
          </w:tcPr>
          <w:p w14:paraId="19A32149" w14:textId="77777777" w:rsidR="003A5FE8" w:rsidRPr="00024D5D" w:rsidRDefault="003A5FE8" w:rsidP="003A5FE8">
            <w:pPr>
              <w:pStyle w:val="Tabletext"/>
              <w:jc w:val="both"/>
              <w:rPr>
                <w:rFonts w:cs="Arial"/>
              </w:rPr>
            </w:pPr>
          </w:p>
        </w:tc>
        <w:tc>
          <w:tcPr>
            <w:tcW w:w="1017" w:type="pct"/>
            <w:tcBorders>
              <w:top w:val="single" w:sz="4" w:space="0" w:color="D9D9D9" w:themeColor="background1" w:themeShade="D9"/>
              <w:bottom w:val="single" w:sz="4" w:space="0" w:color="D9D9D9" w:themeColor="background1" w:themeShade="D9"/>
            </w:tcBorders>
            <w:vAlign w:val="center"/>
          </w:tcPr>
          <w:p w14:paraId="19A3214A" w14:textId="77777777" w:rsidR="003A5FE8" w:rsidRPr="00024D5D" w:rsidRDefault="003A5FE8" w:rsidP="003A5FE8">
            <w:pPr>
              <w:pStyle w:val="Tabletext"/>
              <w:jc w:val="both"/>
              <w:rPr>
                <w:rFonts w:cs="Arial"/>
              </w:rPr>
            </w:pPr>
            <w:r w:rsidRPr="00024D5D">
              <w:rPr>
                <w:rFonts w:cs="Arial"/>
              </w:rPr>
              <w:t>COLREGS Line</w:t>
            </w:r>
          </w:p>
        </w:tc>
        <w:tc>
          <w:tcPr>
            <w:tcW w:w="1087" w:type="pct"/>
            <w:tcBorders>
              <w:top w:val="single" w:sz="4" w:space="0" w:color="D9D9D9" w:themeColor="background1" w:themeShade="D9"/>
              <w:bottom w:val="single" w:sz="4" w:space="0" w:color="D9D9D9" w:themeColor="background1" w:themeShade="D9"/>
            </w:tcBorders>
            <w:vAlign w:val="center"/>
          </w:tcPr>
          <w:p w14:paraId="19A3214B" w14:textId="77777777" w:rsidR="003A5FE8" w:rsidRPr="00024D5D" w:rsidRDefault="003A5FE8" w:rsidP="003A5FE8">
            <w:pPr>
              <w:pStyle w:val="Tabletext"/>
              <w:jc w:val="both"/>
              <w:rPr>
                <w:rFonts w:cs="Arial"/>
              </w:rPr>
            </w:pPr>
            <w:r w:rsidRPr="00024D5D">
              <w:rPr>
                <w:rFonts w:cs="Arial"/>
              </w:rPr>
              <w:t>Golden Gate Bridge</w:t>
            </w:r>
          </w:p>
        </w:tc>
        <w:tc>
          <w:tcPr>
            <w:tcW w:w="745" w:type="pct"/>
            <w:tcBorders>
              <w:top w:val="single" w:sz="4" w:space="0" w:color="D9D9D9" w:themeColor="background1" w:themeShade="D9"/>
              <w:bottom w:val="single" w:sz="4" w:space="0" w:color="D9D9D9" w:themeColor="background1" w:themeShade="D9"/>
            </w:tcBorders>
            <w:vAlign w:val="center"/>
          </w:tcPr>
          <w:p w14:paraId="19A3214C" w14:textId="77777777" w:rsidR="003A5FE8" w:rsidRPr="00024D5D" w:rsidRDefault="003A5FE8" w:rsidP="003A5FE8">
            <w:pPr>
              <w:pStyle w:val="Tabletext"/>
              <w:jc w:val="both"/>
              <w:rPr>
                <w:rFonts w:cs="Arial"/>
              </w:rPr>
            </w:pPr>
            <w:r w:rsidRPr="00024D5D">
              <w:rPr>
                <w:rFonts w:cs="Arial"/>
              </w:rPr>
              <w:t>Transit</w:t>
            </w:r>
          </w:p>
        </w:tc>
        <w:tc>
          <w:tcPr>
            <w:tcW w:w="473" w:type="pct"/>
            <w:tcBorders>
              <w:top w:val="single" w:sz="4" w:space="0" w:color="D9D9D9" w:themeColor="background1" w:themeShade="D9"/>
              <w:bottom w:val="single" w:sz="4" w:space="0" w:color="D9D9D9" w:themeColor="background1" w:themeShade="D9"/>
            </w:tcBorders>
            <w:vAlign w:val="center"/>
          </w:tcPr>
          <w:p w14:paraId="19A3214D" w14:textId="77777777" w:rsidR="003A5FE8" w:rsidRPr="00024D5D" w:rsidRDefault="003A5FE8" w:rsidP="003A5FE8">
            <w:pPr>
              <w:pStyle w:val="Tabletext"/>
              <w:jc w:val="both"/>
              <w:rPr>
                <w:rFonts w:cs="Arial"/>
              </w:rPr>
            </w:pPr>
            <w:r w:rsidRPr="00024D5D">
              <w:rPr>
                <w:rFonts w:cs="Arial"/>
              </w:rPr>
              <w:t>8</w:t>
            </w:r>
          </w:p>
        </w:tc>
        <w:tc>
          <w:tcPr>
            <w:tcW w:w="448" w:type="pct"/>
            <w:tcBorders>
              <w:top w:val="single" w:sz="4" w:space="0" w:color="D9D9D9" w:themeColor="background1" w:themeShade="D9"/>
              <w:bottom w:val="single" w:sz="4" w:space="0" w:color="D9D9D9" w:themeColor="background1" w:themeShade="D9"/>
            </w:tcBorders>
            <w:vAlign w:val="center"/>
          </w:tcPr>
          <w:p w14:paraId="19A3214E" w14:textId="77777777" w:rsidR="003A5FE8" w:rsidRPr="00024D5D" w:rsidRDefault="003A5FE8" w:rsidP="003A5FE8">
            <w:pPr>
              <w:pStyle w:val="Tabletext"/>
              <w:jc w:val="both"/>
              <w:rPr>
                <w:rFonts w:cs="Arial"/>
              </w:rPr>
            </w:pPr>
            <w:r w:rsidRPr="00024D5D">
              <w:rPr>
                <w:rFonts w:cs="Arial"/>
              </w:rPr>
              <w:t>0.29</w:t>
            </w:r>
          </w:p>
        </w:tc>
        <w:tc>
          <w:tcPr>
            <w:tcW w:w="652" w:type="pct"/>
            <w:tcBorders>
              <w:top w:val="single" w:sz="4" w:space="0" w:color="D9D9D9" w:themeColor="background1" w:themeShade="D9"/>
              <w:bottom w:val="single" w:sz="4" w:space="0" w:color="D9D9D9" w:themeColor="background1" w:themeShade="D9"/>
            </w:tcBorders>
            <w:vAlign w:val="center"/>
          </w:tcPr>
          <w:p w14:paraId="19A3214F" w14:textId="77777777" w:rsidR="003A5FE8" w:rsidRPr="00024D5D" w:rsidRDefault="003A5FE8" w:rsidP="003A5FE8">
            <w:pPr>
              <w:pStyle w:val="Tabletext"/>
              <w:jc w:val="both"/>
              <w:rPr>
                <w:rFonts w:cs="Arial"/>
              </w:rPr>
            </w:pPr>
            <w:r w:rsidRPr="00024D5D">
              <w:rPr>
                <w:rFonts w:cs="Arial"/>
              </w:rPr>
              <w:t>1 or 2</w:t>
            </w:r>
          </w:p>
        </w:tc>
      </w:tr>
      <w:tr w:rsidR="003A5FE8" w:rsidRPr="00024D5D" w14:paraId="19A32158" w14:textId="77777777" w:rsidTr="003A5FE8">
        <w:trPr>
          <w:cantSplit/>
          <w:jc w:val="center"/>
        </w:trPr>
        <w:tc>
          <w:tcPr>
            <w:tcW w:w="578" w:type="pct"/>
            <w:vMerge/>
            <w:tcBorders>
              <w:top w:val="single" w:sz="12" w:space="0" w:color="auto"/>
              <w:bottom w:val="single" w:sz="4" w:space="0" w:color="D9D9D9" w:themeColor="background1" w:themeShade="D9"/>
            </w:tcBorders>
          </w:tcPr>
          <w:p w14:paraId="19A32151" w14:textId="77777777" w:rsidR="003A5FE8" w:rsidRPr="00024D5D" w:rsidRDefault="003A5FE8" w:rsidP="003A5FE8">
            <w:pPr>
              <w:pStyle w:val="Tabletext"/>
              <w:jc w:val="both"/>
              <w:rPr>
                <w:rFonts w:cs="Arial"/>
              </w:rPr>
            </w:pPr>
          </w:p>
        </w:tc>
        <w:tc>
          <w:tcPr>
            <w:tcW w:w="1017" w:type="pct"/>
            <w:tcBorders>
              <w:top w:val="single" w:sz="4" w:space="0" w:color="D9D9D9" w:themeColor="background1" w:themeShade="D9"/>
              <w:bottom w:val="single" w:sz="4" w:space="0" w:color="D9D9D9" w:themeColor="background1" w:themeShade="D9"/>
            </w:tcBorders>
            <w:vAlign w:val="center"/>
          </w:tcPr>
          <w:p w14:paraId="19A32152" w14:textId="77777777" w:rsidR="003A5FE8" w:rsidRPr="00024D5D" w:rsidRDefault="003A5FE8" w:rsidP="003A5FE8">
            <w:pPr>
              <w:pStyle w:val="Tabletext"/>
              <w:jc w:val="both"/>
              <w:rPr>
                <w:rFonts w:cs="Arial"/>
              </w:rPr>
            </w:pPr>
            <w:r w:rsidRPr="00024D5D">
              <w:rPr>
                <w:rFonts w:cs="Arial"/>
              </w:rPr>
              <w:t>Golden Gate Bridge</w:t>
            </w:r>
          </w:p>
        </w:tc>
        <w:tc>
          <w:tcPr>
            <w:tcW w:w="1087" w:type="pct"/>
            <w:tcBorders>
              <w:top w:val="single" w:sz="4" w:space="0" w:color="D9D9D9" w:themeColor="background1" w:themeShade="D9"/>
              <w:bottom w:val="single" w:sz="4" w:space="0" w:color="D9D9D9" w:themeColor="background1" w:themeShade="D9"/>
            </w:tcBorders>
            <w:vAlign w:val="center"/>
          </w:tcPr>
          <w:p w14:paraId="19A32153" w14:textId="77777777" w:rsidR="003A5FE8" w:rsidRPr="00024D5D" w:rsidRDefault="003A5FE8" w:rsidP="003A5FE8">
            <w:pPr>
              <w:pStyle w:val="Tabletext"/>
              <w:jc w:val="both"/>
              <w:rPr>
                <w:rFonts w:cs="Arial"/>
              </w:rPr>
            </w:pPr>
            <w:r w:rsidRPr="00024D5D">
              <w:rPr>
                <w:rFonts w:cs="Arial"/>
              </w:rPr>
              <w:t>Echo Buoy</w:t>
            </w:r>
          </w:p>
        </w:tc>
        <w:tc>
          <w:tcPr>
            <w:tcW w:w="745" w:type="pct"/>
            <w:tcBorders>
              <w:top w:val="single" w:sz="4" w:space="0" w:color="D9D9D9" w:themeColor="background1" w:themeShade="D9"/>
              <w:bottom w:val="single" w:sz="4" w:space="0" w:color="D9D9D9" w:themeColor="background1" w:themeShade="D9"/>
            </w:tcBorders>
            <w:vAlign w:val="center"/>
          </w:tcPr>
          <w:p w14:paraId="19A32154" w14:textId="77777777" w:rsidR="003A5FE8" w:rsidRPr="00024D5D" w:rsidRDefault="003A5FE8" w:rsidP="003A5FE8">
            <w:pPr>
              <w:pStyle w:val="Tabletext"/>
              <w:jc w:val="both"/>
              <w:rPr>
                <w:rFonts w:cs="Arial"/>
              </w:rPr>
            </w:pPr>
            <w:r w:rsidRPr="00024D5D">
              <w:rPr>
                <w:rFonts w:cs="Arial"/>
              </w:rPr>
              <w:t>Transit</w:t>
            </w:r>
          </w:p>
        </w:tc>
        <w:tc>
          <w:tcPr>
            <w:tcW w:w="473" w:type="pct"/>
            <w:tcBorders>
              <w:top w:val="single" w:sz="4" w:space="0" w:color="D9D9D9" w:themeColor="background1" w:themeShade="D9"/>
              <w:bottom w:val="single" w:sz="4" w:space="0" w:color="D9D9D9" w:themeColor="background1" w:themeShade="D9"/>
            </w:tcBorders>
            <w:vAlign w:val="center"/>
          </w:tcPr>
          <w:p w14:paraId="19A32155" w14:textId="77777777" w:rsidR="003A5FE8" w:rsidRPr="00024D5D" w:rsidRDefault="003A5FE8" w:rsidP="003A5FE8">
            <w:pPr>
              <w:pStyle w:val="Tabletext"/>
              <w:jc w:val="both"/>
              <w:rPr>
                <w:rFonts w:cs="Arial"/>
              </w:rPr>
            </w:pPr>
            <w:r w:rsidRPr="00024D5D">
              <w:rPr>
                <w:rFonts w:cs="Arial"/>
              </w:rPr>
              <w:t>8</w:t>
            </w:r>
          </w:p>
        </w:tc>
        <w:tc>
          <w:tcPr>
            <w:tcW w:w="448" w:type="pct"/>
            <w:tcBorders>
              <w:top w:val="single" w:sz="4" w:space="0" w:color="D9D9D9" w:themeColor="background1" w:themeShade="D9"/>
              <w:bottom w:val="single" w:sz="4" w:space="0" w:color="D9D9D9" w:themeColor="background1" w:themeShade="D9"/>
            </w:tcBorders>
            <w:vAlign w:val="center"/>
          </w:tcPr>
          <w:p w14:paraId="19A32156" w14:textId="77777777" w:rsidR="003A5FE8" w:rsidRPr="00024D5D" w:rsidRDefault="003A5FE8" w:rsidP="003A5FE8">
            <w:pPr>
              <w:pStyle w:val="Tabletext"/>
              <w:jc w:val="both"/>
              <w:rPr>
                <w:rFonts w:cs="Arial"/>
              </w:rPr>
            </w:pPr>
            <w:r w:rsidRPr="00024D5D">
              <w:rPr>
                <w:rFonts w:cs="Arial"/>
              </w:rPr>
              <w:t>2.06</w:t>
            </w:r>
          </w:p>
        </w:tc>
        <w:tc>
          <w:tcPr>
            <w:tcW w:w="652" w:type="pct"/>
            <w:tcBorders>
              <w:top w:val="single" w:sz="4" w:space="0" w:color="D9D9D9" w:themeColor="background1" w:themeShade="D9"/>
              <w:bottom w:val="single" w:sz="4" w:space="0" w:color="D9D9D9" w:themeColor="background1" w:themeShade="D9"/>
            </w:tcBorders>
            <w:vAlign w:val="center"/>
          </w:tcPr>
          <w:p w14:paraId="19A32157" w14:textId="77777777" w:rsidR="003A5FE8" w:rsidRPr="00024D5D" w:rsidRDefault="003A5FE8" w:rsidP="003A5FE8">
            <w:pPr>
              <w:pStyle w:val="Tabletext"/>
              <w:jc w:val="both"/>
              <w:rPr>
                <w:rFonts w:cs="Arial"/>
              </w:rPr>
            </w:pPr>
            <w:r w:rsidRPr="00024D5D">
              <w:rPr>
                <w:rFonts w:cs="Arial"/>
              </w:rPr>
              <w:t>1 or 2</w:t>
            </w:r>
          </w:p>
        </w:tc>
      </w:tr>
      <w:tr w:rsidR="003A5FE8" w:rsidRPr="00024D5D" w14:paraId="19A32160" w14:textId="77777777" w:rsidTr="003A5FE8">
        <w:trPr>
          <w:cantSplit/>
          <w:jc w:val="center"/>
        </w:trPr>
        <w:tc>
          <w:tcPr>
            <w:tcW w:w="578" w:type="pct"/>
            <w:vMerge/>
            <w:tcBorders>
              <w:top w:val="single" w:sz="12" w:space="0" w:color="auto"/>
              <w:bottom w:val="single" w:sz="4" w:space="0" w:color="D9D9D9" w:themeColor="background1" w:themeShade="D9"/>
            </w:tcBorders>
          </w:tcPr>
          <w:p w14:paraId="19A32159" w14:textId="77777777" w:rsidR="003A5FE8" w:rsidRPr="00024D5D" w:rsidRDefault="003A5FE8" w:rsidP="003A5FE8">
            <w:pPr>
              <w:pStyle w:val="Tabletext"/>
              <w:jc w:val="both"/>
              <w:rPr>
                <w:rFonts w:cs="Arial"/>
              </w:rPr>
            </w:pPr>
          </w:p>
        </w:tc>
        <w:tc>
          <w:tcPr>
            <w:tcW w:w="1017" w:type="pct"/>
            <w:tcBorders>
              <w:top w:val="single" w:sz="4" w:space="0" w:color="D9D9D9" w:themeColor="background1" w:themeShade="D9"/>
              <w:bottom w:val="single" w:sz="4" w:space="0" w:color="D9D9D9" w:themeColor="background1" w:themeShade="D9"/>
            </w:tcBorders>
            <w:vAlign w:val="center"/>
          </w:tcPr>
          <w:p w14:paraId="19A3215A" w14:textId="77777777" w:rsidR="003A5FE8" w:rsidRPr="00024D5D" w:rsidRDefault="003A5FE8" w:rsidP="003A5FE8">
            <w:pPr>
              <w:pStyle w:val="Tabletext"/>
              <w:jc w:val="both"/>
              <w:rPr>
                <w:rFonts w:cs="Arial"/>
              </w:rPr>
            </w:pPr>
            <w:r w:rsidRPr="00024D5D">
              <w:rPr>
                <w:rFonts w:cs="Arial"/>
              </w:rPr>
              <w:t>Echo Buoy</w:t>
            </w:r>
          </w:p>
        </w:tc>
        <w:tc>
          <w:tcPr>
            <w:tcW w:w="1087" w:type="pct"/>
            <w:tcBorders>
              <w:top w:val="single" w:sz="4" w:space="0" w:color="D9D9D9" w:themeColor="background1" w:themeShade="D9"/>
              <w:bottom w:val="single" w:sz="4" w:space="0" w:color="D9D9D9" w:themeColor="background1" w:themeShade="D9"/>
            </w:tcBorders>
            <w:vAlign w:val="center"/>
          </w:tcPr>
          <w:p w14:paraId="19A3215B" w14:textId="77777777" w:rsidR="003A5FE8" w:rsidRPr="00024D5D" w:rsidRDefault="003A5FE8" w:rsidP="003A5FE8">
            <w:pPr>
              <w:pStyle w:val="Tabletext"/>
              <w:jc w:val="both"/>
              <w:rPr>
                <w:rFonts w:cs="Arial"/>
              </w:rPr>
            </w:pPr>
            <w:r w:rsidRPr="00024D5D">
              <w:rPr>
                <w:rFonts w:cs="Arial"/>
              </w:rPr>
              <w:t>SPB Light #15</w:t>
            </w:r>
          </w:p>
        </w:tc>
        <w:tc>
          <w:tcPr>
            <w:tcW w:w="745" w:type="pct"/>
            <w:tcBorders>
              <w:top w:val="single" w:sz="4" w:space="0" w:color="D9D9D9" w:themeColor="background1" w:themeShade="D9"/>
              <w:bottom w:val="single" w:sz="4" w:space="0" w:color="D9D9D9" w:themeColor="background1" w:themeShade="D9"/>
            </w:tcBorders>
            <w:vAlign w:val="center"/>
          </w:tcPr>
          <w:p w14:paraId="19A3215C" w14:textId="77777777" w:rsidR="003A5FE8" w:rsidRPr="00024D5D" w:rsidRDefault="003A5FE8" w:rsidP="003A5FE8">
            <w:pPr>
              <w:pStyle w:val="Tabletext"/>
              <w:jc w:val="both"/>
              <w:rPr>
                <w:rFonts w:cs="Arial"/>
              </w:rPr>
            </w:pPr>
            <w:r w:rsidRPr="00024D5D">
              <w:rPr>
                <w:rFonts w:cs="Arial"/>
              </w:rPr>
              <w:t>Transit</w:t>
            </w:r>
          </w:p>
        </w:tc>
        <w:tc>
          <w:tcPr>
            <w:tcW w:w="473" w:type="pct"/>
            <w:tcBorders>
              <w:top w:val="single" w:sz="4" w:space="0" w:color="D9D9D9" w:themeColor="background1" w:themeShade="D9"/>
              <w:bottom w:val="single" w:sz="4" w:space="0" w:color="D9D9D9" w:themeColor="background1" w:themeShade="D9"/>
            </w:tcBorders>
            <w:vAlign w:val="center"/>
          </w:tcPr>
          <w:p w14:paraId="19A3215D" w14:textId="77777777" w:rsidR="003A5FE8" w:rsidRPr="00024D5D" w:rsidRDefault="003A5FE8" w:rsidP="003A5FE8">
            <w:pPr>
              <w:pStyle w:val="Tabletext"/>
              <w:jc w:val="both"/>
              <w:rPr>
                <w:rFonts w:cs="Arial"/>
              </w:rPr>
            </w:pPr>
            <w:r w:rsidRPr="00024D5D">
              <w:rPr>
                <w:rFonts w:cs="Arial"/>
              </w:rPr>
              <w:t>8</w:t>
            </w:r>
          </w:p>
        </w:tc>
        <w:tc>
          <w:tcPr>
            <w:tcW w:w="448" w:type="pct"/>
            <w:tcBorders>
              <w:top w:val="single" w:sz="4" w:space="0" w:color="D9D9D9" w:themeColor="background1" w:themeShade="D9"/>
              <w:bottom w:val="single" w:sz="4" w:space="0" w:color="D9D9D9" w:themeColor="background1" w:themeShade="D9"/>
            </w:tcBorders>
            <w:vAlign w:val="center"/>
          </w:tcPr>
          <w:p w14:paraId="19A3215E" w14:textId="77777777" w:rsidR="003A5FE8" w:rsidRPr="00024D5D" w:rsidRDefault="003A5FE8" w:rsidP="003A5FE8">
            <w:pPr>
              <w:pStyle w:val="Tabletext"/>
              <w:jc w:val="both"/>
              <w:rPr>
                <w:rFonts w:cs="Arial"/>
              </w:rPr>
            </w:pPr>
            <w:r w:rsidRPr="00024D5D">
              <w:rPr>
                <w:rFonts w:cs="Arial"/>
              </w:rPr>
              <w:t>0.96</w:t>
            </w:r>
          </w:p>
        </w:tc>
        <w:tc>
          <w:tcPr>
            <w:tcW w:w="652" w:type="pct"/>
            <w:tcBorders>
              <w:top w:val="single" w:sz="4" w:space="0" w:color="D9D9D9" w:themeColor="background1" w:themeShade="D9"/>
              <w:bottom w:val="single" w:sz="4" w:space="0" w:color="D9D9D9" w:themeColor="background1" w:themeShade="D9"/>
            </w:tcBorders>
            <w:vAlign w:val="center"/>
          </w:tcPr>
          <w:p w14:paraId="19A3215F" w14:textId="77777777" w:rsidR="003A5FE8" w:rsidRPr="00024D5D" w:rsidRDefault="003A5FE8" w:rsidP="003A5FE8">
            <w:pPr>
              <w:pStyle w:val="Tabletext"/>
              <w:jc w:val="both"/>
              <w:rPr>
                <w:rFonts w:cs="Arial"/>
              </w:rPr>
            </w:pPr>
            <w:r w:rsidRPr="00024D5D">
              <w:rPr>
                <w:rFonts w:cs="Arial"/>
              </w:rPr>
              <w:t>1 or 2</w:t>
            </w:r>
          </w:p>
        </w:tc>
      </w:tr>
      <w:tr w:rsidR="003A5FE8" w:rsidRPr="00024D5D" w14:paraId="19A32168" w14:textId="77777777" w:rsidTr="003A5FE8">
        <w:trPr>
          <w:cantSplit/>
          <w:jc w:val="center"/>
        </w:trPr>
        <w:tc>
          <w:tcPr>
            <w:tcW w:w="578" w:type="pct"/>
            <w:vMerge/>
            <w:tcBorders>
              <w:top w:val="single" w:sz="12" w:space="0" w:color="auto"/>
              <w:bottom w:val="single" w:sz="4" w:space="0" w:color="D9D9D9" w:themeColor="background1" w:themeShade="D9"/>
            </w:tcBorders>
          </w:tcPr>
          <w:p w14:paraId="19A32161" w14:textId="77777777" w:rsidR="003A5FE8" w:rsidRPr="00024D5D" w:rsidRDefault="003A5FE8" w:rsidP="003A5FE8">
            <w:pPr>
              <w:pStyle w:val="Tabletext"/>
              <w:jc w:val="both"/>
              <w:rPr>
                <w:rFonts w:cs="Arial"/>
              </w:rPr>
            </w:pPr>
          </w:p>
        </w:tc>
        <w:tc>
          <w:tcPr>
            <w:tcW w:w="1017" w:type="pct"/>
            <w:tcBorders>
              <w:top w:val="single" w:sz="4" w:space="0" w:color="D9D9D9" w:themeColor="background1" w:themeShade="D9"/>
              <w:bottom w:val="single" w:sz="4" w:space="0" w:color="D9D9D9" w:themeColor="background1" w:themeShade="D9"/>
            </w:tcBorders>
            <w:vAlign w:val="center"/>
          </w:tcPr>
          <w:p w14:paraId="19A32162" w14:textId="77777777" w:rsidR="003A5FE8" w:rsidRPr="00024D5D" w:rsidRDefault="003A5FE8" w:rsidP="003A5FE8">
            <w:pPr>
              <w:pStyle w:val="Tabletext"/>
              <w:jc w:val="both"/>
              <w:rPr>
                <w:rFonts w:cs="Arial"/>
              </w:rPr>
            </w:pPr>
            <w:r w:rsidRPr="00024D5D">
              <w:rPr>
                <w:rFonts w:cs="Arial"/>
              </w:rPr>
              <w:t>SPB Light #15</w:t>
            </w:r>
          </w:p>
        </w:tc>
        <w:tc>
          <w:tcPr>
            <w:tcW w:w="1087" w:type="pct"/>
            <w:tcBorders>
              <w:top w:val="single" w:sz="4" w:space="0" w:color="D9D9D9" w:themeColor="background1" w:themeShade="D9"/>
              <w:bottom w:val="single" w:sz="4" w:space="0" w:color="D9D9D9" w:themeColor="background1" w:themeShade="D9"/>
            </w:tcBorders>
            <w:vAlign w:val="center"/>
          </w:tcPr>
          <w:p w14:paraId="19A32163" w14:textId="77777777" w:rsidR="003A5FE8" w:rsidRPr="00024D5D" w:rsidRDefault="003A5FE8" w:rsidP="003A5FE8">
            <w:pPr>
              <w:pStyle w:val="Tabletext"/>
              <w:jc w:val="both"/>
              <w:rPr>
                <w:rFonts w:cs="Arial"/>
              </w:rPr>
            </w:pPr>
            <w:r w:rsidRPr="00024D5D">
              <w:rPr>
                <w:rFonts w:cs="Arial"/>
              </w:rPr>
              <w:t>Near Plains Terminal</w:t>
            </w:r>
          </w:p>
        </w:tc>
        <w:tc>
          <w:tcPr>
            <w:tcW w:w="745" w:type="pct"/>
            <w:tcBorders>
              <w:top w:val="single" w:sz="4" w:space="0" w:color="D9D9D9" w:themeColor="background1" w:themeShade="D9"/>
              <w:bottom w:val="single" w:sz="4" w:space="0" w:color="D9D9D9" w:themeColor="background1" w:themeShade="D9"/>
            </w:tcBorders>
            <w:vAlign w:val="center"/>
          </w:tcPr>
          <w:p w14:paraId="19A32164" w14:textId="77777777" w:rsidR="003A5FE8" w:rsidRPr="00024D5D" w:rsidRDefault="003A5FE8" w:rsidP="003A5FE8">
            <w:pPr>
              <w:pStyle w:val="Tabletext"/>
              <w:jc w:val="both"/>
              <w:rPr>
                <w:rFonts w:cs="Arial"/>
              </w:rPr>
            </w:pPr>
            <w:r w:rsidRPr="00024D5D">
              <w:rPr>
                <w:rFonts w:cs="Arial"/>
              </w:rPr>
              <w:t>Transit</w:t>
            </w:r>
          </w:p>
        </w:tc>
        <w:tc>
          <w:tcPr>
            <w:tcW w:w="473" w:type="pct"/>
            <w:tcBorders>
              <w:top w:val="single" w:sz="4" w:space="0" w:color="D9D9D9" w:themeColor="background1" w:themeShade="D9"/>
              <w:bottom w:val="single" w:sz="4" w:space="0" w:color="D9D9D9" w:themeColor="background1" w:themeShade="D9"/>
            </w:tcBorders>
            <w:vAlign w:val="center"/>
          </w:tcPr>
          <w:p w14:paraId="19A32165" w14:textId="77777777" w:rsidR="003A5FE8" w:rsidRPr="00024D5D" w:rsidRDefault="003A5FE8" w:rsidP="003A5FE8">
            <w:pPr>
              <w:pStyle w:val="Tabletext"/>
              <w:jc w:val="both"/>
              <w:rPr>
                <w:rFonts w:cs="Arial"/>
              </w:rPr>
            </w:pPr>
            <w:r w:rsidRPr="00024D5D">
              <w:rPr>
                <w:rFonts w:cs="Arial"/>
              </w:rPr>
              <w:t>8</w:t>
            </w:r>
          </w:p>
        </w:tc>
        <w:tc>
          <w:tcPr>
            <w:tcW w:w="448" w:type="pct"/>
            <w:tcBorders>
              <w:top w:val="single" w:sz="4" w:space="0" w:color="D9D9D9" w:themeColor="background1" w:themeShade="D9"/>
              <w:bottom w:val="single" w:sz="4" w:space="0" w:color="D9D9D9" w:themeColor="background1" w:themeShade="D9"/>
            </w:tcBorders>
            <w:vAlign w:val="center"/>
          </w:tcPr>
          <w:p w14:paraId="19A32166" w14:textId="77777777" w:rsidR="003A5FE8" w:rsidRPr="00024D5D" w:rsidRDefault="003A5FE8" w:rsidP="003A5FE8">
            <w:pPr>
              <w:pStyle w:val="Tabletext"/>
              <w:jc w:val="both"/>
              <w:rPr>
                <w:rFonts w:cs="Arial"/>
              </w:rPr>
            </w:pPr>
            <w:r w:rsidRPr="00024D5D">
              <w:rPr>
                <w:rFonts w:cs="Arial"/>
              </w:rPr>
              <w:t>0.99</w:t>
            </w:r>
          </w:p>
        </w:tc>
        <w:tc>
          <w:tcPr>
            <w:tcW w:w="652" w:type="pct"/>
            <w:tcBorders>
              <w:top w:val="single" w:sz="4" w:space="0" w:color="D9D9D9" w:themeColor="background1" w:themeShade="D9"/>
              <w:bottom w:val="single" w:sz="4" w:space="0" w:color="D9D9D9" w:themeColor="background1" w:themeShade="D9"/>
            </w:tcBorders>
            <w:vAlign w:val="center"/>
          </w:tcPr>
          <w:p w14:paraId="19A32167" w14:textId="77777777" w:rsidR="003A5FE8" w:rsidRPr="00024D5D" w:rsidRDefault="003A5FE8" w:rsidP="003A5FE8">
            <w:pPr>
              <w:pStyle w:val="Tabletext"/>
              <w:jc w:val="both"/>
              <w:rPr>
                <w:rFonts w:cs="Arial"/>
              </w:rPr>
            </w:pPr>
            <w:r w:rsidRPr="00024D5D">
              <w:rPr>
                <w:rFonts w:cs="Arial"/>
              </w:rPr>
              <w:t>1 or 2</w:t>
            </w:r>
          </w:p>
        </w:tc>
      </w:tr>
      <w:tr w:rsidR="003A5FE8" w:rsidRPr="00024D5D" w14:paraId="19A32170" w14:textId="77777777" w:rsidTr="003A5FE8">
        <w:trPr>
          <w:cantSplit/>
          <w:jc w:val="center"/>
        </w:trPr>
        <w:tc>
          <w:tcPr>
            <w:tcW w:w="578" w:type="pct"/>
            <w:vMerge/>
            <w:tcBorders>
              <w:top w:val="single" w:sz="12" w:space="0" w:color="auto"/>
              <w:bottom w:val="single" w:sz="4" w:space="0" w:color="D9D9D9" w:themeColor="background1" w:themeShade="D9"/>
            </w:tcBorders>
          </w:tcPr>
          <w:p w14:paraId="19A32169" w14:textId="77777777" w:rsidR="003A5FE8" w:rsidRPr="00024D5D" w:rsidRDefault="003A5FE8" w:rsidP="003A5FE8">
            <w:pPr>
              <w:pStyle w:val="Tabletext"/>
              <w:jc w:val="both"/>
              <w:rPr>
                <w:rFonts w:cs="Arial"/>
              </w:rPr>
            </w:pPr>
          </w:p>
        </w:tc>
        <w:tc>
          <w:tcPr>
            <w:tcW w:w="1017" w:type="pct"/>
            <w:tcBorders>
              <w:top w:val="single" w:sz="4" w:space="0" w:color="D9D9D9" w:themeColor="background1" w:themeShade="D9"/>
              <w:bottom w:val="single" w:sz="4" w:space="0" w:color="D9D9D9" w:themeColor="background1" w:themeShade="D9"/>
            </w:tcBorders>
            <w:vAlign w:val="center"/>
          </w:tcPr>
          <w:p w14:paraId="19A3216A" w14:textId="77777777" w:rsidR="003A5FE8" w:rsidRPr="00024D5D" w:rsidRDefault="003A5FE8" w:rsidP="003A5FE8">
            <w:pPr>
              <w:pStyle w:val="Tabletext"/>
              <w:jc w:val="both"/>
              <w:rPr>
                <w:rFonts w:cs="Arial"/>
              </w:rPr>
            </w:pPr>
            <w:r w:rsidRPr="00024D5D">
              <w:rPr>
                <w:rFonts w:cs="Arial"/>
              </w:rPr>
              <w:t>Near Plains Terminal</w:t>
            </w:r>
          </w:p>
        </w:tc>
        <w:tc>
          <w:tcPr>
            <w:tcW w:w="1087" w:type="pct"/>
            <w:tcBorders>
              <w:top w:val="single" w:sz="4" w:space="0" w:color="D9D9D9" w:themeColor="background1" w:themeShade="D9"/>
              <w:bottom w:val="single" w:sz="4" w:space="0" w:color="D9D9D9" w:themeColor="background1" w:themeShade="D9"/>
            </w:tcBorders>
            <w:vAlign w:val="center"/>
          </w:tcPr>
          <w:p w14:paraId="19A3216B" w14:textId="77777777" w:rsidR="003A5FE8" w:rsidRPr="00024D5D" w:rsidRDefault="003A5FE8" w:rsidP="003A5FE8">
            <w:pPr>
              <w:pStyle w:val="Tabletext"/>
              <w:jc w:val="both"/>
              <w:rPr>
                <w:rFonts w:cs="Arial"/>
              </w:rPr>
            </w:pPr>
            <w:r w:rsidRPr="00024D5D">
              <w:rPr>
                <w:rFonts w:cs="Arial"/>
              </w:rPr>
              <w:t>Avon Wharf</w:t>
            </w:r>
          </w:p>
        </w:tc>
        <w:tc>
          <w:tcPr>
            <w:tcW w:w="745" w:type="pct"/>
            <w:tcBorders>
              <w:top w:val="single" w:sz="4" w:space="0" w:color="D9D9D9" w:themeColor="background1" w:themeShade="D9"/>
              <w:bottom w:val="single" w:sz="4" w:space="0" w:color="D9D9D9" w:themeColor="background1" w:themeShade="D9"/>
            </w:tcBorders>
            <w:vAlign w:val="center"/>
          </w:tcPr>
          <w:p w14:paraId="19A3216C" w14:textId="77777777" w:rsidR="003A5FE8" w:rsidRPr="00024D5D" w:rsidRDefault="003A5FE8" w:rsidP="003A5FE8">
            <w:pPr>
              <w:pStyle w:val="Tabletext"/>
              <w:jc w:val="both"/>
              <w:rPr>
                <w:rFonts w:cs="Arial"/>
              </w:rPr>
            </w:pPr>
            <w:r w:rsidRPr="00024D5D">
              <w:rPr>
                <w:rFonts w:cs="Arial"/>
              </w:rPr>
              <w:t>Maneuvering</w:t>
            </w:r>
          </w:p>
        </w:tc>
        <w:tc>
          <w:tcPr>
            <w:tcW w:w="473" w:type="pct"/>
            <w:tcBorders>
              <w:top w:val="single" w:sz="4" w:space="0" w:color="D9D9D9" w:themeColor="background1" w:themeShade="D9"/>
              <w:bottom w:val="single" w:sz="4" w:space="0" w:color="D9D9D9" w:themeColor="background1" w:themeShade="D9"/>
            </w:tcBorders>
            <w:vAlign w:val="center"/>
          </w:tcPr>
          <w:p w14:paraId="19A3216D" w14:textId="77777777" w:rsidR="003A5FE8" w:rsidRPr="00024D5D" w:rsidRDefault="003A5FE8" w:rsidP="003A5FE8">
            <w:pPr>
              <w:pStyle w:val="Tabletext"/>
              <w:jc w:val="both"/>
              <w:rPr>
                <w:rFonts w:cs="Arial"/>
              </w:rPr>
            </w:pPr>
            <w:r w:rsidRPr="00024D5D">
              <w:rPr>
                <w:rFonts w:cs="Arial"/>
              </w:rPr>
              <w:t>5</w:t>
            </w:r>
          </w:p>
        </w:tc>
        <w:tc>
          <w:tcPr>
            <w:tcW w:w="448" w:type="pct"/>
            <w:tcBorders>
              <w:top w:val="single" w:sz="4" w:space="0" w:color="D9D9D9" w:themeColor="background1" w:themeShade="D9"/>
              <w:bottom w:val="single" w:sz="4" w:space="0" w:color="D9D9D9" w:themeColor="background1" w:themeShade="D9"/>
            </w:tcBorders>
            <w:vAlign w:val="center"/>
          </w:tcPr>
          <w:p w14:paraId="19A3216E" w14:textId="77777777" w:rsidR="003A5FE8" w:rsidRPr="00024D5D" w:rsidRDefault="003A5FE8" w:rsidP="003A5FE8">
            <w:pPr>
              <w:pStyle w:val="Tabletext"/>
              <w:jc w:val="both"/>
              <w:rPr>
                <w:rFonts w:cs="Arial"/>
              </w:rPr>
            </w:pPr>
            <w:r w:rsidRPr="00024D5D">
              <w:rPr>
                <w:rFonts w:cs="Arial"/>
              </w:rPr>
              <w:t>0.10</w:t>
            </w:r>
          </w:p>
        </w:tc>
        <w:tc>
          <w:tcPr>
            <w:tcW w:w="652" w:type="pct"/>
            <w:tcBorders>
              <w:top w:val="single" w:sz="4" w:space="0" w:color="D9D9D9" w:themeColor="background1" w:themeShade="D9"/>
              <w:bottom w:val="single" w:sz="4" w:space="0" w:color="D9D9D9" w:themeColor="background1" w:themeShade="D9"/>
            </w:tcBorders>
            <w:vAlign w:val="center"/>
          </w:tcPr>
          <w:p w14:paraId="19A3216F" w14:textId="77777777" w:rsidR="003A5FE8" w:rsidRPr="00024D5D" w:rsidRDefault="003A5FE8" w:rsidP="003A5FE8">
            <w:pPr>
              <w:pStyle w:val="Tabletext"/>
              <w:jc w:val="both"/>
              <w:rPr>
                <w:rFonts w:cs="Arial"/>
              </w:rPr>
            </w:pPr>
            <w:r w:rsidRPr="00024D5D">
              <w:rPr>
                <w:rFonts w:cs="Arial"/>
              </w:rPr>
              <w:t>2</w:t>
            </w:r>
          </w:p>
        </w:tc>
      </w:tr>
      <w:tr w:rsidR="003A5FE8" w:rsidRPr="00024D5D" w14:paraId="19A32177" w14:textId="77777777" w:rsidTr="003A5FE8">
        <w:trPr>
          <w:cantSplit/>
          <w:jc w:val="center"/>
        </w:trPr>
        <w:tc>
          <w:tcPr>
            <w:tcW w:w="578" w:type="pct"/>
            <w:vMerge/>
            <w:tcBorders>
              <w:top w:val="single" w:sz="12" w:space="0" w:color="auto"/>
              <w:bottom w:val="single" w:sz="4" w:space="0" w:color="D9D9D9" w:themeColor="background1" w:themeShade="D9"/>
            </w:tcBorders>
          </w:tcPr>
          <w:p w14:paraId="19A32171" w14:textId="77777777" w:rsidR="003A5FE8" w:rsidRPr="00024D5D" w:rsidRDefault="003A5FE8" w:rsidP="003A5FE8">
            <w:pPr>
              <w:pStyle w:val="Tabletext"/>
              <w:jc w:val="both"/>
              <w:rPr>
                <w:rFonts w:cs="Arial"/>
              </w:rPr>
            </w:pPr>
          </w:p>
        </w:tc>
        <w:tc>
          <w:tcPr>
            <w:tcW w:w="2104" w:type="pct"/>
            <w:gridSpan w:val="2"/>
            <w:tcBorders>
              <w:top w:val="single" w:sz="4" w:space="0" w:color="D9D9D9" w:themeColor="background1" w:themeShade="D9"/>
              <w:bottom w:val="single" w:sz="4" w:space="0" w:color="D9D9D9" w:themeColor="background1" w:themeShade="D9"/>
            </w:tcBorders>
            <w:vAlign w:val="center"/>
          </w:tcPr>
          <w:p w14:paraId="19A32172" w14:textId="77777777" w:rsidR="003A5FE8" w:rsidRPr="00024D5D" w:rsidRDefault="003A5FE8" w:rsidP="003A5FE8">
            <w:pPr>
              <w:pStyle w:val="Tabletext"/>
              <w:jc w:val="both"/>
              <w:rPr>
                <w:rFonts w:cs="Arial"/>
              </w:rPr>
            </w:pPr>
            <w:r w:rsidRPr="00024D5D">
              <w:rPr>
                <w:rFonts w:cs="Arial"/>
              </w:rPr>
              <w:t>At Avon Wharf (Docking)</w:t>
            </w:r>
          </w:p>
        </w:tc>
        <w:tc>
          <w:tcPr>
            <w:tcW w:w="745" w:type="pct"/>
            <w:tcBorders>
              <w:top w:val="single" w:sz="4" w:space="0" w:color="D9D9D9" w:themeColor="background1" w:themeShade="D9"/>
              <w:bottom w:val="single" w:sz="4" w:space="0" w:color="D9D9D9" w:themeColor="background1" w:themeShade="D9"/>
            </w:tcBorders>
            <w:vAlign w:val="center"/>
          </w:tcPr>
          <w:p w14:paraId="19A32173" w14:textId="77777777" w:rsidR="003A5FE8" w:rsidRPr="00024D5D" w:rsidRDefault="003A5FE8" w:rsidP="003A5FE8">
            <w:pPr>
              <w:pStyle w:val="Tabletext"/>
              <w:jc w:val="both"/>
              <w:rPr>
                <w:rFonts w:cs="Arial"/>
              </w:rPr>
            </w:pPr>
            <w:r w:rsidRPr="00024D5D">
              <w:rPr>
                <w:rFonts w:cs="Arial"/>
              </w:rPr>
              <w:t>Maneuvering</w:t>
            </w:r>
          </w:p>
        </w:tc>
        <w:tc>
          <w:tcPr>
            <w:tcW w:w="473" w:type="pct"/>
            <w:tcBorders>
              <w:top w:val="single" w:sz="4" w:space="0" w:color="D9D9D9" w:themeColor="background1" w:themeShade="D9"/>
              <w:bottom w:val="single" w:sz="4" w:space="0" w:color="D9D9D9" w:themeColor="background1" w:themeShade="D9"/>
            </w:tcBorders>
            <w:vAlign w:val="center"/>
          </w:tcPr>
          <w:p w14:paraId="19A32174" w14:textId="77777777" w:rsidR="003A5FE8" w:rsidRPr="00024D5D" w:rsidRDefault="003A5FE8" w:rsidP="003A5FE8">
            <w:pPr>
              <w:pStyle w:val="Tabletext"/>
              <w:jc w:val="both"/>
              <w:rPr>
                <w:rFonts w:cs="Arial"/>
              </w:rPr>
            </w:pPr>
            <w:r w:rsidRPr="00024D5D">
              <w:rPr>
                <w:rFonts w:cs="Arial"/>
              </w:rPr>
              <w:t>N/A</w:t>
            </w:r>
          </w:p>
        </w:tc>
        <w:tc>
          <w:tcPr>
            <w:tcW w:w="448" w:type="pct"/>
            <w:tcBorders>
              <w:top w:val="single" w:sz="4" w:space="0" w:color="D9D9D9" w:themeColor="background1" w:themeShade="D9"/>
              <w:bottom w:val="single" w:sz="4" w:space="0" w:color="D9D9D9" w:themeColor="background1" w:themeShade="D9"/>
            </w:tcBorders>
            <w:vAlign w:val="center"/>
          </w:tcPr>
          <w:p w14:paraId="19A32175" w14:textId="77777777" w:rsidR="003A5FE8" w:rsidRPr="00024D5D" w:rsidRDefault="003A5FE8" w:rsidP="003A5FE8">
            <w:pPr>
              <w:pStyle w:val="Tabletext"/>
              <w:jc w:val="both"/>
              <w:rPr>
                <w:rFonts w:cs="Arial"/>
              </w:rPr>
            </w:pPr>
            <w:r w:rsidRPr="00024D5D">
              <w:rPr>
                <w:rFonts w:cs="Arial"/>
              </w:rPr>
              <w:t>0.25</w:t>
            </w:r>
          </w:p>
        </w:tc>
        <w:tc>
          <w:tcPr>
            <w:tcW w:w="652" w:type="pct"/>
            <w:tcBorders>
              <w:top w:val="single" w:sz="4" w:space="0" w:color="D9D9D9" w:themeColor="background1" w:themeShade="D9"/>
              <w:bottom w:val="single" w:sz="4" w:space="0" w:color="D9D9D9" w:themeColor="background1" w:themeShade="D9"/>
            </w:tcBorders>
            <w:vAlign w:val="center"/>
          </w:tcPr>
          <w:p w14:paraId="19A32176" w14:textId="77777777" w:rsidR="003A5FE8" w:rsidRPr="00024D5D" w:rsidRDefault="003A5FE8" w:rsidP="003A5FE8">
            <w:pPr>
              <w:pStyle w:val="Tabletext"/>
              <w:jc w:val="both"/>
              <w:rPr>
                <w:rFonts w:cs="Arial"/>
              </w:rPr>
            </w:pPr>
            <w:r w:rsidRPr="00024D5D">
              <w:rPr>
                <w:rFonts w:cs="Arial"/>
              </w:rPr>
              <w:t>2</w:t>
            </w:r>
          </w:p>
        </w:tc>
      </w:tr>
      <w:tr w:rsidR="003A5FE8" w:rsidRPr="00024D5D" w14:paraId="19A3217E" w14:textId="77777777" w:rsidTr="003A5FE8">
        <w:trPr>
          <w:cantSplit/>
          <w:jc w:val="center"/>
        </w:trPr>
        <w:tc>
          <w:tcPr>
            <w:tcW w:w="578" w:type="pct"/>
            <w:tcBorders>
              <w:top w:val="single" w:sz="4" w:space="0" w:color="D9D9D9" w:themeColor="background1" w:themeShade="D9"/>
              <w:bottom w:val="single" w:sz="4" w:space="0" w:color="D9D9D9" w:themeColor="background1" w:themeShade="D9"/>
            </w:tcBorders>
          </w:tcPr>
          <w:p w14:paraId="19A32178" w14:textId="77777777" w:rsidR="003A5FE8" w:rsidRPr="00024D5D" w:rsidRDefault="003A5FE8" w:rsidP="003A5FE8">
            <w:pPr>
              <w:pStyle w:val="Tabletext"/>
              <w:jc w:val="both"/>
              <w:rPr>
                <w:rFonts w:cs="Arial"/>
              </w:rPr>
            </w:pPr>
            <w:r w:rsidRPr="00024D5D">
              <w:rPr>
                <w:rFonts w:cs="Arial"/>
              </w:rPr>
              <w:t>Docked</w:t>
            </w:r>
          </w:p>
        </w:tc>
        <w:tc>
          <w:tcPr>
            <w:tcW w:w="2104" w:type="pct"/>
            <w:gridSpan w:val="2"/>
            <w:tcBorders>
              <w:top w:val="single" w:sz="4" w:space="0" w:color="D9D9D9" w:themeColor="background1" w:themeShade="D9"/>
              <w:bottom w:val="single" w:sz="4" w:space="0" w:color="D9D9D9" w:themeColor="background1" w:themeShade="D9"/>
            </w:tcBorders>
            <w:vAlign w:val="center"/>
          </w:tcPr>
          <w:p w14:paraId="19A32179" w14:textId="77777777" w:rsidR="003A5FE8" w:rsidRPr="00024D5D" w:rsidRDefault="003A5FE8" w:rsidP="003A5FE8">
            <w:pPr>
              <w:pStyle w:val="Tabletext"/>
              <w:jc w:val="both"/>
              <w:rPr>
                <w:rFonts w:cs="Arial"/>
              </w:rPr>
            </w:pPr>
            <w:r w:rsidRPr="00024D5D">
              <w:rPr>
                <w:rFonts w:cs="Arial"/>
              </w:rPr>
              <w:t>At Avon Wharf (Hoteling and Product Discharge)</w:t>
            </w:r>
          </w:p>
        </w:tc>
        <w:tc>
          <w:tcPr>
            <w:tcW w:w="745" w:type="pct"/>
            <w:tcBorders>
              <w:top w:val="single" w:sz="4" w:space="0" w:color="D9D9D9" w:themeColor="background1" w:themeShade="D9"/>
              <w:bottom w:val="single" w:sz="4" w:space="0" w:color="D9D9D9" w:themeColor="background1" w:themeShade="D9"/>
            </w:tcBorders>
            <w:vAlign w:val="center"/>
          </w:tcPr>
          <w:p w14:paraId="19A3217A" w14:textId="77777777" w:rsidR="003A5FE8" w:rsidRPr="00024D5D" w:rsidRDefault="003A5FE8" w:rsidP="003A5FE8">
            <w:pPr>
              <w:pStyle w:val="Tabletext"/>
              <w:jc w:val="both"/>
              <w:rPr>
                <w:rFonts w:cs="Arial"/>
              </w:rPr>
            </w:pPr>
            <w:r w:rsidRPr="00024D5D">
              <w:rPr>
                <w:rFonts w:cs="Arial"/>
              </w:rPr>
              <w:t>Hoteling</w:t>
            </w:r>
          </w:p>
        </w:tc>
        <w:tc>
          <w:tcPr>
            <w:tcW w:w="473" w:type="pct"/>
            <w:tcBorders>
              <w:top w:val="single" w:sz="4" w:space="0" w:color="D9D9D9" w:themeColor="background1" w:themeShade="D9"/>
              <w:bottom w:val="single" w:sz="4" w:space="0" w:color="D9D9D9" w:themeColor="background1" w:themeShade="D9"/>
            </w:tcBorders>
            <w:vAlign w:val="center"/>
          </w:tcPr>
          <w:p w14:paraId="19A3217B" w14:textId="77777777" w:rsidR="003A5FE8" w:rsidRPr="00024D5D" w:rsidRDefault="003A5FE8" w:rsidP="003A5FE8">
            <w:pPr>
              <w:pStyle w:val="Tabletext"/>
              <w:jc w:val="both"/>
              <w:rPr>
                <w:rFonts w:cs="Arial"/>
              </w:rPr>
            </w:pPr>
            <w:r w:rsidRPr="00024D5D">
              <w:rPr>
                <w:rFonts w:cs="Arial"/>
              </w:rPr>
              <w:t>N/A</w:t>
            </w:r>
          </w:p>
        </w:tc>
        <w:tc>
          <w:tcPr>
            <w:tcW w:w="448" w:type="pct"/>
            <w:tcBorders>
              <w:top w:val="single" w:sz="4" w:space="0" w:color="D9D9D9" w:themeColor="background1" w:themeShade="D9"/>
              <w:bottom w:val="single" w:sz="4" w:space="0" w:color="D9D9D9" w:themeColor="background1" w:themeShade="D9"/>
            </w:tcBorders>
            <w:vAlign w:val="center"/>
          </w:tcPr>
          <w:p w14:paraId="19A3217C" w14:textId="77777777" w:rsidR="003A5FE8" w:rsidRPr="00024D5D" w:rsidRDefault="003A5FE8" w:rsidP="003A5FE8">
            <w:pPr>
              <w:pStyle w:val="Tabletext"/>
              <w:jc w:val="both"/>
              <w:rPr>
                <w:rFonts w:cs="Arial"/>
              </w:rPr>
            </w:pPr>
            <w:r w:rsidRPr="00024D5D">
              <w:rPr>
                <w:rFonts w:cs="Arial"/>
              </w:rPr>
              <w:t>Varies</w:t>
            </w:r>
          </w:p>
        </w:tc>
        <w:tc>
          <w:tcPr>
            <w:tcW w:w="652" w:type="pct"/>
            <w:tcBorders>
              <w:top w:val="single" w:sz="4" w:space="0" w:color="D9D9D9" w:themeColor="background1" w:themeShade="D9"/>
              <w:bottom w:val="single" w:sz="4" w:space="0" w:color="D9D9D9" w:themeColor="background1" w:themeShade="D9"/>
            </w:tcBorders>
            <w:vAlign w:val="center"/>
          </w:tcPr>
          <w:p w14:paraId="19A3217D" w14:textId="77777777" w:rsidR="003A5FE8" w:rsidRPr="00024D5D" w:rsidRDefault="003A5FE8" w:rsidP="003A5FE8">
            <w:pPr>
              <w:pStyle w:val="Tabletext"/>
              <w:jc w:val="both"/>
              <w:rPr>
                <w:rFonts w:cs="Arial"/>
              </w:rPr>
            </w:pPr>
            <w:r w:rsidRPr="00024D5D">
              <w:rPr>
                <w:rFonts w:cs="Arial"/>
              </w:rPr>
              <w:t>0</w:t>
            </w:r>
          </w:p>
        </w:tc>
      </w:tr>
      <w:tr w:rsidR="003A5FE8" w:rsidRPr="00024D5D" w14:paraId="19A32185" w14:textId="77777777" w:rsidTr="003A5FE8">
        <w:trPr>
          <w:cantSplit/>
          <w:jc w:val="center"/>
        </w:trPr>
        <w:tc>
          <w:tcPr>
            <w:tcW w:w="578" w:type="pct"/>
            <w:vMerge w:val="restart"/>
            <w:tcBorders>
              <w:top w:val="single" w:sz="4" w:space="0" w:color="D9D9D9" w:themeColor="background1" w:themeShade="D9"/>
            </w:tcBorders>
          </w:tcPr>
          <w:p w14:paraId="19A3217F" w14:textId="77777777" w:rsidR="003A5FE8" w:rsidRPr="00024D5D" w:rsidRDefault="003A5FE8" w:rsidP="003A5FE8">
            <w:pPr>
              <w:pStyle w:val="Tabletext"/>
              <w:jc w:val="both"/>
              <w:rPr>
                <w:rFonts w:cs="Arial"/>
              </w:rPr>
            </w:pPr>
            <w:r w:rsidRPr="00024D5D">
              <w:rPr>
                <w:rFonts w:cs="Arial"/>
              </w:rPr>
              <w:t>Outbound</w:t>
            </w:r>
          </w:p>
        </w:tc>
        <w:tc>
          <w:tcPr>
            <w:tcW w:w="2104" w:type="pct"/>
            <w:gridSpan w:val="2"/>
            <w:tcBorders>
              <w:top w:val="single" w:sz="4" w:space="0" w:color="D9D9D9" w:themeColor="background1" w:themeShade="D9"/>
              <w:bottom w:val="single" w:sz="4" w:space="0" w:color="D9D9D9" w:themeColor="background1" w:themeShade="D9"/>
            </w:tcBorders>
            <w:vAlign w:val="center"/>
          </w:tcPr>
          <w:p w14:paraId="19A32180" w14:textId="77777777" w:rsidR="003A5FE8" w:rsidRPr="00024D5D" w:rsidRDefault="003A5FE8" w:rsidP="003A5FE8">
            <w:pPr>
              <w:pStyle w:val="Tabletext"/>
              <w:keepNext/>
              <w:jc w:val="both"/>
              <w:rPr>
                <w:rFonts w:cs="Arial"/>
              </w:rPr>
            </w:pPr>
            <w:r w:rsidRPr="00024D5D">
              <w:rPr>
                <w:rFonts w:cs="Arial"/>
              </w:rPr>
              <w:t>At Avon Wharf (Undocking)</w:t>
            </w:r>
          </w:p>
        </w:tc>
        <w:tc>
          <w:tcPr>
            <w:tcW w:w="745" w:type="pct"/>
            <w:tcBorders>
              <w:top w:val="single" w:sz="4" w:space="0" w:color="D9D9D9" w:themeColor="background1" w:themeShade="D9"/>
              <w:bottom w:val="single" w:sz="4" w:space="0" w:color="D9D9D9" w:themeColor="background1" w:themeShade="D9"/>
            </w:tcBorders>
            <w:vAlign w:val="center"/>
          </w:tcPr>
          <w:p w14:paraId="19A32181" w14:textId="77777777" w:rsidR="003A5FE8" w:rsidRPr="00024D5D" w:rsidRDefault="003A5FE8" w:rsidP="003A5FE8">
            <w:pPr>
              <w:pStyle w:val="Tabletext"/>
              <w:keepNext/>
              <w:jc w:val="both"/>
              <w:rPr>
                <w:rFonts w:cs="Arial"/>
              </w:rPr>
            </w:pPr>
            <w:r w:rsidRPr="00024D5D">
              <w:rPr>
                <w:rFonts w:cs="Arial"/>
              </w:rPr>
              <w:t>Maneuvering</w:t>
            </w:r>
          </w:p>
        </w:tc>
        <w:tc>
          <w:tcPr>
            <w:tcW w:w="473" w:type="pct"/>
            <w:tcBorders>
              <w:top w:val="single" w:sz="4" w:space="0" w:color="D9D9D9" w:themeColor="background1" w:themeShade="D9"/>
              <w:bottom w:val="single" w:sz="4" w:space="0" w:color="D9D9D9" w:themeColor="background1" w:themeShade="D9"/>
            </w:tcBorders>
            <w:vAlign w:val="center"/>
          </w:tcPr>
          <w:p w14:paraId="19A32182" w14:textId="77777777" w:rsidR="003A5FE8" w:rsidRPr="00024D5D" w:rsidRDefault="003A5FE8" w:rsidP="003A5FE8">
            <w:pPr>
              <w:pStyle w:val="Tabletext"/>
              <w:keepNext/>
              <w:jc w:val="both"/>
              <w:rPr>
                <w:rFonts w:cs="Arial"/>
              </w:rPr>
            </w:pPr>
            <w:r w:rsidRPr="00024D5D">
              <w:rPr>
                <w:rFonts w:cs="Arial"/>
              </w:rPr>
              <w:t>N/A</w:t>
            </w:r>
          </w:p>
        </w:tc>
        <w:tc>
          <w:tcPr>
            <w:tcW w:w="448" w:type="pct"/>
            <w:tcBorders>
              <w:top w:val="single" w:sz="4" w:space="0" w:color="D9D9D9" w:themeColor="background1" w:themeShade="D9"/>
              <w:bottom w:val="single" w:sz="4" w:space="0" w:color="D9D9D9" w:themeColor="background1" w:themeShade="D9"/>
            </w:tcBorders>
            <w:vAlign w:val="center"/>
          </w:tcPr>
          <w:p w14:paraId="19A32183" w14:textId="77777777" w:rsidR="003A5FE8" w:rsidRPr="00024D5D" w:rsidRDefault="003A5FE8" w:rsidP="003A5FE8">
            <w:pPr>
              <w:pStyle w:val="Tabletext"/>
              <w:keepNext/>
              <w:jc w:val="both"/>
              <w:rPr>
                <w:rFonts w:cs="Arial"/>
              </w:rPr>
            </w:pPr>
            <w:r w:rsidRPr="00024D5D">
              <w:rPr>
                <w:rFonts w:cs="Arial"/>
              </w:rPr>
              <w:t>0.25</w:t>
            </w:r>
          </w:p>
        </w:tc>
        <w:tc>
          <w:tcPr>
            <w:tcW w:w="652" w:type="pct"/>
            <w:tcBorders>
              <w:top w:val="single" w:sz="4" w:space="0" w:color="D9D9D9" w:themeColor="background1" w:themeShade="D9"/>
              <w:bottom w:val="single" w:sz="4" w:space="0" w:color="D9D9D9" w:themeColor="background1" w:themeShade="D9"/>
            </w:tcBorders>
            <w:vAlign w:val="center"/>
          </w:tcPr>
          <w:p w14:paraId="19A32184" w14:textId="77777777" w:rsidR="003A5FE8" w:rsidRPr="00024D5D" w:rsidRDefault="003A5FE8" w:rsidP="003A5FE8">
            <w:pPr>
              <w:pStyle w:val="Tabletext"/>
              <w:keepNext/>
              <w:jc w:val="both"/>
              <w:rPr>
                <w:rFonts w:cs="Arial"/>
              </w:rPr>
            </w:pPr>
            <w:r w:rsidRPr="00024D5D">
              <w:rPr>
                <w:rFonts w:cs="Arial"/>
              </w:rPr>
              <w:t>2</w:t>
            </w:r>
          </w:p>
        </w:tc>
      </w:tr>
      <w:tr w:rsidR="003A5FE8" w:rsidRPr="00024D5D" w14:paraId="19A3218D" w14:textId="77777777" w:rsidTr="003A5FE8">
        <w:trPr>
          <w:cantSplit/>
          <w:jc w:val="center"/>
        </w:trPr>
        <w:tc>
          <w:tcPr>
            <w:tcW w:w="578" w:type="pct"/>
            <w:vMerge/>
          </w:tcPr>
          <w:p w14:paraId="19A32186" w14:textId="77777777" w:rsidR="003A5FE8" w:rsidRPr="00024D5D" w:rsidRDefault="003A5FE8" w:rsidP="003A5FE8">
            <w:pPr>
              <w:pStyle w:val="Tabletext"/>
              <w:jc w:val="both"/>
              <w:rPr>
                <w:rFonts w:cs="Arial"/>
              </w:rPr>
            </w:pPr>
          </w:p>
        </w:tc>
        <w:tc>
          <w:tcPr>
            <w:tcW w:w="1017" w:type="pct"/>
            <w:tcBorders>
              <w:top w:val="single" w:sz="4" w:space="0" w:color="D9D9D9" w:themeColor="background1" w:themeShade="D9"/>
              <w:bottom w:val="single" w:sz="4" w:space="0" w:color="D9D9D9" w:themeColor="background1" w:themeShade="D9"/>
            </w:tcBorders>
            <w:vAlign w:val="center"/>
          </w:tcPr>
          <w:p w14:paraId="19A32187" w14:textId="77777777" w:rsidR="003A5FE8" w:rsidRPr="00024D5D" w:rsidRDefault="003A5FE8" w:rsidP="003A5FE8">
            <w:pPr>
              <w:pStyle w:val="Tabletext"/>
              <w:jc w:val="both"/>
              <w:rPr>
                <w:rFonts w:cs="Arial"/>
              </w:rPr>
            </w:pPr>
            <w:r w:rsidRPr="00024D5D">
              <w:rPr>
                <w:rFonts w:cs="Arial"/>
              </w:rPr>
              <w:t>Avon Wharf</w:t>
            </w:r>
          </w:p>
        </w:tc>
        <w:tc>
          <w:tcPr>
            <w:tcW w:w="1087" w:type="pct"/>
            <w:tcBorders>
              <w:top w:val="single" w:sz="4" w:space="0" w:color="D9D9D9" w:themeColor="background1" w:themeShade="D9"/>
              <w:bottom w:val="single" w:sz="4" w:space="0" w:color="D9D9D9" w:themeColor="background1" w:themeShade="D9"/>
            </w:tcBorders>
            <w:vAlign w:val="center"/>
          </w:tcPr>
          <w:p w14:paraId="19A32188" w14:textId="77777777" w:rsidR="003A5FE8" w:rsidRPr="00024D5D" w:rsidRDefault="003A5FE8" w:rsidP="003A5FE8">
            <w:pPr>
              <w:pStyle w:val="Tabletext"/>
              <w:keepNext/>
              <w:jc w:val="both"/>
              <w:rPr>
                <w:rFonts w:cs="Arial"/>
              </w:rPr>
            </w:pPr>
            <w:r w:rsidRPr="00024D5D">
              <w:rPr>
                <w:rFonts w:cs="Arial"/>
              </w:rPr>
              <w:t>Near Plains Terminal</w:t>
            </w:r>
          </w:p>
        </w:tc>
        <w:tc>
          <w:tcPr>
            <w:tcW w:w="745" w:type="pct"/>
            <w:tcBorders>
              <w:top w:val="single" w:sz="4" w:space="0" w:color="D9D9D9" w:themeColor="background1" w:themeShade="D9"/>
              <w:bottom w:val="single" w:sz="4" w:space="0" w:color="D9D9D9" w:themeColor="background1" w:themeShade="D9"/>
            </w:tcBorders>
            <w:vAlign w:val="center"/>
          </w:tcPr>
          <w:p w14:paraId="19A32189" w14:textId="77777777" w:rsidR="003A5FE8" w:rsidRPr="00024D5D" w:rsidRDefault="003A5FE8" w:rsidP="003A5FE8">
            <w:pPr>
              <w:pStyle w:val="Tabletext"/>
              <w:keepNext/>
              <w:jc w:val="both"/>
              <w:rPr>
                <w:rFonts w:cs="Arial"/>
              </w:rPr>
            </w:pPr>
            <w:r w:rsidRPr="00024D5D">
              <w:rPr>
                <w:rFonts w:cs="Arial"/>
              </w:rPr>
              <w:t>Maneuvering</w:t>
            </w:r>
          </w:p>
        </w:tc>
        <w:tc>
          <w:tcPr>
            <w:tcW w:w="473" w:type="pct"/>
            <w:tcBorders>
              <w:top w:val="single" w:sz="4" w:space="0" w:color="D9D9D9" w:themeColor="background1" w:themeShade="D9"/>
              <w:bottom w:val="single" w:sz="4" w:space="0" w:color="D9D9D9" w:themeColor="background1" w:themeShade="D9"/>
            </w:tcBorders>
            <w:vAlign w:val="center"/>
          </w:tcPr>
          <w:p w14:paraId="19A3218A" w14:textId="77777777" w:rsidR="003A5FE8" w:rsidRPr="00024D5D" w:rsidRDefault="003A5FE8" w:rsidP="003A5FE8">
            <w:pPr>
              <w:pStyle w:val="Tabletext"/>
              <w:keepNext/>
              <w:jc w:val="both"/>
              <w:rPr>
                <w:rFonts w:cs="Arial"/>
              </w:rPr>
            </w:pPr>
            <w:r w:rsidRPr="00024D5D">
              <w:rPr>
                <w:rFonts w:cs="Arial"/>
              </w:rPr>
              <w:t>5</w:t>
            </w:r>
          </w:p>
        </w:tc>
        <w:tc>
          <w:tcPr>
            <w:tcW w:w="448" w:type="pct"/>
            <w:tcBorders>
              <w:top w:val="single" w:sz="4" w:space="0" w:color="D9D9D9" w:themeColor="background1" w:themeShade="D9"/>
              <w:bottom w:val="single" w:sz="4" w:space="0" w:color="D9D9D9" w:themeColor="background1" w:themeShade="D9"/>
            </w:tcBorders>
            <w:vAlign w:val="center"/>
          </w:tcPr>
          <w:p w14:paraId="19A3218B" w14:textId="77777777" w:rsidR="003A5FE8" w:rsidRPr="00024D5D" w:rsidRDefault="003A5FE8" w:rsidP="003A5FE8">
            <w:pPr>
              <w:pStyle w:val="Tabletext"/>
              <w:keepNext/>
              <w:jc w:val="both"/>
              <w:rPr>
                <w:rFonts w:cs="Arial"/>
              </w:rPr>
            </w:pPr>
            <w:r w:rsidRPr="00024D5D">
              <w:rPr>
                <w:rFonts w:cs="Arial"/>
              </w:rPr>
              <w:t>0.10</w:t>
            </w:r>
          </w:p>
        </w:tc>
        <w:tc>
          <w:tcPr>
            <w:tcW w:w="652" w:type="pct"/>
            <w:tcBorders>
              <w:top w:val="single" w:sz="4" w:space="0" w:color="D9D9D9" w:themeColor="background1" w:themeShade="D9"/>
              <w:bottom w:val="single" w:sz="4" w:space="0" w:color="D9D9D9" w:themeColor="background1" w:themeShade="D9"/>
            </w:tcBorders>
            <w:vAlign w:val="center"/>
          </w:tcPr>
          <w:p w14:paraId="19A3218C" w14:textId="77777777" w:rsidR="003A5FE8" w:rsidRPr="00024D5D" w:rsidRDefault="003A5FE8" w:rsidP="003A5FE8">
            <w:pPr>
              <w:pStyle w:val="Tabletext"/>
              <w:keepNext/>
              <w:jc w:val="both"/>
              <w:rPr>
                <w:rFonts w:cs="Arial"/>
              </w:rPr>
            </w:pPr>
            <w:r w:rsidRPr="00024D5D">
              <w:rPr>
                <w:rFonts w:cs="Arial"/>
              </w:rPr>
              <w:t>2</w:t>
            </w:r>
          </w:p>
        </w:tc>
      </w:tr>
      <w:tr w:rsidR="003A5FE8" w:rsidRPr="00024D5D" w14:paraId="19A32195" w14:textId="77777777" w:rsidTr="003A5FE8">
        <w:trPr>
          <w:cantSplit/>
          <w:jc w:val="center"/>
        </w:trPr>
        <w:tc>
          <w:tcPr>
            <w:tcW w:w="578" w:type="pct"/>
            <w:vMerge/>
            <w:vAlign w:val="center"/>
          </w:tcPr>
          <w:p w14:paraId="19A3218E" w14:textId="77777777" w:rsidR="003A5FE8" w:rsidRPr="00024D5D" w:rsidRDefault="003A5FE8" w:rsidP="003A5FE8">
            <w:pPr>
              <w:pStyle w:val="Tabletext"/>
              <w:jc w:val="both"/>
              <w:rPr>
                <w:rFonts w:cs="Arial"/>
              </w:rPr>
            </w:pPr>
          </w:p>
        </w:tc>
        <w:tc>
          <w:tcPr>
            <w:tcW w:w="1017" w:type="pct"/>
            <w:tcBorders>
              <w:top w:val="single" w:sz="4" w:space="0" w:color="D9D9D9" w:themeColor="background1" w:themeShade="D9"/>
              <w:bottom w:val="single" w:sz="4" w:space="0" w:color="D9D9D9" w:themeColor="background1" w:themeShade="D9"/>
            </w:tcBorders>
            <w:vAlign w:val="center"/>
          </w:tcPr>
          <w:p w14:paraId="19A3218F" w14:textId="77777777" w:rsidR="003A5FE8" w:rsidRPr="00024D5D" w:rsidRDefault="003A5FE8" w:rsidP="003A5FE8">
            <w:pPr>
              <w:pStyle w:val="Tabletext"/>
              <w:jc w:val="both"/>
              <w:rPr>
                <w:rFonts w:cs="Arial"/>
              </w:rPr>
            </w:pPr>
            <w:r w:rsidRPr="00024D5D">
              <w:rPr>
                <w:rFonts w:cs="Arial"/>
              </w:rPr>
              <w:t>Near Plains Terminal</w:t>
            </w:r>
          </w:p>
        </w:tc>
        <w:tc>
          <w:tcPr>
            <w:tcW w:w="1087" w:type="pct"/>
            <w:tcBorders>
              <w:top w:val="single" w:sz="4" w:space="0" w:color="D9D9D9" w:themeColor="background1" w:themeShade="D9"/>
              <w:bottom w:val="single" w:sz="4" w:space="0" w:color="D9D9D9" w:themeColor="background1" w:themeShade="D9"/>
            </w:tcBorders>
            <w:vAlign w:val="center"/>
          </w:tcPr>
          <w:p w14:paraId="19A32190" w14:textId="77777777" w:rsidR="003A5FE8" w:rsidRPr="00024D5D" w:rsidRDefault="003A5FE8" w:rsidP="003A5FE8">
            <w:pPr>
              <w:pStyle w:val="Tabletext"/>
              <w:keepNext/>
              <w:jc w:val="both"/>
              <w:rPr>
                <w:rFonts w:cs="Arial"/>
              </w:rPr>
            </w:pPr>
            <w:r w:rsidRPr="00024D5D">
              <w:rPr>
                <w:rFonts w:cs="Arial"/>
              </w:rPr>
              <w:t>SPB Light #15</w:t>
            </w:r>
          </w:p>
        </w:tc>
        <w:tc>
          <w:tcPr>
            <w:tcW w:w="745" w:type="pct"/>
            <w:tcBorders>
              <w:top w:val="single" w:sz="4" w:space="0" w:color="D9D9D9" w:themeColor="background1" w:themeShade="D9"/>
              <w:bottom w:val="single" w:sz="4" w:space="0" w:color="D9D9D9" w:themeColor="background1" w:themeShade="D9"/>
            </w:tcBorders>
            <w:vAlign w:val="center"/>
          </w:tcPr>
          <w:p w14:paraId="19A32191" w14:textId="77777777" w:rsidR="003A5FE8" w:rsidRPr="00024D5D" w:rsidRDefault="003A5FE8" w:rsidP="003A5FE8">
            <w:pPr>
              <w:pStyle w:val="Tabletext"/>
              <w:keepNext/>
              <w:jc w:val="both"/>
              <w:rPr>
                <w:rFonts w:cs="Arial"/>
              </w:rPr>
            </w:pPr>
            <w:r w:rsidRPr="00024D5D">
              <w:rPr>
                <w:rFonts w:cs="Arial"/>
              </w:rPr>
              <w:t>Transit</w:t>
            </w:r>
          </w:p>
        </w:tc>
        <w:tc>
          <w:tcPr>
            <w:tcW w:w="473" w:type="pct"/>
            <w:tcBorders>
              <w:top w:val="single" w:sz="4" w:space="0" w:color="D9D9D9" w:themeColor="background1" w:themeShade="D9"/>
              <w:bottom w:val="single" w:sz="4" w:space="0" w:color="D9D9D9" w:themeColor="background1" w:themeShade="D9"/>
            </w:tcBorders>
            <w:vAlign w:val="center"/>
          </w:tcPr>
          <w:p w14:paraId="19A32192" w14:textId="77777777" w:rsidR="003A5FE8" w:rsidRPr="00024D5D" w:rsidRDefault="003A5FE8" w:rsidP="003A5FE8">
            <w:pPr>
              <w:pStyle w:val="Tabletext"/>
              <w:keepNext/>
              <w:jc w:val="both"/>
              <w:rPr>
                <w:rFonts w:cs="Arial"/>
              </w:rPr>
            </w:pPr>
            <w:r w:rsidRPr="00024D5D">
              <w:rPr>
                <w:rFonts w:cs="Arial"/>
              </w:rPr>
              <w:t>8</w:t>
            </w:r>
          </w:p>
        </w:tc>
        <w:tc>
          <w:tcPr>
            <w:tcW w:w="448" w:type="pct"/>
            <w:tcBorders>
              <w:top w:val="single" w:sz="4" w:space="0" w:color="D9D9D9" w:themeColor="background1" w:themeShade="D9"/>
              <w:bottom w:val="single" w:sz="4" w:space="0" w:color="D9D9D9" w:themeColor="background1" w:themeShade="D9"/>
            </w:tcBorders>
            <w:vAlign w:val="center"/>
          </w:tcPr>
          <w:p w14:paraId="19A32193" w14:textId="77777777" w:rsidR="003A5FE8" w:rsidRPr="00024D5D" w:rsidRDefault="003A5FE8" w:rsidP="003A5FE8">
            <w:pPr>
              <w:pStyle w:val="Tabletext"/>
              <w:keepNext/>
              <w:jc w:val="both"/>
              <w:rPr>
                <w:rFonts w:cs="Arial"/>
              </w:rPr>
            </w:pPr>
            <w:r w:rsidRPr="00024D5D">
              <w:rPr>
                <w:rFonts w:cs="Arial"/>
              </w:rPr>
              <w:t>0.99</w:t>
            </w:r>
          </w:p>
        </w:tc>
        <w:tc>
          <w:tcPr>
            <w:tcW w:w="652" w:type="pct"/>
            <w:tcBorders>
              <w:top w:val="single" w:sz="4" w:space="0" w:color="D9D9D9" w:themeColor="background1" w:themeShade="D9"/>
              <w:bottom w:val="single" w:sz="4" w:space="0" w:color="D9D9D9" w:themeColor="background1" w:themeShade="D9"/>
            </w:tcBorders>
            <w:vAlign w:val="center"/>
          </w:tcPr>
          <w:p w14:paraId="19A32194" w14:textId="77777777" w:rsidR="003A5FE8" w:rsidRPr="00024D5D" w:rsidRDefault="003A5FE8" w:rsidP="003A5FE8">
            <w:pPr>
              <w:pStyle w:val="Tabletext"/>
              <w:keepNext/>
              <w:jc w:val="both"/>
              <w:rPr>
                <w:rFonts w:cs="Arial"/>
              </w:rPr>
            </w:pPr>
            <w:r w:rsidRPr="00024D5D">
              <w:rPr>
                <w:rFonts w:cs="Arial"/>
              </w:rPr>
              <w:t>1 or 2</w:t>
            </w:r>
          </w:p>
        </w:tc>
      </w:tr>
      <w:tr w:rsidR="003A5FE8" w:rsidRPr="00024D5D" w14:paraId="19A3219D" w14:textId="77777777" w:rsidTr="003A5FE8">
        <w:trPr>
          <w:cantSplit/>
          <w:jc w:val="center"/>
        </w:trPr>
        <w:tc>
          <w:tcPr>
            <w:tcW w:w="578" w:type="pct"/>
            <w:vMerge/>
            <w:vAlign w:val="center"/>
          </w:tcPr>
          <w:p w14:paraId="19A32196" w14:textId="77777777" w:rsidR="003A5FE8" w:rsidRPr="00024D5D" w:rsidRDefault="003A5FE8" w:rsidP="003A5FE8">
            <w:pPr>
              <w:pStyle w:val="Tabletext"/>
              <w:jc w:val="both"/>
              <w:rPr>
                <w:rFonts w:cs="Arial"/>
              </w:rPr>
            </w:pPr>
          </w:p>
        </w:tc>
        <w:tc>
          <w:tcPr>
            <w:tcW w:w="1017" w:type="pct"/>
            <w:tcBorders>
              <w:top w:val="single" w:sz="4" w:space="0" w:color="D9D9D9" w:themeColor="background1" w:themeShade="D9"/>
              <w:bottom w:val="single" w:sz="4" w:space="0" w:color="D9D9D9" w:themeColor="background1" w:themeShade="D9"/>
            </w:tcBorders>
            <w:vAlign w:val="center"/>
          </w:tcPr>
          <w:p w14:paraId="19A32197" w14:textId="77777777" w:rsidR="003A5FE8" w:rsidRPr="00024D5D" w:rsidRDefault="003A5FE8" w:rsidP="003A5FE8">
            <w:pPr>
              <w:pStyle w:val="Tabletext"/>
              <w:jc w:val="both"/>
              <w:rPr>
                <w:rFonts w:cs="Arial"/>
              </w:rPr>
            </w:pPr>
            <w:r w:rsidRPr="00024D5D">
              <w:rPr>
                <w:rFonts w:cs="Arial"/>
              </w:rPr>
              <w:t>SPB Light #15</w:t>
            </w:r>
          </w:p>
        </w:tc>
        <w:tc>
          <w:tcPr>
            <w:tcW w:w="1087" w:type="pct"/>
            <w:tcBorders>
              <w:top w:val="single" w:sz="4" w:space="0" w:color="D9D9D9" w:themeColor="background1" w:themeShade="D9"/>
              <w:bottom w:val="single" w:sz="4" w:space="0" w:color="D9D9D9" w:themeColor="background1" w:themeShade="D9"/>
            </w:tcBorders>
            <w:vAlign w:val="center"/>
          </w:tcPr>
          <w:p w14:paraId="19A32198" w14:textId="77777777" w:rsidR="003A5FE8" w:rsidRPr="00024D5D" w:rsidRDefault="003A5FE8" w:rsidP="003A5FE8">
            <w:pPr>
              <w:pStyle w:val="Tabletext"/>
              <w:keepNext/>
              <w:jc w:val="both"/>
              <w:rPr>
                <w:rFonts w:cs="Arial"/>
              </w:rPr>
            </w:pPr>
            <w:r w:rsidRPr="00024D5D">
              <w:rPr>
                <w:rFonts w:cs="Arial"/>
              </w:rPr>
              <w:t>COLREGS Line</w:t>
            </w:r>
          </w:p>
        </w:tc>
        <w:tc>
          <w:tcPr>
            <w:tcW w:w="745" w:type="pct"/>
            <w:tcBorders>
              <w:top w:val="single" w:sz="4" w:space="0" w:color="D9D9D9" w:themeColor="background1" w:themeShade="D9"/>
              <w:bottom w:val="single" w:sz="4" w:space="0" w:color="D9D9D9" w:themeColor="background1" w:themeShade="D9"/>
            </w:tcBorders>
            <w:vAlign w:val="center"/>
          </w:tcPr>
          <w:p w14:paraId="19A32199" w14:textId="77777777" w:rsidR="003A5FE8" w:rsidRPr="00024D5D" w:rsidRDefault="003A5FE8" w:rsidP="003A5FE8">
            <w:pPr>
              <w:pStyle w:val="Tabletext"/>
              <w:keepNext/>
              <w:jc w:val="both"/>
              <w:rPr>
                <w:rFonts w:cs="Arial"/>
              </w:rPr>
            </w:pPr>
            <w:r w:rsidRPr="00024D5D">
              <w:rPr>
                <w:rFonts w:cs="Arial"/>
              </w:rPr>
              <w:t>Transit</w:t>
            </w:r>
          </w:p>
        </w:tc>
        <w:tc>
          <w:tcPr>
            <w:tcW w:w="473" w:type="pct"/>
            <w:tcBorders>
              <w:top w:val="single" w:sz="4" w:space="0" w:color="D9D9D9" w:themeColor="background1" w:themeShade="D9"/>
              <w:bottom w:val="single" w:sz="4" w:space="0" w:color="D9D9D9" w:themeColor="background1" w:themeShade="D9"/>
            </w:tcBorders>
            <w:vAlign w:val="center"/>
          </w:tcPr>
          <w:p w14:paraId="19A3219A" w14:textId="77777777" w:rsidR="003A5FE8" w:rsidRPr="00024D5D" w:rsidRDefault="003A5FE8" w:rsidP="003A5FE8">
            <w:pPr>
              <w:pStyle w:val="Tabletext"/>
              <w:keepNext/>
              <w:jc w:val="both"/>
              <w:rPr>
                <w:rFonts w:cs="Arial"/>
              </w:rPr>
            </w:pPr>
            <w:r w:rsidRPr="00024D5D">
              <w:rPr>
                <w:rFonts w:cs="Arial"/>
              </w:rPr>
              <w:t>8</w:t>
            </w:r>
          </w:p>
        </w:tc>
        <w:tc>
          <w:tcPr>
            <w:tcW w:w="448" w:type="pct"/>
            <w:tcBorders>
              <w:top w:val="single" w:sz="4" w:space="0" w:color="D9D9D9" w:themeColor="background1" w:themeShade="D9"/>
              <w:bottom w:val="single" w:sz="4" w:space="0" w:color="D9D9D9" w:themeColor="background1" w:themeShade="D9"/>
            </w:tcBorders>
            <w:vAlign w:val="center"/>
          </w:tcPr>
          <w:p w14:paraId="19A3219B" w14:textId="77777777" w:rsidR="003A5FE8" w:rsidRPr="00024D5D" w:rsidRDefault="003A5FE8" w:rsidP="003A5FE8">
            <w:pPr>
              <w:pStyle w:val="Tabletext"/>
              <w:keepNext/>
              <w:jc w:val="both"/>
              <w:rPr>
                <w:rFonts w:cs="Arial"/>
              </w:rPr>
            </w:pPr>
            <w:r w:rsidRPr="00024D5D">
              <w:rPr>
                <w:rFonts w:cs="Arial"/>
              </w:rPr>
              <w:t>3.31</w:t>
            </w:r>
          </w:p>
        </w:tc>
        <w:tc>
          <w:tcPr>
            <w:tcW w:w="652" w:type="pct"/>
            <w:tcBorders>
              <w:top w:val="single" w:sz="4" w:space="0" w:color="D9D9D9" w:themeColor="background1" w:themeShade="D9"/>
              <w:bottom w:val="single" w:sz="4" w:space="0" w:color="D9D9D9" w:themeColor="background1" w:themeShade="D9"/>
            </w:tcBorders>
            <w:vAlign w:val="center"/>
          </w:tcPr>
          <w:p w14:paraId="19A3219C" w14:textId="77777777" w:rsidR="003A5FE8" w:rsidRPr="00024D5D" w:rsidRDefault="003A5FE8" w:rsidP="003A5FE8">
            <w:pPr>
              <w:pStyle w:val="Tabletext"/>
              <w:keepNext/>
              <w:jc w:val="both"/>
              <w:rPr>
                <w:rFonts w:cs="Arial"/>
              </w:rPr>
            </w:pPr>
            <w:r w:rsidRPr="00024D5D">
              <w:rPr>
                <w:rFonts w:cs="Arial"/>
              </w:rPr>
              <w:t>1 or 2</w:t>
            </w:r>
          </w:p>
        </w:tc>
      </w:tr>
      <w:tr w:rsidR="003A5FE8" w:rsidRPr="00024D5D" w14:paraId="19A321A5" w14:textId="77777777" w:rsidTr="003A5FE8">
        <w:trPr>
          <w:cantSplit/>
          <w:jc w:val="center"/>
        </w:trPr>
        <w:tc>
          <w:tcPr>
            <w:tcW w:w="578" w:type="pct"/>
            <w:vMerge/>
            <w:tcBorders>
              <w:bottom w:val="single" w:sz="4" w:space="0" w:color="auto"/>
            </w:tcBorders>
            <w:vAlign w:val="center"/>
          </w:tcPr>
          <w:p w14:paraId="19A3219E" w14:textId="77777777" w:rsidR="003A5FE8" w:rsidRPr="00024D5D" w:rsidRDefault="003A5FE8" w:rsidP="003A5FE8">
            <w:pPr>
              <w:pStyle w:val="Tabletext"/>
              <w:jc w:val="both"/>
              <w:rPr>
                <w:rFonts w:cs="Arial"/>
              </w:rPr>
            </w:pPr>
          </w:p>
        </w:tc>
        <w:tc>
          <w:tcPr>
            <w:tcW w:w="1017" w:type="pct"/>
            <w:tcBorders>
              <w:top w:val="single" w:sz="4" w:space="0" w:color="D9D9D9" w:themeColor="background1" w:themeShade="D9"/>
              <w:bottom w:val="single" w:sz="4" w:space="0" w:color="auto"/>
            </w:tcBorders>
            <w:vAlign w:val="center"/>
          </w:tcPr>
          <w:p w14:paraId="19A3219F" w14:textId="77777777" w:rsidR="003A5FE8" w:rsidRPr="00024D5D" w:rsidRDefault="003A5FE8" w:rsidP="003A5FE8">
            <w:pPr>
              <w:pStyle w:val="Tabletext"/>
              <w:jc w:val="both"/>
              <w:rPr>
                <w:rFonts w:cs="Arial"/>
              </w:rPr>
            </w:pPr>
            <w:r w:rsidRPr="00024D5D">
              <w:rPr>
                <w:rFonts w:cs="Arial"/>
              </w:rPr>
              <w:t>COLREGS Line</w:t>
            </w:r>
          </w:p>
        </w:tc>
        <w:tc>
          <w:tcPr>
            <w:tcW w:w="1087" w:type="pct"/>
            <w:tcBorders>
              <w:top w:val="single" w:sz="4" w:space="0" w:color="D9D9D9" w:themeColor="background1" w:themeShade="D9"/>
              <w:bottom w:val="single" w:sz="4" w:space="0" w:color="auto"/>
            </w:tcBorders>
            <w:vAlign w:val="center"/>
          </w:tcPr>
          <w:p w14:paraId="19A321A0" w14:textId="77777777" w:rsidR="003A5FE8" w:rsidRPr="00024D5D" w:rsidRDefault="003A5FE8" w:rsidP="003A5FE8">
            <w:pPr>
              <w:pStyle w:val="Tabletext"/>
              <w:keepNext/>
              <w:jc w:val="both"/>
              <w:rPr>
                <w:rFonts w:cs="Arial"/>
              </w:rPr>
            </w:pPr>
            <w:r w:rsidRPr="00024D5D">
              <w:rPr>
                <w:rFonts w:cs="Arial"/>
              </w:rPr>
              <w:t>Pilot Boarding (Sea Buoy)</w:t>
            </w:r>
          </w:p>
        </w:tc>
        <w:tc>
          <w:tcPr>
            <w:tcW w:w="745" w:type="pct"/>
            <w:tcBorders>
              <w:top w:val="single" w:sz="4" w:space="0" w:color="D9D9D9" w:themeColor="background1" w:themeShade="D9"/>
              <w:bottom w:val="single" w:sz="4" w:space="0" w:color="auto"/>
            </w:tcBorders>
            <w:vAlign w:val="center"/>
          </w:tcPr>
          <w:p w14:paraId="19A321A1" w14:textId="77777777" w:rsidR="003A5FE8" w:rsidRPr="00024D5D" w:rsidRDefault="003A5FE8" w:rsidP="003A5FE8">
            <w:pPr>
              <w:pStyle w:val="Tabletext"/>
              <w:keepNext/>
              <w:jc w:val="both"/>
              <w:rPr>
                <w:rFonts w:cs="Arial"/>
              </w:rPr>
            </w:pPr>
            <w:r w:rsidRPr="00024D5D">
              <w:rPr>
                <w:rFonts w:cs="Arial"/>
              </w:rPr>
              <w:t>Transit</w:t>
            </w:r>
          </w:p>
        </w:tc>
        <w:tc>
          <w:tcPr>
            <w:tcW w:w="473" w:type="pct"/>
            <w:tcBorders>
              <w:top w:val="single" w:sz="4" w:space="0" w:color="D9D9D9" w:themeColor="background1" w:themeShade="D9"/>
              <w:bottom w:val="single" w:sz="4" w:space="0" w:color="auto"/>
            </w:tcBorders>
            <w:vAlign w:val="center"/>
          </w:tcPr>
          <w:p w14:paraId="19A321A2" w14:textId="77777777" w:rsidR="003A5FE8" w:rsidRPr="00024D5D" w:rsidRDefault="003A5FE8" w:rsidP="003A5FE8">
            <w:pPr>
              <w:pStyle w:val="Tabletext"/>
              <w:keepNext/>
              <w:jc w:val="both"/>
              <w:rPr>
                <w:rFonts w:cs="Arial"/>
              </w:rPr>
            </w:pPr>
            <w:r w:rsidRPr="00024D5D">
              <w:rPr>
                <w:rFonts w:cs="Arial"/>
              </w:rPr>
              <w:t>8</w:t>
            </w:r>
          </w:p>
        </w:tc>
        <w:tc>
          <w:tcPr>
            <w:tcW w:w="448" w:type="pct"/>
            <w:tcBorders>
              <w:top w:val="single" w:sz="4" w:space="0" w:color="D9D9D9" w:themeColor="background1" w:themeShade="D9"/>
              <w:bottom w:val="single" w:sz="4" w:space="0" w:color="auto"/>
            </w:tcBorders>
            <w:vAlign w:val="center"/>
          </w:tcPr>
          <w:p w14:paraId="19A321A3" w14:textId="77777777" w:rsidR="003A5FE8" w:rsidRPr="00024D5D" w:rsidRDefault="003A5FE8" w:rsidP="003A5FE8">
            <w:pPr>
              <w:pStyle w:val="Tabletext"/>
              <w:keepNext/>
              <w:jc w:val="both"/>
              <w:rPr>
                <w:rFonts w:cs="Arial"/>
              </w:rPr>
            </w:pPr>
            <w:r w:rsidRPr="00024D5D">
              <w:rPr>
                <w:rFonts w:cs="Arial"/>
              </w:rPr>
              <w:t>1.1</w:t>
            </w:r>
          </w:p>
        </w:tc>
        <w:tc>
          <w:tcPr>
            <w:tcW w:w="652" w:type="pct"/>
            <w:tcBorders>
              <w:top w:val="single" w:sz="4" w:space="0" w:color="D9D9D9" w:themeColor="background1" w:themeShade="D9"/>
              <w:bottom w:val="single" w:sz="4" w:space="0" w:color="auto"/>
            </w:tcBorders>
            <w:vAlign w:val="center"/>
          </w:tcPr>
          <w:p w14:paraId="19A321A4" w14:textId="77777777" w:rsidR="003A5FE8" w:rsidRPr="00024D5D" w:rsidRDefault="003A5FE8" w:rsidP="003A5FE8">
            <w:pPr>
              <w:pStyle w:val="Tabletext"/>
              <w:keepNext/>
              <w:jc w:val="both"/>
              <w:rPr>
                <w:rFonts w:cs="Arial"/>
              </w:rPr>
            </w:pPr>
            <w:r w:rsidRPr="00024D5D">
              <w:rPr>
                <w:rFonts w:cs="Arial"/>
              </w:rPr>
              <w:t>1</w:t>
            </w:r>
          </w:p>
        </w:tc>
      </w:tr>
      <w:tr w:rsidR="003A5FE8" w:rsidRPr="00024D5D" w14:paraId="19A321A7" w14:textId="77777777" w:rsidTr="003A5FE8">
        <w:trPr>
          <w:cantSplit/>
          <w:jc w:val="center"/>
        </w:trPr>
        <w:tc>
          <w:tcPr>
            <w:tcW w:w="5000" w:type="pct"/>
            <w:gridSpan w:val="7"/>
            <w:tcBorders>
              <w:top w:val="single" w:sz="4" w:space="0" w:color="auto"/>
              <w:bottom w:val="nil"/>
            </w:tcBorders>
          </w:tcPr>
          <w:p w14:paraId="19A321A6" w14:textId="77777777" w:rsidR="003A5FE8" w:rsidRPr="00024D5D" w:rsidRDefault="003A5FE8" w:rsidP="003A5FE8">
            <w:pPr>
              <w:pStyle w:val="Tabletext"/>
              <w:jc w:val="both"/>
              <w:rPr>
                <w:rFonts w:cs="Arial"/>
              </w:rPr>
            </w:pPr>
          </w:p>
        </w:tc>
      </w:tr>
    </w:tbl>
    <w:p w14:paraId="19A321A8" w14:textId="77777777" w:rsidR="003A5FE8" w:rsidRPr="00024D5D" w:rsidRDefault="003A5FE8" w:rsidP="003A5FE8">
      <w:pPr>
        <w:pStyle w:val="12space"/>
        <w:jc w:val="both"/>
        <w:rPr>
          <w:rFonts w:ascii="Arial" w:hAnsi="Arial" w:cs="Arial"/>
        </w:rPr>
      </w:pPr>
    </w:p>
    <w:p w14:paraId="19A321A9" w14:textId="77777777" w:rsidR="003A5FE8" w:rsidRPr="00024D5D" w:rsidRDefault="003A5FE8" w:rsidP="00BE2FD5">
      <w:pPr>
        <w:pStyle w:val="Heading4"/>
        <w:numPr>
          <w:ilvl w:val="0"/>
          <w:numId w:val="21"/>
        </w:numPr>
        <w:jc w:val="both"/>
        <w:rPr>
          <w:rFonts w:ascii="Arial" w:hAnsi="Arial" w:cs="Arial"/>
        </w:rPr>
      </w:pPr>
      <w:r w:rsidRPr="00024D5D">
        <w:rPr>
          <w:rFonts w:ascii="Arial" w:hAnsi="Arial" w:cs="Arial"/>
        </w:rPr>
        <w:t>Tugboats</w:t>
      </w:r>
    </w:p>
    <w:p w14:paraId="19A321AA" w14:textId="77777777" w:rsidR="0085115E" w:rsidRDefault="0085115E" w:rsidP="003A5FE8">
      <w:pPr>
        <w:pStyle w:val="12space"/>
        <w:jc w:val="both"/>
        <w:rPr>
          <w:rFonts w:ascii="Arial" w:hAnsi="Arial" w:cs="Arial"/>
        </w:rPr>
      </w:pPr>
    </w:p>
    <w:p w14:paraId="19A321AB" w14:textId="77777777" w:rsidR="003A5FE8" w:rsidRPr="00024D5D" w:rsidRDefault="003A5FE8" w:rsidP="003A5FE8">
      <w:pPr>
        <w:pStyle w:val="12space"/>
        <w:jc w:val="both"/>
        <w:rPr>
          <w:rFonts w:ascii="Arial" w:hAnsi="Arial" w:cs="Arial"/>
        </w:rPr>
      </w:pPr>
      <w:r w:rsidRPr="00024D5D">
        <w:rPr>
          <w:rFonts w:ascii="Arial" w:hAnsi="Arial" w:cs="Arial"/>
        </w:rPr>
        <w:t xml:space="preserve">Tugboats are used to escort ships, ATBs, and barges while transiting through the escort zones (only tank vessels carrying 5,000 or more long tons of oil are required to have an escort tug) and assist these vessels while docking and undocking at the port. Non-self-propelled barges require </w:t>
      </w:r>
      <w:r>
        <w:rPr>
          <w:rFonts w:ascii="Arial" w:hAnsi="Arial" w:cs="Arial"/>
        </w:rPr>
        <w:t xml:space="preserve">an </w:t>
      </w:r>
      <w:r w:rsidRPr="00024D5D">
        <w:rPr>
          <w:rFonts w:ascii="Arial" w:hAnsi="Arial" w:cs="Arial"/>
        </w:rPr>
        <w:t xml:space="preserve">escort tugboat in addition to the pushing tugboat if the barge is loaded with 5,000 tons of oil as cargo. </w:t>
      </w:r>
      <w:r>
        <w:rPr>
          <w:rFonts w:ascii="Arial" w:hAnsi="Arial" w:cs="Arial"/>
        </w:rPr>
        <w:t>An e</w:t>
      </w:r>
      <w:r w:rsidRPr="00024D5D">
        <w:rPr>
          <w:rFonts w:ascii="Arial" w:hAnsi="Arial" w:cs="Arial"/>
        </w:rPr>
        <w:t>scort tugboat is classified as harbor craft, as it operates near the harbor. The number and class of tugboats required to escort a vessel depends on the current velocity, displacement of ships, deadweight tonnage (DWT) of barges, and the bollard pull rating of the available tugboats. However, for this analysis, an escort or pushing tugboat is assumed to typically have two propulsion (main) engines and two auxiliary engines. One of the auxiliary engines is a backup; although two auxiliary engines are present, only one auxiliary engine is used at a time.</w:t>
      </w:r>
    </w:p>
    <w:p w14:paraId="19A321AC" w14:textId="77777777" w:rsidR="003A5FE8" w:rsidRPr="00024D5D" w:rsidRDefault="003A5FE8" w:rsidP="003A5FE8">
      <w:pPr>
        <w:pStyle w:val="12space"/>
        <w:keepNext/>
        <w:jc w:val="both"/>
        <w:rPr>
          <w:rFonts w:ascii="Arial" w:hAnsi="Arial" w:cs="Arial"/>
        </w:rPr>
      </w:pPr>
      <w:r w:rsidRPr="00024D5D">
        <w:rPr>
          <w:rFonts w:ascii="Arial" w:hAnsi="Arial" w:cs="Arial"/>
        </w:rPr>
        <w:t>Emissions from escort tugboats are estimated for round-trip travel described below:</w:t>
      </w:r>
    </w:p>
    <w:p w14:paraId="19A321AD" w14:textId="77777777" w:rsidR="003A5FE8" w:rsidRDefault="003A5FE8" w:rsidP="00BE2FD5">
      <w:pPr>
        <w:pStyle w:val="12space"/>
        <w:numPr>
          <w:ilvl w:val="0"/>
          <w:numId w:val="19"/>
        </w:numPr>
        <w:spacing w:after="120"/>
        <w:jc w:val="both"/>
        <w:rPr>
          <w:rFonts w:ascii="Arial" w:hAnsi="Arial" w:cs="Arial"/>
        </w:rPr>
      </w:pPr>
      <w:r w:rsidRPr="00564093">
        <w:rPr>
          <w:rFonts w:ascii="Arial" w:hAnsi="Arial" w:cs="Arial"/>
        </w:rPr>
        <w:t>Cruise travel from tugboat’s home base to COLREGS Line;</w:t>
      </w:r>
    </w:p>
    <w:p w14:paraId="19A321AE" w14:textId="77777777" w:rsidR="003A5FE8" w:rsidRPr="00024D5D" w:rsidRDefault="003A5FE8" w:rsidP="00BE2FD5">
      <w:pPr>
        <w:pStyle w:val="12space"/>
        <w:numPr>
          <w:ilvl w:val="0"/>
          <w:numId w:val="19"/>
        </w:numPr>
        <w:spacing w:after="120"/>
        <w:jc w:val="both"/>
        <w:rPr>
          <w:rFonts w:ascii="Arial" w:hAnsi="Arial" w:cs="Arial"/>
        </w:rPr>
      </w:pPr>
      <w:r w:rsidRPr="00024D5D">
        <w:rPr>
          <w:rFonts w:ascii="Arial" w:hAnsi="Arial" w:cs="Arial"/>
        </w:rPr>
        <w:t>Escort/assist travel from COLREGS Line to Avon Wharf;</w:t>
      </w:r>
    </w:p>
    <w:p w14:paraId="19A321AF" w14:textId="77777777" w:rsidR="003A5FE8" w:rsidRDefault="003A5FE8" w:rsidP="00BE2FD5">
      <w:pPr>
        <w:pStyle w:val="12space"/>
        <w:numPr>
          <w:ilvl w:val="0"/>
          <w:numId w:val="19"/>
        </w:numPr>
        <w:spacing w:after="120"/>
        <w:jc w:val="both"/>
        <w:rPr>
          <w:rFonts w:ascii="Arial" w:hAnsi="Arial" w:cs="Arial"/>
        </w:rPr>
      </w:pPr>
      <w:r w:rsidRPr="00564093">
        <w:rPr>
          <w:rFonts w:ascii="Arial" w:hAnsi="Arial" w:cs="Arial"/>
        </w:rPr>
        <w:lastRenderedPageBreak/>
        <w:t>Cruise travel to and from temporary port (1.7 nautical miles each way);</w:t>
      </w:r>
    </w:p>
    <w:p w14:paraId="19A321B0" w14:textId="77777777" w:rsidR="003A5FE8" w:rsidRDefault="003A5FE8" w:rsidP="00BE2FD5">
      <w:pPr>
        <w:pStyle w:val="12space"/>
        <w:numPr>
          <w:ilvl w:val="0"/>
          <w:numId w:val="19"/>
        </w:numPr>
        <w:spacing w:after="120"/>
        <w:jc w:val="both"/>
        <w:rPr>
          <w:rFonts w:ascii="Arial" w:hAnsi="Arial" w:cs="Arial"/>
        </w:rPr>
      </w:pPr>
      <w:r w:rsidRPr="00024D5D">
        <w:rPr>
          <w:rFonts w:ascii="Arial" w:hAnsi="Arial" w:cs="Arial"/>
        </w:rPr>
        <w:t>Escort/assist travel from Avon Wharf to COLREGS Line;</w:t>
      </w:r>
    </w:p>
    <w:p w14:paraId="19A321B1" w14:textId="77777777" w:rsidR="003A5FE8" w:rsidRDefault="003A5FE8" w:rsidP="00BE2FD5">
      <w:pPr>
        <w:pStyle w:val="12space"/>
        <w:numPr>
          <w:ilvl w:val="0"/>
          <w:numId w:val="19"/>
        </w:numPr>
        <w:spacing w:after="120"/>
        <w:jc w:val="both"/>
        <w:rPr>
          <w:rFonts w:ascii="Arial" w:hAnsi="Arial" w:cs="Arial"/>
        </w:rPr>
      </w:pPr>
      <w:r w:rsidRPr="00564093">
        <w:rPr>
          <w:rFonts w:ascii="Arial" w:hAnsi="Arial" w:cs="Arial"/>
        </w:rPr>
        <w:t xml:space="preserve">Cruise travel from </w:t>
      </w:r>
      <w:r>
        <w:rPr>
          <w:rFonts w:ascii="Arial" w:hAnsi="Arial" w:cs="Arial"/>
        </w:rPr>
        <w:t>t</w:t>
      </w:r>
      <w:r w:rsidRPr="00564093">
        <w:rPr>
          <w:rFonts w:ascii="Arial" w:hAnsi="Arial" w:cs="Arial"/>
        </w:rPr>
        <w:t>ugboat’s home base.</w:t>
      </w:r>
    </w:p>
    <w:p w14:paraId="19A321B2" w14:textId="77777777" w:rsidR="0085115E" w:rsidRDefault="0085115E" w:rsidP="0085115E">
      <w:pPr>
        <w:pStyle w:val="12space"/>
        <w:spacing w:after="120"/>
        <w:jc w:val="both"/>
        <w:rPr>
          <w:rFonts w:ascii="Arial" w:hAnsi="Arial" w:cs="Arial"/>
        </w:rPr>
      </w:pPr>
    </w:p>
    <w:p w14:paraId="19A321B3" w14:textId="77777777" w:rsidR="00576422" w:rsidRPr="000B73CF" w:rsidRDefault="00576422" w:rsidP="00576422">
      <w:pPr>
        <w:pStyle w:val="12space"/>
        <w:keepNext/>
        <w:jc w:val="both"/>
        <w:rPr>
          <w:rFonts w:ascii="Arial" w:hAnsi="Arial" w:cs="Arial"/>
        </w:rPr>
      </w:pPr>
      <w:r w:rsidRPr="000B73CF">
        <w:rPr>
          <w:rFonts w:ascii="Arial" w:hAnsi="Arial" w:cs="Arial"/>
        </w:rPr>
        <w:t xml:space="preserve">Emissions from </w:t>
      </w:r>
      <w:r>
        <w:rPr>
          <w:rFonts w:ascii="Arial" w:hAnsi="Arial" w:cs="Arial"/>
        </w:rPr>
        <w:t>pushing</w:t>
      </w:r>
      <w:r w:rsidRPr="000B73CF">
        <w:rPr>
          <w:rFonts w:ascii="Arial" w:hAnsi="Arial" w:cs="Arial"/>
        </w:rPr>
        <w:t xml:space="preserve"> tugboats </w:t>
      </w:r>
      <w:r>
        <w:rPr>
          <w:rFonts w:ascii="Arial" w:hAnsi="Arial" w:cs="Arial"/>
        </w:rPr>
        <w:t xml:space="preserve">for barges </w:t>
      </w:r>
      <w:r w:rsidRPr="000B73CF">
        <w:rPr>
          <w:rFonts w:ascii="Arial" w:hAnsi="Arial" w:cs="Arial"/>
        </w:rPr>
        <w:t>are estimated for round-trip travel described below:</w:t>
      </w:r>
    </w:p>
    <w:p w14:paraId="19A321B4" w14:textId="77777777" w:rsidR="00576422" w:rsidRPr="000B73CF" w:rsidRDefault="00576422" w:rsidP="00576422">
      <w:pPr>
        <w:pStyle w:val="12space"/>
        <w:numPr>
          <w:ilvl w:val="0"/>
          <w:numId w:val="19"/>
        </w:numPr>
        <w:spacing w:after="120"/>
        <w:jc w:val="both"/>
        <w:rPr>
          <w:rFonts w:ascii="Arial" w:hAnsi="Arial" w:cs="Arial"/>
        </w:rPr>
      </w:pPr>
      <w:r>
        <w:rPr>
          <w:rFonts w:ascii="Arial" w:hAnsi="Arial" w:cs="Arial"/>
        </w:rPr>
        <w:t>Pushing assist</w:t>
      </w:r>
      <w:r w:rsidRPr="000B73CF">
        <w:rPr>
          <w:rFonts w:ascii="Arial" w:hAnsi="Arial" w:cs="Arial"/>
        </w:rPr>
        <w:t xml:space="preserve"> travel from </w:t>
      </w:r>
      <w:r>
        <w:rPr>
          <w:rFonts w:ascii="Arial" w:hAnsi="Arial" w:cs="Arial"/>
        </w:rPr>
        <w:t xml:space="preserve">the Sea Buoy </w:t>
      </w:r>
      <w:r w:rsidRPr="000B73CF">
        <w:rPr>
          <w:rFonts w:ascii="Arial" w:hAnsi="Arial" w:cs="Arial"/>
        </w:rPr>
        <w:t>to Avon Wharf;</w:t>
      </w:r>
    </w:p>
    <w:p w14:paraId="19A321B5" w14:textId="77777777" w:rsidR="00576422" w:rsidRDefault="00576422" w:rsidP="00576422">
      <w:pPr>
        <w:pStyle w:val="12space"/>
        <w:numPr>
          <w:ilvl w:val="0"/>
          <w:numId w:val="19"/>
        </w:numPr>
        <w:spacing w:after="120"/>
        <w:jc w:val="both"/>
        <w:rPr>
          <w:rFonts w:ascii="Arial" w:hAnsi="Arial" w:cs="Arial"/>
        </w:rPr>
      </w:pPr>
      <w:r w:rsidRPr="00576422">
        <w:rPr>
          <w:rFonts w:ascii="Arial" w:hAnsi="Arial" w:cs="Arial"/>
        </w:rPr>
        <w:t>Auxiliary engine use during hoteling;</w:t>
      </w:r>
    </w:p>
    <w:p w14:paraId="19A321B6" w14:textId="77777777" w:rsidR="00576422" w:rsidRPr="00576422" w:rsidRDefault="00576422" w:rsidP="00576422">
      <w:pPr>
        <w:pStyle w:val="12space"/>
        <w:numPr>
          <w:ilvl w:val="0"/>
          <w:numId w:val="19"/>
        </w:numPr>
        <w:spacing w:after="120"/>
        <w:jc w:val="both"/>
        <w:rPr>
          <w:rFonts w:ascii="Arial" w:hAnsi="Arial" w:cs="Arial"/>
        </w:rPr>
      </w:pPr>
      <w:r w:rsidRPr="00576422">
        <w:rPr>
          <w:rFonts w:ascii="Arial" w:hAnsi="Arial" w:cs="Arial"/>
        </w:rPr>
        <w:t>Pushing assist travel from Avon Wharf to the Sea Buoy.</w:t>
      </w:r>
    </w:p>
    <w:p w14:paraId="19A321B7" w14:textId="77777777" w:rsidR="00576422" w:rsidRDefault="00576422" w:rsidP="00576422">
      <w:pPr>
        <w:pStyle w:val="12space"/>
        <w:spacing w:after="120"/>
        <w:jc w:val="both"/>
        <w:rPr>
          <w:rFonts w:ascii="Arial" w:hAnsi="Arial" w:cs="Arial"/>
        </w:rPr>
      </w:pPr>
    </w:p>
    <w:p w14:paraId="19A321B8" w14:textId="77777777" w:rsidR="00576422" w:rsidRPr="00024D5D" w:rsidRDefault="00576422" w:rsidP="00576422">
      <w:pPr>
        <w:pStyle w:val="12space"/>
        <w:spacing w:after="120"/>
        <w:jc w:val="both"/>
        <w:rPr>
          <w:rFonts w:ascii="Arial" w:hAnsi="Arial" w:cs="Arial"/>
        </w:rPr>
      </w:pPr>
    </w:p>
    <w:p w14:paraId="19A321B9" w14:textId="77777777" w:rsidR="003A5FE8" w:rsidRPr="0085115E" w:rsidRDefault="003A5FE8" w:rsidP="00BE2FD5">
      <w:pPr>
        <w:pStyle w:val="Heading3"/>
        <w:numPr>
          <w:ilvl w:val="0"/>
          <w:numId w:val="20"/>
        </w:numPr>
        <w:jc w:val="both"/>
        <w:rPr>
          <w:rFonts w:cs="Arial"/>
          <w:sz w:val="28"/>
          <w:szCs w:val="28"/>
        </w:rPr>
      </w:pPr>
      <w:r w:rsidRPr="0085115E">
        <w:rPr>
          <w:rFonts w:cs="Arial"/>
          <w:sz w:val="28"/>
          <w:szCs w:val="28"/>
        </w:rPr>
        <w:t>Methodology and Assumptions</w:t>
      </w:r>
    </w:p>
    <w:p w14:paraId="19A321BA" w14:textId="77777777" w:rsidR="0085115E" w:rsidRDefault="0085115E" w:rsidP="003A5FE8">
      <w:pPr>
        <w:pStyle w:val="12space"/>
        <w:jc w:val="both"/>
        <w:rPr>
          <w:rFonts w:ascii="Arial" w:hAnsi="Arial" w:cs="Arial"/>
        </w:rPr>
      </w:pPr>
    </w:p>
    <w:p w14:paraId="19A321BB" w14:textId="77777777" w:rsidR="003A5FE8" w:rsidRDefault="003A5FE8" w:rsidP="003A5FE8">
      <w:pPr>
        <w:pStyle w:val="12space"/>
        <w:jc w:val="both"/>
        <w:rPr>
          <w:rFonts w:ascii="Arial" w:hAnsi="Arial" w:cs="Arial"/>
        </w:rPr>
      </w:pPr>
      <w:r w:rsidRPr="00024D5D">
        <w:rPr>
          <w:rFonts w:ascii="Arial" w:hAnsi="Arial" w:cs="Arial"/>
        </w:rPr>
        <w:t>The methodology and assumptions used to estimate emissions for the emissions sources associated with tankers, barges, and tugboats are described below.</w:t>
      </w:r>
    </w:p>
    <w:p w14:paraId="19A321BC" w14:textId="77777777" w:rsidR="0085115E" w:rsidRPr="00024D5D" w:rsidRDefault="0085115E" w:rsidP="003A5FE8">
      <w:pPr>
        <w:pStyle w:val="12space"/>
        <w:jc w:val="both"/>
        <w:rPr>
          <w:rFonts w:ascii="Arial" w:hAnsi="Arial" w:cs="Arial"/>
        </w:rPr>
      </w:pPr>
    </w:p>
    <w:p w14:paraId="19A321BD" w14:textId="77777777" w:rsidR="003A5FE8" w:rsidRDefault="003A5FE8" w:rsidP="00BE2FD5">
      <w:pPr>
        <w:pStyle w:val="Heading4"/>
        <w:numPr>
          <w:ilvl w:val="0"/>
          <w:numId w:val="22"/>
        </w:numPr>
        <w:jc w:val="both"/>
        <w:rPr>
          <w:rFonts w:ascii="Arial" w:hAnsi="Arial" w:cs="Arial"/>
        </w:rPr>
      </w:pPr>
      <w:r w:rsidRPr="00024D5D">
        <w:rPr>
          <w:rFonts w:ascii="Arial" w:hAnsi="Arial" w:cs="Arial"/>
        </w:rPr>
        <w:t>Emissions from Tanker</w:t>
      </w:r>
      <w:r w:rsidR="0085115E">
        <w:rPr>
          <w:rFonts w:ascii="Arial" w:hAnsi="Arial" w:cs="Arial"/>
        </w:rPr>
        <w:t>s</w:t>
      </w:r>
      <w:r w:rsidRPr="00024D5D">
        <w:rPr>
          <w:rFonts w:ascii="Arial" w:hAnsi="Arial" w:cs="Arial"/>
        </w:rPr>
        <w:t xml:space="preserve"> </w:t>
      </w:r>
    </w:p>
    <w:p w14:paraId="19A321BE" w14:textId="77777777" w:rsidR="0085115E" w:rsidRPr="0085115E" w:rsidRDefault="0085115E" w:rsidP="0085115E"/>
    <w:p w14:paraId="19A321BF" w14:textId="77777777" w:rsidR="0085115E" w:rsidRPr="00024D5D" w:rsidRDefault="0085115E" w:rsidP="00BE2FD5">
      <w:pPr>
        <w:pStyle w:val="Heading4"/>
        <w:numPr>
          <w:ilvl w:val="0"/>
          <w:numId w:val="23"/>
        </w:numPr>
        <w:jc w:val="both"/>
        <w:rPr>
          <w:rFonts w:ascii="Arial" w:hAnsi="Arial" w:cs="Arial"/>
        </w:rPr>
      </w:pPr>
      <w:r w:rsidRPr="00024D5D">
        <w:rPr>
          <w:rFonts w:ascii="Arial" w:hAnsi="Arial" w:cs="Arial"/>
        </w:rPr>
        <w:t xml:space="preserve">Emissions from Tanker Main Engine </w:t>
      </w:r>
    </w:p>
    <w:p w14:paraId="19A321C0" w14:textId="77777777" w:rsidR="0085115E" w:rsidRPr="0085115E" w:rsidRDefault="0085115E" w:rsidP="0085115E"/>
    <w:p w14:paraId="19A321C1" w14:textId="77777777" w:rsidR="003A5FE8" w:rsidRPr="00024D5D" w:rsidRDefault="003A5FE8" w:rsidP="003A5FE8">
      <w:pPr>
        <w:pStyle w:val="12space"/>
        <w:keepNext/>
        <w:spacing w:after="120"/>
        <w:jc w:val="both"/>
        <w:rPr>
          <w:rFonts w:ascii="Arial" w:hAnsi="Arial" w:cs="Arial"/>
        </w:rPr>
      </w:pPr>
      <w:r w:rsidRPr="00024D5D">
        <w:rPr>
          <w:rFonts w:ascii="Arial" w:hAnsi="Arial" w:cs="Arial"/>
        </w:rPr>
        <w:t xml:space="preserve">The following equation is used to estimate emissions of a specific pollutant </w:t>
      </w:r>
      <w:r w:rsidRPr="00024D5D">
        <w:rPr>
          <w:rFonts w:ascii="Arial" w:hAnsi="Arial" w:cs="Arial"/>
          <w:i/>
        </w:rPr>
        <w:t>p</w:t>
      </w:r>
      <w:r w:rsidRPr="00024D5D">
        <w:rPr>
          <w:rFonts w:ascii="Arial" w:hAnsi="Arial" w:cs="Arial"/>
        </w:rPr>
        <w:t>, in grams, from tanker main (propulsion) engines:</w:t>
      </w:r>
    </w:p>
    <w:p w14:paraId="19A321C2" w14:textId="77777777" w:rsidR="003A5FE8" w:rsidRPr="00024D5D" w:rsidRDefault="00000000" w:rsidP="003A5FE8">
      <w:pPr>
        <w:pStyle w:val="12space"/>
        <w:spacing w:before="240"/>
        <w:jc w:val="both"/>
        <w:rPr>
          <w:rFonts w:ascii="Arial" w:hAnsi="Arial" w:cs="Arial"/>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 xml:space="preserve">p </m:t>
              </m:r>
            </m:sub>
          </m:sSub>
          <m:sSub>
            <m:sSubPr>
              <m:ctrlPr>
                <w:rPr>
                  <w:rFonts w:ascii="Cambria Math" w:hAnsi="Cambria Math" w:cs="Arial"/>
                  <w:i/>
                </w:rPr>
              </m:ctrlPr>
            </m:sSubPr>
            <m:e>
              <m:r>
                <w:rPr>
                  <w:rFonts w:ascii="Cambria Math" w:hAnsi="Cambria Math" w:cs="Arial"/>
                </w:rPr>
                <m:t>=EF</m:t>
              </m:r>
            </m:e>
            <m:sub>
              <m:r>
                <w:rPr>
                  <w:rFonts w:ascii="Cambria Math" w:hAnsi="Cambria Math" w:cs="Arial"/>
                </w:rPr>
                <m:t>p, T, S,MY, F,om</m:t>
              </m:r>
            </m:sub>
          </m:sSub>
          <m:r>
            <w:rPr>
              <w:rFonts w:ascii="Cambria Math" w:hAnsi="Cambria Math" w:cs="Arial"/>
            </w:rPr>
            <m:t>×MCR ×</m:t>
          </m:r>
          <m:sSub>
            <m:sSubPr>
              <m:ctrlPr>
                <w:rPr>
                  <w:rFonts w:ascii="Cambria Math" w:hAnsi="Cambria Math" w:cs="Arial"/>
                  <w:i/>
                </w:rPr>
              </m:ctrlPr>
            </m:sSubPr>
            <m:e>
              <m:r>
                <w:rPr>
                  <w:rFonts w:ascii="Cambria Math" w:hAnsi="Cambria Math" w:cs="Arial"/>
                </w:rPr>
                <m:t>LF</m:t>
              </m:r>
            </m:e>
            <m:sub>
              <m:r>
                <w:rPr>
                  <w:rFonts w:ascii="Cambria Math" w:hAnsi="Cambria Math" w:cs="Arial"/>
                </w:rPr>
                <m:t>om</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Time</m:t>
              </m:r>
            </m:e>
            <m:sub>
              <m:r>
                <w:rPr>
                  <w:rFonts w:ascii="Cambria Math" w:hAnsi="Cambria Math" w:cs="Arial"/>
                </w:rPr>
                <m:t>om</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LLA</m:t>
              </m:r>
            </m:e>
            <m:sub>
              <m:r>
                <w:rPr>
                  <w:rFonts w:ascii="Cambria Math" w:hAnsi="Cambria Math" w:cs="Arial"/>
                </w:rPr>
                <m:t>p</m:t>
              </m:r>
            </m:sub>
          </m:sSub>
          <m:r>
            <w:rPr>
              <w:rFonts w:ascii="Cambria Math" w:hAnsi="Cambria Math" w:cs="Arial"/>
            </w:rPr>
            <m:t xml:space="preserve"> × </m:t>
          </m:r>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eff</m:t>
                  </m:r>
                </m:e>
                <m:sub>
                  <m:r>
                    <w:rPr>
                      <w:rFonts w:ascii="Cambria Math" w:hAnsi="Cambria Math" w:cs="Arial"/>
                    </w:rPr>
                    <m:t>p, MY</m:t>
                  </m:r>
                </m:sub>
              </m:sSub>
              <m:r>
                <w:rPr>
                  <w:rFonts w:ascii="Cambria Math" w:hAnsi="Cambria Math" w:cs="Arial"/>
                </w:rPr>
                <m:t xml:space="preserve"> </m:t>
              </m:r>
            </m:e>
          </m:d>
          <m:r>
            <w:rPr>
              <w:rFonts w:ascii="Cambria Math" w:hAnsi="Cambria Math" w:cs="Arial"/>
            </w:rPr>
            <m:t xml:space="preserve"> ×SF</m:t>
          </m:r>
        </m:oMath>
      </m:oMathPara>
    </w:p>
    <w:p w14:paraId="19A321C3" w14:textId="77777777" w:rsidR="003A5FE8" w:rsidRPr="00024D5D" w:rsidRDefault="003A5FE8" w:rsidP="003A5FE8">
      <w:pPr>
        <w:pStyle w:val="12space"/>
        <w:jc w:val="both"/>
        <w:rPr>
          <w:rFonts w:ascii="Arial" w:hAnsi="Arial" w:cs="Arial"/>
        </w:rPr>
      </w:pPr>
      <w:r w:rsidRPr="00024D5D">
        <w:rPr>
          <w:rFonts w:ascii="Arial" w:hAnsi="Arial" w:cs="Arial"/>
          <w:b/>
          <w:i/>
        </w:rPr>
        <w:t>Table 5</w:t>
      </w:r>
      <w:r w:rsidRPr="00024D5D">
        <w:rPr>
          <w:rFonts w:ascii="Arial" w:hAnsi="Arial" w:cs="Arial"/>
        </w:rPr>
        <w:t xml:space="preserve"> summarizes the parameters, inputs, default assumptions used, and references for estimating emissions from tanker main engines. </w:t>
      </w:r>
    </w:p>
    <w:tbl>
      <w:tblPr>
        <w:tblW w:w="5000" w:type="pct"/>
        <w:jc w:val="center"/>
        <w:tblBorders>
          <w:top w:val="single" w:sz="4" w:space="0" w:color="auto"/>
          <w:bottom w:val="single" w:sz="4" w:space="0" w:color="auto"/>
          <w:insideH w:val="single" w:sz="12" w:space="0" w:color="auto"/>
        </w:tblBorders>
        <w:tblLook w:val="04A0" w:firstRow="1" w:lastRow="0" w:firstColumn="1" w:lastColumn="0" w:noHBand="0" w:noVBand="1"/>
      </w:tblPr>
      <w:tblGrid>
        <w:gridCol w:w="1077"/>
        <w:gridCol w:w="1861"/>
        <w:gridCol w:w="5918"/>
      </w:tblGrid>
      <w:tr w:rsidR="003A5FE8" w:rsidRPr="00024D5D" w14:paraId="19A321C5" w14:textId="77777777" w:rsidTr="003A5FE8">
        <w:trPr>
          <w:cantSplit/>
          <w:tblHeader/>
          <w:jc w:val="center"/>
        </w:trPr>
        <w:tc>
          <w:tcPr>
            <w:tcW w:w="10268" w:type="dxa"/>
            <w:gridSpan w:val="3"/>
            <w:tcBorders>
              <w:top w:val="nil"/>
              <w:bottom w:val="single" w:sz="4" w:space="0" w:color="auto"/>
            </w:tcBorders>
            <w:vAlign w:val="center"/>
          </w:tcPr>
          <w:p w14:paraId="19A321C4" w14:textId="77777777" w:rsidR="003A5FE8" w:rsidRPr="00024D5D" w:rsidRDefault="003A5FE8" w:rsidP="003A5FE8">
            <w:pPr>
              <w:pStyle w:val="TableNoTitle"/>
              <w:jc w:val="left"/>
              <w:rPr>
                <w:rFonts w:cs="Arial"/>
              </w:rPr>
            </w:pPr>
            <w:r w:rsidRPr="00024D5D">
              <w:rPr>
                <w:rFonts w:cs="Arial"/>
              </w:rPr>
              <w:t xml:space="preserve">Table 5. </w:t>
            </w:r>
            <w:r w:rsidRPr="00024D5D">
              <w:rPr>
                <w:rFonts w:cs="Arial"/>
              </w:rPr>
              <w:br/>
              <w:t>Tanker Main Engine Emissions Calculations Parameters, Data Inputs, Assumptions, and Applicable References</w:t>
            </w:r>
          </w:p>
        </w:tc>
      </w:tr>
      <w:tr w:rsidR="003A5FE8" w:rsidRPr="00024D5D" w14:paraId="19A321C9" w14:textId="77777777" w:rsidTr="003A5FE8">
        <w:trPr>
          <w:cantSplit/>
          <w:tblHeader/>
          <w:jc w:val="center"/>
        </w:trPr>
        <w:tc>
          <w:tcPr>
            <w:tcW w:w="1098" w:type="dxa"/>
            <w:tcBorders>
              <w:top w:val="single" w:sz="4" w:space="0" w:color="auto"/>
              <w:bottom w:val="single" w:sz="12" w:space="0" w:color="auto"/>
            </w:tcBorders>
            <w:vAlign w:val="center"/>
          </w:tcPr>
          <w:p w14:paraId="19A321C6" w14:textId="77777777" w:rsidR="003A5FE8" w:rsidRPr="00024D5D" w:rsidRDefault="003A5FE8" w:rsidP="003A5FE8">
            <w:pPr>
              <w:pStyle w:val="Tablecolumnheading"/>
              <w:jc w:val="both"/>
              <w:rPr>
                <w:rFonts w:cs="Arial"/>
              </w:rPr>
            </w:pPr>
            <w:r w:rsidRPr="00024D5D">
              <w:rPr>
                <w:rFonts w:cs="Arial"/>
              </w:rPr>
              <w:t>Parameter</w:t>
            </w:r>
          </w:p>
        </w:tc>
        <w:tc>
          <w:tcPr>
            <w:tcW w:w="2070" w:type="dxa"/>
            <w:tcBorders>
              <w:top w:val="single" w:sz="4" w:space="0" w:color="auto"/>
              <w:bottom w:val="single" w:sz="12" w:space="0" w:color="auto"/>
            </w:tcBorders>
          </w:tcPr>
          <w:p w14:paraId="19A321C7" w14:textId="77777777" w:rsidR="003A5FE8" w:rsidRPr="00024D5D" w:rsidRDefault="003A5FE8" w:rsidP="003A5FE8">
            <w:pPr>
              <w:pStyle w:val="Tablecolumnheading"/>
              <w:jc w:val="both"/>
              <w:rPr>
                <w:rFonts w:cs="Arial"/>
              </w:rPr>
            </w:pPr>
            <w:r w:rsidRPr="00024D5D">
              <w:rPr>
                <w:rFonts w:cs="Arial"/>
              </w:rPr>
              <w:t>Description</w:t>
            </w:r>
          </w:p>
        </w:tc>
        <w:tc>
          <w:tcPr>
            <w:tcW w:w="7100" w:type="dxa"/>
            <w:tcBorders>
              <w:top w:val="single" w:sz="4" w:space="0" w:color="auto"/>
              <w:bottom w:val="single" w:sz="12" w:space="0" w:color="auto"/>
            </w:tcBorders>
          </w:tcPr>
          <w:p w14:paraId="19A321C8" w14:textId="77777777" w:rsidR="003A5FE8" w:rsidRPr="00024D5D" w:rsidRDefault="003A5FE8" w:rsidP="003A5FE8">
            <w:pPr>
              <w:pStyle w:val="Tablecolumnheading"/>
              <w:jc w:val="both"/>
              <w:rPr>
                <w:rFonts w:cs="Arial"/>
              </w:rPr>
            </w:pPr>
            <w:r w:rsidRPr="00024D5D">
              <w:rPr>
                <w:rFonts w:cs="Arial"/>
              </w:rPr>
              <w:t>Data Inputs, Assumptions, and Applicable References</w:t>
            </w:r>
          </w:p>
        </w:tc>
      </w:tr>
      <w:tr w:rsidR="003A5FE8" w:rsidRPr="00024D5D" w14:paraId="19A321CD" w14:textId="77777777" w:rsidTr="003A5FE8">
        <w:trPr>
          <w:cantSplit/>
          <w:jc w:val="center"/>
        </w:trPr>
        <w:tc>
          <w:tcPr>
            <w:tcW w:w="1098" w:type="dxa"/>
            <w:tcBorders>
              <w:top w:val="single" w:sz="12" w:space="0" w:color="auto"/>
              <w:bottom w:val="single" w:sz="4" w:space="0" w:color="D9D9D9" w:themeColor="background1" w:themeShade="D9"/>
            </w:tcBorders>
          </w:tcPr>
          <w:p w14:paraId="19A321CA" w14:textId="77777777" w:rsidR="003A5FE8" w:rsidRPr="00024D5D" w:rsidRDefault="003A5FE8" w:rsidP="003A5FE8">
            <w:pPr>
              <w:pStyle w:val="Tabletext"/>
              <w:jc w:val="both"/>
              <w:rPr>
                <w:rFonts w:cs="Arial"/>
              </w:rPr>
            </w:pPr>
            <w:r w:rsidRPr="00024D5D">
              <w:rPr>
                <w:rFonts w:cs="Arial"/>
                <w:i/>
              </w:rPr>
              <w:t>T</w:t>
            </w:r>
          </w:p>
        </w:tc>
        <w:tc>
          <w:tcPr>
            <w:tcW w:w="2070" w:type="dxa"/>
            <w:tcBorders>
              <w:top w:val="single" w:sz="12" w:space="0" w:color="auto"/>
              <w:bottom w:val="single" w:sz="4" w:space="0" w:color="D9D9D9" w:themeColor="background1" w:themeShade="D9"/>
            </w:tcBorders>
          </w:tcPr>
          <w:p w14:paraId="19A321CB" w14:textId="77777777" w:rsidR="003A5FE8" w:rsidRPr="00024D5D" w:rsidRDefault="003A5FE8" w:rsidP="003A5FE8">
            <w:pPr>
              <w:pStyle w:val="Tabletext"/>
              <w:jc w:val="both"/>
              <w:rPr>
                <w:rFonts w:cs="Arial"/>
              </w:rPr>
            </w:pPr>
            <w:r w:rsidRPr="00024D5D">
              <w:rPr>
                <w:rFonts w:cs="Arial"/>
              </w:rPr>
              <w:t>Engine type</w:t>
            </w:r>
          </w:p>
        </w:tc>
        <w:tc>
          <w:tcPr>
            <w:tcW w:w="7100" w:type="dxa"/>
            <w:tcBorders>
              <w:top w:val="single" w:sz="12" w:space="0" w:color="auto"/>
              <w:bottom w:val="single" w:sz="4" w:space="0" w:color="D9D9D9" w:themeColor="background1" w:themeShade="D9"/>
            </w:tcBorders>
          </w:tcPr>
          <w:p w14:paraId="19A321CC" w14:textId="77777777" w:rsidR="003A5FE8" w:rsidRPr="00024D5D" w:rsidRDefault="003A5FE8" w:rsidP="003A5FE8">
            <w:pPr>
              <w:pStyle w:val="Tabletext"/>
              <w:jc w:val="both"/>
              <w:rPr>
                <w:rFonts w:cs="Arial"/>
              </w:rPr>
            </w:pPr>
            <w:r w:rsidRPr="00024D5D">
              <w:rPr>
                <w:rFonts w:cs="Arial"/>
              </w:rPr>
              <w:t>Applicable engine types are motor diesel, diesel-electric, steam turbine, gas turbine, and gas turbine-electric. If data is not available, motor diesel engine type is assumed.</w:t>
            </w:r>
          </w:p>
        </w:tc>
      </w:tr>
      <w:tr w:rsidR="003A5FE8" w:rsidRPr="00024D5D" w14:paraId="19A321D1"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CE" w14:textId="77777777" w:rsidR="003A5FE8" w:rsidRPr="00024D5D" w:rsidRDefault="003A5FE8" w:rsidP="003A5FE8">
            <w:pPr>
              <w:pStyle w:val="Tabletext"/>
              <w:jc w:val="both"/>
              <w:rPr>
                <w:rFonts w:cs="Arial"/>
                <w:i/>
              </w:rPr>
            </w:pPr>
            <w:r w:rsidRPr="00024D5D">
              <w:rPr>
                <w:rFonts w:cs="Arial"/>
                <w:i/>
              </w:rPr>
              <w:lastRenderedPageBreak/>
              <w:t>EF</w:t>
            </w:r>
            <w:r w:rsidRPr="00024D5D">
              <w:rPr>
                <w:rFonts w:cs="Arial"/>
                <w:i/>
              </w:rPr>
              <w:softHyphen/>
            </w:r>
            <w:r w:rsidRPr="00024D5D">
              <w:rPr>
                <w:rFonts w:cs="Arial"/>
                <w:i/>
                <w:vertAlign w:val="subscript"/>
              </w:rPr>
              <w:t>p, T, S, MY, F</w:t>
            </w:r>
          </w:p>
        </w:tc>
        <w:tc>
          <w:tcPr>
            <w:tcW w:w="2070" w:type="dxa"/>
            <w:tcBorders>
              <w:top w:val="single" w:sz="4" w:space="0" w:color="D9D9D9" w:themeColor="background1" w:themeShade="D9"/>
              <w:bottom w:val="single" w:sz="4" w:space="0" w:color="D9D9D9" w:themeColor="background1" w:themeShade="D9"/>
            </w:tcBorders>
          </w:tcPr>
          <w:p w14:paraId="19A321CF" w14:textId="77777777" w:rsidR="003A5FE8" w:rsidRPr="00024D5D" w:rsidRDefault="003A5FE8" w:rsidP="003A5FE8">
            <w:pPr>
              <w:pStyle w:val="Tabletext"/>
              <w:jc w:val="both"/>
              <w:rPr>
                <w:rFonts w:cs="Arial"/>
              </w:rPr>
            </w:pPr>
            <w:r w:rsidRPr="00024D5D">
              <w:rPr>
                <w:rFonts w:cs="Arial"/>
              </w:rPr>
              <w:t>Emission factor, g/kW-hr</w:t>
            </w:r>
          </w:p>
        </w:tc>
        <w:tc>
          <w:tcPr>
            <w:tcW w:w="7100" w:type="dxa"/>
            <w:tcBorders>
              <w:top w:val="single" w:sz="4" w:space="0" w:color="D9D9D9" w:themeColor="background1" w:themeShade="D9"/>
              <w:bottom w:val="single" w:sz="4" w:space="0" w:color="D9D9D9" w:themeColor="background1" w:themeShade="D9"/>
            </w:tcBorders>
          </w:tcPr>
          <w:p w14:paraId="19A321D0" w14:textId="77777777" w:rsidR="003A5FE8" w:rsidRPr="00024D5D" w:rsidRDefault="003A5FE8" w:rsidP="003A5FE8">
            <w:pPr>
              <w:pStyle w:val="Tabletext"/>
              <w:jc w:val="both"/>
              <w:rPr>
                <w:rFonts w:cs="Arial"/>
              </w:rPr>
            </w:pPr>
            <w:r w:rsidRPr="00024D5D">
              <w:rPr>
                <w:rFonts w:cs="Arial"/>
              </w:rPr>
              <w:t>Reference: All emission factors for motor engines obtained from California ARB, May 2011, Appendix D, Emissions Estimation Methodology for Ocean-Going Vessels, Tables II-6 through Tables II-8. Criteria pollutant emission factors for steam turbine and gas turbine propulsion engines obtained from Table 2-9, Current Methodologies in Preparing Mobile Source Port-Related Emission Inventories, US EPA, April 2009. Emission factors for Gas Turbine - Electric assumed to be equal to those for Gas Turbine. Currently all ship motor engines are assumed to be motor diesel.</w:t>
            </w:r>
          </w:p>
        </w:tc>
      </w:tr>
      <w:tr w:rsidR="003A5FE8" w:rsidRPr="00024D5D" w14:paraId="19A321D5"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D2" w14:textId="77777777" w:rsidR="003A5FE8" w:rsidRPr="00024D5D" w:rsidRDefault="003A5FE8" w:rsidP="003A5FE8">
            <w:pPr>
              <w:pStyle w:val="Tabletext"/>
              <w:jc w:val="both"/>
              <w:rPr>
                <w:rFonts w:cs="Arial"/>
                <w:i/>
              </w:rPr>
            </w:pPr>
            <w:r w:rsidRPr="00024D5D">
              <w:rPr>
                <w:rFonts w:cs="Arial"/>
                <w:i/>
              </w:rPr>
              <w:t>p</w:t>
            </w:r>
          </w:p>
        </w:tc>
        <w:tc>
          <w:tcPr>
            <w:tcW w:w="2070" w:type="dxa"/>
            <w:tcBorders>
              <w:top w:val="single" w:sz="4" w:space="0" w:color="D9D9D9" w:themeColor="background1" w:themeShade="D9"/>
              <w:bottom w:val="single" w:sz="4" w:space="0" w:color="D9D9D9" w:themeColor="background1" w:themeShade="D9"/>
            </w:tcBorders>
          </w:tcPr>
          <w:p w14:paraId="19A321D3" w14:textId="77777777" w:rsidR="003A5FE8" w:rsidRPr="00024D5D" w:rsidRDefault="003A5FE8" w:rsidP="003A5FE8">
            <w:pPr>
              <w:pStyle w:val="Tabletext"/>
              <w:jc w:val="both"/>
              <w:rPr>
                <w:rFonts w:cs="Arial"/>
              </w:rPr>
            </w:pPr>
            <w:r w:rsidRPr="00024D5D">
              <w:rPr>
                <w:rFonts w:cs="Arial"/>
              </w:rPr>
              <w:t>Pollutant</w:t>
            </w:r>
          </w:p>
        </w:tc>
        <w:tc>
          <w:tcPr>
            <w:tcW w:w="7100" w:type="dxa"/>
            <w:tcBorders>
              <w:top w:val="single" w:sz="4" w:space="0" w:color="D9D9D9" w:themeColor="background1" w:themeShade="D9"/>
              <w:bottom w:val="single" w:sz="4" w:space="0" w:color="D9D9D9" w:themeColor="background1" w:themeShade="D9"/>
            </w:tcBorders>
          </w:tcPr>
          <w:p w14:paraId="19A321D4" w14:textId="77777777" w:rsidR="003A5FE8" w:rsidRPr="00024D5D" w:rsidRDefault="003A5FE8" w:rsidP="003A5FE8">
            <w:pPr>
              <w:pStyle w:val="Tabletext"/>
              <w:jc w:val="both"/>
              <w:rPr>
                <w:rFonts w:cs="Arial"/>
              </w:rPr>
            </w:pPr>
            <w:r w:rsidRPr="00024D5D">
              <w:rPr>
                <w:rFonts w:cs="Arial"/>
              </w:rPr>
              <w:t>NO</w:t>
            </w:r>
            <w:r w:rsidRPr="00024D5D">
              <w:rPr>
                <w:rFonts w:cs="Arial"/>
                <w:vertAlign w:val="subscript"/>
              </w:rPr>
              <w:t>X</w:t>
            </w:r>
            <w:r w:rsidRPr="00024D5D">
              <w:rPr>
                <w:rFonts w:cs="Arial"/>
              </w:rPr>
              <w:t>, CO, VOC, PM</w:t>
            </w:r>
            <w:r w:rsidRPr="00024D5D">
              <w:rPr>
                <w:rFonts w:cs="Arial"/>
                <w:vertAlign w:val="subscript"/>
              </w:rPr>
              <w:t>10</w:t>
            </w:r>
            <w:r w:rsidRPr="00024D5D">
              <w:rPr>
                <w:rFonts w:cs="Arial"/>
              </w:rPr>
              <w:t>, PM</w:t>
            </w:r>
            <w:r w:rsidRPr="00024D5D">
              <w:rPr>
                <w:rFonts w:cs="Arial"/>
                <w:vertAlign w:val="subscript"/>
              </w:rPr>
              <w:t>2.5</w:t>
            </w:r>
            <w:r w:rsidRPr="00024D5D">
              <w:rPr>
                <w:rFonts w:cs="Arial"/>
              </w:rPr>
              <w:t>, SO</w:t>
            </w:r>
            <w:r w:rsidRPr="00024D5D">
              <w:rPr>
                <w:rFonts w:cs="Arial"/>
                <w:vertAlign w:val="subscript"/>
              </w:rPr>
              <w:t>2</w:t>
            </w:r>
          </w:p>
        </w:tc>
      </w:tr>
      <w:tr w:rsidR="003A5FE8" w:rsidRPr="00024D5D" w14:paraId="19A321D9"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D6" w14:textId="77777777" w:rsidR="003A5FE8" w:rsidRPr="00024D5D" w:rsidRDefault="003A5FE8" w:rsidP="003A5FE8">
            <w:pPr>
              <w:pStyle w:val="Tabletext"/>
              <w:jc w:val="both"/>
              <w:rPr>
                <w:rFonts w:cs="Arial"/>
              </w:rPr>
            </w:pPr>
            <w:r w:rsidRPr="00024D5D">
              <w:rPr>
                <w:rFonts w:cs="Arial"/>
                <w:i/>
              </w:rPr>
              <w:t>S</w:t>
            </w:r>
          </w:p>
        </w:tc>
        <w:tc>
          <w:tcPr>
            <w:tcW w:w="2070" w:type="dxa"/>
            <w:tcBorders>
              <w:top w:val="single" w:sz="4" w:space="0" w:color="D9D9D9" w:themeColor="background1" w:themeShade="D9"/>
              <w:bottom w:val="single" w:sz="4" w:space="0" w:color="D9D9D9" w:themeColor="background1" w:themeShade="D9"/>
            </w:tcBorders>
          </w:tcPr>
          <w:p w14:paraId="19A321D7" w14:textId="77777777" w:rsidR="003A5FE8" w:rsidRPr="00024D5D" w:rsidRDefault="003A5FE8" w:rsidP="003A5FE8">
            <w:pPr>
              <w:pStyle w:val="Tabletext"/>
              <w:jc w:val="both"/>
              <w:rPr>
                <w:rFonts w:cs="Arial"/>
              </w:rPr>
            </w:pPr>
            <w:r w:rsidRPr="00024D5D">
              <w:rPr>
                <w:rFonts w:cs="Arial"/>
              </w:rPr>
              <w:t>Engine speed, rpm</w:t>
            </w:r>
          </w:p>
        </w:tc>
        <w:tc>
          <w:tcPr>
            <w:tcW w:w="7100" w:type="dxa"/>
            <w:tcBorders>
              <w:top w:val="single" w:sz="4" w:space="0" w:color="D9D9D9" w:themeColor="background1" w:themeShade="D9"/>
              <w:bottom w:val="single" w:sz="4" w:space="0" w:color="D9D9D9" w:themeColor="background1" w:themeShade="D9"/>
            </w:tcBorders>
          </w:tcPr>
          <w:p w14:paraId="19A321D8" w14:textId="77777777" w:rsidR="003A5FE8" w:rsidRPr="00024D5D" w:rsidRDefault="003A5FE8" w:rsidP="003A5FE8">
            <w:pPr>
              <w:pStyle w:val="Tabletext"/>
              <w:jc w:val="both"/>
              <w:rPr>
                <w:rFonts w:cs="Arial"/>
              </w:rPr>
            </w:pPr>
            <w:r w:rsidRPr="00024D5D">
              <w:rPr>
                <w:rFonts w:cs="Arial"/>
              </w:rPr>
              <w:t>If data is not available, slow speed engine (129 rpm) is assumed. Main diesel engines are typically two-stroke, slow-speed engines with speed less than 130 rpm.</w:t>
            </w:r>
          </w:p>
        </w:tc>
      </w:tr>
      <w:tr w:rsidR="003A5FE8" w:rsidRPr="00024D5D" w14:paraId="19A321DD"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DA" w14:textId="77777777" w:rsidR="003A5FE8" w:rsidRPr="00024D5D" w:rsidRDefault="003A5FE8" w:rsidP="003A5FE8">
            <w:pPr>
              <w:pStyle w:val="Tabletext"/>
              <w:jc w:val="both"/>
              <w:rPr>
                <w:rFonts w:cs="Arial"/>
              </w:rPr>
            </w:pPr>
            <w:r w:rsidRPr="00024D5D">
              <w:rPr>
                <w:rFonts w:cs="Arial"/>
                <w:i/>
              </w:rPr>
              <w:t>MY</w:t>
            </w:r>
          </w:p>
        </w:tc>
        <w:tc>
          <w:tcPr>
            <w:tcW w:w="2070" w:type="dxa"/>
            <w:tcBorders>
              <w:top w:val="single" w:sz="4" w:space="0" w:color="D9D9D9" w:themeColor="background1" w:themeShade="D9"/>
              <w:bottom w:val="single" w:sz="4" w:space="0" w:color="D9D9D9" w:themeColor="background1" w:themeShade="D9"/>
            </w:tcBorders>
          </w:tcPr>
          <w:p w14:paraId="19A321DB" w14:textId="77777777" w:rsidR="003A5FE8" w:rsidRPr="00024D5D" w:rsidRDefault="003A5FE8" w:rsidP="003A5FE8">
            <w:pPr>
              <w:pStyle w:val="Tabletext"/>
              <w:jc w:val="both"/>
              <w:rPr>
                <w:rFonts w:cs="Arial"/>
              </w:rPr>
            </w:pPr>
            <w:r w:rsidRPr="00024D5D">
              <w:rPr>
                <w:rFonts w:cs="Arial"/>
              </w:rPr>
              <w:t>Engine model year</w:t>
            </w:r>
          </w:p>
        </w:tc>
        <w:tc>
          <w:tcPr>
            <w:tcW w:w="7100" w:type="dxa"/>
            <w:tcBorders>
              <w:top w:val="single" w:sz="4" w:space="0" w:color="D9D9D9" w:themeColor="background1" w:themeShade="D9"/>
              <w:bottom w:val="single" w:sz="4" w:space="0" w:color="D9D9D9" w:themeColor="background1" w:themeShade="D9"/>
            </w:tcBorders>
          </w:tcPr>
          <w:p w14:paraId="19A321DC" w14:textId="77777777" w:rsidR="003A5FE8" w:rsidRPr="00024D5D" w:rsidRDefault="003A5FE8" w:rsidP="003A5FE8">
            <w:pPr>
              <w:pStyle w:val="Tabletext"/>
              <w:jc w:val="both"/>
              <w:rPr>
                <w:rFonts w:cs="Arial"/>
              </w:rPr>
            </w:pPr>
            <w:r w:rsidRPr="00024D5D">
              <w:rPr>
                <w:rFonts w:cs="Arial"/>
              </w:rPr>
              <w:t>If vessel-specific engine data is not available, model year is assumed to be equal to ship built year.</w:t>
            </w:r>
          </w:p>
        </w:tc>
      </w:tr>
      <w:tr w:rsidR="003A5FE8" w:rsidRPr="00024D5D" w14:paraId="19A321E3"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DE" w14:textId="77777777" w:rsidR="003A5FE8" w:rsidRPr="00024D5D" w:rsidRDefault="003A5FE8" w:rsidP="003A5FE8">
            <w:pPr>
              <w:pStyle w:val="Tabletext"/>
              <w:jc w:val="both"/>
              <w:rPr>
                <w:rFonts w:cs="Arial"/>
              </w:rPr>
            </w:pPr>
            <w:r w:rsidRPr="00024D5D">
              <w:rPr>
                <w:rFonts w:cs="Arial"/>
                <w:i/>
              </w:rPr>
              <w:t>MCR</w:t>
            </w:r>
          </w:p>
        </w:tc>
        <w:tc>
          <w:tcPr>
            <w:tcW w:w="2070" w:type="dxa"/>
            <w:tcBorders>
              <w:top w:val="single" w:sz="4" w:space="0" w:color="D9D9D9" w:themeColor="background1" w:themeShade="D9"/>
              <w:bottom w:val="single" w:sz="4" w:space="0" w:color="D9D9D9" w:themeColor="background1" w:themeShade="D9"/>
            </w:tcBorders>
          </w:tcPr>
          <w:p w14:paraId="19A321DF" w14:textId="77777777" w:rsidR="003A5FE8" w:rsidRPr="00024D5D" w:rsidRDefault="003A5FE8" w:rsidP="003A5FE8">
            <w:pPr>
              <w:pStyle w:val="Tabletext"/>
              <w:jc w:val="both"/>
              <w:rPr>
                <w:rFonts w:cs="Arial"/>
              </w:rPr>
            </w:pPr>
            <w:r w:rsidRPr="00024D5D">
              <w:rPr>
                <w:rFonts w:cs="Arial"/>
              </w:rPr>
              <w:t>Maximum continuous rating (max power) of the engine, kW</w:t>
            </w:r>
          </w:p>
        </w:tc>
        <w:tc>
          <w:tcPr>
            <w:tcW w:w="7100" w:type="dxa"/>
            <w:tcBorders>
              <w:top w:val="single" w:sz="4" w:space="0" w:color="D9D9D9" w:themeColor="background1" w:themeShade="D9"/>
              <w:bottom w:val="single" w:sz="4" w:space="0" w:color="D9D9D9" w:themeColor="background1" w:themeShade="D9"/>
            </w:tcBorders>
          </w:tcPr>
          <w:p w14:paraId="19A321E0" w14:textId="77777777" w:rsidR="003A5FE8" w:rsidRPr="00024D5D" w:rsidRDefault="003A5FE8" w:rsidP="003A5FE8">
            <w:pPr>
              <w:pStyle w:val="Tabletext"/>
              <w:jc w:val="both"/>
              <w:rPr>
                <w:rFonts w:cs="Arial"/>
              </w:rPr>
            </w:pPr>
            <w:r w:rsidRPr="00024D5D">
              <w:rPr>
                <w:rFonts w:cs="Arial"/>
              </w:rPr>
              <w:t>If tanker-specific kW is not known, maximum continuous rating is based on ship’s deadweight tonnage (DWT), based on equation below:</w:t>
            </w:r>
          </w:p>
          <w:p w14:paraId="19A321E1" w14:textId="77777777" w:rsidR="003A5FE8" w:rsidRPr="00024D5D" w:rsidRDefault="003A5FE8" w:rsidP="003A5FE8">
            <w:pPr>
              <w:pStyle w:val="Tabletext"/>
              <w:jc w:val="both"/>
              <w:rPr>
                <w:rFonts w:cs="Arial"/>
              </w:rPr>
            </w:pPr>
            <m:oMathPara>
              <m:oMathParaPr>
                <m:jc m:val="left"/>
              </m:oMathParaPr>
              <m:oMath>
                <m:r>
                  <w:rPr>
                    <w:rFonts w:ascii="Cambria Math" w:hAnsi="Cambria Math" w:cs="Arial"/>
                  </w:rPr>
                  <m:t>MCR, kW=0.746×</m:t>
                </m:r>
                <m:d>
                  <m:dPr>
                    <m:ctrlPr>
                      <w:rPr>
                        <w:rFonts w:ascii="Cambria Math" w:hAnsi="Cambria Math" w:cs="Arial"/>
                        <w:i/>
                      </w:rPr>
                    </m:ctrlPr>
                  </m:dPr>
                  <m:e>
                    <m:r>
                      <w:rPr>
                        <w:rFonts w:ascii="Cambria Math" w:hAnsi="Cambria Math" w:cs="Arial"/>
                      </w:rPr>
                      <m:t>9070+0.101×DWT</m:t>
                    </m:r>
                  </m:e>
                </m:d>
              </m:oMath>
            </m:oMathPara>
          </w:p>
          <w:p w14:paraId="19A321E2" w14:textId="77777777" w:rsidR="003A5FE8" w:rsidRPr="00024D5D" w:rsidRDefault="003A5FE8" w:rsidP="003A5FE8">
            <w:pPr>
              <w:pStyle w:val="Tabletext"/>
              <w:jc w:val="both"/>
              <w:rPr>
                <w:rFonts w:cs="Arial"/>
              </w:rPr>
            </w:pPr>
            <w:r w:rsidRPr="00024D5D">
              <w:rPr>
                <w:rFonts w:eastAsiaTheme="minorEastAsia" w:cs="Arial"/>
              </w:rPr>
              <w:t>Reference: USEPA, Analysis of Commercial Marine Vessels Emissions and Fuel Consumption Data, (EPA420-R-00-002, February 2000), Table 4-5.</w:t>
            </w:r>
          </w:p>
        </w:tc>
      </w:tr>
      <w:tr w:rsidR="003A5FE8" w:rsidRPr="00024D5D" w14:paraId="19A321E8"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E4" w14:textId="77777777" w:rsidR="003A5FE8" w:rsidRPr="00024D5D" w:rsidRDefault="003A5FE8" w:rsidP="003A5FE8">
            <w:pPr>
              <w:pStyle w:val="Tabletext"/>
              <w:jc w:val="both"/>
              <w:rPr>
                <w:rFonts w:cs="Arial"/>
                <w:i/>
              </w:rPr>
            </w:pPr>
            <w:r w:rsidRPr="00024D5D">
              <w:rPr>
                <w:rFonts w:cs="Arial"/>
                <w:i/>
              </w:rPr>
              <w:t>LLA</w:t>
            </w:r>
            <w:r w:rsidRPr="00024D5D">
              <w:rPr>
                <w:rFonts w:cs="Arial"/>
                <w:i/>
                <w:vertAlign w:val="subscript"/>
              </w:rPr>
              <w:t>p</w:t>
            </w:r>
          </w:p>
        </w:tc>
        <w:tc>
          <w:tcPr>
            <w:tcW w:w="2070" w:type="dxa"/>
            <w:tcBorders>
              <w:top w:val="single" w:sz="4" w:space="0" w:color="D9D9D9" w:themeColor="background1" w:themeShade="D9"/>
              <w:bottom w:val="single" w:sz="4" w:space="0" w:color="D9D9D9" w:themeColor="background1" w:themeShade="D9"/>
            </w:tcBorders>
          </w:tcPr>
          <w:p w14:paraId="19A321E5" w14:textId="77777777" w:rsidR="003A5FE8" w:rsidRPr="00024D5D" w:rsidRDefault="003A5FE8" w:rsidP="003A5FE8">
            <w:pPr>
              <w:pStyle w:val="Tabletext"/>
              <w:jc w:val="both"/>
              <w:rPr>
                <w:rFonts w:cs="Arial"/>
              </w:rPr>
            </w:pPr>
            <w:r w:rsidRPr="00024D5D">
              <w:rPr>
                <w:rFonts w:cs="Arial"/>
              </w:rPr>
              <w:t>Low-load adjustment multiplier</w:t>
            </w:r>
          </w:p>
        </w:tc>
        <w:tc>
          <w:tcPr>
            <w:tcW w:w="7100" w:type="dxa"/>
            <w:tcBorders>
              <w:top w:val="single" w:sz="4" w:space="0" w:color="D9D9D9" w:themeColor="background1" w:themeShade="D9"/>
              <w:bottom w:val="single" w:sz="4" w:space="0" w:color="D9D9D9" w:themeColor="background1" w:themeShade="D9"/>
            </w:tcBorders>
          </w:tcPr>
          <w:p w14:paraId="19A321E6" w14:textId="77777777" w:rsidR="003A5FE8" w:rsidRPr="00024D5D" w:rsidRDefault="003A5FE8" w:rsidP="003A5FE8">
            <w:pPr>
              <w:pStyle w:val="Tabletext"/>
              <w:jc w:val="both"/>
              <w:rPr>
                <w:rFonts w:cs="Arial"/>
              </w:rPr>
            </w:pPr>
            <w:r w:rsidRPr="00024D5D">
              <w:rPr>
                <w:rFonts w:cs="Arial"/>
              </w:rPr>
              <w:t>LLA is only applied if main engine operates below 20% load factor.</w:t>
            </w:r>
          </w:p>
          <w:p w14:paraId="19A321E7" w14:textId="77777777" w:rsidR="003A5FE8" w:rsidRPr="00024D5D" w:rsidRDefault="003A5FE8" w:rsidP="003A5FE8">
            <w:pPr>
              <w:pStyle w:val="Tabletext"/>
              <w:jc w:val="both"/>
              <w:rPr>
                <w:rFonts w:cs="Arial"/>
              </w:rPr>
            </w:pPr>
            <w:r w:rsidRPr="00024D5D">
              <w:rPr>
                <w:rFonts w:cs="Arial"/>
              </w:rPr>
              <w:t xml:space="preserve">Reference: </w:t>
            </w:r>
            <w:r w:rsidRPr="00024D5D">
              <w:rPr>
                <w:rFonts w:eastAsiaTheme="minorEastAsia" w:cs="Arial"/>
              </w:rPr>
              <w:t>USEPA, Current Methodologies in Preparing Mobile Source Port-Related Emission Inventories, April 2009, Table 2-15</w:t>
            </w:r>
          </w:p>
        </w:tc>
      </w:tr>
      <w:tr w:rsidR="003A5FE8" w:rsidRPr="00024D5D" w14:paraId="19A321EE"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E9" w14:textId="77777777" w:rsidR="003A5FE8" w:rsidRPr="00024D5D" w:rsidRDefault="003A5FE8" w:rsidP="003A5FE8">
            <w:pPr>
              <w:pStyle w:val="Tabletext"/>
              <w:jc w:val="both"/>
              <w:rPr>
                <w:rFonts w:cs="Arial"/>
              </w:rPr>
            </w:pPr>
            <w:r w:rsidRPr="00024D5D">
              <w:rPr>
                <w:rFonts w:cs="Arial"/>
                <w:i/>
              </w:rPr>
              <w:t>LF</w:t>
            </w:r>
            <w:r w:rsidRPr="00024D5D">
              <w:rPr>
                <w:rFonts w:cs="Arial"/>
                <w:i/>
                <w:vertAlign w:val="subscript"/>
              </w:rPr>
              <w:t>om</w:t>
            </w:r>
          </w:p>
        </w:tc>
        <w:tc>
          <w:tcPr>
            <w:tcW w:w="2070" w:type="dxa"/>
            <w:tcBorders>
              <w:top w:val="single" w:sz="4" w:space="0" w:color="D9D9D9" w:themeColor="background1" w:themeShade="D9"/>
              <w:bottom w:val="single" w:sz="4" w:space="0" w:color="D9D9D9" w:themeColor="background1" w:themeShade="D9"/>
            </w:tcBorders>
          </w:tcPr>
          <w:p w14:paraId="19A321EA" w14:textId="77777777" w:rsidR="003A5FE8" w:rsidRPr="00024D5D" w:rsidRDefault="003A5FE8" w:rsidP="003A5FE8">
            <w:pPr>
              <w:pStyle w:val="Tabletext"/>
              <w:jc w:val="both"/>
              <w:rPr>
                <w:rFonts w:cs="Arial"/>
              </w:rPr>
            </w:pPr>
            <w:r w:rsidRPr="00024D5D">
              <w:rPr>
                <w:rFonts w:cs="Arial"/>
              </w:rPr>
              <w:t>Load factor of the engine by operating mode, %</w:t>
            </w:r>
          </w:p>
        </w:tc>
        <w:tc>
          <w:tcPr>
            <w:tcW w:w="7100" w:type="dxa"/>
            <w:tcBorders>
              <w:top w:val="single" w:sz="4" w:space="0" w:color="D9D9D9" w:themeColor="background1" w:themeShade="D9"/>
              <w:bottom w:val="single" w:sz="4" w:space="0" w:color="D9D9D9" w:themeColor="background1" w:themeShade="D9"/>
            </w:tcBorders>
          </w:tcPr>
          <w:p w14:paraId="19A321EB" w14:textId="77777777" w:rsidR="003A5FE8" w:rsidRPr="00024D5D" w:rsidRDefault="00000000" w:rsidP="003A5FE8">
            <w:pPr>
              <w:pStyle w:val="Tabletext"/>
              <w:jc w:val="both"/>
              <w:rPr>
                <w:rFonts w:cs="Arial"/>
              </w:rPr>
            </w:pPr>
            <m:oMathPara>
              <m:oMathParaPr>
                <m:jc m:val="left"/>
              </m:oMathParaPr>
              <m:oMath>
                <m:sSub>
                  <m:sSubPr>
                    <m:ctrlPr>
                      <w:rPr>
                        <w:rFonts w:ascii="Cambria Math" w:hAnsi="Cambria Math" w:cs="Arial"/>
                        <w:i/>
                      </w:rPr>
                    </m:ctrlPr>
                  </m:sSubPr>
                  <m:e>
                    <m:r>
                      <w:rPr>
                        <w:rFonts w:ascii="Cambria Math" w:hAnsi="Cambria Math" w:cs="Arial"/>
                      </w:rPr>
                      <m:t>LF</m:t>
                    </m:r>
                  </m:e>
                  <m:sub>
                    <m:r>
                      <w:rPr>
                        <w:rFonts w:ascii="Cambria Math" w:hAnsi="Cambria Math" w:cs="Arial"/>
                      </w:rPr>
                      <m:t>om</m:t>
                    </m:r>
                  </m:sub>
                </m:sSub>
                <m:r>
                  <w:rPr>
                    <w:rFonts w:ascii="Cambria Math" w:hAnsi="Cambria Math" w:cs="Arial"/>
                  </w:rPr>
                  <m:t xml:space="preserve">= </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AS</m:t>
                                </m:r>
                              </m:e>
                              <m:sub>
                                <m:r>
                                  <w:rPr>
                                    <w:rFonts w:ascii="Cambria Math" w:hAnsi="Cambria Math" w:cs="Arial"/>
                                  </w:rPr>
                                  <m:t>om</m:t>
                                </m:r>
                              </m:sub>
                            </m:sSub>
                          </m:num>
                          <m:den>
                            <m:r>
                              <w:rPr>
                                <w:rFonts w:ascii="Cambria Math" w:hAnsi="Cambria Math" w:cs="Arial"/>
                              </w:rPr>
                              <m:t>MS</m:t>
                            </m:r>
                          </m:den>
                        </m:f>
                      </m:e>
                    </m:d>
                  </m:e>
                  <m:sup>
                    <m:r>
                      <w:rPr>
                        <w:rFonts w:ascii="Cambria Math" w:hAnsi="Cambria Math" w:cs="Arial"/>
                      </w:rPr>
                      <m:t>3</m:t>
                    </m:r>
                  </m:sup>
                </m:sSup>
              </m:oMath>
            </m:oMathPara>
          </w:p>
          <w:p w14:paraId="19A321EC" w14:textId="77777777" w:rsidR="003A5FE8" w:rsidRPr="00024D5D" w:rsidRDefault="003A5FE8" w:rsidP="003A5FE8">
            <w:pPr>
              <w:pStyle w:val="Tabletext"/>
              <w:jc w:val="both"/>
              <w:rPr>
                <w:rFonts w:cs="Arial"/>
              </w:rPr>
            </w:pPr>
            <w:r w:rsidRPr="00024D5D">
              <w:rPr>
                <w:rFonts w:cs="Arial"/>
              </w:rPr>
              <w:t>For docking and undocking operating mode, load factor assumed to be 2%. On a vessel with a steam engine for a main engine with no auxiliary boilers, a minimum load factor of 2% or an equivalent load factor for the same power consumption as required for an auxiliary boiler on a motor diesel main engine (3,000 kW / MCR) or diesel-electric (346 kW / MCR) was assumed.</w:t>
            </w:r>
          </w:p>
          <w:p w14:paraId="19A321ED" w14:textId="77777777" w:rsidR="003A5FE8" w:rsidRPr="00024D5D" w:rsidRDefault="003A5FE8" w:rsidP="003A5FE8">
            <w:pPr>
              <w:pStyle w:val="Tabletext"/>
              <w:jc w:val="both"/>
              <w:rPr>
                <w:rFonts w:cs="Arial"/>
              </w:rPr>
            </w:pPr>
            <w:r w:rsidRPr="00024D5D">
              <w:rPr>
                <w:rFonts w:cs="Arial"/>
              </w:rPr>
              <w:t>Reference: SF Bay Area Seaports Air Emissions Inventory, Port of Richmond 2005 Emissions Inventory, June 2010</w:t>
            </w:r>
          </w:p>
        </w:tc>
      </w:tr>
      <w:tr w:rsidR="003A5FE8" w:rsidRPr="00024D5D" w14:paraId="19A321F3"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EF" w14:textId="77777777" w:rsidR="003A5FE8" w:rsidRPr="00024D5D" w:rsidRDefault="003A5FE8" w:rsidP="003A5FE8">
            <w:pPr>
              <w:pStyle w:val="Tabletext"/>
              <w:jc w:val="both"/>
              <w:rPr>
                <w:rFonts w:cs="Arial"/>
              </w:rPr>
            </w:pPr>
            <w:r w:rsidRPr="00024D5D">
              <w:rPr>
                <w:rFonts w:cs="Arial"/>
                <w:i/>
              </w:rPr>
              <w:t>eff</w:t>
            </w:r>
            <w:r w:rsidRPr="00024D5D">
              <w:rPr>
                <w:rFonts w:cs="Arial"/>
                <w:i/>
                <w:vertAlign w:val="subscript"/>
              </w:rPr>
              <w:t>p, MY</w:t>
            </w:r>
          </w:p>
        </w:tc>
        <w:tc>
          <w:tcPr>
            <w:tcW w:w="2070" w:type="dxa"/>
            <w:tcBorders>
              <w:top w:val="single" w:sz="4" w:space="0" w:color="D9D9D9" w:themeColor="background1" w:themeShade="D9"/>
              <w:bottom w:val="single" w:sz="4" w:space="0" w:color="D9D9D9" w:themeColor="background1" w:themeShade="D9"/>
            </w:tcBorders>
          </w:tcPr>
          <w:p w14:paraId="19A321F0" w14:textId="77777777" w:rsidR="003A5FE8" w:rsidRPr="00024D5D" w:rsidRDefault="003A5FE8" w:rsidP="003A5FE8">
            <w:pPr>
              <w:pStyle w:val="Tabletext"/>
              <w:jc w:val="both"/>
              <w:rPr>
                <w:rFonts w:cs="Arial"/>
              </w:rPr>
            </w:pPr>
            <w:r w:rsidRPr="00024D5D">
              <w:rPr>
                <w:rFonts w:cs="Arial"/>
              </w:rPr>
              <w:t>Control efficiency</w:t>
            </w:r>
          </w:p>
        </w:tc>
        <w:tc>
          <w:tcPr>
            <w:tcW w:w="7100" w:type="dxa"/>
            <w:tcBorders>
              <w:top w:val="single" w:sz="4" w:space="0" w:color="D9D9D9" w:themeColor="background1" w:themeShade="D9"/>
              <w:bottom w:val="single" w:sz="4" w:space="0" w:color="D9D9D9" w:themeColor="background1" w:themeShade="D9"/>
            </w:tcBorders>
          </w:tcPr>
          <w:p w14:paraId="19A321F1" w14:textId="77777777" w:rsidR="003E0222" w:rsidRPr="00024D5D" w:rsidRDefault="003A5FE8" w:rsidP="003A5FE8">
            <w:pPr>
              <w:pStyle w:val="Tabletext"/>
              <w:jc w:val="both"/>
              <w:rPr>
                <w:rFonts w:cs="Arial"/>
              </w:rPr>
            </w:pPr>
            <w:r w:rsidRPr="00024D5D">
              <w:rPr>
                <w:rFonts w:cs="Arial"/>
              </w:rPr>
              <w:t>Control efficiencies for NO</w:t>
            </w:r>
            <w:r w:rsidRPr="00024D5D">
              <w:rPr>
                <w:rFonts w:cs="Arial"/>
                <w:vertAlign w:val="subscript"/>
              </w:rPr>
              <w:t>X</w:t>
            </w:r>
            <w:r w:rsidRPr="00024D5D">
              <w:rPr>
                <w:rFonts w:cs="Arial"/>
              </w:rPr>
              <w:t xml:space="preserve"> (30%) and PM (25%) assumed for main motor diesel or diesel-electric engines built after 2004.</w:t>
            </w:r>
            <w:r w:rsidR="00C8143E" w:rsidRPr="00024D5D">
              <w:rPr>
                <w:rFonts w:cs="Arial"/>
              </w:rPr>
              <w:t xml:space="preserve"> </w:t>
            </w:r>
            <w:r w:rsidR="00C8143E">
              <w:rPr>
                <w:rFonts w:cs="Arial"/>
              </w:rPr>
              <w:t xml:space="preserve"> This control efficiency was removed from the emission calculations since subsequent Port of Los Angeles Inventory documents changed and did not apply these control efficiencies to all tanker engines.</w:t>
            </w:r>
          </w:p>
          <w:p w14:paraId="19A321F2" w14:textId="77777777" w:rsidR="003A5FE8" w:rsidRPr="00024D5D" w:rsidRDefault="003A5FE8" w:rsidP="003A5FE8">
            <w:pPr>
              <w:pStyle w:val="Tabletext"/>
              <w:jc w:val="both"/>
              <w:rPr>
                <w:rFonts w:cs="Arial"/>
              </w:rPr>
            </w:pPr>
            <w:r w:rsidRPr="00024D5D">
              <w:rPr>
                <w:rFonts w:cs="Arial"/>
              </w:rPr>
              <w:t xml:space="preserve">Reference: </w:t>
            </w:r>
            <w:r w:rsidRPr="00024D5D">
              <w:rPr>
                <w:rFonts w:eastAsiaTheme="minorEastAsia" w:cs="Arial"/>
              </w:rPr>
              <w:t>Port of Los Angeles Inventory of Air Emissions 2012, July 2013, Section 3.5.12.</w:t>
            </w:r>
          </w:p>
        </w:tc>
      </w:tr>
      <w:tr w:rsidR="003A5FE8" w:rsidRPr="00024D5D" w14:paraId="19A321F8"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F4" w14:textId="77777777" w:rsidR="003A5FE8" w:rsidRPr="00024D5D" w:rsidRDefault="003A5FE8" w:rsidP="003A5FE8">
            <w:pPr>
              <w:pStyle w:val="Tabletext"/>
              <w:jc w:val="both"/>
              <w:rPr>
                <w:rFonts w:cs="Arial"/>
              </w:rPr>
            </w:pPr>
            <w:r w:rsidRPr="00024D5D">
              <w:rPr>
                <w:rFonts w:cs="Arial"/>
                <w:i/>
              </w:rPr>
              <w:t>AS</w:t>
            </w:r>
            <w:r w:rsidRPr="00024D5D">
              <w:rPr>
                <w:rFonts w:cs="Arial"/>
                <w:i/>
                <w:vertAlign w:val="subscript"/>
              </w:rPr>
              <w:t>om</w:t>
            </w:r>
          </w:p>
        </w:tc>
        <w:tc>
          <w:tcPr>
            <w:tcW w:w="2070" w:type="dxa"/>
            <w:tcBorders>
              <w:top w:val="single" w:sz="4" w:space="0" w:color="D9D9D9" w:themeColor="background1" w:themeShade="D9"/>
              <w:bottom w:val="single" w:sz="4" w:space="0" w:color="D9D9D9" w:themeColor="background1" w:themeShade="D9"/>
            </w:tcBorders>
          </w:tcPr>
          <w:p w14:paraId="19A321F5" w14:textId="77777777" w:rsidR="003A5FE8" w:rsidRPr="00024D5D" w:rsidRDefault="003A5FE8" w:rsidP="003A5FE8">
            <w:pPr>
              <w:pStyle w:val="Tabletext"/>
              <w:jc w:val="both"/>
              <w:rPr>
                <w:rFonts w:eastAsiaTheme="minorEastAsia" w:cs="Arial"/>
              </w:rPr>
            </w:pPr>
            <w:r w:rsidRPr="00024D5D">
              <w:rPr>
                <w:rFonts w:cs="Arial"/>
              </w:rPr>
              <w:t>Actual vessel speed in operating mode, knots</w:t>
            </w:r>
          </w:p>
        </w:tc>
        <w:tc>
          <w:tcPr>
            <w:tcW w:w="7100" w:type="dxa"/>
            <w:tcBorders>
              <w:top w:val="single" w:sz="4" w:space="0" w:color="D9D9D9" w:themeColor="background1" w:themeShade="D9"/>
              <w:bottom w:val="single" w:sz="4" w:space="0" w:color="D9D9D9" w:themeColor="background1" w:themeShade="D9"/>
            </w:tcBorders>
          </w:tcPr>
          <w:p w14:paraId="19A321F6" w14:textId="77777777" w:rsidR="003A5FE8" w:rsidRPr="00024D5D" w:rsidRDefault="003A5FE8" w:rsidP="003A5FE8">
            <w:pPr>
              <w:pStyle w:val="Tabletext"/>
              <w:jc w:val="both"/>
              <w:rPr>
                <w:rFonts w:cs="Arial"/>
              </w:rPr>
            </w:pPr>
            <w:r w:rsidRPr="00024D5D">
              <w:rPr>
                <w:rFonts w:cs="Arial"/>
              </w:rPr>
              <w:t>Assumed speeds are as presented in Table 3.</w:t>
            </w:r>
          </w:p>
          <w:p w14:paraId="19A321F7" w14:textId="77777777" w:rsidR="003A5FE8" w:rsidRPr="00024D5D" w:rsidRDefault="003A5FE8" w:rsidP="003A5FE8">
            <w:pPr>
              <w:pStyle w:val="Tabletext"/>
              <w:jc w:val="both"/>
              <w:rPr>
                <w:rFonts w:eastAsiaTheme="minorEastAsia" w:cs="Arial"/>
              </w:rPr>
            </w:pPr>
            <w:r w:rsidRPr="00024D5D">
              <w:rPr>
                <w:rFonts w:cs="Arial"/>
              </w:rPr>
              <w:t>Reference:</w:t>
            </w:r>
            <w:r w:rsidRPr="00024D5D">
              <w:rPr>
                <w:rFonts w:eastAsiaTheme="minorEastAsia" w:cs="Arial"/>
              </w:rPr>
              <w:t xml:space="preserve"> SF Bay Area Seaports Air Emissions Inventory, Port of Richmond 2005 Emissions Inventory, June 2010; Title 14, CCR, Subdivision 4. Office of Spill Prevention and Response, Chapter 4, Subchapter 1, Sections 851.1 through 851.10.1</w:t>
            </w:r>
          </w:p>
        </w:tc>
      </w:tr>
      <w:tr w:rsidR="003A5FE8" w:rsidRPr="00024D5D" w14:paraId="19A321FD"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F9" w14:textId="77777777" w:rsidR="003A5FE8" w:rsidRPr="00024D5D" w:rsidRDefault="003A5FE8" w:rsidP="003A5FE8">
            <w:pPr>
              <w:pStyle w:val="Tabletext"/>
              <w:jc w:val="both"/>
              <w:rPr>
                <w:rFonts w:cs="Arial"/>
              </w:rPr>
            </w:pPr>
            <w:r w:rsidRPr="00024D5D">
              <w:rPr>
                <w:rFonts w:cs="Arial"/>
                <w:i/>
              </w:rPr>
              <w:t>MS</w:t>
            </w:r>
          </w:p>
        </w:tc>
        <w:tc>
          <w:tcPr>
            <w:tcW w:w="2070" w:type="dxa"/>
            <w:tcBorders>
              <w:top w:val="single" w:sz="4" w:space="0" w:color="D9D9D9" w:themeColor="background1" w:themeShade="D9"/>
              <w:bottom w:val="single" w:sz="4" w:space="0" w:color="D9D9D9" w:themeColor="background1" w:themeShade="D9"/>
            </w:tcBorders>
          </w:tcPr>
          <w:p w14:paraId="19A321FA" w14:textId="77777777" w:rsidR="003A5FE8" w:rsidRPr="00024D5D" w:rsidRDefault="003A5FE8" w:rsidP="003A5FE8">
            <w:pPr>
              <w:pStyle w:val="Tabletext"/>
              <w:jc w:val="both"/>
              <w:rPr>
                <w:rFonts w:cs="Arial"/>
              </w:rPr>
            </w:pPr>
            <w:r w:rsidRPr="00024D5D">
              <w:rPr>
                <w:rFonts w:cs="Arial"/>
              </w:rPr>
              <w:t>Maximum vessel speed, knots</w:t>
            </w:r>
          </w:p>
        </w:tc>
        <w:tc>
          <w:tcPr>
            <w:tcW w:w="7100" w:type="dxa"/>
            <w:tcBorders>
              <w:top w:val="single" w:sz="4" w:space="0" w:color="D9D9D9" w:themeColor="background1" w:themeShade="D9"/>
              <w:bottom w:val="single" w:sz="4" w:space="0" w:color="D9D9D9" w:themeColor="background1" w:themeShade="D9"/>
            </w:tcBorders>
          </w:tcPr>
          <w:p w14:paraId="19A321FB" w14:textId="77777777" w:rsidR="003A5FE8" w:rsidRPr="00024D5D" w:rsidRDefault="003A5FE8" w:rsidP="003A5FE8">
            <w:pPr>
              <w:pStyle w:val="Tabletext"/>
              <w:jc w:val="both"/>
              <w:rPr>
                <w:rFonts w:cs="Arial"/>
              </w:rPr>
            </w:pPr>
            <w:r w:rsidRPr="00024D5D">
              <w:rPr>
                <w:rFonts w:cs="Arial"/>
              </w:rPr>
              <w:t>If data is not available, 15 knots is assumed.</w:t>
            </w:r>
          </w:p>
          <w:p w14:paraId="19A321FC" w14:textId="77777777" w:rsidR="003A5FE8" w:rsidRPr="00024D5D" w:rsidRDefault="003A5FE8" w:rsidP="003A5FE8">
            <w:pPr>
              <w:pStyle w:val="Tabletext"/>
              <w:jc w:val="both"/>
              <w:rPr>
                <w:rFonts w:cs="Arial"/>
              </w:rPr>
            </w:pPr>
            <w:r w:rsidRPr="00024D5D">
              <w:rPr>
                <w:rFonts w:cs="Arial"/>
              </w:rPr>
              <w:t xml:space="preserve">Reference: </w:t>
            </w:r>
            <w:r w:rsidRPr="00024D5D">
              <w:rPr>
                <w:rFonts w:eastAsiaTheme="minorEastAsia" w:cs="Arial"/>
              </w:rPr>
              <w:t>CARB, Emissions Estimation Methodology for Ocean Going Vessels, May 2011</w:t>
            </w:r>
          </w:p>
        </w:tc>
      </w:tr>
      <w:tr w:rsidR="003A5FE8" w:rsidRPr="00024D5D" w14:paraId="19A32205"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1FE" w14:textId="77777777" w:rsidR="003A5FE8" w:rsidRPr="00024D5D" w:rsidRDefault="003A5FE8" w:rsidP="003A5FE8">
            <w:pPr>
              <w:pStyle w:val="Tabletext"/>
              <w:jc w:val="both"/>
              <w:rPr>
                <w:rFonts w:cs="Arial"/>
              </w:rPr>
            </w:pPr>
            <w:r w:rsidRPr="00024D5D">
              <w:rPr>
                <w:rFonts w:cs="Arial"/>
                <w:i/>
              </w:rPr>
              <w:lastRenderedPageBreak/>
              <w:t>Time</w:t>
            </w:r>
            <w:r w:rsidRPr="00024D5D">
              <w:rPr>
                <w:rFonts w:cs="Arial"/>
                <w:i/>
                <w:vertAlign w:val="subscript"/>
              </w:rPr>
              <w:t>om</w:t>
            </w:r>
          </w:p>
        </w:tc>
        <w:tc>
          <w:tcPr>
            <w:tcW w:w="2070" w:type="dxa"/>
            <w:tcBorders>
              <w:top w:val="single" w:sz="4" w:space="0" w:color="D9D9D9" w:themeColor="background1" w:themeShade="D9"/>
              <w:bottom w:val="single" w:sz="4" w:space="0" w:color="D9D9D9" w:themeColor="background1" w:themeShade="D9"/>
            </w:tcBorders>
          </w:tcPr>
          <w:p w14:paraId="19A321FF" w14:textId="77777777" w:rsidR="003A5FE8" w:rsidRPr="00024D5D" w:rsidRDefault="003A5FE8" w:rsidP="003A5FE8">
            <w:pPr>
              <w:pStyle w:val="Tabletext"/>
              <w:jc w:val="both"/>
              <w:rPr>
                <w:rFonts w:cs="Arial"/>
              </w:rPr>
            </w:pPr>
            <w:r w:rsidRPr="00024D5D">
              <w:rPr>
                <w:rFonts w:cs="Arial"/>
              </w:rPr>
              <w:t>Duration in operating mode, hours</w:t>
            </w:r>
          </w:p>
        </w:tc>
        <w:tc>
          <w:tcPr>
            <w:tcW w:w="7100" w:type="dxa"/>
            <w:tcBorders>
              <w:top w:val="single" w:sz="4" w:space="0" w:color="D9D9D9" w:themeColor="background1" w:themeShade="D9"/>
              <w:bottom w:val="single" w:sz="4" w:space="0" w:color="D9D9D9" w:themeColor="background1" w:themeShade="D9"/>
            </w:tcBorders>
          </w:tcPr>
          <w:p w14:paraId="19A32200" w14:textId="77777777" w:rsidR="003A5FE8" w:rsidRPr="00024D5D" w:rsidRDefault="00000000" w:rsidP="003A5FE8">
            <w:pPr>
              <w:pStyle w:val="Tabletext"/>
              <w:jc w:val="both"/>
              <w:rPr>
                <w:rFonts w:cs="Arial"/>
              </w:rPr>
            </w:pPr>
            <m:oMathPara>
              <m:oMathParaPr>
                <m:jc m:val="left"/>
              </m:oMathParaPr>
              <m:oMath>
                <m:sSub>
                  <m:sSubPr>
                    <m:ctrlPr>
                      <w:rPr>
                        <w:rFonts w:ascii="Cambria Math" w:hAnsi="Cambria Math" w:cs="Arial"/>
                        <w:i/>
                      </w:rPr>
                    </m:ctrlPr>
                  </m:sSubPr>
                  <m:e>
                    <m:r>
                      <w:rPr>
                        <w:rFonts w:ascii="Cambria Math" w:hAnsi="Cambria Math" w:cs="Arial"/>
                      </w:rPr>
                      <m:t>Time</m:t>
                    </m:r>
                  </m:e>
                  <m:sub>
                    <m:r>
                      <w:rPr>
                        <w:rFonts w:ascii="Cambria Math" w:hAnsi="Cambria Math" w:cs="Arial"/>
                      </w:rPr>
                      <m:t>om</m:t>
                    </m:r>
                  </m:sub>
                </m:sSub>
                <m:r>
                  <w:rPr>
                    <w:rFonts w:ascii="Cambria Math" w:hAnsi="Cambria Math" w:cs="Arial"/>
                  </w:rPr>
                  <m:t xml:space="preserve">= </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Distance</m:t>
                        </m:r>
                      </m:e>
                      <m:sub>
                        <m:r>
                          <w:rPr>
                            <w:rFonts w:ascii="Cambria Math" w:hAnsi="Cambria Math" w:cs="Arial"/>
                          </w:rPr>
                          <m:t>om</m:t>
                        </m:r>
                      </m:sub>
                    </m:sSub>
                  </m:num>
                  <m:den>
                    <m:sSub>
                      <m:sSubPr>
                        <m:ctrlPr>
                          <w:rPr>
                            <w:rFonts w:ascii="Cambria Math" w:hAnsi="Cambria Math" w:cs="Arial"/>
                            <w:i/>
                          </w:rPr>
                        </m:ctrlPr>
                      </m:sSubPr>
                      <m:e>
                        <m:r>
                          <w:rPr>
                            <w:rFonts w:ascii="Cambria Math" w:hAnsi="Cambria Math" w:cs="Arial"/>
                          </w:rPr>
                          <m:t>AS</m:t>
                        </m:r>
                      </m:e>
                      <m:sub>
                        <m:r>
                          <w:rPr>
                            <w:rFonts w:ascii="Cambria Math" w:hAnsi="Cambria Math" w:cs="Arial"/>
                          </w:rPr>
                          <m:t>om</m:t>
                        </m:r>
                      </m:sub>
                    </m:sSub>
                  </m:den>
                </m:f>
              </m:oMath>
            </m:oMathPara>
          </w:p>
          <w:p w14:paraId="19A32201" w14:textId="77777777" w:rsidR="003A5FE8" w:rsidRPr="00024D5D" w:rsidRDefault="003A5FE8" w:rsidP="003A5FE8">
            <w:pPr>
              <w:pStyle w:val="Tabletext"/>
              <w:jc w:val="both"/>
              <w:rPr>
                <w:rFonts w:cs="Arial"/>
              </w:rPr>
            </w:pPr>
            <w:r w:rsidRPr="00024D5D">
              <w:rPr>
                <w:rFonts w:cs="Arial"/>
                <w:i/>
              </w:rPr>
              <w:t>Distance</w:t>
            </w:r>
            <w:r w:rsidRPr="00024D5D">
              <w:rPr>
                <w:rFonts w:cs="Arial"/>
                <w:i/>
                <w:vertAlign w:val="subscript"/>
              </w:rPr>
              <w:t>om</w:t>
            </w:r>
            <w:r w:rsidRPr="00024D5D">
              <w:rPr>
                <w:rFonts w:cs="Arial"/>
                <w:i/>
              </w:rPr>
              <w:t xml:space="preserve"> </w:t>
            </w:r>
            <w:r w:rsidRPr="00024D5D">
              <w:rPr>
                <w:rFonts w:cs="Arial"/>
              </w:rPr>
              <w:t>is the distance travelled by the vessel by operating mode in nautical miles.</w:t>
            </w:r>
          </w:p>
          <w:p w14:paraId="19A32202" w14:textId="77777777" w:rsidR="003A5FE8" w:rsidRPr="00024D5D" w:rsidRDefault="003A5FE8" w:rsidP="003A5FE8">
            <w:pPr>
              <w:pStyle w:val="Tabletext"/>
              <w:jc w:val="both"/>
              <w:rPr>
                <w:rFonts w:cs="Arial"/>
              </w:rPr>
            </w:pPr>
            <w:r w:rsidRPr="00024D5D">
              <w:rPr>
                <w:rFonts w:cs="Arial"/>
              </w:rPr>
              <w:t>Reference</w:t>
            </w:r>
            <w:r w:rsidRPr="00024D5D">
              <w:rPr>
                <w:rFonts w:eastAsiaTheme="minorEastAsia" w:cs="Arial"/>
              </w:rPr>
              <w:t>: Pilot Guidebook provided by Tesoro, Distances from the Sea Buoy, pg 76</w:t>
            </w:r>
          </w:p>
          <w:p w14:paraId="19A32203" w14:textId="77777777" w:rsidR="003A5FE8" w:rsidRPr="00024D5D" w:rsidRDefault="003A5FE8" w:rsidP="003A5FE8">
            <w:pPr>
              <w:pStyle w:val="Tabletext"/>
              <w:jc w:val="both"/>
              <w:rPr>
                <w:rFonts w:cs="Arial"/>
              </w:rPr>
            </w:pPr>
            <w:r w:rsidRPr="00024D5D">
              <w:rPr>
                <w:rFonts w:cs="Arial"/>
              </w:rPr>
              <w:t>Docking and undocking activities at Wharf take 15 minutes each. Hoteling time is equal to the vessel departure time subtracted by the vessel arrival time.</w:t>
            </w:r>
          </w:p>
          <w:p w14:paraId="19A32204" w14:textId="77777777" w:rsidR="003A5FE8" w:rsidRPr="00024D5D" w:rsidRDefault="003A5FE8" w:rsidP="003A5FE8">
            <w:pPr>
              <w:pStyle w:val="Tabletext"/>
              <w:jc w:val="both"/>
              <w:rPr>
                <w:rFonts w:cs="Arial"/>
              </w:rPr>
            </w:pPr>
            <w:r w:rsidRPr="00024D5D">
              <w:rPr>
                <w:rFonts w:cs="Arial"/>
              </w:rPr>
              <w:t xml:space="preserve">Reference: </w:t>
            </w:r>
            <w:r w:rsidRPr="00024D5D">
              <w:rPr>
                <w:rFonts w:eastAsiaTheme="minorEastAsia" w:cs="Arial"/>
              </w:rPr>
              <w:t>SF Bay Area Seaports Air Emissions Inventory, Port of Richmond 2005 Emissions Inventory, June 2010</w:t>
            </w:r>
          </w:p>
        </w:tc>
      </w:tr>
      <w:tr w:rsidR="003A5FE8" w:rsidRPr="00024D5D" w14:paraId="19A3220B"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06" w14:textId="77777777" w:rsidR="003A5FE8" w:rsidRPr="00024D5D" w:rsidRDefault="003A5FE8" w:rsidP="003A5FE8">
            <w:pPr>
              <w:pStyle w:val="Tabletext"/>
              <w:jc w:val="both"/>
              <w:rPr>
                <w:rFonts w:cs="Arial"/>
                <w:i/>
              </w:rPr>
            </w:pPr>
            <w:r w:rsidRPr="00024D5D">
              <w:rPr>
                <w:rFonts w:cs="Arial"/>
                <w:i/>
              </w:rPr>
              <w:t>F</w:t>
            </w:r>
          </w:p>
        </w:tc>
        <w:tc>
          <w:tcPr>
            <w:tcW w:w="2070" w:type="dxa"/>
            <w:tcBorders>
              <w:top w:val="single" w:sz="4" w:space="0" w:color="D9D9D9" w:themeColor="background1" w:themeShade="D9"/>
              <w:bottom w:val="single" w:sz="4" w:space="0" w:color="D9D9D9" w:themeColor="background1" w:themeShade="D9"/>
            </w:tcBorders>
          </w:tcPr>
          <w:p w14:paraId="19A32207" w14:textId="77777777" w:rsidR="003A5FE8" w:rsidRPr="00024D5D" w:rsidRDefault="003A5FE8" w:rsidP="003A5FE8">
            <w:pPr>
              <w:pStyle w:val="Tabletext"/>
              <w:jc w:val="both"/>
              <w:rPr>
                <w:rFonts w:cs="Arial"/>
              </w:rPr>
            </w:pPr>
            <w:r w:rsidRPr="00024D5D">
              <w:rPr>
                <w:rFonts w:cs="Arial"/>
              </w:rPr>
              <w:t>Fuel type</w:t>
            </w:r>
          </w:p>
        </w:tc>
        <w:tc>
          <w:tcPr>
            <w:tcW w:w="7100" w:type="dxa"/>
            <w:tcBorders>
              <w:top w:val="single" w:sz="4" w:space="0" w:color="D9D9D9" w:themeColor="background1" w:themeShade="D9"/>
              <w:bottom w:val="single" w:sz="4" w:space="0" w:color="D9D9D9" w:themeColor="background1" w:themeShade="D9"/>
            </w:tcBorders>
          </w:tcPr>
          <w:p w14:paraId="19A32208" w14:textId="77777777" w:rsidR="003A5FE8" w:rsidRPr="00024D5D" w:rsidRDefault="003A5FE8" w:rsidP="003A5FE8">
            <w:pPr>
              <w:pStyle w:val="Tabletext"/>
              <w:jc w:val="both"/>
              <w:rPr>
                <w:rFonts w:cs="Arial"/>
              </w:rPr>
            </w:pPr>
            <w:r w:rsidRPr="00024D5D">
              <w:rPr>
                <w:rFonts w:cs="Arial"/>
              </w:rPr>
              <w:t xml:space="preserve">Applicable fuel types for tanker ship main engines include 2.7% sulfur heavy fuel oil [HFO], 0.5% sulfur marine diesel oil [MDO]/marine gas oil [MGO], and 0.1% sulfur MDO/MGO. MDO is assumed to be used in the engines. Since July 1, 2009, sulfur content for ocean-going vessels was reduced to 0.5% sulfur for MDO. Since January 1, 2014, sulfur content for ocean-going vessels has been reduced to 0.1% sulfur for MDO. No heavy fuel oil is used. </w:t>
            </w:r>
          </w:p>
          <w:p w14:paraId="19A32209" w14:textId="77777777" w:rsidR="003A5FE8" w:rsidRPr="00024D5D" w:rsidRDefault="003A5FE8" w:rsidP="003A5FE8">
            <w:pPr>
              <w:pStyle w:val="Tabletext"/>
              <w:jc w:val="both"/>
              <w:rPr>
                <w:rFonts w:cs="Arial"/>
              </w:rPr>
            </w:pPr>
            <w:r w:rsidRPr="00024D5D">
              <w:rPr>
                <w:rFonts w:cs="Arial"/>
              </w:rPr>
              <w:t>Emissions factors are converted from 2.7% sulfur content heavy fuel oil to 0.5% and 0.1% sulfur content marine diesel oil using the fuel correction factors in the following equation:</w:t>
            </w:r>
          </w:p>
          <w:p w14:paraId="19A3220A" w14:textId="77777777" w:rsidR="003A5FE8" w:rsidRPr="00024D5D" w:rsidRDefault="00000000" w:rsidP="003A5FE8">
            <w:pPr>
              <w:pStyle w:val="Tabletext"/>
              <w:jc w:val="both"/>
              <w:rPr>
                <w:rFonts w:cs="Arial"/>
              </w:rPr>
            </w:pPr>
            <m:oMathPara>
              <m:oMathParaPr>
                <m:jc m:val="left"/>
              </m:oMathParaPr>
              <m:oMath>
                <m:sSub>
                  <m:sSubPr>
                    <m:ctrlPr>
                      <w:rPr>
                        <w:rFonts w:ascii="Cambria Math" w:hAnsi="Cambria Math" w:cs="Arial"/>
                        <w:i/>
                      </w:rPr>
                    </m:ctrlPr>
                  </m:sSubPr>
                  <m:e>
                    <m:r>
                      <w:rPr>
                        <w:rFonts w:ascii="Cambria Math" w:hAnsi="Cambria Math" w:cs="Arial"/>
                      </w:rPr>
                      <m:t>EF</m:t>
                    </m:r>
                  </m:e>
                  <m:sub>
                    <m:r>
                      <w:rPr>
                        <w:rFonts w:ascii="Cambria Math" w:hAnsi="Cambria Math" w:cs="Arial"/>
                      </w:rPr>
                      <m:t>p, T, S,MY, x% MDO</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EF</m:t>
                    </m:r>
                  </m:e>
                  <m:sub>
                    <m:r>
                      <w:rPr>
                        <w:rFonts w:ascii="Cambria Math" w:hAnsi="Cambria Math" w:cs="Arial"/>
                      </w:rPr>
                      <m:t xml:space="preserve">p, T, S,MY, 2.7% HFO </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FCF</m:t>
                    </m:r>
                  </m:e>
                  <m:sub>
                    <m:r>
                      <w:rPr>
                        <w:rFonts w:ascii="Cambria Math" w:hAnsi="Cambria Math" w:cs="Arial"/>
                      </w:rPr>
                      <m:t>x % MDO</m:t>
                    </m:r>
                  </m:sub>
                </m:sSub>
              </m:oMath>
            </m:oMathPara>
          </w:p>
        </w:tc>
      </w:tr>
      <w:tr w:rsidR="003A5FE8" w:rsidRPr="00024D5D" w14:paraId="19A3220F"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0C" w14:textId="77777777" w:rsidR="003A5FE8" w:rsidRPr="00024D5D" w:rsidRDefault="003A5FE8" w:rsidP="003A5FE8">
            <w:pPr>
              <w:pStyle w:val="Tabletext"/>
              <w:jc w:val="both"/>
              <w:rPr>
                <w:rFonts w:cs="Arial"/>
                <w:i/>
              </w:rPr>
            </w:pPr>
            <w:r w:rsidRPr="00024D5D">
              <w:rPr>
                <w:rFonts w:cs="Arial"/>
                <w:i/>
              </w:rPr>
              <w:t>om</w:t>
            </w:r>
          </w:p>
        </w:tc>
        <w:tc>
          <w:tcPr>
            <w:tcW w:w="2070" w:type="dxa"/>
            <w:tcBorders>
              <w:top w:val="single" w:sz="4" w:space="0" w:color="D9D9D9" w:themeColor="background1" w:themeShade="D9"/>
              <w:bottom w:val="single" w:sz="4" w:space="0" w:color="D9D9D9" w:themeColor="background1" w:themeShade="D9"/>
            </w:tcBorders>
          </w:tcPr>
          <w:p w14:paraId="19A3220D" w14:textId="77777777" w:rsidR="003A5FE8" w:rsidRPr="00024D5D" w:rsidRDefault="003A5FE8" w:rsidP="003A5FE8">
            <w:pPr>
              <w:pStyle w:val="Tabletext"/>
              <w:jc w:val="both"/>
              <w:rPr>
                <w:rFonts w:cs="Arial"/>
              </w:rPr>
            </w:pPr>
            <w:r w:rsidRPr="00024D5D">
              <w:rPr>
                <w:rFonts w:cs="Arial"/>
              </w:rPr>
              <w:t>Operating mode</w:t>
            </w:r>
          </w:p>
        </w:tc>
        <w:tc>
          <w:tcPr>
            <w:tcW w:w="7100" w:type="dxa"/>
            <w:tcBorders>
              <w:top w:val="single" w:sz="4" w:space="0" w:color="D9D9D9" w:themeColor="background1" w:themeShade="D9"/>
              <w:bottom w:val="single" w:sz="4" w:space="0" w:color="D9D9D9" w:themeColor="background1" w:themeShade="D9"/>
            </w:tcBorders>
          </w:tcPr>
          <w:p w14:paraId="19A3220E" w14:textId="77777777" w:rsidR="003A5FE8" w:rsidRPr="00024D5D" w:rsidRDefault="003A5FE8" w:rsidP="003A5FE8">
            <w:pPr>
              <w:pStyle w:val="Tabletext"/>
              <w:jc w:val="both"/>
              <w:rPr>
                <w:rFonts w:cs="Arial"/>
              </w:rPr>
            </w:pPr>
            <w:r w:rsidRPr="00024D5D">
              <w:rPr>
                <w:rFonts w:cs="Arial"/>
              </w:rPr>
              <w:t>Tanker ships have cruise, maneuvering, and hoteling operating modes. Main engines are assumed to be operated in cruise, slow cruise in RSZ, and maneuvering operating modes.</w:t>
            </w:r>
          </w:p>
        </w:tc>
      </w:tr>
      <w:tr w:rsidR="003A5FE8" w:rsidRPr="00024D5D" w14:paraId="19A32214"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10" w14:textId="77777777" w:rsidR="003A5FE8" w:rsidRPr="00024D5D" w:rsidRDefault="003A5FE8" w:rsidP="003A5FE8">
            <w:pPr>
              <w:pStyle w:val="Tabletext"/>
              <w:jc w:val="both"/>
              <w:rPr>
                <w:rFonts w:cs="Arial"/>
                <w:i/>
              </w:rPr>
            </w:pPr>
            <w:r w:rsidRPr="00024D5D">
              <w:rPr>
                <w:rFonts w:cs="Arial"/>
                <w:i/>
              </w:rPr>
              <w:t>SF</w:t>
            </w:r>
          </w:p>
        </w:tc>
        <w:tc>
          <w:tcPr>
            <w:tcW w:w="2070" w:type="dxa"/>
            <w:tcBorders>
              <w:top w:val="single" w:sz="4" w:space="0" w:color="D9D9D9" w:themeColor="background1" w:themeShade="D9"/>
              <w:bottom w:val="single" w:sz="4" w:space="0" w:color="D9D9D9" w:themeColor="background1" w:themeShade="D9"/>
            </w:tcBorders>
          </w:tcPr>
          <w:p w14:paraId="19A32211" w14:textId="77777777" w:rsidR="003A5FE8" w:rsidRPr="00024D5D" w:rsidRDefault="003A5FE8" w:rsidP="003A5FE8">
            <w:pPr>
              <w:pStyle w:val="Tabletext"/>
              <w:jc w:val="both"/>
              <w:rPr>
                <w:rFonts w:cs="Arial"/>
              </w:rPr>
            </w:pPr>
            <w:r w:rsidRPr="00024D5D">
              <w:rPr>
                <w:rFonts w:cs="Arial"/>
              </w:rPr>
              <w:t>Shared emissions factor</w:t>
            </w:r>
          </w:p>
        </w:tc>
        <w:tc>
          <w:tcPr>
            <w:tcW w:w="7100" w:type="dxa"/>
            <w:tcBorders>
              <w:top w:val="single" w:sz="4" w:space="0" w:color="D9D9D9" w:themeColor="background1" w:themeShade="D9"/>
              <w:bottom w:val="single" w:sz="4" w:space="0" w:color="D9D9D9" w:themeColor="background1" w:themeShade="D9"/>
            </w:tcBorders>
          </w:tcPr>
          <w:p w14:paraId="19A32212" w14:textId="77777777" w:rsidR="003A5FE8" w:rsidRPr="00024D5D" w:rsidRDefault="003A5FE8" w:rsidP="003A5FE8">
            <w:pPr>
              <w:pStyle w:val="Tabletext"/>
              <w:jc w:val="both"/>
              <w:rPr>
                <w:rFonts w:cs="Arial"/>
              </w:rPr>
            </w:pPr>
            <w:r w:rsidRPr="00024D5D">
              <w:rPr>
                <w:rFonts w:cs="Arial"/>
              </w:rPr>
              <w:t>Ocean going vessels may service multiple refineries. If an ocean going vessel services multiple refineries, the emissions attributed to transit is apportioned evenly to all the refineries that are serviced by the ocean going vessel. The emissions attributed to at-berth activities (maneuvering, hoteling, etc.) during the ship call are not considered shared.</w:t>
            </w:r>
          </w:p>
          <w:p w14:paraId="19A32213" w14:textId="77777777" w:rsidR="003A5FE8" w:rsidRPr="00024D5D" w:rsidRDefault="003A5FE8" w:rsidP="003A5FE8">
            <w:pPr>
              <w:pStyle w:val="Tabletext"/>
              <w:jc w:val="both"/>
              <w:rPr>
                <w:rFonts w:cs="Arial"/>
              </w:rPr>
            </w:pPr>
            <w:r w:rsidRPr="00024D5D">
              <w:rPr>
                <w:rFonts w:cs="Arial"/>
              </w:rPr>
              <w:t>Data from the Marine Exchange of the San Francisco Bay Region (SFMX) was used for information on ship calls.</w:t>
            </w:r>
          </w:p>
        </w:tc>
      </w:tr>
      <w:tr w:rsidR="003A5FE8" w:rsidRPr="00024D5D" w14:paraId="19A32216" w14:textId="77777777" w:rsidTr="003A5FE8">
        <w:trPr>
          <w:cantSplit/>
          <w:jc w:val="center"/>
        </w:trPr>
        <w:tc>
          <w:tcPr>
            <w:tcW w:w="10268" w:type="dxa"/>
            <w:gridSpan w:val="3"/>
            <w:tcBorders>
              <w:top w:val="single" w:sz="4" w:space="0" w:color="auto"/>
              <w:bottom w:val="nil"/>
            </w:tcBorders>
          </w:tcPr>
          <w:p w14:paraId="19A32215" w14:textId="77777777" w:rsidR="003A5FE8" w:rsidRPr="00024D5D" w:rsidRDefault="003A5FE8" w:rsidP="003A5FE8">
            <w:pPr>
              <w:pStyle w:val="Tabletext"/>
              <w:jc w:val="both"/>
              <w:rPr>
                <w:rFonts w:cs="Arial"/>
              </w:rPr>
            </w:pPr>
          </w:p>
        </w:tc>
      </w:tr>
    </w:tbl>
    <w:p w14:paraId="19A32217" w14:textId="77777777" w:rsidR="003A5FE8" w:rsidRPr="00024D5D" w:rsidRDefault="003A5FE8" w:rsidP="003A5FE8">
      <w:pPr>
        <w:pStyle w:val="12space"/>
        <w:spacing w:after="120"/>
        <w:jc w:val="both"/>
        <w:rPr>
          <w:rFonts w:ascii="Arial" w:hAnsi="Arial" w:cs="Arial"/>
        </w:rPr>
      </w:pPr>
    </w:p>
    <w:p w14:paraId="19A32218" w14:textId="77777777" w:rsidR="003A5FE8" w:rsidRPr="00024D5D" w:rsidRDefault="003A5FE8" w:rsidP="00BE2FD5">
      <w:pPr>
        <w:pStyle w:val="Heading4"/>
        <w:numPr>
          <w:ilvl w:val="0"/>
          <w:numId w:val="23"/>
        </w:numPr>
        <w:jc w:val="both"/>
        <w:rPr>
          <w:rFonts w:ascii="Arial" w:hAnsi="Arial" w:cs="Arial"/>
        </w:rPr>
      </w:pPr>
      <w:r w:rsidRPr="00024D5D">
        <w:rPr>
          <w:rFonts w:ascii="Arial" w:hAnsi="Arial" w:cs="Arial"/>
        </w:rPr>
        <w:t>Emissions from Tanker Auxiliary Engines</w:t>
      </w:r>
    </w:p>
    <w:p w14:paraId="19A32219" w14:textId="77777777" w:rsidR="0085115E" w:rsidRDefault="0085115E" w:rsidP="003A5FE8">
      <w:pPr>
        <w:pStyle w:val="12space"/>
        <w:jc w:val="both"/>
        <w:rPr>
          <w:rFonts w:ascii="Arial" w:hAnsi="Arial" w:cs="Arial"/>
        </w:rPr>
      </w:pPr>
    </w:p>
    <w:p w14:paraId="19A3221A" w14:textId="77777777" w:rsidR="003A5FE8" w:rsidRPr="00024D5D" w:rsidRDefault="003A5FE8" w:rsidP="003A5FE8">
      <w:pPr>
        <w:pStyle w:val="12space"/>
        <w:jc w:val="both"/>
        <w:rPr>
          <w:rFonts w:ascii="Arial" w:hAnsi="Arial" w:cs="Arial"/>
        </w:rPr>
      </w:pPr>
      <w:r w:rsidRPr="00024D5D">
        <w:rPr>
          <w:rFonts w:ascii="Arial" w:hAnsi="Arial" w:cs="Arial"/>
        </w:rPr>
        <w:t xml:space="preserve">The following equation is used to estimate emissions of a specific pollutant </w:t>
      </w:r>
      <w:r w:rsidRPr="00024D5D">
        <w:rPr>
          <w:rFonts w:ascii="Arial" w:hAnsi="Arial" w:cs="Arial"/>
          <w:i/>
        </w:rPr>
        <w:t>p</w:t>
      </w:r>
      <w:r w:rsidRPr="00024D5D">
        <w:rPr>
          <w:rFonts w:ascii="Arial" w:hAnsi="Arial" w:cs="Arial"/>
        </w:rPr>
        <w:t>, in grams, from tanker auxiliary engines:</w:t>
      </w:r>
    </w:p>
    <w:p w14:paraId="19A3221B" w14:textId="77777777" w:rsidR="003A5FE8" w:rsidRPr="00024D5D" w:rsidRDefault="00000000" w:rsidP="003A5FE8">
      <w:pPr>
        <w:pStyle w:val="12space"/>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 xml:space="preserve">p </m:t>
              </m:r>
            </m:sub>
          </m:sSub>
          <m:r>
            <w:rPr>
              <w:rFonts w:ascii="Cambria Math" w:hAnsi="Cambria Math" w:cs="Arial"/>
            </w:rPr>
            <m:t>=</m:t>
          </m:r>
          <m:sSub>
            <m:sSubPr>
              <m:ctrlPr>
                <w:rPr>
                  <w:rFonts w:ascii="Cambria Math" w:hAnsi="Cambria Math" w:cs="Arial"/>
                  <w:i/>
                </w:rPr>
              </m:ctrlPr>
            </m:sSubPr>
            <m:e>
              <m:r>
                <w:rPr>
                  <w:rFonts w:ascii="Cambria Math" w:hAnsi="Cambria Math" w:cs="Arial"/>
                </w:rPr>
                <m:t>EF</m:t>
              </m:r>
            </m:e>
            <m:sub>
              <m:r>
                <w:rPr>
                  <w:rFonts w:ascii="Cambria Math" w:hAnsi="Cambria Math" w:cs="Arial"/>
                </w:rPr>
                <m:t>p, T, S,MY, F</m:t>
              </m:r>
            </m:sub>
          </m:sSub>
          <m:r>
            <w:rPr>
              <w:rFonts w:ascii="Cambria Math" w:hAnsi="Cambria Math" w:cs="Arial"/>
            </w:rPr>
            <m:t>×MCR ×</m:t>
          </m:r>
          <m:sSub>
            <m:sSubPr>
              <m:ctrlPr>
                <w:rPr>
                  <w:rFonts w:ascii="Cambria Math" w:hAnsi="Cambria Math" w:cs="Arial"/>
                  <w:i/>
                </w:rPr>
              </m:ctrlPr>
            </m:sSubPr>
            <m:e>
              <m:r>
                <w:rPr>
                  <w:rFonts w:ascii="Cambria Math" w:hAnsi="Cambria Math" w:cs="Arial"/>
                </w:rPr>
                <m:t>LF</m:t>
              </m:r>
            </m:e>
            <m:sub>
              <m:r>
                <w:rPr>
                  <w:rFonts w:ascii="Cambria Math" w:hAnsi="Cambria Math" w:cs="Arial"/>
                </w:rPr>
                <m:t>om</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Time</m:t>
              </m:r>
            </m:e>
            <m:sub>
              <m:r>
                <w:rPr>
                  <w:rFonts w:ascii="Cambria Math" w:hAnsi="Cambria Math" w:cs="Arial"/>
                </w:rPr>
                <m:t>om</m:t>
              </m:r>
            </m:sub>
          </m:sSub>
          <m:r>
            <w:rPr>
              <w:rFonts w:ascii="Cambria Math" w:hAnsi="Cambria Math" w:cs="Arial"/>
            </w:rPr>
            <m:t xml:space="preserve"> ×SF</m:t>
          </m:r>
        </m:oMath>
      </m:oMathPara>
    </w:p>
    <w:p w14:paraId="19A3221C" w14:textId="77777777" w:rsidR="003A5FE8" w:rsidRPr="00024D5D" w:rsidRDefault="003A5FE8" w:rsidP="003A5FE8">
      <w:pPr>
        <w:pStyle w:val="12space"/>
        <w:jc w:val="both"/>
        <w:rPr>
          <w:rFonts w:ascii="Arial" w:eastAsiaTheme="minorEastAsia" w:hAnsi="Arial" w:cs="Arial"/>
        </w:rPr>
      </w:pPr>
      <w:r w:rsidRPr="00024D5D">
        <w:rPr>
          <w:rFonts w:ascii="Arial" w:eastAsiaTheme="minorEastAsia" w:hAnsi="Arial" w:cs="Arial"/>
          <w:b/>
          <w:i/>
        </w:rPr>
        <w:t>Table 6</w:t>
      </w:r>
      <w:r w:rsidRPr="00024D5D">
        <w:rPr>
          <w:rFonts w:ascii="Arial" w:eastAsiaTheme="minorEastAsia" w:hAnsi="Arial" w:cs="Arial"/>
        </w:rPr>
        <w:t xml:space="preserve"> </w:t>
      </w:r>
      <w:r w:rsidRPr="00024D5D">
        <w:rPr>
          <w:rFonts w:ascii="Arial" w:hAnsi="Arial" w:cs="Arial"/>
        </w:rPr>
        <w:t xml:space="preserve">summarizes the parameters, inputs, default assumptions used, and references </w:t>
      </w:r>
      <w:r w:rsidRPr="00024D5D">
        <w:rPr>
          <w:rFonts w:ascii="Arial" w:eastAsiaTheme="minorEastAsia" w:hAnsi="Arial" w:cs="Arial"/>
        </w:rPr>
        <w:t xml:space="preserve">for estimating emissions from tanker auxiliary engines. </w:t>
      </w:r>
    </w:p>
    <w:p w14:paraId="19A3221D" w14:textId="77777777" w:rsidR="003A5FE8" w:rsidRPr="00024D5D" w:rsidRDefault="003A5FE8" w:rsidP="003A5FE8">
      <w:pPr>
        <w:pStyle w:val="TableNoTitle"/>
        <w:jc w:val="left"/>
        <w:rPr>
          <w:rFonts w:cs="Arial"/>
        </w:rPr>
      </w:pPr>
      <w:r w:rsidRPr="00024D5D">
        <w:rPr>
          <w:rFonts w:cs="Arial"/>
        </w:rPr>
        <w:t xml:space="preserve">Table 6. </w:t>
      </w:r>
      <w:r w:rsidRPr="00024D5D">
        <w:rPr>
          <w:rFonts w:cs="Arial"/>
        </w:rPr>
        <w:br/>
        <w:t>Tanker Auxiliary Engine Emissions Calculations Parameters, Data Inputs, Assumptions, and Applicable References</w:t>
      </w:r>
    </w:p>
    <w:tbl>
      <w:tblPr>
        <w:tblW w:w="5000" w:type="pct"/>
        <w:jc w:val="center"/>
        <w:tblBorders>
          <w:top w:val="single" w:sz="4" w:space="0" w:color="auto"/>
          <w:bottom w:val="single" w:sz="4" w:space="0" w:color="auto"/>
          <w:insideH w:val="single" w:sz="12" w:space="0" w:color="auto"/>
        </w:tblBorders>
        <w:tblLook w:val="04A0" w:firstRow="1" w:lastRow="0" w:firstColumn="1" w:lastColumn="0" w:noHBand="0" w:noVBand="1"/>
      </w:tblPr>
      <w:tblGrid>
        <w:gridCol w:w="1073"/>
        <w:gridCol w:w="1823"/>
        <w:gridCol w:w="5960"/>
      </w:tblGrid>
      <w:tr w:rsidR="003A5FE8" w:rsidRPr="00024D5D" w14:paraId="19A32221" w14:textId="77777777" w:rsidTr="003A5FE8">
        <w:trPr>
          <w:cantSplit/>
          <w:tblHeader/>
          <w:jc w:val="center"/>
        </w:trPr>
        <w:tc>
          <w:tcPr>
            <w:tcW w:w="1098" w:type="dxa"/>
            <w:tcBorders>
              <w:top w:val="single" w:sz="4" w:space="0" w:color="auto"/>
              <w:bottom w:val="single" w:sz="12" w:space="0" w:color="auto"/>
            </w:tcBorders>
            <w:vAlign w:val="center"/>
          </w:tcPr>
          <w:p w14:paraId="19A3221E" w14:textId="77777777" w:rsidR="003A5FE8" w:rsidRPr="00024D5D" w:rsidRDefault="003A5FE8" w:rsidP="003A5FE8">
            <w:pPr>
              <w:pStyle w:val="Tablecolumnheading"/>
              <w:jc w:val="both"/>
              <w:rPr>
                <w:rFonts w:cs="Arial"/>
              </w:rPr>
            </w:pPr>
            <w:r w:rsidRPr="00024D5D">
              <w:rPr>
                <w:rFonts w:cs="Arial"/>
              </w:rPr>
              <w:t>Parameter</w:t>
            </w:r>
          </w:p>
        </w:tc>
        <w:tc>
          <w:tcPr>
            <w:tcW w:w="2070" w:type="dxa"/>
            <w:tcBorders>
              <w:top w:val="single" w:sz="4" w:space="0" w:color="auto"/>
              <w:bottom w:val="single" w:sz="12" w:space="0" w:color="auto"/>
            </w:tcBorders>
          </w:tcPr>
          <w:p w14:paraId="19A3221F" w14:textId="77777777" w:rsidR="003A5FE8" w:rsidRPr="00024D5D" w:rsidRDefault="003A5FE8" w:rsidP="003A5FE8">
            <w:pPr>
              <w:pStyle w:val="Tablecolumnheading"/>
              <w:jc w:val="both"/>
              <w:rPr>
                <w:rFonts w:cs="Arial"/>
              </w:rPr>
            </w:pPr>
            <w:r w:rsidRPr="00024D5D">
              <w:rPr>
                <w:rFonts w:cs="Arial"/>
              </w:rPr>
              <w:t>Description</w:t>
            </w:r>
          </w:p>
        </w:tc>
        <w:tc>
          <w:tcPr>
            <w:tcW w:w="7100" w:type="dxa"/>
            <w:tcBorders>
              <w:top w:val="single" w:sz="4" w:space="0" w:color="auto"/>
              <w:bottom w:val="single" w:sz="12" w:space="0" w:color="auto"/>
            </w:tcBorders>
          </w:tcPr>
          <w:p w14:paraId="19A32220" w14:textId="77777777" w:rsidR="003A5FE8" w:rsidRPr="00024D5D" w:rsidRDefault="003A5FE8" w:rsidP="003A5FE8">
            <w:pPr>
              <w:pStyle w:val="Tablecolumnheading"/>
              <w:jc w:val="both"/>
              <w:rPr>
                <w:rFonts w:cs="Arial"/>
              </w:rPr>
            </w:pPr>
            <w:r w:rsidRPr="00024D5D">
              <w:rPr>
                <w:rFonts w:cs="Arial"/>
              </w:rPr>
              <w:t>Data Inputs, Assumptions, and Applicable References</w:t>
            </w:r>
          </w:p>
        </w:tc>
      </w:tr>
      <w:tr w:rsidR="003A5FE8" w:rsidRPr="00024D5D" w14:paraId="19A32225" w14:textId="77777777" w:rsidTr="003A5FE8">
        <w:trPr>
          <w:cantSplit/>
          <w:jc w:val="center"/>
        </w:trPr>
        <w:tc>
          <w:tcPr>
            <w:tcW w:w="1098" w:type="dxa"/>
            <w:tcBorders>
              <w:top w:val="single" w:sz="12" w:space="0" w:color="auto"/>
              <w:bottom w:val="single" w:sz="4" w:space="0" w:color="D9D9D9" w:themeColor="background1" w:themeShade="D9"/>
            </w:tcBorders>
          </w:tcPr>
          <w:p w14:paraId="19A32222" w14:textId="77777777" w:rsidR="003A5FE8" w:rsidRPr="00024D5D" w:rsidRDefault="003A5FE8" w:rsidP="003A5FE8">
            <w:pPr>
              <w:pStyle w:val="Tabletext"/>
              <w:jc w:val="both"/>
              <w:rPr>
                <w:rFonts w:cs="Arial"/>
              </w:rPr>
            </w:pPr>
            <w:r w:rsidRPr="00024D5D">
              <w:rPr>
                <w:rFonts w:cs="Arial"/>
                <w:i/>
              </w:rPr>
              <w:t>T</w:t>
            </w:r>
          </w:p>
        </w:tc>
        <w:tc>
          <w:tcPr>
            <w:tcW w:w="2070" w:type="dxa"/>
            <w:tcBorders>
              <w:top w:val="single" w:sz="12" w:space="0" w:color="auto"/>
              <w:bottom w:val="single" w:sz="4" w:space="0" w:color="D9D9D9" w:themeColor="background1" w:themeShade="D9"/>
            </w:tcBorders>
          </w:tcPr>
          <w:p w14:paraId="19A32223" w14:textId="77777777" w:rsidR="003A5FE8" w:rsidRPr="00024D5D" w:rsidRDefault="003A5FE8" w:rsidP="003A5FE8">
            <w:pPr>
              <w:pStyle w:val="Tabletext"/>
              <w:jc w:val="both"/>
              <w:rPr>
                <w:rFonts w:cs="Arial"/>
              </w:rPr>
            </w:pPr>
            <w:r w:rsidRPr="00024D5D">
              <w:rPr>
                <w:rFonts w:cs="Arial"/>
              </w:rPr>
              <w:t>Engine type</w:t>
            </w:r>
          </w:p>
        </w:tc>
        <w:tc>
          <w:tcPr>
            <w:tcW w:w="7100" w:type="dxa"/>
            <w:tcBorders>
              <w:top w:val="single" w:sz="12" w:space="0" w:color="auto"/>
              <w:bottom w:val="single" w:sz="4" w:space="0" w:color="D9D9D9" w:themeColor="background1" w:themeShade="D9"/>
            </w:tcBorders>
          </w:tcPr>
          <w:p w14:paraId="19A32224" w14:textId="77777777" w:rsidR="003A5FE8" w:rsidRPr="00024D5D" w:rsidRDefault="003A5FE8" w:rsidP="003A5FE8">
            <w:pPr>
              <w:pStyle w:val="Tabletext"/>
              <w:jc w:val="both"/>
              <w:rPr>
                <w:rFonts w:cs="Arial"/>
              </w:rPr>
            </w:pPr>
            <w:r w:rsidRPr="00024D5D">
              <w:rPr>
                <w:rFonts w:cs="Arial"/>
              </w:rPr>
              <w:t>If data is not available, motor diesel engine type is assumed.</w:t>
            </w:r>
          </w:p>
        </w:tc>
      </w:tr>
      <w:tr w:rsidR="003A5FE8" w:rsidRPr="00024D5D" w14:paraId="19A32229"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26" w14:textId="77777777" w:rsidR="003A5FE8" w:rsidRPr="00024D5D" w:rsidRDefault="003A5FE8" w:rsidP="003A5FE8">
            <w:pPr>
              <w:pStyle w:val="Tabletext"/>
              <w:jc w:val="both"/>
              <w:rPr>
                <w:rFonts w:cs="Arial"/>
                <w:i/>
              </w:rPr>
            </w:pPr>
            <w:r w:rsidRPr="00024D5D">
              <w:rPr>
                <w:rFonts w:cs="Arial"/>
                <w:i/>
              </w:rPr>
              <w:lastRenderedPageBreak/>
              <w:t>EF</w:t>
            </w:r>
            <w:r w:rsidRPr="00024D5D">
              <w:rPr>
                <w:rFonts w:cs="Arial"/>
                <w:i/>
              </w:rPr>
              <w:softHyphen/>
            </w:r>
            <w:r w:rsidRPr="00024D5D">
              <w:rPr>
                <w:rFonts w:cs="Arial"/>
                <w:i/>
                <w:vertAlign w:val="subscript"/>
              </w:rPr>
              <w:t>p, T, S, MY, F</w:t>
            </w:r>
          </w:p>
        </w:tc>
        <w:tc>
          <w:tcPr>
            <w:tcW w:w="2070" w:type="dxa"/>
            <w:tcBorders>
              <w:top w:val="single" w:sz="4" w:space="0" w:color="D9D9D9" w:themeColor="background1" w:themeShade="D9"/>
              <w:bottom w:val="single" w:sz="4" w:space="0" w:color="D9D9D9" w:themeColor="background1" w:themeShade="D9"/>
            </w:tcBorders>
          </w:tcPr>
          <w:p w14:paraId="19A32227" w14:textId="77777777" w:rsidR="003A5FE8" w:rsidRPr="00024D5D" w:rsidRDefault="003A5FE8" w:rsidP="003A5FE8">
            <w:pPr>
              <w:pStyle w:val="Tabletext"/>
              <w:jc w:val="both"/>
              <w:rPr>
                <w:rFonts w:cs="Arial"/>
              </w:rPr>
            </w:pPr>
            <w:r w:rsidRPr="00024D5D">
              <w:rPr>
                <w:rFonts w:cs="Arial"/>
              </w:rPr>
              <w:t>Emission factor, g/kW-hr</w:t>
            </w:r>
          </w:p>
        </w:tc>
        <w:tc>
          <w:tcPr>
            <w:tcW w:w="7100" w:type="dxa"/>
            <w:tcBorders>
              <w:top w:val="single" w:sz="4" w:space="0" w:color="D9D9D9" w:themeColor="background1" w:themeShade="D9"/>
              <w:bottom w:val="single" w:sz="4" w:space="0" w:color="D9D9D9" w:themeColor="background1" w:themeShade="D9"/>
            </w:tcBorders>
          </w:tcPr>
          <w:p w14:paraId="19A32228" w14:textId="77777777" w:rsidR="003A5FE8" w:rsidRPr="00024D5D" w:rsidRDefault="003A5FE8" w:rsidP="003A5FE8">
            <w:pPr>
              <w:pStyle w:val="Tabletext"/>
              <w:jc w:val="both"/>
              <w:rPr>
                <w:rFonts w:cs="Arial"/>
              </w:rPr>
            </w:pPr>
            <w:r w:rsidRPr="00024D5D">
              <w:rPr>
                <w:rFonts w:cs="Arial"/>
              </w:rPr>
              <w:t xml:space="preserve">Reference: All emission factors for motor engines obtained from California ARB, May 2011, Appendix D, Emissions Estimation Methodology for Ocean-Going Vessels, Tables II-8. </w:t>
            </w:r>
          </w:p>
        </w:tc>
      </w:tr>
      <w:tr w:rsidR="003A5FE8" w:rsidRPr="00024D5D" w14:paraId="19A3222D"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2A" w14:textId="77777777" w:rsidR="003A5FE8" w:rsidRPr="00024D5D" w:rsidRDefault="003A5FE8" w:rsidP="003A5FE8">
            <w:pPr>
              <w:pStyle w:val="Tabletext"/>
              <w:jc w:val="both"/>
              <w:rPr>
                <w:rFonts w:cs="Arial"/>
                <w:i/>
              </w:rPr>
            </w:pPr>
            <w:r w:rsidRPr="00024D5D">
              <w:rPr>
                <w:rFonts w:cs="Arial"/>
                <w:i/>
              </w:rPr>
              <w:t>p</w:t>
            </w:r>
          </w:p>
        </w:tc>
        <w:tc>
          <w:tcPr>
            <w:tcW w:w="2070" w:type="dxa"/>
            <w:tcBorders>
              <w:top w:val="single" w:sz="4" w:space="0" w:color="D9D9D9" w:themeColor="background1" w:themeShade="D9"/>
              <w:bottom w:val="single" w:sz="4" w:space="0" w:color="D9D9D9" w:themeColor="background1" w:themeShade="D9"/>
            </w:tcBorders>
          </w:tcPr>
          <w:p w14:paraId="19A3222B" w14:textId="77777777" w:rsidR="003A5FE8" w:rsidRPr="00024D5D" w:rsidRDefault="003A5FE8" w:rsidP="003A5FE8">
            <w:pPr>
              <w:pStyle w:val="Tabletext"/>
              <w:jc w:val="both"/>
              <w:rPr>
                <w:rFonts w:cs="Arial"/>
              </w:rPr>
            </w:pPr>
            <w:r w:rsidRPr="00024D5D">
              <w:rPr>
                <w:rFonts w:cs="Arial"/>
              </w:rPr>
              <w:t>Pollutant</w:t>
            </w:r>
          </w:p>
        </w:tc>
        <w:tc>
          <w:tcPr>
            <w:tcW w:w="7100" w:type="dxa"/>
            <w:tcBorders>
              <w:top w:val="single" w:sz="4" w:space="0" w:color="D9D9D9" w:themeColor="background1" w:themeShade="D9"/>
              <w:bottom w:val="single" w:sz="4" w:space="0" w:color="D9D9D9" w:themeColor="background1" w:themeShade="D9"/>
            </w:tcBorders>
          </w:tcPr>
          <w:p w14:paraId="19A3222C" w14:textId="77777777" w:rsidR="003A5FE8" w:rsidRPr="00024D5D" w:rsidRDefault="003A5FE8" w:rsidP="003A5FE8">
            <w:pPr>
              <w:pStyle w:val="Tabletext"/>
              <w:jc w:val="both"/>
              <w:rPr>
                <w:rFonts w:cs="Arial"/>
              </w:rPr>
            </w:pPr>
            <w:r w:rsidRPr="00024D5D">
              <w:rPr>
                <w:rFonts w:cs="Arial"/>
              </w:rPr>
              <w:t>NO</w:t>
            </w:r>
            <w:r w:rsidRPr="00024D5D">
              <w:rPr>
                <w:rFonts w:cs="Arial"/>
                <w:vertAlign w:val="subscript"/>
              </w:rPr>
              <w:t>X</w:t>
            </w:r>
            <w:r w:rsidRPr="00024D5D">
              <w:rPr>
                <w:rFonts w:cs="Arial"/>
              </w:rPr>
              <w:t>, CO, VOC, PM</w:t>
            </w:r>
            <w:r w:rsidRPr="00024D5D">
              <w:rPr>
                <w:rFonts w:cs="Arial"/>
                <w:vertAlign w:val="subscript"/>
              </w:rPr>
              <w:t>10</w:t>
            </w:r>
            <w:r w:rsidRPr="00024D5D">
              <w:rPr>
                <w:rFonts w:cs="Arial"/>
              </w:rPr>
              <w:t>, PM</w:t>
            </w:r>
            <w:r w:rsidRPr="00024D5D">
              <w:rPr>
                <w:rFonts w:cs="Arial"/>
                <w:vertAlign w:val="subscript"/>
              </w:rPr>
              <w:t>2.5</w:t>
            </w:r>
            <w:r w:rsidRPr="00024D5D">
              <w:rPr>
                <w:rFonts w:cs="Arial"/>
              </w:rPr>
              <w:t>, SO</w:t>
            </w:r>
            <w:r w:rsidRPr="00024D5D">
              <w:rPr>
                <w:rFonts w:cs="Arial"/>
                <w:vertAlign w:val="subscript"/>
              </w:rPr>
              <w:t>2</w:t>
            </w:r>
          </w:p>
        </w:tc>
      </w:tr>
      <w:tr w:rsidR="003A5FE8" w:rsidRPr="00024D5D" w14:paraId="19A32231"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2E" w14:textId="77777777" w:rsidR="003A5FE8" w:rsidRPr="00024D5D" w:rsidRDefault="003A5FE8" w:rsidP="003A5FE8">
            <w:pPr>
              <w:pStyle w:val="Tabletext"/>
              <w:jc w:val="both"/>
              <w:rPr>
                <w:rFonts w:cs="Arial"/>
              </w:rPr>
            </w:pPr>
            <w:r w:rsidRPr="00024D5D">
              <w:rPr>
                <w:rFonts w:cs="Arial"/>
                <w:i/>
              </w:rPr>
              <w:t>S</w:t>
            </w:r>
          </w:p>
        </w:tc>
        <w:tc>
          <w:tcPr>
            <w:tcW w:w="2070" w:type="dxa"/>
            <w:tcBorders>
              <w:top w:val="single" w:sz="4" w:space="0" w:color="D9D9D9" w:themeColor="background1" w:themeShade="D9"/>
              <w:bottom w:val="single" w:sz="4" w:space="0" w:color="D9D9D9" w:themeColor="background1" w:themeShade="D9"/>
            </w:tcBorders>
          </w:tcPr>
          <w:p w14:paraId="19A3222F" w14:textId="77777777" w:rsidR="003A5FE8" w:rsidRPr="00024D5D" w:rsidRDefault="003A5FE8" w:rsidP="003A5FE8">
            <w:pPr>
              <w:pStyle w:val="Tabletext"/>
              <w:jc w:val="both"/>
              <w:rPr>
                <w:rFonts w:cs="Arial"/>
              </w:rPr>
            </w:pPr>
            <w:r w:rsidRPr="00024D5D">
              <w:rPr>
                <w:rFonts w:cs="Arial"/>
              </w:rPr>
              <w:t>Engine speed, rpm</w:t>
            </w:r>
          </w:p>
        </w:tc>
        <w:tc>
          <w:tcPr>
            <w:tcW w:w="7100" w:type="dxa"/>
            <w:tcBorders>
              <w:top w:val="single" w:sz="4" w:space="0" w:color="D9D9D9" w:themeColor="background1" w:themeShade="D9"/>
              <w:bottom w:val="single" w:sz="4" w:space="0" w:color="D9D9D9" w:themeColor="background1" w:themeShade="D9"/>
            </w:tcBorders>
          </w:tcPr>
          <w:p w14:paraId="19A32230" w14:textId="77777777" w:rsidR="003A5FE8" w:rsidRPr="00024D5D" w:rsidRDefault="003A5FE8" w:rsidP="003A5FE8">
            <w:pPr>
              <w:pStyle w:val="Tabletext"/>
              <w:jc w:val="both"/>
              <w:rPr>
                <w:rFonts w:cs="Arial"/>
              </w:rPr>
            </w:pPr>
            <w:r w:rsidRPr="00024D5D">
              <w:rPr>
                <w:rFonts w:cs="Arial"/>
              </w:rPr>
              <w:t>Engine speed of 900 rpm assumed.</w:t>
            </w:r>
          </w:p>
        </w:tc>
      </w:tr>
      <w:tr w:rsidR="003A5FE8" w:rsidRPr="00024D5D" w14:paraId="19A32235"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32" w14:textId="77777777" w:rsidR="003A5FE8" w:rsidRPr="00024D5D" w:rsidRDefault="003A5FE8" w:rsidP="003A5FE8">
            <w:pPr>
              <w:pStyle w:val="Tabletext"/>
              <w:jc w:val="both"/>
              <w:rPr>
                <w:rFonts w:cs="Arial"/>
              </w:rPr>
            </w:pPr>
            <w:r w:rsidRPr="00024D5D">
              <w:rPr>
                <w:rFonts w:cs="Arial"/>
                <w:i/>
              </w:rPr>
              <w:t>MY</w:t>
            </w:r>
          </w:p>
        </w:tc>
        <w:tc>
          <w:tcPr>
            <w:tcW w:w="2070" w:type="dxa"/>
            <w:tcBorders>
              <w:top w:val="single" w:sz="4" w:space="0" w:color="D9D9D9" w:themeColor="background1" w:themeShade="D9"/>
              <w:bottom w:val="single" w:sz="4" w:space="0" w:color="D9D9D9" w:themeColor="background1" w:themeShade="D9"/>
            </w:tcBorders>
          </w:tcPr>
          <w:p w14:paraId="19A32233" w14:textId="77777777" w:rsidR="003A5FE8" w:rsidRPr="00024D5D" w:rsidRDefault="003A5FE8" w:rsidP="003A5FE8">
            <w:pPr>
              <w:pStyle w:val="Tabletext"/>
              <w:jc w:val="both"/>
              <w:rPr>
                <w:rFonts w:cs="Arial"/>
              </w:rPr>
            </w:pPr>
            <w:r w:rsidRPr="00024D5D">
              <w:rPr>
                <w:rFonts w:cs="Arial"/>
              </w:rPr>
              <w:t>Engine model year</w:t>
            </w:r>
          </w:p>
        </w:tc>
        <w:tc>
          <w:tcPr>
            <w:tcW w:w="7100" w:type="dxa"/>
            <w:tcBorders>
              <w:top w:val="single" w:sz="4" w:space="0" w:color="D9D9D9" w:themeColor="background1" w:themeShade="D9"/>
              <w:bottom w:val="single" w:sz="4" w:space="0" w:color="D9D9D9" w:themeColor="background1" w:themeShade="D9"/>
            </w:tcBorders>
          </w:tcPr>
          <w:p w14:paraId="19A32234" w14:textId="77777777" w:rsidR="003A5FE8" w:rsidRPr="00024D5D" w:rsidRDefault="003A5FE8" w:rsidP="003A5FE8">
            <w:pPr>
              <w:pStyle w:val="Tabletext"/>
              <w:jc w:val="both"/>
              <w:rPr>
                <w:rFonts w:cs="Arial"/>
              </w:rPr>
            </w:pPr>
            <w:r w:rsidRPr="00024D5D">
              <w:rPr>
                <w:rFonts w:cs="Arial"/>
              </w:rPr>
              <w:t>If vessel-specific engine data is not available, model year is assumed to be equal to ship built year.</w:t>
            </w:r>
          </w:p>
        </w:tc>
      </w:tr>
      <w:tr w:rsidR="003A5FE8" w:rsidRPr="00024D5D" w14:paraId="19A3223B"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36" w14:textId="77777777" w:rsidR="003A5FE8" w:rsidRPr="00024D5D" w:rsidRDefault="003A5FE8" w:rsidP="003A5FE8">
            <w:pPr>
              <w:pStyle w:val="Tabletext"/>
              <w:jc w:val="both"/>
              <w:rPr>
                <w:rFonts w:cs="Arial"/>
              </w:rPr>
            </w:pPr>
            <w:r w:rsidRPr="00024D5D">
              <w:rPr>
                <w:rFonts w:cs="Arial"/>
                <w:i/>
              </w:rPr>
              <w:t>MCR</w:t>
            </w:r>
          </w:p>
        </w:tc>
        <w:tc>
          <w:tcPr>
            <w:tcW w:w="2070" w:type="dxa"/>
            <w:tcBorders>
              <w:top w:val="single" w:sz="4" w:space="0" w:color="D9D9D9" w:themeColor="background1" w:themeShade="D9"/>
              <w:bottom w:val="single" w:sz="4" w:space="0" w:color="D9D9D9" w:themeColor="background1" w:themeShade="D9"/>
            </w:tcBorders>
          </w:tcPr>
          <w:p w14:paraId="19A32237" w14:textId="77777777" w:rsidR="003A5FE8" w:rsidRPr="00024D5D" w:rsidRDefault="003A5FE8" w:rsidP="003A5FE8">
            <w:pPr>
              <w:pStyle w:val="Tabletext"/>
              <w:jc w:val="both"/>
              <w:rPr>
                <w:rFonts w:cs="Arial"/>
              </w:rPr>
            </w:pPr>
            <w:r w:rsidRPr="00024D5D">
              <w:rPr>
                <w:rFonts w:cs="Arial"/>
              </w:rPr>
              <w:t>Maximum continuous rating (max power) of the engine, kW</w:t>
            </w:r>
          </w:p>
        </w:tc>
        <w:tc>
          <w:tcPr>
            <w:tcW w:w="7100" w:type="dxa"/>
            <w:tcBorders>
              <w:top w:val="single" w:sz="4" w:space="0" w:color="D9D9D9" w:themeColor="background1" w:themeShade="D9"/>
              <w:bottom w:val="single" w:sz="4" w:space="0" w:color="D9D9D9" w:themeColor="background1" w:themeShade="D9"/>
            </w:tcBorders>
          </w:tcPr>
          <w:p w14:paraId="19A32238" w14:textId="77777777" w:rsidR="003A5FE8" w:rsidRPr="00024D5D" w:rsidRDefault="003A5FE8" w:rsidP="003A5FE8">
            <w:pPr>
              <w:pStyle w:val="Tabletext"/>
              <w:jc w:val="both"/>
              <w:rPr>
                <w:rFonts w:cs="Arial"/>
              </w:rPr>
            </w:pPr>
            <w:r w:rsidRPr="00024D5D">
              <w:rPr>
                <w:rFonts w:cs="Arial"/>
              </w:rPr>
              <w:t>If tanker-specific kW is not known, maximum continuous rating based on ship’s maximum continuous rating of the main engine, based on equation below:</w:t>
            </w:r>
          </w:p>
          <w:p w14:paraId="19A32239" w14:textId="77777777" w:rsidR="003A5FE8" w:rsidRPr="00024D5D" w:rsidRDefault="003A5FE8" w:rsidP="003A5FE8">
            <w:pPr>
              <w:pStyle w:val="Tabletext"/>
              <w:jc w:val="both"/>
              <w:rPr>
                <w:rFonts w:cs="Arial"/>
              </w:rPr>
            </w:pPr>
            <m:oMathPara>
              <m:oMathParaPr>
                <m:jc m:val="left"/>
              </m:oMathParaPr>
              <m:oMath>
                <m:r>
                  <w:rPr>
                    <w:rFonts w:ascii="Cambria Math" w:hAnsi="Cambria Math" w:cs="Arial"/>
                  </w:rPr>
                  <m:t>MCR</m:t>
                </m:r>
                <m:r>
                  <m:rPr>
                    <m:sty m:val="p"/>
                  </m:rPr>
                  <w:rPr>
                    <w:rFonts w:ascii="Cambria Math" w:hAnsi="Cambria Math" w:cs="Arial"/>
                  </w:rPr>
                  <m:t xml:space="preserve">, </m:t>
                </m:r>
                <m:r>
                  <w:rPr>
                    <w:rFonts w:ascii="Cambria Math" w:hAnsi="Cambria Math" w:cs="Arial"/>
                  </w:rPr>
                  <m:t>kW</m:t>
                </m:r>
                <m:r>
                  <m:rPr>
                    <m:sty m:val="p"/>
                  </m:rPr>
                  <w:rPr>
                    <w:rFonts w:ascii="Cambria Math" w:hAnsi="Cambria Math" w:cs="Arial"/>
                  </w:rPr>
                  <m:t>=0.211×</m:t>
                </m:r>
                <m:d>
                  <m:dPr>
                    <m:ctrlPr>
                      <w:rPr>
                        <w:rFonts w:ascii="Cambria Math" w:hAnsi="Cambria Math" w:cs="Arial"/>
                      </w:rPr>
                    </m:ctrlPr>
                  </m:dPr>
                  <m:e>
                    <m:r>
                      <w:rPr>
                        <w:rFonts w:ascii="Cambria Math" w:hAnsi="Cambria Math" w:cs="Arial"/>
                      </w:rPr>
                      <m:t>MCR</m:t>
                    </m:r>
                    <m:r>
                      <m:rPr>
                        <m:sty m:val="p"/>
                      </m:rPr>
                      <w:rPr>
                        <w:rFonts w:ascii="Cambria Math" w:hAnsi="Cambria Math" w:cs="Arial"/>
                      </w:rPr>
                      <m:t xml:space="preserve"> </m:t>
                    </m:r>
                    <m:r>
                      <w:rPr>
                        <w:rFonts w:ascii="Cambria Math" w:hAnsi="Cambria Math" w:cs="Arial"/>
                      </w:rPr>
                      <m:t>of</m:t>
                    </m:r>
                    <m:r>
                      <m:rPr>
                        <m:sty m:val="p"/>
                      </m:rPr>
                      <w:rPr>
                        <w:rFonts w:ascii="Cambria Math" w:hAnsi="Cambria Math" w:cs="Arial"/>
                      </w:rPr>
                      <m:t xml:space="preserve"> </m:t>
                    </m:r>
                    <m:r>
                      <w:rPr>
                        <w:rFonts w:ascii="Cambria Math" w:hAnsi="Cambria Math" w:cs="Arial"/>
                      </w:rPr>
                      <m:t>Main</m:t>
                    </m:r>
                    <m:r>
                      <m:rPr>
                        <m:sty m:val="p"/>
                      </m:rPr>
                      <w:rPr>
                        <w:rFonts w:ascii="Cambria Math" w:hAnsi="Cambria Math" w:cs="Arial"/>
                      </w:rPr>
                      <m:t xml:space="preserve"> </m:t>
                    </m:r>
                    <m:r>
                      <w:rPr>
                        <w:rFonts w:ascii="Cambria Math" w:hAnsi="Cambria Math" w:cs="Arial"/>
                      </w:rPr>
                      <m:t>Engine</m:t>
                    </m:r>
                  </m:e>
                </m:d>
              </m:oMath>
            </m:oMathPara>
          </w:p>
          <w:p w14:paraId="19A3223A" w14:textId="77777777" w:rsidR="003A5FE8" w:rsidRPr="00024D5D" w:rsidRDefault="003A5FE8" w:rsidP="003A5FE8">
            <w:pPr>
              <w:pStyle w:val="Tabletext"/>
              <w:jc w:val="both"/>
              <w:rPr>
                <w:rFonts w:cs="Arial"/>
              </w:rPr>
            </w:pPr>
            <w:r w:rsidRPr="00024D5D">
              <w:rPr>
                <w:rFonts w:eastAsiaTheme="minorEastAsia" w:cs="Arial"/>
              </w:rPr>
              <w:t>Reference: USEPA, Current Methodologies in Preparing Mobile Source Port-Related Emission Inventories, April 2009, Table 2-4.</w:t>
            </w:r>
          </w:p>
        </w:tc>
      </w:tr>
      <w:tr w:rsidR="003A5FE8" w:rsidRPr="00024D5D" w14:paraId="19A32254"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3C" w14:textId="77777777" w:rsidR="003A5FE8" w:rsidRPr="00024D5D" w:rsidRDefault="003A5FE8" w:rsidP="003A5FE8">
            <w:pPr>
              <w:pStyle w:val="Tabletext"/>
              <w:jc w:val="both"/>
              <w:rPr>
                <w:rFonts w:cs="Arial"/>
              </w:rPr>
            </w:pPr>
            <w:r w:rsidRPr="00024D5D">
              <w:rPr>
                <w:rFonts w:cs="Arial"/>
                <w:i/>
              </w:rPr>
              <w:t>LF</w:t>
            </w:r>
            <w:r w:rsidRPr="00024D5D">
              <w:rPr>
                <w:rFonts w:cs="Arial"/>
                <w:i/>
                <w:vertAlign w:val="subscript"/>
              </w:rPr>
              <w:t>om</w:t>
            </w:r>
          </w:p>
        </w:tc>
        <w:tc>
          <w:tcPr>
            <w:tcW w:w="2070" w:type="dxa"/>
            <w:tcBorders>
              <w:top w:val="single" w:sz="4" w:space="0" w:color="D9D9D9" w:themeColor="background1" w:themeShade="D9"/>
              <w:bottom w:val="single" w:sz="4" w:space="0" w:color="D9D9D9" w:themeColor="background1" w:themeShade="D9"/>
            </w:tcBorders>
          </w:tcPr>
          <w:p w14:paraId="19A3223D" w14:textId="77777777" w:rsidR="003A5FE8" w:rsidRPr="00024D5D" w:rsidRDefault="003A5FE8" w:rsidP="003A5FE8">
            <w:pPr>
              <w:pStyle w:val="Tabletext"/>
              <w:jc w:val="both"/>
              <w:rPr>
                <w:rFonts w:cs="Arial"/>
              </w:rPr>
            </w:pPr>
            <w:r w:rsidRPr="00024D5D">
              <w:rPr>
                <w:rFonts w:cs="Arial"/>
              </w:rPr>
              <w:t>Load factor of the engine by operating mode, %</w:t>
            </w:r>
          </w:p>
        </w:tc>
        <w:tc>
          <w:tcPr>
            <w:tcW w:w="7100" w:type="dxa"/>
            <w:tcBorders>
              <w:top w:val="single" w:sz="4" w:space="0" w:color="D9D9D9" w:themeColor="background1" w:themeShade="D9"/>
              <w:bottom w:val="single" w:sz="4" w:space="0" w:color="D9D9D9" w:themeColor="background1" w:themeShade="D9"/>
            </w:tcBorders>
          </w:tcPr>
          <w:p w14:paraId="19A3223E" w14:textId="77777777" w:rsidR="003A5FE8" w:rsidRPr="00024D5D" w:rsidRDefault="003A5FE8" w:rsidP="003A5FE8">
            <w:pPr>
              <w:pStyle w:val="Tabletext"/>
              <w:jc w:val="both"/>
              <w:rPr>
                <w:rFonts w:cs="Arial"/>
              </w:rPr>
            </w:pPr>
            <w:r w:rsidRPr="00024D5D">
              <w:rPr>
                <w:rFonts w:cs="Arial"/>
              </w:rPr>
              <w:t>Load factors are based on the values below:</w:t>
            </w:r>
          </w:p>
          <w:tbl>
            <w:tblPr>
              <w:tblW w:w="0" w:type="auto"/>
              <w:tblLook w:val="04A0" w:firstRow="1" w:lastRow="0" w:firstColumn="1" w:lastColumn="0" w:noHBand="0" w:noVBand="1"/>
            </w:tblPr>
            <w:tblGrid>
              <w:gridCol w:w="2695"/>
              <w:gridCol w:w="1547"/>
              <w:gridCol w:w="1502"/>
            </w:tblGrid>
            <w:tr w:rsidR="003A5FE8" w:rsidRPr="00024D5D" w14:paraId="19A32242" w14:textId="77777777" w:rsidTr="003A5FE8">
              <w:tc>
                <w:tcPr>
                  <w:tcW w:w="3217" w:type="dxa"/>
                </w:tcPr>
                <w:p w14:paraId="19A3223F" w14:textId="77777777" w:rsidR="003A5FE8" w:rsidRPr="00024D5D" w:rsidRDefault="003A5FE8" w:rsidP="003A5FE8">
                  <w:pPr>
                    <w:pStyle w:val="Tabletext"/>
                    <w:jc w:val="both"/>
                    <w:rPr>
                      <w:rFonts w:cs="Arial"/>
                    </w:rPr>
                  </w:pPr>
                  <w:r w:rsidRPr="00024D5D">
                    <w:rPr>
                      <w:rFonts w:cs="Arial"/>
                    </w:rPr>
                    <w:t>Operating Mode</w:t>
                  </w:r>
                </w:p>
              </w:tc>
              <w:tc>
                <w:tcPr>
                  <w:tcW w:w="1826" w:type="dxa"/>
                </w:tcPr>
                <w:p w14:paraId="19A32240" w14:textId="77777777" w:rsidR="003A5FE8" w:rsidRPr="00024D5D" w:rsidRDefault="003A5FE8" w:rsidP="003A5FE8">
                  <w:pPr>
                    <w:pStyle w:val="Tabletext"/>
                    <w:jc w:val="both"/>
                    <w:rPr>
                      <w:rFonts w:cs="Arial"/>
                    </w:rPr>
                  </w:pPr>
                  <w:r w:rsidRPr="00024D5D">
                    <w:rPr>
                      <w:rFonts w:cs="Arial"/>
                    </w:rPr>
                    <w:t>Tanker Ship</w:t>
                  </w:r>
                </w:p>
              </w:tc>
              <w:tc>
                <w:tcPr>
                  <w:tcW w:w="1826" w:type="dxa"/>
                </w:tcPr>
                <w:p w14:paraId="19A32241" w14:textId="77777777" w:rsidR="003A5FE8" w:rsidRPr="00024D5D" w:rsidRDefault="003A5FE8" w:rsidP="003A5FE8">
                  <w:pPr>
                    <w:pStyle w:val="Tabletext"/>
                    <w:jc w:val="both"/>
                    <w:rPr>
                      <w:rFonts w:cs="Arial"/>
                    </w:rPr>
                  </w:pPr>
                  <w:r w:rsidRPr="00024D5D">
                    <w:rPr>
                      <w:rFonts w:cs="Arial"/>
                    </w:rPr>
                    <w:t>ATB</w:t>
                  </w:r>
                </w:p>
              </w:tc>
            </w:tr>
            <w:tr w:rsidR="003A5FE8" w:rsidRPr="00024D5D" w14:paraId="19A32246" w14:textId="77777777" w:rsidTr="003A5FE8">
              <w:tc>
                <w:tcPr>
                  <w:tcW w:w="3217" w:type="dxa"/>
                </w:tcPr>
                <w:p w14:paraId="19A32243" w14:textId="77777777" w:rsidR="003A5FE8" w:rsidRPr="00024D5D" w:rsidRDefault="003A5FE8" w:rsidP="003A5FE8">
                  <w:pPr>
                    <w:pStyle w:val="Tabletext"/>
                    <w:jc w:val="both"/>
                    <w:rPr>
                      <w:rFonts w:cs="Arial"/>
                    </w:rPr>
                  </w:pPr>
                  <w:r w:rsidRPr="00024D5D">
                    <w:rPr>
                      <w:rFonts w:cs="Arial"/>
                    </w:rPr>
                    <w:t>Cruise</w:t>
                  </w:r>
                </w:p>
              </w:tc>
              <w:tc>
                <w:tcPr>
                  <w:tcW w:w="1826" w:type="dxa"/>
                </w:tcPr>
                <w:p w14:paraId="19A32244" w14:textId="77777777" w:rsidR="003A5FE8" w:rsidRPr="00024D5D" w:rsidRDefault="003A5FE8" w:rsidP="003A5FE8">
                  <w:pPr>
                    <w:pStyle w:val="Tabletext"/>
                    <w:jc w:val="both"/>
                    <w:rPr>
                      <w:rFonts w:cs="Arial"/>
                    </w:rPr>
                  </w:pPr>
                  <w:r w:rsidRPr="00024D5D">
                    <w:rPr>
                      <w:rFonts w:cs="Arial"/>
                    </w:rPr>
                    <w:t>24%</w:t>
                  </w:r>
                </w:p>
              </w:tc>
              <w:tc>
                <w:tcPr>
                  <w:tcW w:w="1826" w:type="dxa"/>
                </w:tcPr>
                <w:p w14:paraId="19A32245" w14:textId="77777777" w:rsidR="003A5FE8" w:rsidRPr="00024D5D" w:rsidRDefault="003A5FE8" w:rsidP="003A5FE8">
                  <w:pPr>
                    <w:pStyle w:val="Tabletext"/>
                    <w:jc w:val="both"/>
                    <w:rPr>
                      <w:rFonts w:cs="Arial"/>
                    </w:rPr>
                  </w:pPr>
                  <w:r w:rsidRPr="00024D5D">
                    <w:rPr>
                      <w:rFonts w:cs="Arial"/>
                    </w:rPr>
                    <w:t>17%</w:t>
                  </w:r>
                </w:p>
              </w:tc>
            </w:tr>
            <w:tr w:rsidR="003A5FE8" w:rsidRPr="00024D5D" w14:paraId="19A3224A" w14:textId="77777777" w:rsidTr="003A5FE8">
              <w:tc>
                <w:tcPr>
                  <w:tcW w:w="3217" w:type="dxa"/>
                </w:tcPr>
                <w:p w14:paraId="19A32247" w14:textId="77777777" w:rsidR="003A5FE8" w:rsidRPr="00024D5D" w:rsidRDefault="003A5FE8" w:rsidP="003A5FE8">
                  <w:pPr>
                    <w:pStyle w:val="Tabletext"/>
                    <w:jc w:val="both"/>
                    <w:rPr>
                      <w:rFonts w:cs="Arial"/>
                    </w:rPr>
                  </w:pPr>
                  <w:r w:rsidRPr="00024D5D">
                    <w:rPr>
                      <w:rFonts w:cs="Arial"/>
                    </w:rPr>
                    <w:t>Reduced Speed Zone (RSZ) Transit</w:t>
                  </w:r>
                </w:p>
              </w:tc>
              <w:tc>
                <w:tcPr>
                  <w:tcW w:w="1826" w:type="dxa"/>
                </w:tcPr>
                <w:p w14:paraId="19A32248" w14:textId="77777777" w:rsidR="003A5FE8" w:rsidRPr="00024D5D" w:rsidRDefault="003A5FE8" w:rsidP="003A5FE8">
                  <w:pPr>
                    <w:pStyle w:val="Tabletext"/>
                    <w:jc w:val="both"/>
                    <w:rPr>
                      <w:rFonts w:cs="Arial"/>
                    </w:rPr>
                  </w:pPr>
                  <w:r w:rsidRPr="00024D5D">
                    <w:rPr>
                      <w:rFonts w:cs="Arial"/>
                    </w:rPr>
                    <w:t>28%</w:t>
                  </w:r>
                </w:p>
              </w:tc>
              <w:tc>
                <w:tcPr>
                  <w:tcW w:w="1826" w:type="dxa"/>
                </w:tcPr>
                <w:p w14:paraId="19A32249" w14:textId="77777777" w:rsidR="003A5FE8" w:rsidRPr="00024D5D" w:rsidRDefault="003A5FE8" w:rsidP="003A5FE8">
                  <w:pPr>
                    <w:pStyle w:val="Tabletext"/>
                    <w:jc w:val="both"/>
                    <w:rPr>
                      <w:rFonts w:cs="Arial"/>
                    </w:rPr>
                  </w:pPr>
                  <w:r w:rsidRPr="00024D5D">
                    <w:rPr>
                      <w:rFonts w:cs="Arial"/>
                    </w:rPr>
                    <w:t>27%</w:t>
                  </w:r>
                </w:p>
              </w:tc>
            </w:tr>
            <w:tr w:rsidR="003A5FE8" w:rsidRPr="00024D5D" w14:paraId="19A3224E" w14:textId="77777777" w:rsidTr="003A5FE8">
              <w:tc>
                <w:tcPr>
                  <w:tcW w:w="3217" w:type="dxa"/>
                </w:tcPr>
                <w:p w14:paraId="19A3224B" w14:textId="77777777" w:rsidR="003A5FE8" w:rsidRPr="00024D5D" w:rsidRDefault="003A5FE8" w:rsidP="003A5FE8">
                  <w:pPr>
                    <w:pStyle w:val="Tabletext"/>
                    <w:jc w:val="both"/>
                    <w:rPr>
                      <w:rFonts w:cs="Arial"/>
                    </w:rPr>
                  </w:pPr>
                  <w:r w:rsidRPr="00024D5D">
                    <w:rPr>
                      <w:rFonts w:cs="Arial"/>
                    </w:rPr>
                    <w:t>Maneuvering</w:t>
                  </w:r>
                </w:p>
              </w:tc>
              <w:tc>
                <w:tcPr>
                  <w:tcW w:w="1826" w:type="dxa"/>
                </w:tcPr>
                <w:p w14:paraId="19A3224C" w14:textId="77777777" w:rsidR="003A5FE8" w:rsidRPr="00024D5D" w:rsidRDefault="003A5FE8" w:rsidP="003A5FE8">
                  <w:pPr>
                    <w:pStyle w:val="Tabletext"/>
                    <w:jc w:val="both"/>
                    <w:rPr>
                      <w:rFonts w:cs="Arial"/>
                    </w:rPr>
                  </w:pPr>
                  <w:r w:rsidRPr="00024D5D">
                    <w:rPr>
                      <w:rFonts w:cs="Arial"/>
                    </w:rPr>
                    <w:t>33%</w:t>
                  </w:r>
                </w:p>
              </w:tc>
              <w:tc>
                <w:tcPr>
                  <w:tcW w:w="1826" w:type="dxa"/>
                </w:tcPr>
                <w:p w14:paraId="19A3224D" w14:textId="77777777" w:rsidR="003A5FE8" w:rsidRPr="00024D5D" w:rsidRDefault="003A5FE8" w:rsidP="003A5FE8">
                  <w:pPr>
                    <w:pStyle w:val="Tabletext"/>
                    <w:jc w:val="both"/>
                    <w:rPr>
                      <w:rFonts w:cs="Arial"/>
                    </w:rPr>
                  </w:pPr>
                  <w:r w:rsidRPr="00024D5D">
                    <w:rPr>
                      <w:rFonts w:cs="Arial"/>
                    </w:rPr>
                    <w:t>45%</w:t>
                  </w:r>
                </w:p>
              </w:tc>
            </w:tr>
            <w:tr w:rsidR="003A5FE8" w:rsidRPr="00024D5D" w14:paraId="19A32252" w14:textId="77777777" w:rsidTr="003A5FE8">
              <w:tc>
                <w:tcPr>
                  <w:tcW w:w="3217" w:type="dxa"/>
                </w:tcPr>
                <w:p w14:paraId="19A3224F" w14:textId="77777777" w:rsidR="003A5FE8" w:rsidRPr="00024D5D" w:rsidRDefault="003A5FE8" w:rsidP="003A5FE8">
                  <w:pPr>
                    <w:pStyle w:val="Tabletext"/>
                    <w:jc w:val="both"/>
                    <w:rPr>
                      <w:rFonts w:cs="Arial"/>
                    </w:rPr>
                  </w:pPr>
                  <w:r w:rsidRPr="00024D5D">
                    <w:rPr>
                      <w:rFonts w:cs="Arial"/>
                    </w:rPr>
                    <w:t>Hoteling</w:t>
                  </w:r>
                </w:p>
              </w:tc>
              <w:tc>
                <w:tcPr>
                  <w:tcW w:w="1826" w:type="dxa"/>
                </w:tcPr>
                <w:p w14:paraId="19A32250" w14:textId="77777777" w:rsidR="003A5FE8" w:rsidRPr="00024D5D" w:rsidRDefault="003A5FE8" w:rsidP="003A5FE8">
                  <w:pPr>
                    <w:pStyle w:val="Tabletext"/>
                    <w:jc w:val="both"/>
                    <w:rPr>
                      <w:rFonts w:cs="Arial"/>
                    </w:rPr>
                  </w:pPr>
                  <w:r w:rsidRPr="00024D5D">
                    <w:rPr>
                      <w:rFonts w:cs="Arial"/>
                    </w:rPr>
                    <w:t>26%</w:t>
                  </w:r>
                </w:p>
              </w:tc>
              <w:tc>
                <w:tcPr>
                  <w:tcW w:w="1826" w:type="dxa"/>
                </w:tcPr>
                <w:p w14:paraId="19A32251" w14:textId="77777777" w:rsidR="003A5FE8" w:rsidRPr="00024D5D" w:rsidRDefault="003A5FE8" w:rsidP="003A5FE8">
                  <w:pPr>
                    <w:pStyle w:val="Tabletext"/>
                    <w:jc w:val="both"/>
                    <w:rPr>
                      <w:rFonts w:cs="Arial"/>
                    </w:rPr>
                  </w:pPr>
                  <w:r w:rsidRPr="00024D5D">
                    <w:rPr>
                      <w:rFonts w:cs="Arial"/>
                    </w:rPr>
                    <w:t>22%</w:t>
                  </w:r>
                </w:p>
              </w:tc>
            </w:tr>
          </w:tbl>
          <w:p w14:paraId="19A32253" w14:textId="77777777" w:rsidR="003A5FE8" w:rsidRPr="00024D5D" w:rsidRDefault="003A5FE8" w:rsidP="003A5FE8">
            <w:pPr>
              <w:pStyle w:val="Tabletext"/>
              <w:jc w:val="both"/>
              <w:rPr>
                <w:rFonts w:cs="Arial"/>
              </w:rPr>
            </w:pPr>
            <w:r w:rsidRPr="00024D5D">
              <w:rPr>
                <w:rFonts w:cs="Arial"/>
              </w:rPr>
              <w:t>Reference: Current Methodologies in Preparing Mobile Source Port-Related Emission Inventories, US EPA, April 2009, Table 2-7</w:t>
            </w:r>
          </w:p>
        </w:tc>
      </w:tr>
      <w:tr w:rsidR="003A5FE8" w:rsidRPr="00024D5D" w14:paraId="19A32259"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55" w14:textId="77777777" w:rsidR="003A5FE8" w:rsidRPr="00024D5D" w:rsidRDefault="003A5FE8" w:rsidP="003A5FE8">
            <w:pPr>
              <w:pStyle w:val="Tabletext"/>
              <w:jc w:val="both"/>
              <w:rPr>
                <w:rFonts w:cs="Arial"/>
              </w:rPr>
            </w:pPr>
            <w:r w:rsidRPr="00024D5D">
              <w:rPr>
                <w:rFonts w:cs="Arial"/>
                <w:i/>
              </w:rPr>
              <w:t>Time</w:t>
            </w:r>
            <w:r w:rsidRPr="00024D5D">
              <w:rPr>
                <w:rFonts w:cs="Arial"/>
                <w:i/>
                <w:vertAlign w:val="subscript"/>
              </w:rPr>
              <w:t>om</w:t>
            </w:r>
          </w:p>
        </w:tc>
        <w:tc>
          <w:tcPr>
            <w:tcW w:w="2070" w:type="dxa"/>
            <w:tcBorders>
              <w:top w:val="single" w:sz="4" w:space="0" w:color="D9D9D9" w:themeColor="background1" w:themeShade="D9"/>
              <w:bottom w:val="single" w:sz="4" w:space="0" w:color="D9D9D9" w:themeColor="background1" w:themeShade="D9"/>
            </w:tcBorders>
          </w:tcPr>
          <w:p w14:paraId="19A32256" w14:textId="77777777" w:rsidR="003A5FE8" w:rsidRPr="00024D5D" w:rsidRDefault="003A5FE8" w:rsidP="003A5FE8">
            <w:pPr>
              <w:pStyle w:val="Tabletext"/>
              <w:jc w:val="both"/>
              <w:rPr>
                <w:rFonts w:cs="Arial"/>
              </w:rPr>
            </w:pPr>
            <w:r w:rsidRPr="00024D5D">
              <w:rPr>
                <w:rFonts w:cs="Arial"/>
              </w:rPr>
              <w:t>Duration in operating mode, hours</w:t>
            </w:r>
          </w:p>
        </w:tc>
        <w:tc>
          <w:tcPr>
            <w:tcW w:w="7100" w:type="dxa"/>
            <w:tcBorders>
              <w:top w:val="single" w:sz="4" w:space="0" w:color="D9D9D9" w:themeColor="background1" w:themeShade="D9"/>
              <w:bottom w:val="single" w:sz="4" w:space="0" w:color="D9D9D9" w:themeColor="background1" w:themeShade="D9"/>
            </w:tcBorders>
          </w:tcPr>
          <w:p w14:paraId="19A32257" w14:textId="77777777" w:rsidR="003A5FE8" w:rsidRPr="00024D5D" w:rsidRDefault="003A5FE8" w:rsidP="003A5FE8">
            <w:pPr>
              <w:pStyle w:val="Tabletext"/>
              <w:jc w:val="both"/>
              <w:rPr>
                <w:rFonts w:cs="Arial"/>
              </w:rPr>
            </w:pPr>
            <w:r w:rsidRPr="00024D5D">
              <w:rPr>
                <w:rFonts w:cs="Arial"/>
              </w:rPr>
              <w:t>Auxiliary engines are assumed to be running for the entire hoteling duration. Hoteling time is equal to the vessel departure time subtracted by the vessel arrival time.</w:t>
            </w:r>
          </w:p>
          <w:p w14:paraId="19A32258" w14:textId="77777777" w:rsidR="003A5FE8" w:rsidRPr="00024D5D" w:rsidRDefault="003A5FE8" w:rsidP="003A5FE8">
            <w:pPr>
              <w:pStyle w:val="Tabletext"/>
              <w:jc w:val="both"/>
              <w:rPr>
                <w:rFonts w:cs="Arial"/>
              </w:rPr>
            </w:pPr>
            <w:r w:rsidRPr="00024D5D">
              <w:rPr>
                <w:rFonts w:cs="Arial"/>
              </w:rPr>
              <w:t xml:space="preserve">Reference: </w:t>
            </w:r>
            <w:r w:rsidRPr="00024D5D">
              <w:rPr>
                <w:rFonts w:eastAsiaTheme="minorEastAsia" w:cs="Arial"/>
              </w:rPr>
              <w:t>SF Bay Area Seaports Air Emissions Inventory, Port of Richmond 2005 Emissions Inventory, June 2010</w:t>
            </w:r>
          </w:p>
        </w:tc>
      </w:tr>
      <w:tr w:rsidR="003A5FE8" w:rsidRPr="00024D5D" w14:paraId="19A3225F"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5A" w14:textId="77777777" w:rsidR="003A5FE8" w:rsidRPr="00024D5D" w:rsidRDefault="003A5FE8" w:rsidP="003A5FE8">
            <w:pPr>
              <w:pStyle w:val="Tabletext"/>
              <w:jc w:val="both"/>
              <w:rPr>
                <w:rFonts w:cs="Arial"/>
                <w:i/>
              </w:rPr>
            </w:pPr>
            <w:r w:rsidRPr="00024D5D">
              <w:rPr>
                <w:rFonts w:cs="Arial"/>
                <w:i/>
              </w:rPr>
              <w:t>F</w:t>
            </w:r>
          </w:p>
        </w:tc>
        <w:tc>
          <w:tcPr>
            <w:tcW w:w="2070" w:type="dxa"/>
            <w:tcBorders>
              <w:top w:val="single" w:sz="4" w:space="0" w:color="D9D9D9" w:themeColor="background1" w:themeShade="D9"/>
              <w:bottom w:val="single" w:sz="4" w:space="0" w:color="D9D9D9" w:themeColor="background1" w:themeShade="D9"/>
            </w:tcBorders>
          </w:tcPr>
          <w:p w14:paraId="19A3225B" w14:textId="77777777" w:rsidR="003A5FE8" w:rsidRPr="00024D5D" w:rsidRDefault="003A5FE8" w:rsidP="003A5FE8">
            <w:pPr>
              <w:pStyle w:val="Tabletext"/>
              <w:jc w:val="both"/>
              <w:rPr>
                <w:rFonts w:cs="Arial"/>
              </w:rPr>
            </w:pPr>
            <w:r w:rsidRPr="00024D5D">
              <w:rPr>
                <w:rFonts w:cs="Arial"/>
              </w:rPr>
              <w:t>Fuel type</w:t>
            </w:r>
          </w:p>
        </w:tc>
        <w:tc>
          <w:tcPr>
            <w:tcW w:w="7100" w:type="dxa"/>
            <w:tcBorders>
              <w:top w:val="single" w:sz="4" w:space="0" w:color="D9D9D9" w:themeColor="background1" w:themeShade="D9"/>
              <w:bottom w:val="single" w:sz="4" w:space="0" w:color="D9D9D9" w:themeColor="background1" w:themeShade="D9"/>
            </w:tcBorders>
          </w:tcPr>
          <w:p w14:paraId="19A3225C" w14:textId="77777777" w:rsidR="003A5FE8" w:rsidRPr="00024D5D" w:rsidRDefault="003A5FE8" w:rsidP="003A5FE8">
            <w:pPr>
              <w:pStyle w:val="Tabletext"/>
              <w:jc w:val="both"/>
              <w:rPr>
                <w:rFonts w:cs="Arial"/>
              </w:rPr>
            </w:pPr>
            <w:r w:rsidRPr="00024D5D">
              <w:rPr>
                <w:rFonts w:cs="Arial"/>
              </w:rPr>
              <w:t xml:space="preserve">Applicable fuel types for tanker ship auxiliary engines include 2.7% sulfur heavy fuel oil [HFO], 0.5% sulfur marine diesel oil [MDO]/marine gas oil [MGO], 0.1% sulfur MDO/MGO. Since January 1, 2014, sulfur content for ocean-going vessels has been reduced to 0.1% sulfur for MDO/MGO. No heavy fuel oil is used. </w:t>
            </w:r>
          </w:p>
          <w:p w14:paraId="19A3225D" w14:textId="77777777" w:rsidR="003A5FE8" w:rsidRPr="00024D5D" w:rsidRDefault="003A5FE8" w:rsidP="003A5FE8">
            <w:pPr>
              <w:pStyle w:val="Tabletext"/>
              <w:jc w:val="both"/>
              <w:rPr>
                <w:rFonts w:cs="Arial"/>
              </w:rPr>
            </w:pPr>
            <w:r w:rsidRPr="00024D5D">
              <w:rPr>
                <w:rFonts w:cs="Arial"/>
              </w:rPr>
              <w:t>Emissions factors are converted from 2.7% sulfur content heavy fuel oil to 0.5% and 0.1% sulfur content marine diesel oil using the fuel correction factors in the following equation:</w:t>
            </w:r>
          </w:p>
          <w:p w14:paraId="19A3225E" w14:textId="77777777" w:rsidR="003A5FE8" w:rsidRPr="00024D5D" w:rsidRDefault="00000000" w:rsidP="003A5FE8">
            <w:pPr>
              <w:pStyle w:val="Tabletext"/>
              <w:jc w:val="both"/>
              <w:rPr>
                <w:rFonts w:cs="Arial"/>
              </w:rPr>
            </w:pPr>
            <m:oMathPara>
              <m:oMathParaPr>
                <m:jc m:val="left"/>
              </m:oMathParaPr>
              <m:oMath>
                <m:sSub>
                  <m:sSubPr>
                    <m:ctrlPr>
                      <w:rPr>
                        <w:rFonts w:ascii="Cambria Math" w:hAnsi="Cambria Math" w:cs="Arial"/>
                        <w:i/>
                      </w:rPr>
                    </m:ctrlPr>
                  </m:sSubPr>
                  <m:e>
                    <m:r>
                      <w:rPr>
                        <w:rFonts w:ascii="Cambria Math" w:hAnsi="Cambria Math" w:cs="Arial"/>
                      </w:rPr>
                      <m:t>EF</m:t>
                    </m:r>
                  </m:e>
                  <m:sub>
                    <m:r>
                      <w:rPr>
                        <w:rFonts w:ascii="Cambria Math" w:hAnsi="Cambria Math" w:cs="Arial"/>
                      </w:rPr>
                      <m:t>p, T, S,MY, x% MDO</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EF</m:t>
                    </m:r>
                  </m:e>
                  <m:sub>
                    <m:r>
                      <w:rPr>
                        <w:rFonts w:ascii="Cambria Math" w:hAnsi="Cambria Math" w:cs="Arial"/>
                      </w:rPr>
                      <m:t xml:space="preserve">p, T, S,MY, 2.7% HFO </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FCF</m:t>
                    </m:r>
                  </m:e>
                  <m:sub>
                    <m:r>
                      <w:rPr>
                        <w:rFonts w:ascii="Cambria Math" w:hAnsi="Cambria Math" w:cs="Arial"/>
                      </w:rPr>
                      <m:t>x % MDO</m:t>
                    </m:r>
                  </m:sub>
                </m:sSub>
              </m:oMath>
            </m:oMathPara>
          </w:p>
        </w:tc>
      </w:tr>
      <w:tr w:rsidR="003A5FE8" w:rsidRPr="00024D5D" w14:paraId="19A32263"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60" w14:textId="77777777" w:rsidR="003A5FE8" w:rsidRPr="00024D5D" w:rsidRDefault="003A5FE8" w:rsidP="003A5FE8">
            <w:pPr>
              <w:pStyle w:val="Tabletext"/>
              <w:jc w:val="both"/>
              <w:rPr>
                <w:rFonts w:cs="Arial"/>
                <w:i/>
              </w:rPr>
            </w:pPr>
            <w:r w:rsidRPr="00024D5D">
              <w:rPr>
                <w:rFonts w:cs="Arial"/>
                <w:i/>
              </w:rPr>
              <w:t>om</w:t>
            </w:r>
          </w:p>
        </w:tc>
        <w:tc>
          <w:tcPr>
            <w:tcW w:w="2070" w:type="dxa"/>
            <w:tcBorders>
              <w:top w:val="single" w:sz="4" w:space="0" w:color="D9D9D9" w:themeColor="background1" w:themeShade="D9"/>
              <w:bottom w:val="single" w:sz="4" w:space="0" w:color="D9D9D9" w:themeColor="background1" w:themeShade="D9"/>
            </w:tcBorders>
          </w:tcPr>
          <w:p w14:paraId="19A32261" w14:textId="77777777" w:rsidR="003A5FE8" w:rsidRPr="00024D5D" w:rsidRDefault="003A5FE8" w:rsidP="003A5FE8">
            <w:pPr>
              <w:pStyle w:val="Tabletext"/>
              <w:jc w:val="both"/>
              <w:rPr>
                <w:rFonts w:cs="Arial"/>
              </w:rPr>
            </w:pPr>
            <w:r w:rsidRPr="00024D5D">
              <w:rPr>
                <w:rFonts w:cs="Arial"/>
              </w:rPr>
              <w:t>Operating mode</w:t>
            </w:r>
          </w:p>
        </w:tc>
        <w:tc>
          <w:tcPr>
            <w:tcW w:w="7100" w:type="dxa"/>
            <w:tcBorders>
              <w:top w:val="single" w:sz="4" w:space="0" w:color="D9D9D9" w:themeColor="background1" w:themeShade="D9"/>
              <w:bottom w:val="single" w:sz="4" w:space="0" w:color="D9D9D9" w:themeColor="background1" w:themeShade="D9"/>
            </w:tcBorders>
          </w:tcPr>
          <w:p w14:paraId="19A32262" w14:textId="77777777" w:rsidR="003A5FE8" w:rsidRPr="00024D5D" w:rsidRDefault="003A5FE8" w:rsidP="003A5FE8">
            <w:pPr>
              <w:pStyle w:val="Tabletext"/>
              <w:jc w:val="both"/>
              <w:rPr>
                <w:rFonts w:cs="Arial"/>
              </w:rPr>
            </w:pPr>
            <w:r w:rsidRPr="00024D5D">
              <w:rPr>
                <w:rFonts w:cs="Arial"/>
              </w:rPr>
              <w:t xml:space="preserve">Tanker ships have cruise, slow cruise in reduced speed zone [RSZ], maneuvering, and hoteling operating modes. Auxiliary engines are assumed to be operated in all operating modes. </w:t>
            </w:r>
          </w:p>
        </w:tc>
      </w:tr>
      <w:tr w:rsidR="003A5FE8" w:rsidRPr="00024D5D" w14:paraId="19A32268"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264" w14:textId="77777777" w:rsidR="003A5FE8" w:rsidRPr="00024D5D" w:rsidRDefault="003A5FE8" w:rsidP="003A5FE8">
            <w:pPr>
              <w:pStyle w:val="Tabletext"/>
              <w:jc w:val="both"/>
              <w:rPr>
                <w:rFonts w:cs="Arial"/>
                <w:i/>
              </w:rPr>
            </w:pPr>
            <w:r w:rsidRPr="00024D5D">
              <w:rPr>
                <w:rFonts w:cs="Arial"/>
                <w:i/>
              </w:rPr>
              <w:t>SF</w:t>
            </w:r>
          </w:p>
        </w:tc>
        <w:tc>
          <w:tcPr>
            <w:tcW w:w="2070" w:type="dxa"/>
            <w:tcBorders>
              <w:top w:val="single" w:sz="4" w:space="0" w:color="D9D9D9" w:themeColor="background1" w:themeShade="D9"/>
              <w:bottom w:val="single" w:sz="4" w:space="0" w:color="D9D9D9" w:themeColor="background1" w:themeShade="D9"/>
            </w:tcBorders>
          </w:tcPr>
          <w:p w14:paraId="19A32265" w14:textId="77777777" w:rsidR="003A5FE8" w:rsidRPr="00024D5D" w:rsidRDefault="003A5FE8" w:rsidP="003A5FE8">
            <w:pPr>
              <w:pStyle w:val="Tabletext"/>
              <w:jc w:val="both"/>
              <w:rPr>
                <w:rFonts w:cs="Arial"/>
              </w:rPr>
            </w:pPr>
            <w:r w:rsidRPr="00024D5D">
              <w:rPr>
                <w:rFonts w:cs="Arial"/>
              </w:rPr>
              <w:t>Shared emissions factor</w:t>
            </w:r>
          </w:p>
        </w:tc>
        <w:tc>
          <w:tcPr>
            <w:tcW w:w="7100" w:type="dxa"/>
            <w:tcBorders>
              <w:top w:val="single" w:sz="4" w:space="0" w:color="D9D9D9" w:themeColor="background1" w:themeShade="D9"/>
              <w:bottom w:val="single" w:sz="4" w:space="0" w:color="D9D9D9" w:themeColor="background1" w:themeShade="D9"/>
            </w:tcBorders>
          </w:tcPr>
          <w:p w14:paraId="19A32266" w14:textId="77777777" w:rsidR="003A5FE8" w:rsidRPr="00024D5D" w:rsidRDefault="003A5FE8" w:rsidP="003A5FE8">
            <w:pPr>
              <w:pStyle w:val="Tabletext"/>
              <w:jc w:val="both"/>
              <w:rPr>
                <w:rFonts w:cs="Arial"/>
              </w:rPr>
            </w:pPr>
            <w:r w:rsidRPr="00024D5D">
              <w:rPr>
                <w:rFonts w:cs="Arial"/>
              </w:rPr>
              <w:t>Ocean going vessels may service multiple refineries. If an ocean going vessel services multiple refineries, the emissions attributed to transit is apportioned evenly to all the refineries that are serviced by the ocean going vessel. The emissions attributed to at-berth activities (maneuvering, hoteling, etc.) during the ship call are not considered shared.</w:t>
            </w:r>
          </w:p>
          <w:p w14:paraId="19A32267" w14:textId="77777777" w:rsidR="003A5FE8" w:rsidRPr="00024D5D" w:rsidRDefault="003A5FE8" w:rsidP="003A5FE8">
            <w:pPr>
              <w:pStyle w:val="Tabletext"/>
              <w:jc w:val="both"/>
              <w:rPr>
                <w:rFonts w:cs="Arial"/>
              </w:rPr>
            </w:pPr>
            <w:r w:rsidRPr="00024D5D">
              <w:rPr>
                <w:rFonts w:cs="Arial"/>
              </w:rPr>
              <w:t>Data from the Marine Exchange of the San Francisco Bay Region (SFMX) was used for information on ship calls.</w:t>
            </w:r>
          </w:p>
        </w:tc>
      </w:tr>
      <w:tr w:rsidR="003A5FE8" w:rsidRPr="00024D5D" w14:paraId="19A3226A" w14:textId="77777777" w:rsidTr="003A5FE8">
        <w:trPr>
          <w:cantSplit/>
          <w:jc w:val="center"/>
        </w:trPr>
        <w:tc>
          <w:tcPr>
            <w:tcW w:w="10268" w:type="dxa"/>
            <w:gridSpan w:val="3"/>
            <w:tcBorders>
              <w:top w:val="single" w:sz="4" w:space="0" w:color="auto"/>
              <w:bottom w:val="nil"/>
            </w:tcBorders>
          </w:tcPr>
          <w:p w14:paraId="19A32269" w14:textId="77777777" w:rsidR="003A5FE8" w:rsidRPr="00024D5D" w:rsidRDefault="003A5FE8" w:rsidP="003A5FE8">
            <w:pPr>
              <w:pStyle w:val="Tabletext"/>
              <w:jc w:val="both"/>
              <w:rPr>
                <w:rFonts w:cs="Arial"/>
              </w:rPr>
            </w:pPr>
          </w:p>
        </w:tc>
      </w:tr>
    </w:tbl>
    <w:p w14:paraId="19A3226B" w14:textId="77777777" w:rsidR="003A5FE8" w:rsidRPr="00024D5D" w:rsidRDefault="003A5FE8" w:rsidP="003A5FE8">
      <w:pPr>
        <w:pStyle w:val="12space"/>
        <w:spacing w:after="120"/>
        <w:jc w:val="both"/>
        <w:rPr>
          <w:rFonts w:ascii="Arial" w:hAnsi="Arial" w:cs="Arial"/>
        </w:rPr>
      </w:pPr>
    </w:p>
    <w:p w14:paraId="19A3226C" w14:textId="77777777" w:rsidR="003A5FE8" w:rsidRPr="00024D5D" w:rsidRDefault="003A5FE8" w:rsidP="00BE2FD5">
      <w:pPr>
        <w:pStyle w:val="Heading4"/>
        <w:numPr>
          <w:ilvl w:val="0"/>
          <w:numId w:val="24"/>
        </w:numPr>
        <w:jc w:val="both"/>
        <w:rPr>
          <w:rFonts w:ascii="Arial" w:hAnsi="Arial" w:cs="Arial"/>
        </w:rPr>
      </w:pPr>
      <w:r w:rsidRPr="00024D5D">
        <w:rPr>
          <w:rFonts w:ascii="Arial" w:hAnsi="Arial" w:cs="Arial"/>
        </w:rPr>
        <w:t>Emissions from Tanker Auxiliary Boilers</w:t>
      </w:r>
    </w:p>
    <w:p w14:paraId="19A3226D" w14:textId="77777777" w:rsidR="0085115E" w:rsidRDefault="0085115E" w:rsidP="003A5FE8">
      <w:pPr>
        <w:pStyle w:val="12space"/>
        <w:jc w:val="both"/>
        <w:rPr>
          <w:rFonts w:ascii="Arial" w:hAnsi="Arial" w:cs="Arial"/>
        </w:rPr>
      </w:pPr>
    </w:p>
    <w:p w14:paraId="19A3226E" w14:textId="77777777" w:rsidR="003A5FE8" w:rsidRPr="00024D5D" w:rsidRDefault="003A5FE8" w:rsidP="003A5FE8">
      <w:pPr>
        <w:pStyle w:val="12space"/>
        <w:jc w:val="both"/>
        <w:rPr>
          <w:rFonts w:ascii="Arial" w:hAnsi="Arial" w:cs="Arial"/>
        </w:rPr>
      </w:pPr>
      <w:r w:rsidRPr="00024D5D">
        <w:rPr>
          <w:rFonts w:ascii="Arial" w:hAnsi="Arial" w:cs="Arial"/>
        </w:rPr>
        <w:lastRenderedPageBreak/>
        <w:t xml:space="preserve">According to Tesoro, tankers visiting the Avon Berth have onboard pumps that are typically driven by hydraulic or electric power generated by auxiliary engines. Therefore, emissions from tanker auxiliary boilers would not occur. Emissions from the auxiliary engines that drive the onboard pumps have been accounted for. </w:t>
      </w:r>
    </w:p>
    <w:p w14:paraId="19A3226F" w14:textId="77777777" w:rsidR="003A5FE8" w:rsidRPr="00024D5D" w:rsidRDefault="003A5FE8" w:rsidP="00BE2FD5">
      <w:pPr>
        <w:pStyle w:val="Heading4"/>
        <w:numPr>
          <w:ilvl w:val="0"/>
          <w:numId w:val="22"/>
        </w:numPr>
        <w:jc w:val="both"/>
        <w:rPr>
          <w:rFonts w:ascii="Arial" w:hAnsi="Arial" w:cs="Arial"/>
        </w:rPr>
      </w:pPr>
      <w:r w:rsidRPr="00024D5D">
        <w:rPr>
          <w:rFonts w:ascii="Arial" w:hAnsi="Arial" w:cs="Arial"/>
        </w:rPr>
        <w:t>Emissions from Barges</w:t>
      </w:r>
    </w:p>
    <w:p w14:paraId="19A32270" w14:textId="77777777" w:rsidR="00262733" w:rsidRDefault="00262733" w:rsidP="003A5FE8">
      <w:pPr>
        <w:pStyle w:val="12space"/>
        <w:spacing w:after="120"/>
        <w:jc w:val="both"/>
        <w:rPr>
          <w:rFonts w:ascii="Arial" w:hAnsi="Arial" w:cs="Arial"/>
        </w:rPr>
      </w:pPr>
    </w:p>
    <w:p w14:paraId="19A32271" w14:textId="77777777" w:rsidR="003A5FE8" w:rsidRPr="00024D5D" w:rsidRDefault="003A5FE8" w:rsidP="003A5FE8">
      <w:pPr>
        <w:pStyle w:val="12space"/>
        <w:spacing w:after="120"/>
        <w:jc w:val="both"/>
        <w:rPr>
          <w:rFonts w:ascii="Arial" w:hAnsi="Arial" w:cs="Arial"/>
        </w:rPr>
      </w:pPr>
      <w:r w:rsidRPr="00024D5D">
        <w:rPr>
          <w:rFonts w:ascii="Arial" w:hAnsi="Arial" w:cs="Arial"/>
        </w:rPr>
        <w:t xml:space="preserve">Emissions from barges are calculated for auxiliary engines used to generate electricity and auxiliary engines used to operate cargo discharge pumps. The following equation is used to estimate emissions of a specific pollutant </w:t>
      </w:r>
      <w:r w:rsidRPr="00024D5D">
        <w:rPr>
          <w:rFonts w:ascii="Arial" w:hAnsi="Arial" w:cs="Arial"/>
          <w:i/>
        </w:rPr>
        <w:t>p</w:t>
      </w:r>
      <w:r w:rsidRPr="00024D5D">
        <w:rPr>
          <w:rFonts w:ascii="Arial" w:hAnsi="Arial" w:cs="Arial"/>
        </w:rPr>
        <w:t>, in grams, from barge engines:</w:t>
      </w:r>
    </w:p>
    <w:p w14:paraId="19A32272" w14:textId="77777777" w:rsidR="003A5FE8" w:rsidRPr="00024D5D" w:rsidRDefault="00000000" w:rsidP="003A5FE8">
      <w:pPr>
        <w:pStyle w:val="12space"/>
        <w:spacing w:before="240"/>
        <w:jc w:val="both"/>
        <w:rPr>
          <w:rFonts w:ascii="Arial" w:eastAsiaTheme="minorEastAsia" w:hAnsi="Arial" w:cs="Arial"/>
          <w:sz w:val="32"/>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 xml:space="preserve">p </m:t>
              </m:r>
            </m:sub>
          </m:sSub>
          <m:r>
            <w:rPr>
              <w:rFonts w:ascii="Cambria Math" w:hAnsi="Cambria Math" w:cs="Arial"/>
            </w:rPr>
            <m:t>=</m:t>
          </m:r>
          <m:sSub>
            <m:sSubPr>
              <m:ctrlPr>
                <w:rPr>
                  <w:rFonts w:ascii="Cambria Math" w:hAnsi="Cambria Math" w:cs="Arial"/>
                  <w:i/>
                </w:rPr>
              </m:ctrlPr>
            </m:sSubPr>
            <m:e>
              <m:r>
                <w:rPr>
                  <w:rFonts w:ascii="Cambria Math" w:hAnsi="Cambria Math" w:cs="Arial"/>
                </w:rPr>
                <m:t>EF</m:t>
              </m:r>
            </m:e>
            <m:sub>
              <m:r>
                <w:rPr>
                  <w:rFonts w:ascii="Cambria Math" w:hAnsi="Cambria Math" w:cs="Arial"/>
                </w:rPr>
                <m:t>0 MY, HP, U,om</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MY, HP</m:t>
              </m:r>
            </m:sub>
          </m:sSub>
          <m:r>
            <w:rPr>
              <w:rFonts w:ascii="Cambria Math" w:hAnsi="Cambria Math" w:cs="Arial"/>
            </w:rPr>
            <m:t xml:space="preserve"> × </m:t>
          </m:r>
          <m:d>
            <m:dPr>
              <m:ctrlPr>
                <w:rPr>
                  <w:rFonts w:ascii="Cambria Math" w:hAnsi="Cambria Math" w:cs="Arial"/>
                  <w:i/>
                </w:rPr>
              </m:ctrlPr>
            </m:dPr>
            <m:e>
              <m:r>
                <w:rPr>
                  <w:rFonts w:ascii="Cambria Math" w:hAnsi="Cambria Math" w:cs="Arial"/>
                </w:rPr>
                <m:t xml:space="preserve">1+ </m:t>
              </m:r>
              <m:sSub>
                <m:sSubPr>
                  <m:ctrlPr>
                    <w:rPr>
                      <w:rFonts w:ascii="Cambria Math" w:hAnsi="Cambria Math" w:cs="Arial"/>
                      <w:i/>
                    </w:rPr>
                  </m:ctrlPr>
                </m:sSubPr>
                <m:e>
                  <m:r>
                    <w:rPr>
                      <w:rFonts w:ascii="Cambria Math" w:hAnsi="Cambria Math" w:cs="Arial"/>
                    </w:rPr>
                    <m:t>D</m:t>
                  </m:r>
                </m:e>
                <m:sub>
                  <m:r>
                    <w:rPr>
                      <w:rFonts w:ascii="Cambria Math" w:hAnsi="Cambria Math" w:cs="Arial"/>
                    </w:rPr>
                    <m:t>HP</m:t>
                  </m:r>
                </m:sub>
              </m:sSub>
              <m:r>
                <w:rPr>
                  <w:rFonts w:ascii="Cambria Math" w:hAnsi="Cambria Math" w:cs="Arial"/>
                </w:rPr>
                <m:t>×</m:t>
              </m:r>
              <m:f>
                <m:fPr>
                  <m:ctrlPr>
                    <w:rPr>
                      <w:rFonts w:ascii="Cambria Math" w:hAnsi="Cambria Math" w:cs="Arial"/>
                      <w:i/>
                    </w:rPr>
                  </m:ctrlPr>
                </m:fPr>
                <m:num>
                  <m:r>
                    <w:rPr>
                      <w:rFonts w:ascii="Cambria Math" w:hAnsi="Cambria Math" w:cs="Arial"/>
                    </w:rPr>
                    <m:t>A</m:t>
                  </m:r>
                </m:num>
                <m:den>
                  <m:sSub>
                    <m:sSubPr>
                      <m:ctrlPr>
                        <w:rPr>
                          <w:rFonts w:ascii="Cambria Math" w:hAnsi="Cambria Math" w:cs="Arial"/>
                          <w:i/>
                        </w:rPr>
                      </m:ctrlPr>
                    </m:sSubPr>
                    <m:e>
                      <m:r>
                        <w:rPr>
                          <w:rFonts w:ascii="Cambria Math" w:hAnsi="Cambria Math" w:cs="Arial"/>
                        </w:rPr>
                        <m:t>UL</m:t>
                      </m:r>
                    </m:e>
                    <m:sub>
                      <m:r>
                        <w:rPr>
                          <w:rFonts w:ascii="Cambria Math" w:hAnsi="Cambria Math" w:cs="Arial"/>
                        </w:rPr>
                        <m:t>U</m:t>
                      </m:r>
                    </m:sub>
                  </m:sSub>
                </m:den>
              </m:f>
              <m:r>
                <w:rPr>
                  <w:rFonts w:ascii="Cambria Math" w:hAnsi="Cambria Math" w:cs="Arial"/>
                </w:rPr>
                <m:t xml:space="preserve"> </m:t>
              </m:r>
            </m:e>
          </m:d>
          <m:r>
            <w:rPr>
              <w:rFonts w:ascii="Cambria Math" w:hAnsi="Cambria Math" w:cs="Arial"/>
            </w:rPr>
            <m:t>×</m:t>
          </m:r>
          <m:sSub>
            <m:sSubPr>
              <m:ctrlPr>
                <w:rPr>
                  <w:rFonts w:ascii="Cambria Math" w:hAnsi="Cambria Math" w:cs="Arial"/>
                  <w:i/>
                </w:rPr>
              </m:ctrlPr>
            </m:sSubPr>
            <m:e>
              <m:r>
                <w:rPr>
                  <w:rFonts w:ascii="Cambria Math" w:hAnsi="Cambria Math" w:cs="Arial"/>
                </w:rPr>
                <m:t>HP</m:t>
              </m:r>
            </m:e>
            <m:sub>
              <m:r>
                <w:rPr>
                  <w:rFonts w:ascii="Cambria Math" w:hAnsi="Cambria Math" w:cs="Arial"/>
                </w:rPr>
                <m:t>U</m:t>
              </m:r>
            </m:sub>
          </m:sSub>
          <m:r>
            <w:rPr>
              <w:rFonts w:ascii="Cambria Math" w:hAnsi="Cambria Math" w:cs="Arial"/>
            </w:rPr>
            <m:t>×n×</m:t>
          </m:r>
          <m:sSub>
            <m:sSubPr>
              <m:ctrlPr>
                <w:rPr>
                  <w:rFonts w:ascii="Cambria Math" w:hAnsi="Cambria Math" w:cs="Arial"/>
                  <w:i/>
                </w:rPr>
              </m:ctrlPr>
            </m:sSubPr>
            <m:e>
              <m:r>
                <w:rPr>
                  <w:rFonts w:ascii="Cambria Math" w:hAnsi="Cambria Math" w:cs="Arial"/>
                </w:rPr>
                <m:t>LF</m:t>
              </m:r>
            </m:e>
            <m:sub>
              <m:r>
                <w:rPr>
                  <w:rFonts w:ascii="Cambria Math" w:hAnsi="Cambria Math" w:cs="Arial"/>
                </w:rPr>
                <m:t>U, om</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Time</m:t>
              </m:r>
            </m:e>
            <m:sub>
              <m:r>
                <w:rPr>
                  <w:rFonts w:ascii="Cambria Math" w:hAnsi="Cambria Math" w:cs="Arial"/>
                </w:rPr>
                <m:t>om</m:t>
              </m:r>
            </m:sub>
          </m:sSub>
          <m:r>
            <w:rPr>
              <w:rFonts w:ascii="Cambria Math" w:hAnsi="Cambria Math" w:cs="Arial"/>
            </w:rPr>
            <m:t>×SF</m:t>
          </m:r>
        </m:oMath>
      </m:oMathPara>
    </w:p>
    <w:p w14:paraId="19A32273" w14:textId="77777777" w:rsidR="003A5FE8" w:rsidRPr="00024D5D" w:rsidRDefault="003A5FE8" w:rsidP="003A5FE8">
      <w:pPr>
        <w:pStyle w:val="12space"/>
        <w:jc w:val="both"/>
        <w:rPr>
          <w:rFonts w:ascii="Arial" w:eastAsiaTheme="minorEastAsia" w:hAnsi="Arial" w:cs="Arial"/>
        </w:rPr>
      </w:pPr>
      <w:r w:rsidRPr="00024D5D">
        <w:rPr>
          <w:rFonts w:ascii="Arial" w:eastAsiaTheme="minorEastAsia" w:hAnsi="Arial" w:cs="Arial"/>
          <w:b/>
          <w:i/>
        </w:rPr>
        <w:t>Table 7</w:t>
      </w:r>
      <w:r w:rsidRPr="00024D5D">
        <w:rPr>
          <w:rFonts w:ascii="Arial" w:eastAsiaTheme="minorEastAsia" w:hAnsi="Arial" w:cs="Arial"/>
        </w:rPr>
        <w:t xml:space="preserve"> </w:t>
      </w:r>
      <w:r w:rsidRPr="00024D5D">
        <w:rPr>
          <w:rFonts w:ascii="Arial" w:hAnsi="Arial" w:cs="Arial"/>
        </w:rPr>
        <w:t>summarizes the parameters, inputs, default assumptions used, and references</w:t>
      </w:r>
      <w:r w:rsidRPr="00024D5D">
        <w:rPr>
          <w:rFonts w:ascii="Arial" w:eastAsiaTheme="minorEastAsia" w:hAnsi="Arial" w:cs="Arial"/>
        </w:rPr>
        <w:t xml:space="preserve"> for estimating emissions from barges.</w:t>
      </w:r>
    </w:p>
    <w:tbl>
      <w:tblPr>
        <w:tblW w:w="5000" w:type="pct"/>
        <w:jc w:val="center"/>
        <w:tblBorders>
          <w:top w:val="single" w:sz="4" w:space="0" w:color="auto"/>
          <w:bottom w:val="single" w:sz="4" w:space="0" w:color="auto"/>
          <w:insideH w:val="single" w:sz="12" w:space="0" w:color="auto"/>
        </w:tblBorders>
        <w:tblLook w:val="04A0" w:firstRow="1" w:lastRow="0" w:firstColumn="1" w:lastColumn="0" w:noHBand="0" w:noVBand="1"/>
      </w:tblPr>
      <w:tblGrid>
        <w:gridCol w:w="1053"/>
        <w:gridCol w:w="1644"/>
        <w:gridCol w:w="6159"/>
      </w:tblGrid>
      <w:tr w:rsidR="003A5FE8" w:rsidRPr="00024D5D" w14:paraId="19A32275" w14:textId="77777777" w:rsidTr="003A5FE8">
        <w:trPr>
          <w:tblHeader/>
          <w:jc w:val="center"/>
        </w:trPr>
        <w:tc>
          <w:tcPr>
            <w:tcW w:w="9360" w:type="dxa"/>
            <w:gridSpan w:val="3"/>
            <w:tcBorders>
              <w:top w:val="nil"/>
              <w:bottom w:val="single" w:sz="4" w:space="0" w:color="auto"/>
            </w:tcBorders>
            <w:vAlign w:val="center"/>
          </w:tcPr>
          <w:p w14:paraId="19A32274" w14:textId="77777777" w:rsidR="003A5FE8" w:rsidRPr="00024D5D" w:rsidRDefault="003A5FE8" w:rsidP="003A5FE8">
            <w:pPr>
              <w:pStyle w:val="TableNoTitle"/>
              <w:jc w:val="left"/>
              <w:rPr>
                <w:rFonts w:cs="Arial"/>
              </w:rPr>
            </w:pPr>
            <w:r w:rsidRPr="00024D5D">
              <w:rPr>
                <w:rFonts w:cs="Arial"/>
              </w:rPr>
              <w:t xml:space="preserve">Table 7. </w:t>
            </w:r>
            <w:r w:rsidRPr="00024D5D">
              <w:rPr>
                <w:rFonts w:cs="Arial"/>
              </w:rPr>
              <w:br/>
              <w:t>Barge Emissions Calculations Parameters, Data Inputs, Assumptions, and Applicable References</w:t>
            </w:r>
          </w:p>
        </w:tc>
      </w:tr>
      <w:tr w:rsidR="003A5FE8" w:rsidRPr="00024D5D" w14:paraId="19A32279" w14:textId="77777777" w:rsidTr="003A5FE8">
        <w:trPr>
          <w:tblHeader/>
          <w:jc w:val="center"/>
        </w:trPr>
        <w:tc>
          <w:tcPr>
            <w:tcW w:w="1069" w:type="dxa"/>
            <w:tcBorders>
              <w:top w:val="single" w:sz="4" w:space="0" w:color="auto"/>
              <w:bottom w:val="single" w:sz="12" w:space="0" w:color="auto"/>
            </w:tcBorders>
            <w:vAlign w:val="center"/>
          </w:tcPr>
          <w:p w14:paraId="19A32276" w14:textId="77777777" w:rsidR="003A5FE8" w:rsidRPr="00024D5D" w:rsidRDefault="003A5FE8" w:rsidP="003A5FE8">
            <w:pPr>
              <w:pStyle w:val="Tablecolumnheading"/>
              <w:jc w:val="both"/>
              <w:rPr>
                <w:rFonts w:cs="Arial"/>
              </w:rPr>
            </w:pPr>
            <w:r w:rsidRPr="00024D5D">
              <w:rPr>
                <w:rFonts w:cs="Arial"/>
              </w:rPr>
              <w:t>Parameter</w:t>
            </w:r>
          </w:p>
        </w:tc>
        <w:tc>
          <w:tcPr>
            <w:tcW w:w="1796" w:type="dxa"/>
            <w:tcBorders>
              <w:top w:val="single" w:sz="4" w:space="0" w:color="auto"/>
              <w:bottom w:val="single" w:sz="12" w:space="0" w:color="auto"/>
            </w:tcBorders>
          </w:tcPr>
          <w:p w14:paraId="19A32277" w14:textId="77777777" w:rsidR="003A5FE8" w:rsidRPr="00024D5D" w:rsidRDefault="003A5FE8" w:rsidP="003A5FE8">
            <w:pPr>
              <w:pStyle w:val="Tablecolumnheading"/>
              <w:jc w:val="both"/>
              <w:rPr>
                <w:rFonts w:cs="Arial"/>
              </w:rPr>
            </w:pPr>
            <w:r w:rsidRPr="00024D5D">
              <w:rPr>
                <w:rFonts w:cs="Arial"/>
              </w:rPr>
              <w:t>Description</w:t>
            </w:r>
          </w:p>
        </w:tc>
        <w:tc>
          <w:tcPr>
            <w:tcW w:w="6495" w:type="dxa"/>
            <w:tcBorders>
              <w:top w:val="single" w:sz="4" w:space="0" w:color="auto"/>
              <w:bottom w:val="single" w:sz="12" w:space="0" w:color="auto"/>
            </w:tcBorders>
          </w:tcPr>
          <w:p w14:paraId="19A32278" w14:textId="77777777" w:rsidR="003A5FE8" w:rsidRPr="00024D5D" w:rsidRDefault="003A5FE8" w:rsidP="003A5FE8">
            <w:pPr>
              <w:pStyle w:val="Tablecolumnheading"/>
              <w:jc w:val="both"/>
              <w:rPr>
                <w:rFonts w:cs="Arial"/>
              </w:rPr>
            </w:pPr>
            <w:r w:rsidRPr="00024D5D">
              <w:rPr>
                <w:rFonts w:cs="Arial"/>
              </w:rPr>
              <w:t>Data Inputs, Assumptions, and Applicable References</w:t>
            </w:r>
          </w:p>
        </w:tc>
      </w:tr>
      <w:tr w:rsidR="003A5FE8" w:rsidRPr="00024D5D" w14:paraId="19A3227D" w14:textId="77777777" w:rsidTr="003A5FE8">
        <w:trPr>
          <w:jc w:val="center"/>
        </w:trPr>
        <w:tc>
          <w:tcPr>
            <w:tcW w:w="1069" w:type="dxa"/>
            <w:tcBorders>
              <w:top w:val="single" w:sz="12" w:space="0" w:color="auto"/>
              <w:bottom w:val="single" w:sz="4" w:space="0" w:color="D9D9D9" w:themeColor="background1" w:themeShade="D9"/>
            </w:tcBorders>
          </w:tcPr>
          <w:p w14:paraId="19A3227A" w14:textId="77777777" w:rsidR="003A5FE8" w:rsidRPr="00024D5D" w:rsidRDefault="003A5FE8" w:rsidP="003A5FE8">
            <w:pPr>
              <w:pStyle w:val="Tabletext"/>
              <w:jc w:val="both"/>
              <w:rPr>
                <w:rFonts w:cs="Arial"/>
              </w:rPr>
            </w:pPr>
            <w:r w:rsidRPr="00024D5D">
              <w:rPr>
                <w:rFonts w:cs="Arial"/>
                <w:i/>
              </w:rPr>
              <w:t>T</w:t>
            </w:r>
          </w:p>
        </w:tc>
        <w:tc>
          <w:tcPr>
            <w:tcW w:w="1796" w:type="dxa"/>
            <w:tcBorders>
              <w:top w:val="single" w:sz="12" w:space="0" w:color="auto"/>
              <w:bottom w:val="single" w:sz="4" w:space="0" w:color="D9D9D9" w:themeColor="background1" w:themeShade="D9"/>
            </w:tcBorders>
          </w:tcPr>
          <w:p w14:paraId="19A3227B" w14:textId="77777777" w:rsidR="003A5FE8" w:rsidRPr="00024D5D" w:rsidRDefault="003A5FE8" w:rsidP="003A5FE8">
            <w:pPr>
              <w:pStyle w:val="Tabletext"/>
              <w:jc w:val="both"/>
              <w:rPr>
                <w:rFonts w:cs="Arial"/>
              </w:rPr>
            </w:pPr>
            <w:r w:rsidRPr="00024D5D">
              <w:rPr>
                <w:rFonts w:cs="Arial"/>
              </w:rPr>
              <w:t>Engine type</w:t>
            </w:r>
          </w:p>
        </w:tc>
        <w:tc>
          <w:tcPr>
            <w:tcW w:w="6495" w:type="dxa"/>
            <w:tcBorders>
              <w:top w:val="single" w:sz="12" w:space="0" w:color="auto"/>
              <w:bottom w:val="single" w:sz="4" w:space="0" w:color="D9D9D9" w:themeColor="background1" w:themeShade="D9"/>
            </w:tcBorders>
          </w:tcPr>
          <w:p w14:paraId="19A3227C" w14:textId="77777777" w:rsidR="003A5FE8" w:rsidRPr="00024D5D" w:rsidRDefault="003A5FE8" w:rsidP="003A5FE8">
            <w:pPr>
              <w:pStyle w:val="Tabletext"/>
              <w:jc w:val="both"/>
              <w:rPr>
                <w:rFonts w:cs="Arial"/>
              </w:rPr>
            </w:pPr>
            <w:r w:rsidRPr="00024D5D">
              <w:rPr>
                <w:rFonts w:cs="Arial"/>
              </w:rPr>
              <w:t>If data is not available, motor diesel engine type is assumed.</w:t>
            </w:r>
          </w:p>
        </w:tc>
      </w:tr>
      <w:tr w:rsidR="003A5FE8" w:rsidRPr="00024D5D" w14:paraId="19A32284"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7E" w14:textId="77777777" w:rsidR="003A5FE8" w:rsidRPr="00024D5D" w:rsidRDefault="003A5FE8" w:rsidP="003A5FE8">
            <w:pPr>
              <w:pStyle w:val="Tabletext"/>
              <w:jc w:val="both"/>
              <w:rPr>
                <w:rFonts w:cs="Arial"/>
                <w:i/>
              </w:rPr>
            </w:pPr>
            <w:r w:rsidRPr="00024D5D">
              <w:rPr>
                <w:rFonts w:eastAsiaTheme="minorEastAsia" w:cs="Arial"/>
                <w:i/>
              </w:rPr>
              <w:t>EF</w:t>
            </w:r>
            <w:r w:rsidRPr="00024D5D">
              <w:rPr>
                <w:rFonts w:eastAsiaTheme="minorEastAsia" w:cs="Arial"/>
                <w:i/>
              </w:rPr>
              <w:softHyphen/>
            </w:r>
            <w:r w:rsidRPr="00024D5D">
              <w:rPr>
                <w:rFonts w:eastAsiaTheme="minorEastAsia" w:cs="Arial"/>
                <w:i/>
                <w:vertAlign w:val="subscript"/>
              </w:rPr>
              <w:t>0, MY, HP, U</w:t>
            </w:r>
          </w:p>
        </w:tc>
        <w:tc>
          <w:tcPr>
            <w:tcW w:w="1796" w:type="dxa"/>
            <w:tcBorders>
              <w:top w:val="single" w:sz="4" w:space="0" w:color="D9D9D9" w:themeColor="background1" w:themeShade="D9"/>
              <w:bottom w:val="single" w:sz="4" w:space="0" w:color="D9D9D9" w:themeColor="background1" w:themeShade="D9"/>
            </w:tcBorders>
          </w:tcPr>
          <w:p w14:paraId="19A3227F" w14:textId="77777777" w:rsidR="003A5FE8" w:rsidRPr="00024D5D" w:rsidRDefault="003A5FE8" w:rsidP="003A5FE8">
            <w:pPr>
              <w:pStyle w:val="Tabletext"/>
              <w:jc w:val="both"/>
              <w:rPr>
                <w:rFonts w:cs="Arial"/>
              </w:rPr>
            </w:pPr>
            <w:r w:rsidRPr="00024D5D">
              <w:rPr>
                <w:rFonts w:cs="Arial"/>
              </w:rPr>
              <w:t>Zero- hour emission factor based on engine model year, horsepower and engine use, g/HP-hr</w:t>
            </w:r>
          </w:p>
        </w:tc>
        <w:tc>
          <w:tcPr>
            <w:tcW w:w="6495" w:type="dxa"/>
            <w:tcBorders>
              <w:top w:val="single" w:sz="4" w:space="0" w:color="D9D9D9" w:themeColor="background1" w:themeShade="D9"/>
              <w:bottom w:val="single" w:sz="4" w:space="0" w:color="D9D9D9" w:themeColor="background1" w:themeShade="D9"/>
            </w:tcBorders>
          </w:tcPr>
          <w:p w14:paraId="19A32280" w14:textId="77777777" w:rsidR="003A5FE8" w:rsidRPr="00024D5D" w:rsidRDefault="003A5FE8" w:rsidP="003A5FE8">
            <w:pPr>
              <w:pStyle w:val="Tabletext"/>
              <w:jc w:val="both"/>
              <w:rPr>
                <w:rStyle w:val="Hyperlink"/>
                <w:rFonts w:eastAsiaTheme="minorEastAsia" w:cs="Arial"/>
              </w:rPr>
            </w:pPr>
            <w:r w:rsidRPr="00024D5D">
              <w:rPr>
                <w:rFonts w:cs="Arial"/>
              </w:rPr>
              <w:t xml:space="preserve">Reference: Criteria air pollutant emission factors from CARB, California Barge and Dredge Emissions Inventory Database, </w:t>
            </w:r>
            <w:hyperlink r:id="rId10" w:history="1">
              <w:r w:rsidRPr="00024D5D">
                <w:rPr>
                  <w:rStyle w:val="Hyperlink"/>
                  <w:rFonts w:eastAsiaTheme="minorEastAsia" w:cs="Arial"/>
                </w:rPr>
                <w:t>http://www.arb.ca.gov/msei/categories.htm</w:t>
              </w:r>
            </w:hyperlink>
            <w:r w:rsidRPr="00024D5D">
              <w:rPr>
                <w:rStyle w:val="Hyperlink"/>
                <w:rFonts w:eastAsiaTheme="minorEastAsia" w:cs="Arial"/>
              </w:rPr>
              <w:t>.</w:t>
            </w:r>
          </w:p>
          <w:p w14:paraId="19A32281" w14:textId="77777777" w:rsidR="003A5FE8" w:rsidRPr="00024D5D" w:rsidRDefault="003A5FE8" w:rsidP="003A5FE8">
            <w:pPr>
              <w:pStyle w:val="Tabletext"/>
              <w:jc w:val="both"/>
              <w:rPr>
                <w:rFonts w:cs="Arial"/>
              </w:rPr>
            </w:pPr>
            <w:r w:rsidRPr="00024D5D">
              <w:rPr>
                <w:rFonts w:cs="Arial"/>
              </w:rPr>
              <w:t>Zero-hour emission factor for PM</w:t>
            </w:r>
            <w:r w:rsidRPr="00024D5D">
              <w:rPr>
                <w:rFonts w:cs="Arial"/>
                <w:vertAlign w:val="subscript"/>
              </w:rPr>
              <w:t>2.5</w:t>
            </w:r>
            <w:r w:rsidRPr="00024D5D">
              <w:rPr>
                <w:rFonts w:cs="Arial"/>
              </w:rPr>
              <w:t xml:space="preserve"> assumed to be equal to the zero-hour emission factor for PM</w:t>
            </w:r>
            <w:r w:rsidRPr="00024D5D">
              <w:rPr>
                <w:rFonts w:cs="Arial"/>
                <w:vertAlign w:val="subscript"/>
              </w:rPr>
              <w:t>10</w:t>
            </w:r>
            <w:r w:rsidRPr="00024D5D">
              <w:rPr>
                <w:rFonts w:cs="Arial"/>
              </w:rPr>
              <w:t>. Zero-hour emission factor for SO</w:t>
            </w:r>
            <w:r w:rsidRPr="00024D5D">
              <w:rPr>
                <w:rFonts w:cs="Arial"/>
                <w:vertAlign w:val="subscript"/>
              </w:rPr>
              <w:t>2</w:t>
            </w:r>
            <w:r w:rsidRPr="00024D5D">
              <w:rPr>
                <w:rFonts w:cs="Arial"/>
              </w:rPr>
              <w:t xml:space="preserve"> was estimated using the 15 ppm fuel sulfur content in ultra-low sulfur diesel and the following equation:</w:t>
            </w:r>
          </w:p>
          <w:p w14:paraId="19A32282" w14:textId="77777777" w:rsidR="003A5FE8" w:rsidRPr="00024D5D" w:rsidRDefault="00000000" w:rsidP="003A5FE8">
            <w:pPr>
              <w:pStyle w:val="Tabletext"/>
              <w:jc w:val="both"/>
              <w:rPr>
                <w:rFonts w:cs="Arial"/>
              </w:rPr>
            </w:pPr>
            <m:oMathPara>
              <m:oMathParaPr>
                <m:jc m:val="left"/>
              </m:oMathParaPr>
              <m:oMath>
                <m:sSub>
                  <m:sSubPr>
                    <m:ctrlPr>
                      <w:rPr>
                        <w:rFonts w:ascii="Cambria Math" w:hAnsi="Cambria Math" w:cs="Arial"/>
                        <w:i/>
                      </w:rPr>
                    </m:ctrlPr>
                  </m:sSubPr>
                  <m:e>
                    <m:r>
                      <w:rPr>
                        <w:rFonts w:ascii="Cambria Math" w:hAnsi="Cambria Math" w:cs="Arial"/>
                      </w:rPr>
                      <m:t>EF</m:t>
                    </m:r>
                  </m:e>
                  <m:sub>
                    <m:r>
                      <w:rPr>
                        <w:rFonts w:ascii="Cambria Math" w:hAnsi="Cambria Math" w:cs="Arial"/>
                      </w:rPr>
                      <m:t xml:space="preserve">0, SO2= </m:t>
                    </m:r>
                  </m:sub>
                </m:sSub>
                <m:r>
                  <w:rPr>
                    <w:rFonts w:ascii="Cambria Math" w:hAnsi="Cambria Math" w:cs="Arial"/>
                  </w:rPr>
                  <m:t xml:space="preserve"> </m:t>
                </m:r>
                <m:f>
                  <m:fPr>
                    <m:ctrlPr>
                      <w:rPr>
                        <w:rFonts w:ascii="Cambria Math" w:hAnsi="Cambria Math" w:cs="Arial"/>
                        <w:i/>
                      </w:rPr>
                    </m:ctrlPr>
                  </m:fPr>
                  <m:num>
                    <m:r>
                      <w:rPr>
                        <w:rFonts w:ascii="Cambria Math" w:hAnsi="Cambria Math" w:cs="Arial"/>
                      </w:rPr>
                      <m:t>15</m:t>
                    </m:r>
                  </m:num>
                  <m:den>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den>
                </m:f>
                <m:r>
                  <w:rPr>
                    <w:rFonts w:ascii="Cambria Math" w:hAnsi="Cambria Math" w:cs="Arial"/>
                  </w:rPr>
                  <m:t xml:space="preserve"> × </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MW</m:t>
                        </m:r>
                      </m:e>
                      <m:sub>
                        <m:r>
                          <w:rPr>
                            <w:rFonts w:ascii="Cambria Math" w:hAnsi="Cambria Math" w:cs="Arial"/>
                          </w:rPr>
                          <m:t>SO2</m:t>
                        </m:r>
                      </m:sub>
                    </m:sSub>
                  </m:num>
                  <m:den>
                    <m:sSub>
                      <m:sSubPr>
                        <m:ctrlPr>
                          <w:rPr>
                            <w:rFonts w:ascii="Cambria Math" w:hAnsi="Cambria Math" w:cs="Arial"/>
                            <w:i/>
                          </w:rPr>
                        </m:ctrlPr>
                      </m:sSubPr>
                      <m:e>
                        <m:r>
                          <w:rPr>
                            <w:rFonts w:ascii="Cambria Math" w:hAnsi="Cambria Math" w:cs="Arial"/>
                          </w:rPr>
                          <m:t>MW</m:t>
                        </m:r>
                      </m:e>
                      <m:sub>
                        <m:r>
                          <w:rPr>
                            <w:rFonts w:ascii="Cambria Math" w:hAnsi="Cambria Math" w:cs="Arial"/>
                          </w:rPr>
                          <m:t>S</m:t>
                        </m:r>
                      </m:sub>
                    </m:sSub>
                  </m:den>
                </m:f>
                <m:r>
                  <w:rPr>
                    <w:rFonts w:ascii="Cambria Math" w:hAnsi="Cambria Math" w:cs="Arial"/>
                  </w:rPr>
                  <m:t xml:space="preserve"> ×BSFC</m:t>
                </m:r>
              </m:oMath>
            </m:oMathPara>
          </w:p>
          <w:p w14:paraId="19A32283" w14:textId="77777777" w:rsidR="003A5FE8" w:rsidRPr="00024D5D" w:rsidRDefault="003A5FE8" w:rsidP="003A5FE8">
            <w:pPr>
              <w:pStyle w:val="Tabletext"/>
              <w:jc w:val="both"/>
              <w:rPr>
                <w:rFonts w:cs="Arial"/>
                <w:highlight w:val="yellow"/>
              </w:rPr>
            </w:pPr>
            <w:r w:rsidRPr="00024D5D">
              <w:rPr>
                <w:rFonts w:cs="Arial"/>
              </w:rPr>
              <w:t>Where MW</w:t>
            </w:r>
            <w:r w:rsidRPr="00024D5D">
              <w:rPr>
                <w:rFonts w:cs="Arial"/>
                <w:vertAlign w:val="subscript"/>
              </w:rPr>
              <w:t>SO2</w:t>
            </w:r>
            <w:r w:rsidRPr="00024D5D">
              <w:rPr>
                <w:rFonts w:cs="Arial"/>
              </w:rPr>
              <w:t xml:space="preserve"> is the molecular weight of SO</w:t>
            </w:r>
            <w:r w:rsidRPr="00024D5D">
              <w:rPr>
                <w:rFonts w:cs="Arial"/>
                <w:vertAlign w:val="subscript"/>
              </w:rPr>
              <w:t>2</w:t>
            </w:r>
            <w:r w:rsidRPr="00024D5D">
              <w:rPr>
                <w:rFonts w:cs="Arial"/>
              </w:rPr>
              <w:t xml:space="preserve"> (64 g/mole), MW</w:t>
            </w:r>
            <w:r w:rsidRPr="00024D5D">
              <w:rPr>
                <w:rFonts w:cs="Arial"/>
                <w:vertAlign w:val="subscript"/>
              </w:rPr>
              <w:t>S</w:t>
            </w:r>
            <w:r w:rsidRPr="00024D5D">
              <w:rPr>
                <w:rFonts w:cs="Arial"/>
              </w:rPr>
              <w:t xml:space="preserve"> is the molecular weight of sulfur (32 g/mole), and BSFC is the brake-specific fuel consumption in g/HP-hr.</w:t>
            </w:r>
          </w:p>
        </w:tc>
      </w:tr>
      <w:tr w:rsidR="003A5FE8" w:rsidRPr="00024D5D" w14:paraId="19A32288"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85" w14:textId="77777777" w:rsidR="003A5FE8" w:rsidRPr="00024D5D" w:rsidRDefault="003A5FE8" w:rsidP="003A5FE8">
            <w:pPr>
              <w:pStyle w:val="Tabletext"/>
              <w:jc w:val="both"/>
              <w:rPr>
                <w:rFonts w:cs="Arial"/>
                <w:i/>
              </w:rPr>
            </w:pPr>
            <w:r w:rsidRPr="00024D5D">
              <w:rPr>
                <w:rFonts w:cs="Arial"/>
                <w:i/>
              </w:rPr>
              <w:t>p</w:t>
            </w:r>
          </w:p>
        </w:tc>
        <w:tc>
          <w:tcPr>
            <w:tcW w:w="1796" w:type="dxa"/>
            <w:tcBorders>
              <w:top w:val="single" w:sz="4" w:space="0" w:color="D9D9D9" w:themeColor="background1" w:themeShade="D9"/>
              <w:bottom w:val="single" w:sz="4" w:space="0" w:color="D9D9D9" w:themeColor="background1" w:themeShade="D9"/>
            </w:tcBorders>
          </w:tcPr>
          <w:p w14:paraId="19A32286" w14:textId="77777777" w:rsidR="003A5FE8" w:rsidRPr="00024D5D" w:rsidRDefault="003A5FE8" w:rsidP="003A5FE8">
            <w:pPr>
              <w:pStyle w:val="Tabletext"/>
              <w:jc w:val="both"/>
              <w:rPr>
                <w:rFonts w:cs="Arial"/>
              </w:rPr>
            </w:pPr>
            <w:r w:rsidRPr="00024D5D">
              <w:rPr>
                <w:rFonts w:cs="Arial"/>
              </w:rPr>
              <w:t>Pollutant</w:t>
            </w:r>
          </w:p>
        </w:tc>
        <w:tc>
          <w:tcPr>
            <w:tcW w:w="6495" w:type="dxa"/>
            <w:tcBorders>
              <w:top w:val="single" w:sz="4" w:space="0" w:color="D9D9D9" w:themeColor="background1" w:themeShade="D9"/>
              <w:bottom w:val="single" w:sz="4" w:space="0" w:color="D9D9D9" w:themeColor="background1" w:themeShade="D9"/>
            </w:tcBorders>
          </w:tcPr>
          <w:p w14:paraId="19A32287" w14:textId="77777777" w:rsidR="003A5FE8" w:rsidRPr="00024D5D" w:rsidRDefault="003A5FE8" w:rsidP="003A5FE8">
            <w:pPr>
              <w:pStyle w:val="Tabletext"/>
              <w:jc w:val="both"/>
              <w:rPr>
                <w:rFonts w:cs="Arial"/>
              </w:rPr>
            </w:pPr>
            <w:r w:rsidRPr="00024D5D">
              <w:rPr>
                <w:rFonts w:cs="Arial"/>
              </w:rPr>
              <w:t>NO</w:t>
            </w:r>
            <w:r w:rsidRPr="00024D5D">
              <w:rPr>
                <w:rFonts w:cs="Arial"/>
                <w:vertAlign w:val="subscript"/>
              </w:rPr>
              <w:t>X</w:t>
            </w:r>
            <w:r w:rsidRPr="00024D5D">
              <w:rPr>
                <w:rFonts w:cs="Arial"/>
              </w:rPr>
              <w:t>, CO, VOC, PM</w:t>
            </w:r>
            <w:r w:rsidRPr="00024D5D">
              <w:rPr>
                <w:rFonts w:cs="Arial"/>
                <w:vertAlign w:val="subscript"/>
              </w:rPr>
              <w:t>10</w:t>
            </w:r>
            <w:r w:rsidRPr="00024D5D">
              <w:rPr>
                <w:rFonts w:cs="Arial"/>
              </w:rPr>
              <w:t>, PM</w:t>
            </w:r>
            <w:r w:rsidRPr="00024D5D">
              <w:rPr>
                <w:rFonts w:cs="Arial"/>
                <w:vertAlign w:val="subscript"/>
              </w:rPr>
              <w:t>2.5</w:t>
            </w:r>
            <w:r w:rsidRPr="00024D5D">
              <w:rPr>
                <w:rFonts w:cs="Arial"/>
              </w:rPr>
              <w:t>, SO</w:t>
            </w:r>
            <w:r w:rsidRPr="00024D5D">
              <w:rPr>
                <w:rFonts w:cs="Arial"/>
                <w:vertAlign w:val="subscript"/>
              </w:rPr>
              <w:t>2</w:t>
            </w:r>
          </w:p>
        </w:tc>
      </w:tr>
      <w:tr w:rsidR="003A5FE8" w:rsidRPr="00024D5D" w14:paraId="19A3228C"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89" w14:textId="77777777" w:rsidR="003A5FE8" w:rsidRPr="00024D5D" w:rsidRDefault="003A5FE8" w:rsidP="003A5FE8">
            <w:pPr>
              <w:pStyle w:val="Tabletext"/>
              <w:jc w:val="both"/>
              <w:rPr>
                <w:rFonts w:cs="Arial"/>
              </w:rPr>
            </w:pPr>
            <w:r w:rsidRPr="00024D5D">
              <w:rPr>
                <w:rFonts w:cs="Arial"/>
                <w:i/>
              </w:rPr>
              <w:t>MY</w:t>
            </w:r>
          </w:p>
        </w:tc>
        <w:tc>
          <w:tcPr>
            <w:tcW w:w="1796" w:type="dxa"/>
            <w:tcBorders>
              <w:top w:val="single" w:sz="4" w:space="0" w:color="D9D9D9" w:themeColor="background1" w:themeShade="D9"/>
              <w:bottom w:val="single" w:sz="4" w:space="0" w:color="D9D9D9" w:themeColor="background1" w:themeShade="D9"/>
            </w:tcBorders>
          </w:tcPr>
          <w:p w14:paraId="19A3228A" w14:textId="77777777" w:rsidR="003A5FE8" w:rsidRPr="00024D5D" w:rsidRDefault="003A5FE8" w:rsidP="003A5FE8">
            <w:pPr>
              <w:pStyle w:val="Tabletext"/>
              <w:jc w:val="both"/>
              <w:rPr>
                <w:rFonts w:cs="Arial"/>
              </w:rPr>
            </w:pPr>
            <w:r w:rsidRPr="00024D5D">
              <w:rPr>
                <w:rFonts w:cs="Arial"/>
              </w:rPr>
              <w:t>Engine model year</w:t>
            </w:r>
          </w:p>
        </w:tc>
        <w:tc>
          <w:tcPr>
            <w:tcW w:w="6495" w:type="dxa"/>
            <w:tcBorders>
              <w:top w:val="single" w:sz="4" w:space="0" w:color="D9D9D9" w:themeColor="background1" w:themeShade="D9"/>
              <w:bottom w:val="single" w:sz="4" w:space="0" w:color="D9D9D9" w:themeColor="background1" w:themeShade="D9"/>
            </w:tcBorders>
          </w:tcPr>
          <w:p w14:paraId="19A3228B" w14:textId="77777777" w:rsidR="003A5FE8" w:rsidRPr="00024D5D" w:rsidRDefault="003A5FE8" w:rsidP="003A5FE8">
            <w:pPr>
              <w:pStyle w:val="Tabletext"/>
              <w:jc w:val="both"/>
              <w:rPr>
                <w:rFonts w:cs="Arial"/>
              </w:rPr>
            </w:pPr>
            <w:r w:rsidRPr="00024D5D">
              <w:rPr>
                <w:rFonts w:cs="Arial"/>
              </w:rPr>
              <w:t>Where engine-specific information is not known, the engine model year is assumed to be the latest of either the barge build year, or the earliest year for which Tier 3 was required for an engine of that horsepower. (The shipping operators replace Tier 1 or 2 engines with Tier 3 in lieu of rebuild for compliance with ARB fleet rules.)</w:t>
            </w:r>
          </w:p>
        </w:tc>
      </w:tr>
      <w:tr w:rsidR="003A5FE8" w:rsidRPr="00024D5D" w14:paraId="19A322A6"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8D" w14:textId="77777777" w:rsidR="003A5FE8" w:rsidRPr="00024D5D" w:rsidRDefault="003A5FE8" w:rsidP="003A5FE8">
            <w:pPr>
              <w:pStyle w:val="Tabletext"/>
              <w:jc w:val="both"/>
              <w:rPr>
                <w:rFonts w:cs="Arial"/>
              </w:rPr>
            </w:pPr>
            <w:r w:rsidRPr="00024D5D">
              <w:rPr>
                <w:rFonts w:cs="Arial"/>
                <w:i/>
              </w:rPr>
              <w:t>LF</w:t>
            </w:r>
            <w:r w:rsidRPr="00024D5D">
              <w:rPr>
                <w:rFonts w:cs="Arial"/>
                <w:i/>
                <w:vertAlign w:val="subscript"/>
              </w:rPr>
              <w:t>U, om</w:t>
            </w:r>
          </w:p>
        </w:tc>
        <w:tc>
          <w:tcPr>
            <w:tcW w:w="1796" w:type="dxa"/>
            <w:tcBorders>
              <w:top w:val="single" w:sz="4" w:space="0" w:color="D9D9D9" w:themeColor="background1" w:themeShade="D9"/>
              <w:bottom w:val="single" w:sz="4" w:space="0" w:color="D9D9D9" w:themeColor="background1" w:themeShade="D9"/>
            </w:tcBorders>
          </w:tcPr>
          <w:p w14:paraId="19A3228E" w14:textId="77777777" w:rsidR="003A5FE8" w:rsidRPr="00024D5D" w:rsidRDefault="003A5FE8" w:rsidP="003A5FE8">
            <w:pPr>
              <w:pStyle w:val="Tabletext"/>
              <w:jc w:val="both"/>
              <w:rPr>
                <w:rFonts w:cs="Arial"/>
              </w:rPr>
            </w:pPr>
            <w:r w:rsidRPr="00024D5D">
              <w:rPr>
                <w:rFonts w:cs="Arial"/>
              </w:rPr>
              <w:t>Load factor of the engine by engine use and operating mode, %</w:t>
            </w:r>
          </w:p>
        </w:tc>
        <w:tc>
          <w:tcPr>
            <w:tcW w:w="6495" w:type="dxa"/>
            <w:tcBorders>
              <w:top w:val="single" w:sz="4" w:space="0" w:color="D9D9D9" w:themeColor="background1" w:themeShade="D9"/>
              <w:bottom w:val="single" w:sz="4" w:space="0" w:color="D9D9D9" w:themeColor="background1" w:themeShade="D9"/>
            </w:tcBorders>
          </w:tcPr>
          <w:p w14:paraId="19A3228F" w14:textId="77777777" w:rsidR="003A5FE8" w:rsidRPr="00024D5D" w:rsidRDefault="003A5FE8" w:rsidP="003A5FE8">
            <w:pPr>
              <w:pStyle w:val="Tabletext"/>
              <w:jc w:val="both"/>
              <w:rPr>
                <w:rFonts w:cs="Arial"/>
              </w:rPr>
            </w:pPr>
            <w:r w:rsidRPr="00024D5D">
              <w:rPr>
                <w:rFonts w:cs="Arial"/>
              </w:rPr>
              <w:t>Load factors are based on the values below:</w:t>
            </w:r>
          </w:p>
          <w:tbl>
            <w:tblPr>
              <w:tblW w:w="0" w:type="auto"/>
              <w:tblLook w:val="04A0" w:firstRow="1" w:lastRow="0" w:firstColumn="1" w:lastColumn="0" w:noHBand="0" w:noVBand="1"/>
            </w:tblPr>
            <w:tblGrid>
              <w:gridCol w:w="2090"/>
              <w:gridCol w:w="1253"/>
              <w:gridCol w:w="1282"/>
              <w:gridCol w:w="1318"/>
            </w:tblGrid>
            <w:tr w:rsidR="003A5FE8" w:rsidRPr="00024D5D" w14:paraId="19A32294" w14:textId="77777777" w:rsidTr="003A5FE8">
              <w:tc>
                <w:tcPr>
                  <w:tcW w:w="2483" w:type="dxa"/>
                </w:tcPr>
                <w:p w14:paraId="19A32290" w14:textId="77777777" w:rsidR="003A5FE8" w:rsidRPr="00024D5D" w:rsidRDefault="003A5FE8" w:rsidP="003A5FE8">
                  <w:pPr>
                    <w:pStyle w:val="Tabletext"/>
                    <w:jc w:val="both"/>
                    <w:rPr>
                      <w:rFonts w:cs="Arial"/>
                    </w:rPr>
                  </w:pPr>
                  <w:r w:rsidRPr="00024D5D">
                    <w:rPr>
                      <w:rFonts w:cs="Arial"/>
                    </w:rPr>
                    <w:t>Engine</w:t>
                  </w:r>
                </w:p>
              </w:tc>
              <w:tc>
                <w:tcPr>
                  <w:tcW w:w="1463" w:type="dxa"/>
                </w:tcPr>
                <w:p w14:paraId="19A32291" w14:textId="77777777" w:rsidR="003A5FE8" w:rsidRPr="00024D5D" w:rsidRDefault="003A5FE8" w:rsidP="003A5FE8">
                  <w:pPr>
                    <w:pStyle w:val="Tabletext"/>
                    <w:jc w:val="both"/>
                    <w:rPr>
                      <w:rFonts w:cs="Arial"/>
                    </w:rPr>
                  </w:pPr>
                  <w:r w:rsidRPr="00024D5D">
                    <w:rPr>
                      <w:rFonts w:cs="Arial"/>
                    </w:rPr>
                    <w:t>Transit</w:t>
                  </w:r>
                </w:p>
              </w:tc>
              <w:tc>
                <w:tcPr>
                  <w:tcW w:w="1464" w:type="dxa"/>
                </w:tcPr>
                <w:p w14:paraId="19A32292" w14:textId="77777777" w:rsidR="003A5FE8" w:rsidRPr="00024D5D" w:rsidRDefault="003A5FE8" w:rsidP="003A5FE8">
                  <w:pPr>
                    <w:pStyle w:val="Tabletext"/>
                    <w:jc w:val="both"/>
                    <w:rPr>
                      <w:rFonts w:cs="Arial"/>
                    </w:rPr>
                  </w:pPr>
                  <w:r w:rsidRPr="00024D5D">
                    <w:rPr>
                      <w:rFonts w:cs="Arial"/>
                    </w:rPr>
                    <w:t>Hoteling</w:t>
                  </w:r>
                </w:p>
              </w:tc>
              <w:tc>
                <w:tcPr>
                  <w:tcW w:w="1464" w:type="dxa"/>
                </w:tcPr>
                <w:p w14:paraId="19A32293" w14:textId="77777777" w:rsidR="003A5FE8" w:rsidRPr="00024D5D" w:rsidRDefault="003A5FE8" w:rsidP="003A5FE8">
                  <w:pPr>
                    <w:pStyle w:val="Tabletext"/>
                    <w:jc w:val="both"/>
                    <w:rPr>
                      <w:rFonts w:cs="Arial"/>
                    </w:rPr>
                  </w:pPr>
                  <w:r w:rsidRPr="00024D5D">
                    <w:rPr>
                      <w:rFonts w:cs="Arial"/>
                    </w:rPr>
                    <w:t>Discharge</w:t>
                  </w:r>
                </w:p>
              </w:tc>
            </w:tr>
            <w:tr w:rsidR="003A5FE8" w:rsidRPr="00024D5D" w14:paraId="19A32299" w14:textId="77777777" w:rsidTr="003A5FE8">
              <w:tc>
                <w:tcPr>
                  <w:tcW w:w="2483" w:type="dxa"/>
                </w:tcPr>
                <w:p w14:paraId="19A32295" w14:textId="77777777" w:rsidR="003A5FE8" w:rsidRPr="00024D5D" w:rsidRDefault="003A5FE8" w:rsidP="003A5FE8">
                  <w:pPr>
                    <w:pStyle w:val="Tabletext"/>
                    <w:jc w:val="both"/>
                    <w:rPr>
                      <w:rFonts w:cs="Arial"/>
                    </w:rPr>
                  </w:pPr>
                  <w:r w:rsidRPr="00024D5D">
                    <w:rPr>
                      <w:rFonts w:cs="Arial"/>
                    </w:rPr>
                    <w:t>Main (propulsion)</w:t>
                  </w:r>
                </w:p>
              </w:tc>
              <w:tc>
                <w:tcPr>
                  <w:tcW w:w="1463" w:type="dxa"/>
                </w:tcPr>
                <w:p w14:paraId="19A32296" w14:textId="77777777" w:rsidR="003A5FE8" w:rsidRPr="00024D5D" w:rsidRDefault="003A5FE8" w:rsidP="003A5FE8">
                  <w:pPr>
                    <w:pStyle w:val="Tabletext"/>
                    <w:jc w:val="both"/>
                    <w:rPr>
                      <w:rFonts w:cs="Arial"/>
                    </w:rPr>
                  </w:pPr>
                  <w:r w:rsidRPr="00024D5D">
                    <w:rPr>
                      <w:rFonts w:cs="Arial"/>
                    </w:rPr>
                    <w:t>45%</w:t>
                  </w:r>
                </w:p>
              </w:tc>
              <w:tc>
                <w:tcPr>
                  <w:tcW w:w="1464" w:type="dxa"/>
                </w:tcPr>
                <w:p w14:paraId="19A32297" w14:textId="77777777" w:rsidR="003A5FE8" w:rsidRPr="00024D5D" w:rsidRDefault="003A5FE8" w:rsidP="003A5FE8">
                  <w:pPr>
                    <w:pStyle w:val="Tabletext"/>
                    <w:jc w:val="both"/>
                    <w:rPr>
                      <w:rFonts w:cs="Arial"/>
                    </w:rPr>
                  </w:pPr>
                  <w:r w:rsidRPr="00024D5D">
                    <w:rPr>
                      <w:rFonts w:cs="Arial"/>
                    </w:rPr>
                    <w:t>0%</w:t>
                  </w:r>
                </w:p>
              </w:tc>
              <w:tc>
                <w:tcPr>
                  <w:tcW w:w="1464" w:type="dxa"/>
                </w:tcPr>
                <w:p w14:paraId="19A32298" w14:textId="77777777" w:rsidR="003A5FE8" w:rsidRPr="00024D5D" w:rsidRDefault="003A5FE8" w:rsidP="003A5FE8">
                  <w:pPr>
                    <w:pStyle w:val="Tabletext"/>
                    <w:jc w:val="both"/>
                    <w:rPr>
                      <w:rFonts w:cs="Arial"/>
                    </w:rPr>
                  </w:pPr>
                  <w:r w:rsidRPr="00024D5D">
                    <w:rPr>
                      <w:rFonts w:cs="Arial"/>
                    </w:rPr>
                    <w:t>0%</w:t>
                  </w:r>
                </w:p>
              </w:tc>
            </w:tr>
            <w:tr w:rsidR="003A5FE8" w:rsidRPr="00024D5D" w14:paraId="19A3229E" w14:textId="77777777" w:rsidTr="003A5FE8">
              <w:tc>
                <w:tcPr>
                  <w:tcW w:w="2483" w:type="dxa"/>
                </w:tcPr>
                <w:p w14:paraId="19A3229A" w14:textId="77777777" w:rsidR="003A5FE8" w:rsidRPr="00024D5D" w:rsidRDefault="003A5FE8" w:rsidP="003A5FE8">
                  <w:pPr>
                    <w:pStyle w:val="Tabletext"/>
                    <w:jc w:val="both"/>
                    <w:rPr>
                      <w:rFonts w:cs="Arial"/>
                    </w:rPr>
                  </w:pPr>
                  <w:r w:rsidRPr="00024D5D">
                    <w:rPr>
                      <w:rFonts w:cs="Arial"/>
                    </w:rPr>
                    <w:t>Auxiliary engine (generator)</w:t>
                  </w:r>
                </w:p>
              </w:tc>
              <w:tc>
                <w:tcPr>
                  <w:tcW w:w="1463" w:type="dxa"/>
                </w:tcPr>
                <w:p w14:paraId="19A3229B" w14:textId="77777777" w:rsidR="003A5FE8" w:rsidRPr="00024D5D" w:rsidRDefault="003A5FE8" w:rsidP="003A5FE8">
                  <w:pPr>
                    <w:pStyle w:val="Tabletext"/>
                    <w:jc w:val="both"/>
                    <w:rPr>
                      <w:rFonts w:cs="Arial"/>
                    </w:rPr>
                  </w:pPr>
                  <w:r w:rsidRPr="00024D5D">
                    <w:rPr>
                      <w:rFonts w:cs="Arial"/>
                    </w:rPr>
                    <w:t>75%</w:t>
                  </w:r>
                </w:p>
              </w:tc>
              <w:tc>
                <w:tcPr>
                  <w:tcW w:w="1464" w:type="dxa"/>
                </w:tcPr>
                <w:p w14:paraId="19A3229C" w14:textId="77777777" w:rsidR="003A5FE8" w:rsidRPr="00024D5D" w:rsidRDefault="003A5FE8" w:rsidP="003A5FE8">
                  <w:pPr>
                    <w:pStyle w:val="Tabletext"/>
                    <w:jc w:val="both"/>
                    <w:rPr>
                      <w:rFonts w:cs="Arial"/>
                    </w:rPr>
                  </w:pPr>
                  <w:r w:rsidRPr="00024D5D">
                    <w:rPr>
                      <w:rFonts w:cs="Arial"/>
                    </w:rPr>
                    <w:t>75%</w:t>
                  </w:r>
                </w:p>
              </w:tc>
              <w:tc>
                <w:tcPr>
                  <w:tcW w:w="1464" w:type="dxa"/>
                </w:tcPr>
                <w:p w14:paraId="19A3229D" w14:textId="77777777" w:rsidR="003A5FE8" w:rsidRPr="00024D5D" w:rsidRDefault="003A5FE8" w:rsidP="003A5FE8">
                  <w:pPr>
                    <w:pStyle w:val="Tabletext"/>
                    <w:jc w:val="both"/>
                    <w:rPr>
                      <w:rFonts w:cs="Arial"/>
                    </w:rPr>
                  </w:pPr>
                  <w:r w:rsidRPr="00024D5D">
                    <w:rPr>
                      <w:rFonts w:cs="Arial"/>
                    </w:rPr>
                    <w:t>75%</w:t>
                  </w:r>
                </w:p>
              </w:tc>
            </w:tr>
            <w:tr w:rsidR="003A5FE8" w:rsidRPr="00024D5D" w14:paraId="19A322A3" w14:textId="77777777" w:rsidTr="003A5FE8">
              <w:tc>
                <w:tcPr>
                  <w:tcW w:w="2483" w:type="dxa"/>
                </w:tcPr>
                <w:p w14:paraId="19A3229F" w14:textId="77777777" w:rsidR="003A5FE8" w:rsidRPr="00024D5D" w:rsidRDefault="003A5FE8" w:rsidP="003A5FE8">
                  <w:pPr>
                    <w:pStyle w:val="Tabletext"/>
                    <w:jc w:val="both"/>
                    <w:rPr>
                      <w:rFonts w:cs="Arial"/>
                    </w:rPr>
                  </w:pPr>
                  <w:r w:rsidRPr="00024D5D">
                    <w:rPr>
                      <w:rFonts w:cs="Arial"/>
                    </w:rPr>
                    <w:t>Auxiliary engine (pumps)</w:t>
                  </w:r>
                </w:p>
              </w:tc>
              <w:tc>
                <w:tcPr>
                  <w:tcW w:w="1463" w:type="dxa"/>
                </w:tcPr>
                <w:p w14:paraId="19A322A0" w14:textId="77777777" w:rsidR="003A5FE8" w:rsidRPr="00024D5D" w:rsidRDefault="003A5FE8" w:rsidP="003A5FE8">
                  <w:pPr>
                    <w:pStyle w:val="Tabletext"/>
                    <w:jc w:val="both"/>
                    <w:rPr>
                      <w:rFonts w:cs="Arial"/>
                    </w:rPr>
                  </w:pPr>
                  <w:r w:rsidRPr="00024D5D">
                    <w:rPr>
                      <w:rFonts w:cs="Arial"/>
                    </w:rPr>
                    <w:t>0%</w:t>
                  </w:r>
                </w:p>
              </w:tc>
              <w:tc>
                <w:tcPr>
                  <w:tcW w:w="1464" w:type="dxa"/>
                </w:tcPr>
                <w:p w14:paraId="19A322A1" w14:textId="77777777" w:rsidR="003A5FE8" w:rsidRPr="00024D5D" w:rsidRDefault="003A5FE8" w:rsidP="003A5FE8">
                  <w:pPr>
                    <w:pStyle w:val="Tabletext"/>
                    <w:jc w:val="both"/>
                    <w:rPr>
                      <w:rFonts w:cs="Arial"/>
                    </w:rPr>
                  </w:pPr>
                  <w:r w:rsidRPr="00024D5D">
                    <w:rPr>
                      <w:rFonts w:cs="Arial"/>
                    </w:rPr>
                    <w:t>71%</w:t>
                  </w:r>
                </w:p>
              </w:tc>
              <w:tc>
                <w:tcPr>
                  <w:tcW w:w="1464" w:type="dxa"/>
                </w:tcPr>
                <w:p w14:paraId="19A322A2" w14:textId="77777777" w:rsidR="003A5FE8" w:rsidRPr="00024D5D" w:rsidRDefault="003A5FE8" w:rsidP="003A5FE8">
                  <w:pPr>
                    <w:pStyle w:val="Tabletext"/>
                    <w:jc w:val="both"/>
                    <w:rPr>
                      <w:rFonts w:cs="Arial"/>
                    </w:rPr>
                  </w:pPr>
                  <w:r w:rsidRPr="00024D5D">
                    <w:rPr>
                      <w:rFonts w:cs="Arial"/>
                    </w:rPr>
                    <w:t>71%</w:t>
                  </w:r>
                </w:p>
              </w:tc>
            </w:tr>
          </w:tbl>
          <w:p w14:paraId="19A322A4" w14:textId="77777777" w:rsidR="003A5FE8" w:rsidRPr="00024D5D" w:rsidRDefault="003A5FE8" w:rsidP="003A5FE8">
            <w:pPr>
              <w:pStyle w:val="Tabletext"/>
              <w:jc w:val="both"/>
              <w:rPr>
                <w:rFonts w:cs="Arial"/>
              </w:rPr>
            </w:pPr>
            <w:r w:rsidRPr="00024D5D">
              <w:rPr>
                <w:rFonts w:cs="Arial"/>
              </w:rPr>
              <w:t>Reference: CARB, Appendix C Updates on the Emissions Inventory for Commercial Harbor Craft Operating in California, Table 3.</w:t>
            </w:r>
          </w:p>
          <w:p w14:paraId="19A322A5" w14:textId="77777777" w:rsidR="003A5FE8" w:rsidRPr="00024D5D" w:rsidRDefault="003A5FE8" w:rsidP="003A5FE8">
            <w:pPr>
              <w:pStyle w:val="Tabletext"/>
              <w:jc w:val="both"/>
              <w:rPr>
                <w:rFonts w:cs="Arial"/>
              </w:rPr>
            </w:pPr>
            <w:r w:rsidRPr="00024D5D">
              <w:rPr>
                <w:rFonts w:cs="Arial"/>
              </w:rPr>
              <w:t>As noted above, it is assumed that none of the barges are self-propelled, therefore no emissions are calculated from main propulsion engines.</w:t>
            </w:r>
          </w:p>
        </w:tc>
      </w:tr>
      <w:tr w:rsidR="003A5FE8" w:rsidRPr="00024D5D" w14:paraId="19A322AB"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A7" w14:textId="77777777" w:rsidR="003A5FE8" w:rsidRPr="00024D5D" w:rsidRDefault="003A5FE8" w:rsidP="003A5FE8">
            <w:pPr>
              <w:pStyle w:val="Tabletext"/>
              <w:jc w:val="both"/>
              <w:rPr>
                <w:rFonts w:cs="Arial"/>
              </w:rPr>
            </w:pPr>
            <w:r w:rsidRPr="00024D5D">
              <w:rPr>
                <w:rFonts w:cs="Arial"/>
                <w:i/>
              </w:rPr>
              <w:t>Time</w:t>
            </w:r>
            <w:r w:rsidRPr="00024D5D">
              <w:rPr>
                <w:rFonts w:cs="Arial"/>
                <w:i/>
                <w:vertAlign w:val="subscript"/>
              </w:rPr>
              <w:t>om</w:t>
            </w:r>
          </w:p>
        </w:tc>
        <w:tc>
          <w:tcPr>
            <w:tcW w:w="1796" w:type="dxa"/>
            <w:tcBorders>
              <w:top w:val="single" w:sz="4" w:space="0" w:color="D9D9D9" w:themeColor="background1" w:themeShade="D9"/>
              <w:bottom w:val="single" w:sz="4" w:space="0" w:color="D9D9D9" w:themeColor="background1" w:themeShade="D9"/>
            </w:tcBorders>
          </w:tcPr>
          <w:p w14:paraId="19A322A8" w14:textId="77777777" w:rsidR="003A5FE8" w:rsidRPr="00024D5D" w:rsidRDefault="003A5FE8" w:rsidP="003A5FE8">
            <w:pPr>
              <w:pStyle w:val="Tabletext"/>
              <w:jc w:val="both"/>
              <w:rPr>
                <w:rFonts w:cs="Arial"/>
              </w:rPr>
            </w:pPr>
            <w:r w:rsidRPr="00024D5D">
              <w:rPr>
                <w:rFonts w:cs="Arial"/>
              </w:rPr>
              <w:t>Duration in operating mode, hours</w:t>
            </w:r>
          </w:p>
        </w:tc>
        <w:tc>
          <w:tcPr>
            <w:tcW w:w="6495" w:type="dxa"/>
            <w:tcBorders>
              <w:top w:val="single" w:sz="4" w:space="0" w:color="D9D9D9" w:themeColor="background1" w:themeShade="D9"/>
              <w:bottom w:val="single" w:sz="4" w:space="0" w:color="D9D9D9" w:themeColor="background1" w:themeShade="D9"/>
            </w:tcBorders>
          </w:tcPr>
          <w:p w14:paraId="19A322A9" w14:textId="77777777" w:rsidR="003A5FE8" w:rsidRPr="00024D5D" w:rsidRDefault="003A5FE8" w:rsidP="003A5FE8">
            <w:pPr>
              <w:pStyle w:val="Tabletext"/>
              <w:jc w:val="both"/>
              <w:rPr>
                <w:rFonts w:cs="Arial"/>
              </w:rPr>
            </w:pPr>
            <w:r w:rsidRPr="00024D5D">
              <w:rPr>
                <w:rFonts w:cs="Arial"/>
              </w:rPr>
              <w:t xml:space="preserve">Transit time is equal to distance traveled in nautical miles divided by speed in knots. For transit mode, barges are assumed to travel at 8 knots. For maneuvering mode, barges are assumed to travel at 5 knots. For docking and undocking, it is assumed to take 15 minutes for each (30 minutes total). Hoteling time is equal to the vessel </w:t>
            </w:r>
            <w:r w:rsidRPr="00024D5D">
              <w:rPr>
                <w:rFonts w:cs="Arial"/>
              </w:rPr>
              <w:lastRenderedPageBreak/>
              <w:t>departure time subtracted by the vessel arrival time. Discharge time is equal to the quantity of cargo discharged divided by the discharge rate of the pumps, provided in the barge database.</w:t>
            </w:r>
          </w:p>
          <w:p w14:paraId="19A322AA" w14:textId="77777777" w:rsidR="003A5FE8" w:rsidRPr="00024D5D" w:rsidRDefault="003A5FE8" w:rsidP="003A5FE8">
            <w:pPr>
              <w:pStyle w:val="Tabletext"/>
              <w:jc w:val="both"/>
              <w:rPr>
                <w:rFonts w:cs="Arial"/>
              </w:rPr>
            </w:pPr>
            <w:r w:rsidRPr="00024D5D">
              <w:rPr>
                <w:rFonts w:cs="Arial"/>
              </w:rPr>
              <w:t xml:space="preserve">Reference: </w:t>
            </w:r>
            <w:r w:rsidRPr="00024D5D">
              <w:rPr>
                <w:rFonts w:eastAsiaTheme="minorEastAsia" w:cs="Arial"/>
              </w:rPr>
              <w:t>Title 14, CCR, Subdivision 4. Office of Spill Prevention and Response, Chapter 4, Subchapter 1, Sections 851.1 through 851.10.1 (for transit speed)</w:t>
            </w:r>
          </w:p>
        </w:tc>
      </w:tr>
      <w:tr w:rsidR="003A5FE8" w:rsidRPr="00024D5D" w14:paraId="19A322B0"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AC" w14:textId="77777777" w:rsidR="003A5FE8" w:rsidRPr="00024D5D" w:rsidRDefault="003A5FE8" w:rsidP="003A5FE8">
            <w:pPr>
              <w:pStyle w:val="Tabletext"/>
              <w:jc w:val="both"/>
              <w:rPr>
                <w:rFonts w:cs="Arial"/>
                <w:i/>
                <w:vertAlign w:val="subscript"/>
              </w:rPr>
            </w:pPr>
            <w:r w:rsidRPr="00024D5D">
              <w:rPr>
                <w:rFonts w:cs="Arial"/>
                <w:i/>
              </w:rPr>
              <w:lastRenderedPageBreak/>
              <w:t>F</w:t>
            </w:r>
            <w:r w:rsidRPr="00024D5D">
              <w:rPr>
                <w:rFonts w:cs="Arial"/>
                <w:i/>
                <w:vertAlign w:val="subscript"/>
              </w:rPr>
              <w:t>MY, HP</w:t>
            </w:r>
          </w:p>
        </w:tc>
        <w:tc>
          <w:tcPr>
            <w:tcW w:w="1796" w:type="dxa"/>
            <w:tcBorders>
              <w:top w:val="single" w:sz="4" w:space="0" w:color="D9D9D9" w:themeColor="background1" w:themeShade="D9"/>
              <w:bottom w:val="single" w:sz="4" w:space="0" w:color="D9D9D9" w:themeColor="background1" w:themeShade="D9"/>
            </w:tcBorders>
          </w:tcPr>
          <w:p w14:paraId="19A322AD" w14:textId="77777777" w:rsidR="003A5FE8" w:rsidRPr="00024D5D" w:rsidRDefault="003A5FE8" w:rsidP="003A5FE8">
            <w:pPr>
              <w:pStyle w:val="Tabletext"/>
              <w:jc w:val="both"/>
              <w:rPr>
                <w:rFonts w:cs="Arial"/>
              </w:rPr>
            </w:pPr>
            <w:r w:rsidRPr="00024D5D">
              <w:rPr>
                <w:rFonts w:cs="Arial"/>
              </w:rPr>
              <w:t>Fuel correction factor based on engine model year and horsepower</w:t>
            </w:r>
          </w:p>
        </w:tc>
        <w:tc>
          <w:tcPr>
            <w:tcW w:w="6495" w:type="dxa"/>
            <w:tcBorders>
              <w:top w:val="single" w:sz="4" w:space="0" w:color="D9D9D9" w:themeColor="background1" w:themeShade="D9"/>
              <w:bottom w:val="single" w:sz="4" w:space="0" w:color="D9D9D9" w:themeColor="background1" w:themeShade="D9"/>
            </w:tcBorders>
          </w:tcPr>
          <w:p w14:paraId="19A322AE" w14:textId="77777777" w:rsidR="003A5FE8" w:rsidRPr="00024D5D" w:rsidRDefault="003A5FE8" w:rsidP="003A5FE8">
            <w:pPr>
              <w:pStyle w:val="Tabletext"/>
              <w:jc w:val="both"/>
              <w:rPr>
                <w:rFonts w:cs="Arial"/>
              </w:rPr>
            </w:pPr>
            <w:r w:rsidRPr="00024D5D">
              <w:rPr>
                <w:rFonts w:cs="Arial"/>
              </w:rPr>
              <w:t xml:space="preserve">Reference: CARB, Proposed OFFROAD Diesel Fuel Correction Factors, Table 7: </w:t>
            </w:r>
            <w:hyperlink r:id="rId11" w:history="1">
              <w:r w:rsidRPr="00024D5D">
                <w:rPr>
                  <w:rStyle w:val="Hyperlink"/>
                  <w:rFonts w:cs="Arial"/>
                </w:rPr>
                <w:t>http://www.arb.ca.gov/msei/offroad/techmemo/arb_offroad_fuels.pdf</w:t>
              </w:r>
            </w:hyperlink>
          </w:p>
          <w:p w14:paraId="19A322AF" w14:textId="77777777" w:rsidR="003A5FE8" w:rsidRPr="00024D5D" w:rsidRDefault="003A5FE8" w:rsidP="003A5FE8">
            <w:pPr>
              <w:pStyle w:val="Tabletext"/>
              <w:jc w:val="both"/>
              <w:rPr>
                <w:rFonts w:cs="Arial"/>
              </w:rPr>
            </w:pPr>
            <w:r w:rsidRPr="00024D5D">
              <w:rPr>
                <w:rFonts w:cs="Arial"/>
              </w:rPr>
              <w:t>Fuel correction factor for PM</w:t>
            </w:r>
            <w:r w:rsidRPr="00024D5D">
              <w:rPr>
                <w:rFonts w:cs="Arial"/>
                <w:vertAlign w:val="subscript"/>
              </w:rPr>
              <w:t>2.5</w:t>
            </w:r>
            <w:r w:rsidRPr="00024D5D">
              <w:rPr>
                <w:rFonts w:cs="Arial"/>
              </w:rPr>
              <w:t xml:space="preserve"> assumed to be equal to fuel correction factor for PM</w:t>
            </w:r>
            <w:r w:rsidRPr="00024D5D">
              <w:rPr>
                <w:rFonts w:cs="Arial"/>
                <w:vertAlign w:val="subscript"/>
              </w:rPr>
              <w:t>10</w:t>
            </w:r>
            <w:r w:rsidRPr="00024D5D">
              <w:rPr>
                <w:rFonts w:cs="Arial"/>
              </w:rPr>
              <w:t>. For all other pollutants, fuel correction factor assumed to be equal to 1.</w:t>
            </w:r>
          </w:p>
        </w:tc>
      </w:tr>
      <w:tr w:rsidR="003A5FE8" w:rsidRPr="00024D5D" w14:paraId="19A322B5"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B1" w14:textId="77777777" w:rsidR="003A5FE8" w:rsidRPr="00024D5D" w:rsidRDefault="003A5FE8" w:rsidP="003A5FE8">
            <w:pPr>
              <w:pStyle w:val="Tabletext"/>
              <w:jc w:val="both"/>
              <w:rPr>
                <w:rFonts w:cs="Arial"/>
                <w:i/>
              </w:rPr>
            </w:pPr>
            <w:r w:rsidRPr="00024D5D">
              <w:rPr>
                <w:rFonts w:cs="Arial"/>
                <w:i/>
              </w:rPr>
              <w:t>D</w:t>
            </w:r>
            <w:r w:rsidRPr="00024D5D">
              <w:rPr>
                <w:rFonts w:cs="Arial"/>
                <w:i/>
                <w:vertAlign w:val="subscript"/>
              </w:rPr>
              <w:t>HP</w:t>
            </w:r>
          </w:p>
        </w:tc>
        <w:tc>
          <w:tcPr>
            <w:tcW w:w="1796" w:type="dxa"/>
            <w:tcBorders>
              <w:top w:val="single" w:sz="4" w:space="0" w:color="D9D9D9" w:themeColor="background1" w:themeShade="D9"/>
              <w:bottom w:val="single" w:sz="4" w:space="0" w:color="D9D9D9" w:themeColor="background1" w:themeShade="D9"/>
            </w:tcBorders>
          </w:tcPr>
          <w:p w14:paraId="19A322B2" w14:textId="77777777" w:rsidR="003A5FE8" w:rsidRPr="00024D5D" w:rsidRDefault="003A5FE8" w:rsidP="003A5FE8">
            <w:pPr>
              <w:pStyle w:val="Tabletext"/>
              <w:jc w:val="both"/>
              <w:rPr>
                <w:rFonts w:cs="Arial"/>
              </w:rPr>
            </w:pPr>
            <w:r w:rsidRPr="00024D5D">
              <w:rPr>
                <w:rFonts w:cs="Arial"/>
              </w:rPr>
              <w:t>Deterioration factor</w:t>
            </w:r>
            <w:r w:rsidRPr="00024D5D">
              <w:rPr>
                <w:rFonts w:eastAsiaTheme="minorEastAsia" w:cs="Arial"/>
              </w:rPr>
              <w:t xml:space="preserve"> based on horsepower</w:t>
            </w:r>
          </w:p>
        </w:tc>
        <w:tc>
          <w:tcPr>
            <w:tcW w:w="6495" w:type="dxa"/>
            <w:tcBorders>
              <w:top w:val="single" w:sz="4" w:space="0" w:color="D9D9D9" w:themeColor="background1" w:themeShade="D9"/>
              <w:bottom w:val="single" w:sz="4" w:space="0" w:color="D9D9D9" w:themeColor="background1" w:themeShade="D9"/>
            </w:tcBorders>
          </w:tcPr>
          <w:p w14:paraId="19A322B3" w14:textId="77777777" w:rsidR="003A5FE8" w:rsidRPr="00024D5D" w:rsidRDefault="003A5FE8" w:rsidP="003A5FE8">
            <w:pPr>
              <w:pStyle w:val="Tabletext"/>
              <w:jc w:val="both"/>
              <w:rPr>
                <w:rFonts w:eastAsiaTheme="minorEastAsia" w:cs="Arial"/>
              </w:rPr>
            </w:pPr>
            <w:r w:rsidRPr="00024D5D">
              <w:rPr>
                <w:rFonts w:cs="Arial"/>
              </w:rPr>
              <w:t xml:space="preserve">Reference: CARB, California Barge and Dredge Emissions Inventory Database. </w:t>
            </w:r>
            <w:hyperlink r:id="rId12" w:history="1">
              <w:r w:rsidRPr="00024D5D">
                <w:rPr>
                  <w:rStyle w:val="Hyperlink"/>
                  <w:rFonts w:eastAsiaTheme="minorEastAsia" w:cs="Arial"/>
                </w:rPr>
                <w:t>http://www.arb.ca.gov/msei/categories.htm</w:t>
              </w:r>
            </w:hyperlink>
          </w:p>
          <w:p w14:paraId="19A322B4" w14:textId="77777777" w:rsidR="003A5FE8" w:rsidRPr="00024D5D" w:rsidRDefault="003A5FE8" w:rsidP="003A5FE8">
            <w:pPr>
              <w:pStyle w:val="Tabletext"/>
              <w:jc w:val="both"/>
              <w:rPr>
                <w:rFonts w:cs="Arial"/>
              </w:rPr>
            </w:pPr>
            <w:r w:rsidRPr="00024D5D">
              <w:rPr>
                <w:rFonts w:eastAsiaTheme="minorEastAsia" w:cs="Arial"/>
              </w:rPr>
              <w:t>Deterioration factor for PM</w:t>
            </w:r>
            <w:r w:rsidRPr="00024D5D">
              <w:rPr>
                <w:rFonts w:eastAsiaTheme="minorEastAsia" w:cs="Arial"/>
                <w:vertAlign w:val="subscript"/>
              </w:rPr>
              <w:t>2.5</w:t>
            </w:r>
            <w:r w:rsidRPr="00024D5D">
              <w:rPr>
                <w:rFonts w:eastAsiaTheme="minorEastAsia" w:cs="Arial"/>
              </w:rPr>
              <w:t xml:space="preserve"> assumed to be equal to deterioration factor for PM</w:t>
            </w:r>
            <w:r w:rsidRPr="00024D5D">
              <w:rPr>
                <w:rFonts w:eastAsiaTheme="minorEastAsia" w:cs="Arial"/>
                <w:vertAlign w:val="subscript"/>
              </w:rPr>
              <w:t>10</w:t>
            </w:r>
            <w:r w:rsidRPr="00024D5D">
              <w:rPr>
                <w:rFonts w:eastAsiaTheme="minorEastAsia" w:cs="Arial"/>
              </w:rPr>
              <w:t>. For SO</w:t>
            </w:r>
            <w:r w:rsidRPr="00024D5D">
              <w:rPr>
                <w:rFonts w:eastAsiaTheme="minorEastAsia" w:cs="Arial"/>
                <w:vertAlign w:val="subscript"/>
              </w:rPr>
              <w:t>2</w:t>
            </w:r>
            <w:r w:rsidRPr="00024D5D">
              <w:rPr>
                <w:rFonts w:eastAsiaTheme="minorEastAsia" w:cs="Arial"/>
              </w:rPr>
              <w:t>, deterioration factor assumed to be equal to 0.</w:t>
            </w:r>
          </w:p>
        </w:tc>
      </w:tr>
      <w:tr w:rsidR="003A5FE8" w:rsidRPr="00024D5D" w14:paraId="19A322B9"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B6" w14:textId="77777777" w:rsidR="003A5FE8" w:rsidRPr="00024D5D" w:rsidRDefault="003A5FE8" w:rsidP="003A5FE8">
            <w:pPr>
              <w:pStyle w:val="Tabletext"/>
              <w:jc w:val="both"/>
              <w:rPr>
                <w:rFonts w:cs="Arial"/>
                <w:i/>
              </w:rPr>
            </w:pPr>
            <w:r w:rsidRPr="00024D5D">
              <w:rPr>
                <w:rFonts w:cs="Arial"/>
                <w:i/>
              </w:rPr>
              <w:t>A</w:t>
            </w:r>
          </w:p>
        </w:tc>
        <w:tc>
          <w:tcPr>
            <w:tcW w:w="1796" w:type="dxa"/>
            <w:tcBorders>
              <w:top w:val="single" w:sz="4" w:space="0" w:color="D9D9D9" w:themeColor="background1" w:themeShade="D9"/>
              <w:bottom w:val="single" w:sz="4" w:space="0" w:color="D9D9D9" w:themeColor="background1" w:themeShade="D9"/>
            </w:tcBorders>
          </w:tcPr>
          <w:p w14:paraId="19A322B7" w14:textId="77777777" w:rsidR="003A5FE8" w:rsidRPr="00024D5D" w:rsidRDefault="003A5FE8" w:rsidP="003A5FE8">
            <w:pPr>
              <w:pStyle w:val="Tabletext"/>
              <w:jc w:val="both"/>
              <w:rPr>
                <w:rFonts w:cs="Arial"/>
              </w:rPr>
            </w:pPr>
            <w:r w:rsidRPr="00024D5D">
              <w:rPr>
                <w:rFonts w:cs="Arial"/>
              </w:rPr>
              <w:t>Age of the engine</w:t>
            </w:r>
          </w:p>
        </w:tc>
        <w:tc>
          <w:tcPr>
            <w:tcW w:w="6495" w:type="dxa"/>
            <w:tcBorders>
              <w:top w:val="single" w:sz="4" w:space="0" w:color="D9D9D9" w:themeColor="background1" w:themeShade="D9"/>
              <w:bottom w:val="single" w:sz="4" w:space="0" w:color="D9D9D9" w:themeColor="background1" w:themeShade="D9"/>
            </w:tcBorders>
          </w:tcPr>
          <w:p w14:paraId="19A322B8" w14:textId="77777777" w:rsidR="003A5FE8" w:rsidRPr="00024D5D" w:rsidRDefault="003A5FE8" w:rsidP="003A5FE8">
            <w:pPr>
              <w:pStyle w:val="Tabletext"/>
              <w:jc w:val="both"/>
              <w:rPr>
                <w:rFonts w:cs="Arial"/>
              </w:rPr>
            </w:pPr>
            <w:r w:rsidRPr="00024D5D">
              <w:rPr>
                <w:rFonts w:cs="Arial"/>
              </w:rPr>
              <w:t>Age of the engine equals year of call subtracted by engine model year.</w:t>
            </w:r>
          </w:p>
        </w:tc>
      </w:tr>
      <w:tr w:rsidR="003A5FE8" w:rsidRPr="00024D5D" w14:paraId="19A322BE"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BA" w14:textId="77777777" w:rsidR="003A5FE8" w:rsidRPr="00024D5D" w:rsidRDefault="003A5FE8" w:rsidP="003A5FE8">
            <w:pPr>
              <w:pStyle w:val="Tabletext"/>
              <w:jc w:val="both"/>
              <w:rPr>
                <w:rFonts w:cs="Arial"/>
                <w:i/>
              </w:rPr>
            </w:pPr>
            <w:r w:rsidRPr="00024D5D">
              <w:rPr>
                <w:rFonts w:cs="Arial"/>
                <w:i/>
              </w:rPr>
              <w:t>UL</w:t>
            </w:r>
            <w:r w:rsidRPr="00024D5D">
              <w:rPr>
                <w:rFonts w:cs="Arial"/>
                <w:i/>
                <w:vertAlign w:val="subscript"/>
              </w:rPr>
              <w:t>U</w:t>
            </w:r>
          </w:p>
        </w:tc>
        <w:tc>
          <w:tcPr>
            <w:tcW w:w="1796" w:type="dxa"/>
            <w:tcBorders>
              <w:top w:val="single" w:sz="4" w:space="0" w:color="D9D9D9" w:themeColor="background1" w:themeShade="D9"/>
              <w:bottom w:val="single" w:sz="4" w:space="0" w:color="D9D9D9" w:themeColor="background1" w:themeShade="D9"/>
            </w:tcBorders>
          </w:tcPr>
          <w:p w14:paraId="19A322BB" w14:textId="77777777" w:rsidR="003A5FE8" w:rsidRPr="00024D5D" w:rsidRDefault="003A5FE8" w:rsidP="003A5FE8">
            <w:pPr>
              <w:pStyle w:val="Tabletext"/>
              <w:jc w:val="both"/>
              <w:rPr>
                <w:rFonts w:cs="Arial"/>
              </w:rPr>
            </w:pPr>
            <w:r w:rsidRPr="00024D5D">
              <w:rPr>
                <w:rFonts w:cs="Arial"/>
              </w:rPr>
              <w:t>Useful life based on the engine use</w:t>
            </w:r>
          </w:p>
        </w:tc>
        <w:tc>
          <w:tcPr>
            <w:tcW w:w="6495" w:type="dxa"/>
            <w:tcBorders>
              <w:top w:val="single" w:sz="4" w:space="0" w:color="D9D9D9" w:themeColor="background1" w:themeShade="D9"/>
              <w:bottom w:val="single" w:sz="4" w:space="0" w:color="D9D9D9" w:themeColor="background1" w:themeShade="D9"/>
            </w:tcBorders>
          </w:tcPr>
          <w:p w14:paraId="19A322BC" w14:textId="77777777" w:rsidR="003A5FE8" w:rsidRPr="00024D5D" w:rsidRDefault="003A5FE8" w:rsidP="003A5FE8">
            <w:pPr>
              <w:pStyle w:val="Tabletext"/>
              <w:jc w:val="both"/>
              <w:rPr>
                <w:rFonts w:cs="Arial"/>
              </w:rPr>
            </w:pPr>
            <w:r w:rsidRPr="00024D5D">
              <w:rPr>
                <w:rFonts w:cs="Arial"/>
              </w:rPr>
              <w:t>For main (propulsion) engines, useful life is assumed to be equal to 17 years. For auxiliary engines (generators), useful life is assumed to be equal to 22.5 years. For auxiliary engines (pumps), useful life is assumed to be equal to 21 years.</w:t>
            </w:r>
          </w:p>
          <w:p w14:paraId="19A322BD" w14:textId="77777777" w:rsidR="003A5FE8" w:rsidRPr="00024D5D" w:rsidRDefault="003A5FE8" w:rsidP="003A5FE8">
            <w:pPr>
              <w:pStyle w:val="Tabletext"/>
              <w:jc w:val="both"/>
              <w:rPr>
                <w:rFonts w:cs="Arial"/>
              </w:rPr>
            </w:pPr>
            <w:r w:rsidRPr="00024D5D">
              <w:rPr>
                <w:rFonts w:cs="Arial"/>
              </w:rPr>
              <w:t>Reference: CARB, Appendix C, Updates on the Emissions Inventory for Commercial Harbor Craft Operating in California, Table 3.</w:t>
            </w:r>
          </w:p>
        </w:tc>
      </w:tr>
      <w:tr w:rsidR="003A5FE8" w:rsidRPr="00024D5D" w14:paraId="19A322C2"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BF" w14:textId="77777777" w:rsidR="003A5FE8" w:rsidRPr="00024D5D" w:rsidRDefault="003A5FE8" w:rsidP="003A5FE8">
            <w:pPr>
              <w:pStyle w:val="Tabletext"/>
              <w:jc w:val="both"/>
              <w:rPr>
                <w:rFonts w:cs="Arial"/>
                <w:i/>
              </w:rPr>
            </w:pPr>
            <w:r w:rsidRPr="00024D5D">
              <w:rPr>
                <w:rFonts w:cs="Arial"/>
                <w:i/>
              </w:rPr>
              <w:t>HP</w:t>
            </w:r>
            <w:r w:rsidRPr="00024D5D">
              <w:rPr>
                <w:rFonts w:cs="Arial"/>
                <w:i/>
                <w:vertAlign w:val="subscript"/>
              </w:rPr>
              <w:t>U</w:t>
            </w:r>
          </w:p>
        </w:tc>
        <w:tc>
          <w:tcPr>
            <w:tcW w:w="1796" w:type="dxa"/>
            <w:tcBorders>
              <w:top w:val="single" w:sz="4" w:space="0" w:color="D9D9D9" w:themeColor="background1" w:themeShade="D9"/>
              <w:bottom w:val="single" w:sz="4" w:space="0" w:color="D9D9D9" w:themeColor="background1" w:themeShade="D9"/>
            </w:tcBorders>
          </w:tcPr>
          <w:p w14:paraId="19A322C0" w14:textId="77777777" w:rsidR="003A5FE8" w:rsidRPr="00024D5D" w:rsidRDefault="003A5FE8" w:rsidP="003A5FE8">
            <w:pPr>
              <w:pStyle w:val="Tabletext"/>
              <w:jc w:val="both"/>
              <w:rPr>
                <w:rFonts w:cs="Arial"/>
              </w:rPr>
            </w:pPr>
            <w:r w:rsidRPr="00024D5D">
              <w:rPr>
                <w:rFonts w:cs="Arial"/>
              </w:rPr>
              <w:t>Total horsepower rating of the engines by use</w:t>
            </w:r>
          </w:p>
        </w:tc>
        <w:tc>
          <w:tcPr>
            <w:tcW w:w="6495" w:type="dxa"/>
            <w:tcBorders>
              <w:top w:val="single" w:sz="4" w:space="0" w:color="D9D9D9" w:themeColor="background1" w:themeShade="D9"/>
              <w:bottom w:val="single" w:sz="4" w:space="0" w:color="D9D9D9" w:themeColor="background1" w:themeShade="D9"/>
            </w:tcBorders>
          </w:tcPr>
          <w:p w14:paraId="19A322C1" w14:textId="77777777" w:rsidR="003A5FE8" w:rsidRPr="00024D5D" w:rsidRDefault="003A5FE8" w:rsidP="003A5FE8">
            <w:pPr>
              <w:pStyle w:val="Tabletext"/>
              <w:jc w:val="both"/>
              <w:rPr>
                <w:rFonts w:cs="Arial"/>
              </w:rPr>
            </w:pPr>
            <w:r w:rsidRPr="00024D5D">
              <w:rPr>
                <w:rFonts w:cs="Arial"/>
              </w:rPr>
              <w:t>Total horsepower rating is equal to the power rating per engine multiplied by the number of engines. For unknown engine horsepower ratings, the average horsepower of barge engines by engine use was used, based on available barge data.</w:t>
            </w:r>
          </w:p>
        </w:tc>
      </w:tr>
      <w:tr w:rsidR="003A5FE8" w:rsidRPr="00024D5D" w14:paraId="19A322C6"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C3" w14:textId="77777777" w:rsidR="003A5FE8" w:rsidRPr="00024D5D" w:rsidRDefault="003A5FE8" w:rsidP="003A5FE8">
            <w:pPr>
              <w:pStyle w:val="Tabletext"/>
              <w:jc w:val="both"/>
              <w:rPr>
                <w:rFonts w:cs="Arial"/>
                <w:i/>
              </w:rPr>
            </w:pPr>
            <w:r w:rsidRPr="00024D5D">
              <w:rPr>
                <w:rFonts w:cs="Arial"/>
                <w:i/>
              </w:rPr>
              <w:t>n</w:t>
            </w:r>
          </w:p>
        </w:tc>
        <w:tc>
          <w:tcPr>
            <w:tcW w:w="1796" w:type="dxa"/>
            <w:tcBorders>
              <w:top w:val="single" w:sz="4" w:space="0" w:color="D9D9D9" w:themeColor="background1" w:themeShade="D9"/>
              <w:bottom w:val="single" w:sz="4" w:space="0" w:color="D9D9D9" w:themeColor="background1" w:themeShade="D9"/>
            </w:tcBorders>
          </w:tcPr>
          <w:p w14:paraId="19A322C4" w14:textId="77777777" w:rsidR="003A5FE8" w:rsidRPr="00024D5D" w:rsidRDefault="003A5FE8" w:rsidP="003A5FE8">
            <w:pPr>
              <w:pStyle w:val="Tabletext"/>
              <w:jc w:val="both"/>
              <w:rPr>
                <w:rFonts w:cs="Arial"/>
              </w:rPr>
            </w:pPr>
            <w:r w:rsidRPr="00024D5D">
              <w:rPr>
                <w:rFonts w:cs="Arial"/>
              </w:rPr>
              <w:t>Number of engines by use on the barge</w:t>
            </w:r>
          </w:p>
        </w:tc>
        <w:tc>
          <w:tcPr>
            <w:tcW w:w="6495" w:type="dxa"/>
            <w:tcBorders>
              <w:top w:val="single" w:sz="4" w:space="0" w:color="D9D9D9" w:themeColor="background1" w:themeShade="D9"/>
              <w:bottom w:val="single" w:sz="4" w:space="0" w:color="D9D9D9" w:themeColor="background1" w:themeShade="D9"/>
            </w:tcBorders>
          </w:tcPr>
          <w:p w14:paraId="19A322C5" w14:textId="77777777" w:rsidR="003A5FE8" w:rsidRPr="00024D5D" w:rsidRDefault="003A5FE8" w:rsidP="003A5FE8">
            <w:pPr>
              <w:pStyle w:val="Tabletext"/>
              <w:jc w:val="both"/>
              <w:rPr>
                <w:rFonts w:cs="Arial"/>
              </w:rPr>
            </w:pPr>
            <w:r w:rsidRPr="00024D5D">
              <w:rPr>
                <w:rFonts w:cs="Arial"/>
              </w:rPr>
              <w:t>All barges are assumed to be non-self-propelled. Therefore, the number of main (propulsion) engines is assumed to be 0. The number of auxiliary engines (generators) is assumed to be 2, and the number of auxiliary engines (pumps) is assumed to be 2, if vessel-specific information is not available. In general, only one auxiliary generator engine is needed at a time. For discharging, it is assumed all pumps on vessel are used, and one auxiliary generator engine, unless the barge operates an inert gas system during discharge of gasoline, which necessitates the use of a second auxiliary generator engine. For loading, no barge pumps are used to assist the onshore pump(s) and only one generator (auxiliary engine) is used.</w:t>
            </w:r>
          </w:p>
        </w:tc>
      </w:tr>
      <w:tr w:rsidR="003A5FE8" w:rsidRPr="00024D5D" w14:paraId="19A322CA"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C7" w14:textId="77777777" w:rsidR="003A5FE8" w:rsidRPr="00024D5D" w:rsidRDefault="003A5FE8" w:rsidP="003A5FE8">
            <w:pPr>
              <w:pStyle w:val="Tabletext"/>
              <w:jc w:val="both"/>
              <w:rPr>
                <w:rFonts w:cs="Arial"/>
                <w:i/>
              </w:rPr>
            </w:pPr>
            <w:r w:rsidRPr="00024D5D">
              <w:rPr>
                <w:rFonts w:cs="Arial"/>
                <w:i/>
              </w:rPr>
              <w:t>U</w:t>
            </w:r>
          </w:p>
        </w:tc>
        <w:tc>
          <w:tcPr>
            <w:tcW w:w="1796" w:type="dxa"/>
            <w:tcBorders>
              <w:top w:val="single" w:sz="4" w:space="0" w:color="D9D9D9" w:themeColor="background1" w:themeShade="D9"/>
              <w:bottom w:val="single" w:sz="4" w:space="0" w:color="D9D9D9" w:themeColor="background1" w:themeShade="D9"/>
            </w:tcBorders>
          </w:tcPr>
          <w:p w14:paraId="19A322C8" w14:textId="77777777" w:rsidR="003A5FE8" w:rsidRPr="00024D5D" w:rsidRDefault="003A5FE8" w:rsidP="003A5FE8">
            <w:pPr>
              <w:pStyle w:val="Tabletext"/>
              <w:jc w:val="both"/>
              <w:rPr>
                <w:rFonts w:cs="Arial"/>
              </w:rPr>
            </w:pPr>
            <w:r w:rsidRPr="00024D5D">
              <w:rPr>
                <w:rFonts w:cs="Arial"/>
              </w:rPr>
              <w:t>Engine use</w:t>
            </w:r>
          </w:p>
        </w:tc>
        <w:tc>
          <w:tcPr>
            <w:tcW w:w="6495" w:type="dxa"/>
            <w:tcBorders>
              <w:top w:val="single" w:sz="4" w:space="0" w:color="D9D9D9" w:themeColor="background1" w:themeShade="D9"/>
              <w:bottom w:val="single" w:sz="4" w:space="0" w:color="D9D9D9" w:themeColor="background1" w:themeShade="D9"/>
            </w:tcBorders>
          </w:tcPr>
          <w:p w14:paraId="19A322C9" w14:textId="77777777" w:rsidR="003A5FE8" w:rsidRPr="00024D5D" w:rsidRDefault="003A5FE8" w:rsidP="003A5FE8">
            <w:pPr>
              <w:pStyle w:val="Tabletext"/>
              <w:jc w:val="both"/>
              <w:rPr>
                <w:rFonts w:cs="Arial"/>
              </w:rPr>
            </w:pPr>
            <w:r w:rsidRPr="00024D5D">
              <w:rPr>
                <w:rFonts w:cs="Arial"/>
              </w:rPr>
              <w:t>Main or auxiliary engine.</w:t>
            </w:r>
          </w:p>
        </w:tc>
      </w:tr>
      <w:tr w:rsidR="003A5FE8" w:rsidRPr="00024D5D" w14:paraId="19A322CE"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CB" w14:textId="77777777" w:rsidR="003A5FE8" w:rsidRPr="00024D5D" w:rsidRDefault="003A5FE8" w:rsidP="003A5FE8">
            <w:pPr>
              <w:pStyle w:val="Tabletext"/>
              <w:jc w:val="both"/>
              <w:rPr>
                <w:rFonts w:cs="Arial"/>
                <w:i/>
              </w:rPr>
            </w:pPr>
            <w:r w:rsidRPr="00024D5D">
              <w:rPr>
                <w:rFonts w:cs="Arial"/>
                <w:i/>
              </w:rPr>
              <w:t>om</w:t>
            </w:r>
          </w:p>
        </w:tc>
        <w:tc>
          <w:tcPr>
            <w:tcW w:w="1796" w:type="dxa"/>
            <w:tcBorders>
              <w:top w:val="single" w:sz="4" w:space="0" w:color="D9D9D9" w:themeColor="background1" w:themeShade="D9"/>
              <w:bottom w:val="single" w:sz="4" w:space="0" w:color="D9D9D9" w:themeColor="background1" w:themeShade="D9"/>
            </w:tcBorders>
          </w:tcPr>
          <w:p w14:paraId="19A322CC" w14:textId="77777777" w:rsidR="003A5FE8" w:rsidRPr="00024D5D" w:rsidRDefault="003A5FE8" w:rsidP="003A5FE8">
            <w:pPr>
              <w:pStyle w:val="Tabletext"/>
              <w:jc w:val="both"/>
              <w:rPr>
                <w:rFonts w:cs="Arial"/>
              </w:rPr>
            </w:pPr>
            <w:r w:rsidRPr="00024D5D">
              <w:rPr>
                <w:rFonts w:cs="Arial"/>
              </w:rPr>
              <w:t>Operating mode</w:t>
            </w:r>
          </w:p>
        </w:tc>
        <w:tc>
          <w:tcPr>
            <w:tcW w:w="6495" w:type="dxa"/>
            <w:tcBorders>
              <w:top w:val="single" w:sz="4" w:space="0" w:color="D9D9D9" w:themeColor="background1" w:themeShade="D9"/>
              <w:bottom w:val="single" w:sz="4" w:space="0" w:color="D9D9D9" w:themeColor="background1" w:themeShade="D9"/>
            </w:tcBorders>
          </w:tcPr>
          <w:p w14:paraId="19A322CD" w14:textId="77777777" w:rsidR="003A5FE8" w:rsidRPr="00024D5D" w:rsidRDefault="003A5FE8" w:rsidP="003A5FE8">
            <w:pPr>
              <w:pStyle w:val="Tabletext"/>
              <w:jc w:val="both"/>
              <w:rPr>
                <w:rFonts w:cs="Arial"/>
              </w:rPr>
            </w:pPr>
            <w:r w:rsidRPr="00024D5D">
              <w:rPr>
                <w:rFonts w:cs="Arial"/>
              </w:rPr>
              <w:t>Barges have cruise and escort/assist operating modes.</w:t>
            </w:r>
          </w:p>
        </w:tc>
      </w:tr>
      <w:tr w:rsidR="003A5FE8" w:rsidRPr="00024D5D" w14:paraId="19A322D3" w14:textId="77777777" w:rsidTr="003A5FE8">
        <w:trPr>
          <w:jc w:val="center"/>
        </w:trPr>
        <w:tc>
          <w:tcPr>
            <w:tcW w:w="1069" w:type="dxa"/>
            <w:tcBorders>
              <w:top w:val="single" w:sz="4" w:space="0" w:color="D9D9D9" w:themeColor="background1" w:themeShade="D9"/>
              <w:bottom w:val="single" w:sz="4" w:space="0" w:color="D9D9D9" w:themeColor="background1" w:themeShade="D9"/>
            </w:tcBorders>
          </w:tcPr>
          <w:p w14:paraId="19A322CF" w14:textId="77777777" w:rsidR="003A5FE8" w:rsidRPr="00024D5D" w:rsidRDefault="003A5FE8" w:rsidP="003A5FE8">
            <w:pPr>
              <w:pStyle w:val="Tabletext"/>
              <w:jc w:val="both"/>
              <w:rPr>
                <w:rFonts w:cs="Arial"/>
                <w:i/>
              </w:rPr>
            </w:pPr>
            <w:r w:rsidRPr="00024D5D">
              <w:rPr>
                <w:rFonts w:cs="Arial"/>
                <w:i/>
              </w:rPr>
              <w:t>SF</w:t>
            </w:r>
          </w:p>
        </w:tc>
        <w:tc>
          <w:tcPr>
            <w:tcW w:w="1796" w:type="dxa"/>
            <w:tcBorders>
              <w:top w:val="single" w:sz="4" w:space="0" w:color="D9D9D9" w:themeColor="background1" w:themeShade="D9"/>
              <w:bottom w:val="single" w:sz="4" w:space="0" w:color="D9D9D9" w:themeColor="background1" w:themeShade="D9"/>
            </w:tcBorders>
          </w:tcPr>
          <w:p w14:paraId="19A322D0" w14:textId="77777777" w:rsidR="003A5FE8" w:rsidRPr="00024D5D" w:rsidRDefault="003A5FE8" w:rsidP="003A5FE8">
            <w:pPr>
              <w:pStyle w:val="Tabletext"/>
              <w:jc w:val="both"/>
              <w:rPr>
                <w:rFonts w:cs="Arial"/>
              </w:rPr>
            </w:pPr>
            <w:r w:rsidRPr="00024D5D">
              <w:rPr>
                <w:rFonts w:cs="Arial"/>
              </w:rPr>
              <w:t>Shared emissions factor</w:t>
            </w:r>
          </w:p>
        </w:tc>
        <w:tc>
          <w:tcPr>
            <w:tcW w:w="6495" w:type="dxa"/>
            <w:tcBorders>
              <w:top w:val="single" w:sz="4" w:space="0" w:color="D9D9D9" w:themeColor="background1" w:themeShade="D9"/>
              <w:bottom w:val="single" w:sz="4" w:space="0" w:color="D9D9D9" w:themeColor="background1" w:themeShade="D9"/>
            </w:tcBorders>
          </w:tcPr>
          <w:p w14:paraId="19A322D1" w14:textId="77777777" w:rsidR="003A5FE8" w:rsidRPr="00024D5D" w:rsidRDefault="003A5FE8" w:rsidP="003A5FE8">
            <w:pPr>
              <w:pStyle w:val="Tabletext"/>
              <w:jc w:val="both"/>
              <w:rPr>
                <w:rFonts w:cs="Arial"/>
              </w:rPr>
            </w:pPr>
            <w:r w:rsidRPr="00024D5D">
              <w:rPr>
                <w:rFonts w:cs="Arial"/>
              </w:rPr>
              <w:t>Ocean going vessels may service multiple refineries. If an ocean going vessel services multiple refineries, the emissions attributed to transit is apportioned evenly to all the refineries that are serviced by the ocean going vessel. The emissions attributed to at-berth activities (maneuvering, hoteling, etc.) during the ship call are not considered shared.</w:t>
            </w:r>
          </w:p>
          <w:p w14:paraId="19A322D2" w14:textId="77777777" w:rsidR="003A5FE8" w:rsidRPr="00024D5D" w:rsidRDefault="003A5FE8" w:rsidP="003A5FE8">
            <w:pPr>
              <w:pStyle w:val="Tabletext"/>
              <w:jc w:val="both"/>
              <w:rPr>
                <w:rFonts w:cs="Arial"/>
              </w:rPr>
            </w:pPr>
            <w:r w:rsidRPr="00024D5D">
              <w:rPr>
                <w:rFonts w:cs="Arial"/>
              </w:rPr>
              <w:t>Data from the Marine Exchange of the San Francisco Bay Region (SFMX) was used for information on ship calls.</w:t>
            </w:r>
          </w:p>
        </w:tc>
      </w:tr>
      <w:tr w:rsidR="003A5FE8" w:rsidRPr="00024D5D" w14:paraId="19A322D5" w14:textId="77777777" w:rsidTr="003A5FE8">
        <w:trPr>
          <w:jc w:val="center"/>
        </w:trPr>
        <w:tc>
          <w:tcPr>
            <w:tcW w:w="9360" w:type="dxa"/>
            <w:gridSpan w:val="3"/>
            <w:tcBorders>
              <w:top w:val="single" w:sz="4" w:space="0" w:color="auto"/>
              <w:bottom w:val="nil"/>
            </w:tcBorders>
          </w:tcPr>
          <w:p w14:paraId="19A322D4" w14:textId="77777777" w:rsidR="003A5FE8" w:rsidRPr="00024D5D" w:rsidRDefault="003A5FE8" w:rsidP="003A5FE8">
            <w:pPr>
              <w:pStyle w:val="Tabletext"/>
              <w:jc w:val="both"/>
              <w:rPr>
                <w:rFonts w:cs="Arial"/>
              </w:rPr>
            </w:pPr>
          </w:p>
        </w:tc>
      </w:tr>
    </w:tbl>
    <w:p w14:paraId="19A322D6" w14:textId="77777777" w:rsidR="003A5FE8" w:rsidRPr="00024D5D" w:rsidRDefault="003A5FE8" w:rsidP="003A5FE8">
      <w:pPr>
        <w:jc w:val="both"/>
        <w:rPr>
          <w:rFonts w:ascii="Arial" w:eastAsiaTheme="minorEastAsia" w:hAnsi="Arial" w:cs="Arial"/>
          <w:b/>
          <w:sz w:val="20"/>
        </w:rPr>
      </w:pPr>
    </w:p>
    <w:p w14:paraId="19A322D7" w14:textId="77777777" w:rsidR="003A5FE8" w:rsidRPr="00024D5D" w:rsidRDefault="003A5FE8" w:rsidP="00BE2FD5">
      <w:pPr>
        <w:pStyle w:val="Heading4"/>
        <w:numPr>
          <w:ilvl w:val="0"/>
          <w:numId w:val="22"/>
        </w:numPr>
        <w:jc w:val="both"/>
        <w:rPr>
          <w:rFonts w:ascii="Arial" w:hAnsi="Arial" w:cs="Arial"/>
        </w:rPr>
      </w:pPr>
      <w:r w:rsidRPr="00024D5D">
        <w:rPr>
          <w:rFonts w:ascii="Arial" w:hAnsi="Arial" w:cs="Arial"/>
        </w:rPr>
        <w:t>Emissions from Tugboats</w:t>
      </w:r>
    </w:p>
    <w:p w14:paraId="19A322D8" w14:textId="77777777" w:rsidR="00262733" w:rsidRDefault="00262733" w:rsidP="003A5FE8">
      <w:pPr>
        <w:pStyle w:val="12space"/>
        <w:jc w:val="both"/>
        <w:rPr>
          <w:rFonts w:ascii="Arial" w:hAnsi="Arial" w:cs="Arial"/>
        </w:rPr>
      </w:pPr>
    </w:p>
    <w:p w14:paraId="19A322D9" w14:textId="77777777" w:rsidR="003A5FE8" w:rsidRPr="00024D5D" w:rsidRDefault="003A5FE8" w:rsidP="003A5FE8">
      <w:pPr>
        <w:pStyle w:val="12space"/>
        <w:jc w:val="both"/>
        <w:rPr>
          <w:rFonts w:ascii="Arial" w:hAnsi="Arial" w:cs="Arial"/>
        </w:rPr>
      </w:pPr>
      <w:r w:rsidRPr="00024D5D">
        <w:rPr>
          <w:rFonts w:ascii="Arial" w:hAnsi="Arial" w:cs="Arial"/>
        </w:rPr>
        <w:t xml:space="preserve">The following equation is used to estimate emissions of a specific pollutant </w:t>
      </w:r>
      <w:r w:rsidRPr="00024D5D">
        <w:rPr>
          <w:rFonts w:ascii="Arial" w:hAnsi="Arial" w:cs="Arial"/>
          <w:i/>
        </w:rPr>
        <w:t>p</w:t>
      </w:r>
      <w:r w:rsidRPr="00024D5D">
        <w:rPr>
          <w:rFonts w:ascii="Arial" w:hAnsi="Arial" w:cs="Arial"/>
        </w:rPr>
        <w:t>, in grams, from tugboat engines:</w:t>
      </w:r>
    </w:p>
    <w:p w14:paraId="19A322DA" w14:textId="77777777" w:rsidR="003A5FE8" w:rsidRPr="00024D5D" w:rsidRDefault="00000000" w:rsidP="003A5FE8">
      <w:pPr>
        <w:pStyle w:val="12space"/>
        <w:spacing w:before="240"/>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 xml:space="preserve">p </m:t>
              </m:r>
            </m:sub>
          </m:sSub>
          <m:r>
            <w:rPr>
              <w:rFonts w:ascii="Cambria Math" w:hAnsi="Cambria Math" w:cs="Arial"/>
            </w:rPr>
            <m:t>=</m:t>
          </m:r>
          <m:sSub>
            <m:sSubPr>
              <m:ctrlPr>
                <w:rPr>
                  <w:rFonts w:ascii="Cambria Math" w:hAnsi="Cambria Math" w:cs="Arial"/>
                  <w:i/>
                </w:rPr>
              </m:ctrlPr>
            </m:sSubPr>
            <m:e>
              <m:r>
                <w:rPr>
                  <w:rFonts w:ascii="Cambria Math" w:hAnsi="Cambria Math" w:cs="Arial"/>
                </w:rPr>
                <m:t>EF</m:t>
              </m:r>
            </m:e>
            <m:sub>
              <m:r>
                <w:rPr>
                  <w:rFonts w:ascii="Cambria Math" w:hAnsi="Cambria Math" w:cs="Arial"/>
                </w:rPr>
                <m:t>0 MY, HP, U</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MY, HP</m:t>
              </m:r>
            </m:sub>
          </m:sSub>
          <m:r>
            <w:rPr>
              <w:rFonts w:ascii="Cambria Math" w:hAnsi="Cambria Math" w:cs="Arial"/>
            </w:rPr>
            <m:t xml:space="preserve"> × </m:t>
          </m:r>
          <m:d>
            <m:dPr>
              <m:ctrlPr>
                <w:rPr>
                  <w:rFonts w:ascii="Cambria Math" w:hAnsi="Cambria Math" w:cs="Arial"/>
                  <w:i/>
                </w:rPr>
              </m:ctrlPr>
            </m:dPr>
            <m:e>
              <m:r>
                <w:rPr>
                  <w:rFonts w:ascii="Cambria Math" w:hAnsi="Cambria Math" w:cs="Arial"/>
                </w:rPr>
                <m:t xml:space="preserve">1+ </m:t>
              </m:r>
              <m:sSub>
                <m:sSubPr>
                  <m:ctrlPr>
                    <w:rPr>
                      <w:rFonts w:ascii="Cambria Math" w:hAnsi="Cambria Math" w:cs="Arial"/>
                      <w:i/>
                    </w:rPr>
                  </m:ctrlPr>
                </m:sSubPr>
                <m:e>
                  <m:r>
                    <w:rPr>
                      <w:rFonts w:ascii="Cambria Math" w:hAnsi="Cambria Math" w:cs="Arial"/>
                    </w:rPr>
                    <m:t>D</m:t>
                  </m:r>
                </m:e>
                <m:sub>
                  <m:r>
                    <w:rPr>
                      <w:rFonts w:ascii="Cambria Math" w:hAnsi="Cambria Math" w:cs="Arial"/>
                    </w:rPr>
                    <m:t>HP</m:t>
                  </m:r>
                </m:sub>
              </m:sSub>
              <m:r>
                <w:rPr>
                  <w:rFonts w:ascii="Cambria Math" w:hAnsi="Cambria Math" w:cs="Arial"/>
                </w:rPr>
                <m:t>×</m:t>
              </m:r>
              <m:f>
                <m:fPr>
                  <m:ctrlPr>
                    <w:rPr>
                      <w:rFonts w:ascii="Cambria Math" w:hAnsi="Cambria Math" w:cs="Arial"/>
                      <w:i/>
                    </w:rPr>
                  </m:ctrlPr>
                </m:fPr>
                <m:num>
                  <m:r>
                    <w:rPr>
                      <w:rFonts w:ascii="Cambria Math" w:hAnsi="Cambria Math" w:cs="Arial"/>
                    </w:rPr>
                    <m:t>A</m:t>
                  </m:r>
                </m:num>
                <m:den>
                  <m:sSub>
                    <m:sSubPr>
                      <m:ctrlPr>
                        <w:rPr>
                          <w:rFonts w:ascii="Cambria Math" w:hAnsi="Cambria Math" w:cs="Arial"/>
                          <w:i/>
                        </w:rPr>
                      </m:ctrlPr>
                    </m:sSubPr>
                    <m:e>
                      <m:r>
                        <w:rPr>
                          <w:rFonts w:ascii="Cambria Math" w:hAnsi="Cambria Math" w:cs="Arial"/>
                        </w:rPr>
                        <m:t>UL</m:t>
                      </m:r>
                    </m:e>
                    <m:sub>
                      <m:r>
                        <w:rPr>
                          <w:rFonts w:ascii="Cambria Math" w:hAnsi="Cambria Math" w:cs="Arial"/>
                        </w:rPr>
                        <m:t>U</m:t>
                      </m:r>
                    </m:sub>
                  </m:sSub>
                </m:den>
              </m:f>
              <m:r>
                <w:rPr>
                  <w:rFonts w:ascii="Cambria Math" w:hAnsi="Cambria Math" w:cs="Arial"/>
                </w:rPr>
                <m:t xml:space="preserve"> </m:t>
              </m:r>
            </m:e>
          </m:d>
          <m:r>
            <w:rPr>
              <w:rFonts w:ascii="Cambria Math" w:hAnsi="Cambria Math" w:cs="Arial"/>
            </w:rPr>
            <m:t>×</m:t>
          </m:r>
          <m:sSub>
            <m:sSubPr>
              <m:ctrlPr>
                <w:rPr>
                  <w:rFonts w:ascii="Cambria Math" w:hAnsi="Cambria Math" w:cs="Arial"/>
                  <w:i/>
                </w:rPr>
              </m:ctrlPr>
            </m:sSubPr>
            <m:e>
              <m:r>
                <w:rPr>
                  <w:rFonts w:ascii="Cambria Math" w:hAnsi="Cambria Math" w:cs="Arial"/>
                </w:rPr>
                <m:t>HP</m:t>
              </m:r>
            </m:e>
            <m:sub>
              <m:r>
                <w:rPr>
                  <w:rFonts w:ascii="Cambria Math" w:hAnsi="Cambria Math" w:cs="Arial"/>
                </w:rPr>
                <m:t>U</m:t>
              </m:r>
            </m:sub>
          </m:sSub>
          <m:r>
            <w:rPr>
              <w:rFonts w:ascii="Cambria Math" w:hAnsi="Cambria Math" w:cs="Arial"/>
            </w:rPr>
            <m:t>×n×</m:t>
          </m:r>
          <m:sSub>
            <m:sSubPr>
              <m:ctrlPr>
                <w:rPr>
                  <w:rFonts w:ascii="Cambria Math" w:hAnsi="Cambria Math" w:cs="Arial"/>
                  <w:i/>
                </w:rPr>
              </m:ctrlPr>
            </m:sSubPr>
            <m:e>
              <m:r>
                <w:rPr>
                  <w:rFonts w:ascii="Cambria Math" w:hAnsi="Cambria Math" w:cs="Arial"/>
                </w:rPr>
                <m:t>LF</m:t>
              </m:r>
            </m:e>
            <m:sub>
              <m:r>
                <w:rPr>
                  <w:rFonts w:ascii="Cambria Math" w:hAnsi="Cambria Math" w:cs="Arial"/>
                </w:rPr>
                <m:t>U, om</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Time</m:t>
              </m:r>
            </m:e>
            <m:sub>
              <m:r>
                <w:rPr>
                  <w:rFonts w:ascii="Cambria Math" w:hAnsi="Cambria Math" w:cs="Arial"/>
                </w:rPr>
                <m:t>om</m:t>
              </m:r>
            </m:sub>
          </m:sSub>
          <m:r>
            <w:rPr>
              <w:rFonts w:ascii="Cambria Math" w:hAnsi="Cambria Math" w:cs="Arial"/>
            </w:rPr>
            <m:t>×SF×N</m:t>
          </m:r>
        </m:oMath>
      </m:oMathPara>
    </w:p>
    <w:p w14:paraId="19A322DB" w14:textId="77777777" w:rsidR="003A5FE8" w:rsidRPr="00024D5D" w:rsidRDefault="003A5FE8" w:rsidP="003A5FE8">
      <w:pPr>
        <w:pStyle w:val="12space"/>
        <w:jc w:val="both"/>
        <w:rPr>
          <w:rFonts w:ascii="Arial" w:hAnsi="Arial" w:cs="Arial"/>
        </w:rPr>
      </w:pPr>
      <w:r w:rsidRPr="00024D5D">
        <w:rPr>
          <w:rFonts w:ascii="Arial" w:eastAsiaTheme="minorEastAsia" w:hAnsi="Arial" w:cs="Arial"/>
          <w:b/>
          <w:i/>
        </w:rPr>
        <w:lastRenderedPageBreak/>
        <w:t>Table 8</w:t>
      </w:r>
      <w:r w:rsidRPr="00024D5D">
        <w:rPr>
          <w:rFonts w:ascii="Arial" w:eastAsiaTheme="minorEastAsia" w:hAnsi="Arial" w:cs="Arial"/>
        </w:rPr>
        <w:t xml:space="preserve"> </w:t>
      </w:r>
      <w:r w:rsidRPr="00024D5D">
        <w:rPr>
          <w:rFonts w:ascii="Arial" w:hAnsi="Arial" w:cs="Arial"/>
        </w:rPr>
        <w:t>summarizes the parameters, inputs, default assumptions used, and references</w:t>
      </w:r>
      <w:r w:rsidRPr="00024D5D">
        <w:rPr>
          <w:rFonts w:ascii="Arial" w:eastAsiaTheme="minorEastAsia" w:hAnsi="Arial" w:cs="Arial"/>
        </w:rPr>
        <w:t xml:space="preserve"> for estimating emissions from escort tugboats.</w:t>
      </w:r>
    </w:p>
    <w:tbl>
      <w:tblPr>
        <w:tblW w:w="5000" w:type="pct"/>
        <w:jc w:val="center"/>
        <w:tblBorders>
          <w:top w:val="single" w:sz="4" w:space="0" w:color="auto"/>
          <w:bottom w:val="single" w:sz="4" w:space="0" w:color="auto"/>
          <w:insideH w:val="single" w:sz="12" w:space="0" w:color="auto"/>
        </w:tblBorders>
        <w:tblLook w:val="04A0" w:firstRow="1" w:lastRow="0" w:firstColumn="1" w:lastColumn="0" w:noHBand="0" w:noVBand="1"/>
      </w:tblPr>
      <w:tblGrid>
        <w:gridCol w:w="1071"/>
        <w:gridCol w:w="1820"/>
        <w:gridCol w:w="5965"/>
      </w:tblGrid>
      <w:tr w:rsidR="003A5FE8" w:rsidRPr="00024D5D" w14:paraId="19A322DD" w14:textId="77777777" w:rsidTr="003A5FE8">
        <w:trPr>
          <w:tblHeader/>
          <w:jc w:val="center"/>
        </w:trPr>
        <w:tc>
          <w:tcPr>
            <w:tcW w:w="10268" w:type="dxa"/>
            <w:gridSpan w:val="3"/>
            <w:tcBorders>
              <w:top w:val="nil"/>
              <w:bottom w:val="single" w:sz="4" w:space="0" w:color="auto"/>
            </w:tcBorders>
            <w:vAlign w:val="center"/>
          </w:tcPr>
          <w:p w14:paraId="19A322DC" w14:textId="77777777" w:rsidR="003A5FE8" w:rsidRPr="00024D5D" w:rsidRDefault="003A5FE8" w:rsidP="003A5FE8">
            <w:pPr>
              <w:pStyle w:val="TableNoTitle"/>
              <w:jc w:val="left"/>
              <w:rPr>
                <w:rFonts w:cs="Arial"/>
              </w:rPr>
            </w:pPr>
            <w:r w:rsidRPr="00024D5D">
              <w:rPr>
                <w:rFonts w:cs="Arial"/>
              </w:rPr>
              <w:t xml:space="preserve">Table 8. </w:t>
            </w:r>
            <w:r w:rsidRPr="00024D5D">
              <w:rPr>
                <w:rFonts w:cs="Arial"/>
              </w:rPr>
              <w:br/>
              <w:t>Tugboat Emissions Calculations Parameters, Data Inputs, Assumptions, and Applicable References</w:t>
            </w:r>
          </w:p>
        </w:tc>
      </w:tr>
      <w:tr w:rsidR="003A5FE8" w:rsidRPr="00024D5D" w14:paraId="19A322E1" w14:textId="77777777" w:rsidTr="003A5FE8">
        <w:trPr>
          <w:tblHeader/>
          <w:jc w:val="center"/>
        </w:trPr>
        <w:tc>
          <w:tcPr>
            <w:tcW w:w="1098" w:type="dxa"/>
            <w:tcBorders>
              <w:top w:val="single" w:sz="4" w:space="0" w:color="auto"/>
              <w:bottom w:val="single" w:sz="12" w:space="0" w:color="auto"/>
            </w:tcBorders>
            <w:vAlign w:val="center"/>
          </w:tcPr>
          <w:p w14:paraId="19A322DE" w14:textId="77777777" w:rsidR="003A5FE8" w:rsidRPr="00024D5D" w:rsidRDefault="003A5FE8" w:rsidP="003A5FE8">
            <w:pPr>
              <w:pStyle w:val="Tablecolumnheading"/>
              <w:jc w:val="both"/>
              <w:rPr>
                <w:rFonts w:cs="Arial"/>
              </w:rPr>
            </w:pPr>
            <w:r w:rsidRPr="00024D5D">
              <w:rPr>
                <w:rFonts w:cs="Arial"/>
              </w:rPr>
              <w:t>Parameter</w:t>
            </w:r>
          </w:p>
        </w:tc>
        <w:tc>
          <w:tcPr>
            <w:tcW w:w="2070" w:type="dxa"/>
            <w:tcBorders>
              <w:top w:val="single" w:sz="4" w:space="0" w:color="auto"/>
              <w:bottom w:val="single" w:sz="12" w:space="0" w:color="auto"/>
            </w:tcBorders>
          </w:tcPr>
          <w:p w14:paraId="19A322DF" w14:textId="77777777" w:rsidR="003A5FE8" w:rsidRPr="00024D5D" w:rsidRDefault="003A5FE8" w:rsidP="003A5FE8">
            <w:pPr>
              <w:pStyle w:val="Tablecolumnheading"/>
              <w:jc w:val="both"/>
              <w:rPr>
                <w:rFonts w:cs="Arial"/>
              </w:rPr>
            </w:pPr>
            <w:r w:rsidRPr="00024D5D">
              <w:rPr>
                <w:rFonts w:cs="Arial"/>
              </w:rPr>
              <w:t>Description</w:t>
            </w:r>
          </w:p>
        </w:tc>
        <w:tc>
          <w:tcPr>
            <w:tcW w:w="7100" w:type="dxa"/>
            <w:tcBorders>
              <w:top w:val="single" w:sz="4" w:space="0" w:color="auto"/>
              <w:bottom w:val="single" w:sz="12" w:space="0" w:color="auto"/>
            </w:tcBorders>
          </w:tcPr>
          <w:p w14:paraId="19A322E0" w14:textId="77777777" w:rsidR="003A5FE8" w:rsidRPr="00024D5D" w:rsidRDefault="003A5FE8" w:rsidP="003A5FE8">
            <w:pPr>
              <w:pStyle w:val="Tablecolumnheading"/>
              <w:jc w:val="both"/>
              <w:rPr>
                <w:rFonts w:cs="Arial"/>
              </w:rPr>
            </w:pPr>
            <w:r w:rsidRPr="00024D5D">
              <w:rPr>
                <w:rFonts w:cs="Arial"/>
              </w:rPr>
              <w:t>Data Inputs, Assumptions, and Applicable References</w:t>
            </w:r>
          </w:p>
        </w:tc>
      </w:tr>
      <w:tr w:rsidR="003A5FE8" w:rsidRPr="00024D5D" w14:paraId="19A322E8" w14:textId="77777777" w:rsidTr="003A5FE8">
        <w:trPr>
          <w:jc w:val="center"/>
        </w:trPr>
        <w:tc>
          <w:tcPr>
            <w:tcW w:w="1098" w:type="dxa"/>
            <w:tcBorders>
              <w:top w:val="single" w:sz="12" w:space="0" w:color="auto"/>
              <w:bottom w:val="single" w:sz="4" w:space="0" w:color="D9D9D9" w:themeColor="background1" w:themeShade="D9"/>
            </w:tcBorders>
          </w:tcPr>
          <w:p w14:paraId="19A322E2" w14:textId="77777777" w:rsidR="003A5FE8" w:rsidRPr="00024D5D" w:rsidRDefault="003A5FE8" w:rsidP="003A5FE8">
            <w:pPr>
              <w:pStyle w:val="Tabletext"/>
              <w:jc w:val="both"/>
              <w:rPr>
                <w:rFonts w:cs="Arial"/>
                <w:i/>
              </w:rPr>
            </w:pPr>
            <w:r w:rsidRPr="00024D5D">
              <w:rPr>
                <w:rFonts w:eastAsiaTheme="minorEastAsia" w:cs="Arial"/>
                <w:i/>
              </w:rPr>
              <w:t>EF</w:t>
            </w:r>
            <w:r w:rsidRPr="00024D5D">
              <w:rPr>
                <w:rFonts w:eastAsiaTheme="minorEastAsia" w:cs="Arial"/>
                <w:i/>
              </w:rPr>
              <w:softHyphen/>
            </w:r>
            <w:r w:rsidRPr="00024D5D">
              <w:rPr>
                <w:rFonts w:eastAsiaTheme="minorEastAsia" w:cs="Arial"/>
                <w:i/>
                <w:vertAlign w:val="subscript"/>
              </w:rPr>
              <w:t>0, MY, HP, U</w:t>
            </w:r>
          </w:p>
        </w:tc>
        <w:tc>
          <w:tcPr>
            <w:tcW w:w="2070" w:type="dxa"/>
            <w:tcBorders>
              <w:top w:val="single" w:sz="12" w:space="0" w:color="auto"/>
              <w:bottom w:val="single" w:sz="4" w:space="0" w:color="D9D9D9" w:themeColor="background1" w:themeShade="D9"/>
            </w:tcBorders>
          </w:tcPr>
          <w:p w14:paraId="19A322E3" w14:textId="77777777" w:rsidR="003A5FE8" w:rsidRPr="00024D5D" w:rsidRDefault="003A5FE8" w:rsidP="003A5FE8">
            <w:pPr>
              <w:pStyle w:val="Tabletext"/>
              <w:jc w:val="both"/>
              <w:rPr>
                <w:rFonts w:cs="Arial"/>
              </w:rPr>
            </w:pPr>
            <w:r w:rsidRPr="00024D5D">
              <w:rPr>
                <w:rFonts w:cs="Arial"/>
              </w:rPr>
              <w:t>Zero-hour emission factor based on engine model year, horsepower and engine use, g/HP-hr</w:t>
            </w:r>
          </w:p>
        </w:tc>
        <w:tc>
          <w:tcPr>
            <w:tcW w:w="7100" w:type="dxa"/>
            <w:tcBorders>
              <w:top w:val="single" w:sz="12" w:space="0" w:color="auto"/>
              <w:bottom w:val="single" w:sz="4" w:space="0" w:color="D9D9D9" w:themeColor="background1" w:themeShade="D9"/>
            </w:tcBorders>
          </w:tcPr>
          <w:p w14:paraId="19A322E4" w14:textId="77777777" w:rsidR="003A5FE8" w:rsidRPr="00024D5D" w:rsidRDefault="003A5FE8" w:rsidP="003A5FE8">
            <w:pPr>
              <w:pStyle w:val="Tabletext"/>
              <w:jc w:val="both"/>
              <w:rPr>
                <w:rStyle w:val="Hyperlink"/>
                <w:rFonts w:eastAsiaTheme="minorEastAsia" w:cs="Arial"/>
              </w:rPr>
            </w:pPr>
            <w:r w:rsidRPr="00024D5D">
              <w:rPr>
                <w:rFonts w:cs="Arial"/>
              </w:rPr>
              <w:t>Reference: Criteria air pollutant emission factors from CARB, Appendix B Emissions Estimation Methodology for Commercial Harbor Craft Operating in California</w:t>
            </w:r>
            <w:r w:rsidRPr="00024D5D">
              <w:rPr>
                <w:rStyle w:val="Hyperlink"/>
                <w:rFonts w:eastAsiaTheme="minorEastAsia" w:cs="Arial"/>
              </w:rPr>
              <w:t>, 2012.</w:t>
            </w:r>
          </w:p>
          <w:p w14:paraId="19A322E5" w14:textId="77777777" w:rsidR="003A5FE8" w:rsidRPr="00024D5D" w:rsidRDefault="003A5FE8" w:rsidP="003A5FE8">
            <w:pPr>
              <w:pStyle w:val="Tabletext"/>
              <w:jc w:val="both"/>
              <w:rPr>
                <w:rFonts w:cs="Arial"/>
              </w:rPr>
            </w:pPr>
            <w:r w:rsidRPr="00024D5D">
              <w:rPr>
                <w:rFonts w:cs="Arial"/>
              </w:rPr>
              <w:t>Zero-hour emission factor for PM</w:t>
            </w:r>
            <w:r w:rsidRPr="00024D5D">
              <w:rPr>
                <w:rFonts w:cs="Arial"/>
                <w:vertAlign w:val="subscript"/>
              </w:rPr>
              <w:t>2.5</w:t>
            </w:r>
            <w:r w:rsidRPr="00024D5D">
              <w:rPr>
                <w:rFonts w:cs="Arial"/>
              </w:rPr>
              <w:t xml:space="preserve"> assumed to be equal to the zero-hour emission factor for PM</w:t>
            </w:r>
            <w:r w:rsidRPr="00024D5D">
              <w:rPr>
                <w:rFonts w:cs="Arial"/>
                <w:vertAlign w:val="subscript"/>
              </w:rPr>
              <w:t>10</w:t>
            </w:r>
            <w:r w:rsidRPr="00024D5D">
              <w:rPr>
                <w:rFonts w:cs="Arial"/>
              </w:rPr>
              <w:t>. Zero-hour emission factor for SO</w:t>
            </w:r>
            <w:r w:rsidRPr="00024D5D">
              <w:rPr>
                <w:rFonts w:cs="Arial"/>
                <w:vertAlign w:val="subscript"/>
              </w:rPr>
              <w:t>2</w:t>
            </w:r>
            <w:r w:rsidRPr="00024D5D">
              <w:rPr>
                <w:rFonts w:cs="Arial"/>
              </w:rPr>
              <w:t xml:space="preserve"> was estimated using the 15 ppm fuel sulfur content in ultra-low sulfur diesel and the following equation:</w:t>
            </w:r>
          </w:p>
          <w:p w14:paraId="19A322E6" w14:textId="77777777" w:rsidR="003A5FE8" w:rsidRPr="00024D5D" w:rsidRDefault="00000000" w:rsidP="003A5FE8">
            <w:pPr>
              <w:pStyle w:val="Tabletext"/>
              <w:jc w:val="both"/>
              <w:rPr>
                <w:rFonts w:cs="Arial"/>
              </w:rPr>
            </w:pPr>
            <m:oMathPara>
              <m:oMathParaPr>
                <m:jc m:val="left"/>
              </m:oMathParaPr>
              <m:oMath>
                <m:sSub>
                  <m:sSubPr>
                    <m:ctrlPr>
                      <w:rPr>
                        <w:rFonts w:ascii="Cambria Math" w:hAnsi="Cambria Math" w:cs="Arial"/>
                        <w:i/>
                      </w:rPr>
                    </m:ctrlPr>
                  </m:sSubPr>
                  <m:e>
                    <m:r>
                      <w:rPr>
                        <w:rFonts w:ascii="Cambria Math" w:hAnsi="Cambria Math" w:cs="Arial"/>
                      </w:rPr>
                      <m:t>EF</m:t>
                    </m:r>
                  </m:e>
                  <m:sub>
                    <m:r>
                      <w:rPr>
                        <w:rFonts w:ascii="Cambria Math" w:hAnsi="Cambria Math" w:cs="Arial"/>
                      </w:rPr>
                      <m:t xml:space="preserve">0, SO2= </m:t>
                    </m:r>
                  </m:sub>
                </m:sSub>
                <m:r>
                  <w:rPr>
                    <w:rFonts w:ascii="Cambria Math" w:hAnsi="Cambria Math" w:cs="Arial"/>
                  </w:rPr>
                  <m:t xml:space="preserve"> </m:t>
                </m:r>
                <m:f>
                  <m:fPr>
                    <m:ctrlPr>
                      <w:rPr>
                        <w:rFonts w:ascii="Cambria Math" w:hAnsi="Cambria Math" w:cs="Arial"/>
                        <w:i/>
                      </w:rPr>
                    </m:ctrlPr>
                  </m:fPr>
                  <m:num>
                    <m:r>
                      <w:rPr>
                        <w:rFonts w:ascii="Cambria Math" w:hAnsi="Cambria Math" w:cs="Arial"/>
                      </w:rPr>
                      <m:t>15</m:t>
                    </m:r>
                  </m:num>
                  <m:den>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den>
                </m:f>
                <m:r>
                  <w:rPr>
                    <w:rFonts w:ascii="Cambria Math" w:hAnsi="Cambria Math" w:cs="Arial"/>
                  </w:rPr>
                  <m:t xml:space="preserve"> × </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MW</m:t>
                        </m:r>
                      </m:e>
                      <m:sub>
                        <m:r>
                          <w:rPr>
                            <w:rFonts w:ascii="Cambria Math" w:hAnsi="Cambria Math" w:cs="Arial"/>
                          </w:rPr>
                          <m:t>SO2</m:t>
                        </m:r>
                      </m:sub>
                    </m:sSub>
                  </m:num>
                  <m:den>
                    <m:sSub>
                      <m:sSubPr>
                        <m:ctrlPr>
                          <w:rPr>
                            <w:rFonts w:ascii="Cambria Math" w:hAnsi="Cambria Math" w:cs="Arial"/>
                            <w:i/>
                          </w:rPr>
                        </m:ctrlPr>
                      </m:sSubPr>
                      <m:e>
                        <m:r>
                          <w:rPr>
                            <w:rFonts w:ascii="Cambria Math" w:hAnsi="Cambria Math" w:cs="Arial"/>
                          </w:rPr>
                          <m:t>MW</m:t>
                        </m:r>
                      </m:e>
                      <m:sub>
                        <m:r>
                          <w:rPr>
                            <w:rFonts w:ascii="Cambria Math" w:hAnsi="Cambria Math" w:cs="Arial"/>
                          </w:rPr>
                          <m:t>S</m:t>
                        </m:r>
                      </m:sub>
                    </m:sSub>
                  </m:den>
                </m:f>
                <m:r>
                  <w:rPr>
                    <w:rFonts w:ascii="Cambria Math" w:hAnsi="Cambria Math" w:cs="Arial"/>
                  </w:rPr>
                  <m:t xml:space="preserve"> ×BSFC</m:t>
                </m:r>
              </m:oMath>
            </m:oMathPara>
          </w:p>
          <w:p w14:paraId="19A322E7" w14:textId="77777777" w:rsidR="003A5FE8" w:rsidRPr="00024D5D" w:rsidRDefault="003A5FE8" w:rsidP="003A5FE8">
            <w:pPr>
              <w:pStyle w:val="Tabletext"/>
              <w:jc w:val="both"/>
              <w:rPr>
                <w:rFonts w:cs="Arial"/>
                <w:highlight w:val="yellow"/>
              </w:rPr>
            </w:pPr>
            <w:r w:rsidRPr="00024D5D">
              <w:rPr>
                <w:rFonts w:cs="Arial"/>
              </w:rPr>
              <w:t>Where MW</w:t>
            </w:r>
            <w:r w:rsidRPr="00024D5D">
              <w:rPr>
                <w:rFonts w:cs="Arial"/>
                <w:vertAlign w:val="subscript"/>
              </w:rPr>
              <w:t>SO2</w:t>
            </w:r>
            <w:r w:rsidRPr="00024D5D">
              <w:rPr>
                <w:rFonts w:cs="Arial"/>
              </w:rPr>
              <w:t xml:space="preserve"> is the molecular weight of SO</w:t>
            </w:r>
            <w:r w:rsidRPr="00024D5D">
              <w:rPr>
                <w:rFonts w:cs="Arial"/>
                <w:vertAlign w:val="subscript"/>
              </w:rPr>
              <w:t>2</w:t>
            </w:r>
            <w:r w:rsidRPr="00024D5D">
              <w:rPr>
                <w:rFonts w:cs="Arial"/>
              </w:rPr>
              <w:t xml:space="preserve"> (64 g/mole), MW</w:t>
            </w:r>
            <w:r w:rsidRPr="00024D5D">
              <w:rPr>
                <w:rFonts w:cs="Arial"/>
                <w:vertAlign w:val="subscript"/>
              </w:rPr>
              <w:t>S</w:t>
            </w:r>
            <w:r w:rsidRPr="00024D5D">
              <w:rPr>
                <w:rFonts w:cs="Arial"/>
              </w:rPr>
              <w:t xml:space="preserve"> is the molecular weight of sulfur (32 g/mole), and BSFC is the brake-specific fuel consumption in g/HP-hr.</w:t>
            </w:r>
          </w:p>
        </w:tc>
      </w:tr>
      <w:tr w:rsidR="003A5FE8" w:rsidRPr="00024D5D" w14:paraId="19A322EC" w14:textId="77777777" w:rsidTr="003A5FE8">
        <w:trPr>
          <w:jc w:val="center"/>
        </w:trPr>
        <w:tc>
          <w:tcPr>
            <w:tcW w:w="1098" w:type="dxa"/>
            <w:tcBorders>
              <w:top w:val="single" w:sz="4" w:space="0" w:color="D9D9D9" w:themeColor="background1" w:themeShade="D9"/>
              <w:bottom w:val="single" w:sz="4" w:space="0" w:color="D9D9D9" w:themeColor="background1" w:themeShade="D9"/>
            </w:tcBorders>
          </w:tcPr>
          <w:p w14:paraId="19A322E9" w14:textId="77777777" w:rsidR="003A5FE8" w:rsidRPr="00024D5D" w:rsidRDefault="003A5FE8" w:rsidP="003A5FE8">
            <w:pPr>
              <w:pStyle w:val="Tabletext"/>
              <w:jc w:val="both"/>
              <w:rPr>
                <w:rFonts w:cs="Arial"/>
                <w:i/>
              </w:rPr>
            </w:pPr>
            <w:r w:rsidRPr="00024D5D">
              <w:rPr>
                <w:rFonts w:cs="Arial"/>
                <w:i/>
              </w:rPr>
              <w:t>p</w:t>
            </w:r>
          </w:p>
        </w:tc>
        <w:tc>
          <w:tcPr>
            <w:tcW w:w="2070" w:type="dxa"/>
            <w:tcBorders>
              <w:top w:val="single" w:sz="4" w:space="0" w:color="D9D9D9" w:themeColor="background1" w:themeShade="D9"/>
              <w:bottom w:val="single" w:sz="4" w:space="0" w:color="D9D9D9" w:themeColor="background1" w:themeShade="D9"/>
            </w:tcBorders>
          </w:tcPr>
          <w:p w14:paraId="19A322EA" w14:textId="77777777" w:rsidR="003A5FE8" w:rsidRPr="00024D5D" w:rsidRDefault="003A5FE8" w:rsidP="003A5FE8">
            <w:pPr>
              <w:pStyle w:val="Tabletext"/>
              <w:jc w:val="both"/>
              <w:rPr>
                <w:rFonts w:cs="Arial"/>
              </w:rPr>
            </w:pPr>
            <w:r w:rsidRPr="00024D5D">
              <w:rPr>
                <w:rFonts w:cs="Arial"/>
              </w:rPr>
              <w:t>Pollutant</w:t>
            </w:r>
          </w:p>
        </w:tc>
        <w:tc>
          <w:tcPr>
            <w:tcW w:w="7100" w:type="dxa"/>
            <w:tcBorders>
              <w:top w:val="single" w:sz="4" w:space="0" w:color="D9D9D9" w:themeColor="background1" w:themeShade="D9"/>
              <w:bottom w:val="single" w:sz="4" w:space="0" w:color="D9D9D9" w:themeColor="background1" w:themeShade="D9"/>
            </w:tcBorders>
          </w:tcPr>
          <w:p w14:paraId="19A322EB" w14:textId="77777777" w:rsidR="003A5FE8" w:rsidRPr="00024D5D" w:rsidRDefault="003A5FE8" w:rsidP="003A5FE8">
            <w:pPr>
              <w:pStyle w:val="Tabletext"/>
              <w:jc w:val="both"/>
              <w:rPr>
                <w:rFonts w:cs="Arial"/>
              </w:rPr>
            </w:pPr>
            <w:r w:rsidRPr="00024D5D">
              <w:rPr>
                <w:rFonts w:cs="Arial"/>
              </w:rPr>
              <w:t>NO</w:t>
            </w:r>
            <w:r w:rsidRPr="00024D5D">
              <w:rPr>
                <w:rFonts w:cs="Arial"/>
                <w:vertAlign w:val="subscript"/>
              </w:rPr>
              <w:t>X</w:t>
            </w:r>
            <w:r w:rsidRPr="00024D5D">
              <w:rPr>
                <w:rFonts w:cs="Arial"/>
              </w:rPr>
              <w:t>, CO, VOC, PM</w:t>
            </w:r>
            <w:r w:rsidRPr="00024D5D">
              <w:rPr>
                <w:rFonts w:cs="Arial"/>
                <w:vertAlign w:val="subscript"/>
              </w:rPr>
              <w:t>10</w:t>
            </w:r>
            <w:r w:rsidRPr="00024D5D">
              <w:rPr>
                <w:rFonts w:cs="Arial"/>
              </w:rPr>
              <w:t>, PM</w:t>
            </w:r>
            <w:r w:rsidRPr="00024D5D">
              <w:rPr>
                <w:rFonts w:cs="Arial"/>
                <w:vertAlign w:val="subscript"/>
              </w:rPr>
              <w:t>2.5</w:t>
            </w:r>
            <w:r w:rsidRPr="00024D5D">
              <w:rPr>
                <w:rFonts w:cs="Arial"/>
              </w:rPr>
              <w:t>, SO</w:t>
            </w:r>
            <w:r w:rsidRPr="00024D5D">
              <w:rPr>
                <w:rFonts w:cs="Arial"/>
                <w:vertAlign w:val="subscript"/>
              </w:rPr>
              <w:t>2</w:t>
            </w:r>
          </w:p>
        </w:tc>
      </w:tr>
      <w:tr w:rsidR="003A5FE8" w:rsidRPr="00024D5D" w14:paraId="19A322F0" w14:textId="77777777" w:rsidTr="003A5FE8">
        <w:trPr>
          <w:jc w:val="center"/>
        </w:trPr>
        <w:tc>
          <w:tcPr>
            <w:tcW w:w="1098" w:type="dxa"/>
            <w:tcBorders>
              <w:top w:val="single" w:sz="4" w:space="0" w:color="D9D9D9" w:themeColor="background1" w:themeShade="D9"/>
              <w:bottom w:val="single" w:sz="4" w:space="0" w:color="D9D9D9" w:themeColor="background1" w:themeShade="D9"/>
            </w:tcBorders>
          </w:tcPr>
          <w:p w14:paraId="19A322ED" w14:textId="77777777" w:rsidR="003A5FE8" w:rsidRPr="00024D5D" w:rsidRDefault="003A5FE8" w:rsidP="003A5FE8">
            <w:pPr>
              <w:pStyle w:val="Tabletext"/>
              <w:jc w:val="both"/>
              <w:rPr>
                <w:rFonts w:cs="Arial"/>
              </w:rPr>
            </w:pPr>
            <w:r w:rsidRPr="00024D5D">
              <w:rPr>
                <w:rFonts w:cs="Arial"/>
                <w:i/>
              </w:rPr>
              <w:t>MY</w:t>
            </w:r>
          </w:p>
        </w:tc>
        <w:tc>
          <w:tcPr>
            <w:tcW w:w="2070" w:type="dxa"/>
            <w:tcBorders>
              <w:top w:val="single" w:sz="4" w:space="0" w:color="D9D9D9" w:themeColor="background1" w:themeShade="D9"/>
              <w:bottom w:val="single" w:sz="4" w:space="0" w:color="D9D9D9" w:themeColor="background1" w:themeShade="D9"/>
            </w:tcBorders>
          </w:tcPr>
          <w:p w14:paraId="19A322EE" w14:textId="77777777" w:rsidR="003A5FE8" w:rsidRPr="00024D5D" w:rsidRDefault="003A5FE8" w:rsidP="003A5FE8">
            <w:pPr>
              <w:pStyle w:val="Tabletext"/>
              <w:jc w:val="both"/>
              <w:rPr>
                <w:rFonts w:cs="Arial"/>
              </w:rPr>
            </w:pPr>
            <w:r w:rsidRPr="00024D5D">
              <w:rPr>
                <w:rFonts w:cs="Arial"/>
              </w:rPr>
              <w:t>Engine model year</w:t>
            </w:r>
          </w:p>
        </w:tc>
        <w:tc>
          <w:tcPr>
            <w:tcW w:w="7100" w:type="dxa"/>
            <w:tcBorders>
              <w:top w:val="single" w:sz="4" w:space="0" w:color="D9D9D9" w:themeColor="background1" w:themeShade="D9"/>
              <w:bottom w:val="single" w:sz="4" w:space="0" w:color="D9D9D9" w:themeColor="background1" w:themeShade="D9"/>
            </w:tcBorders>
          </w:tcPr>
          <w:p w14:paraId="19A322EF" w14:textId="77777777" w:rsidR="003A5FE8" w:rsidRPr="00024D5D" w:rsidRDefault="003A5FE8" w:rsidP="003A5FE8">
            <w:pPr>
              <w:pStyle w:val="Tabletext"/>
              <w:jc w:val="both"/>
              <w:rPr>
                <w:rFonts w:cs="Arial"/>
              </w:rPr>
            </w:pPr>
            <w:r w:rsidRPr="00024D5D">
              <w:rPr>
                <w:rFonts w:cs="Arial"/>
              </w:rPr>
              <w:t>Tugboat built year assumed to be equal to the average built year of all tugboats operating in the Bay Area, by tug class (Class A or B). Engine model year assumed to be the same as the built year, unless specific information on engine replacements is known.</w:t>
            </w:r>
          </w:p>
        </w:tc>
      </w:tr>
      <w:tr w:rsidR="003A5FE8" w:rsidRPr="00024D5D" w14:paraId="19A32315" w14:textId="77777777" w:rsidTr="003A5FE8">
        <w:trPr>
          <w:jc w:val="center"/>
        </w:trPr>
        <w:tc>
          <w:tcPr>
            <w:tcW w:w="1098" w:type="dxa"/>
            <w:tcBorders>
              <w:top w:val="single" w:sz="4" w:space="0" w:color="D9D9D9" w:themeColor="background1" w:themeShade="D9"/>
              <w:bottom w:val="single" w:sz="4" w:space="0" w:color="D9D9D9" w:themeColor="background1" w:themeShade="D9"/>
            </w:tcBorders>
          </w:tcPr>
          <w:p w14:paraId="19A322F1" w14:textId="77777777" w:rsidR="003A5FE8" w:rsidRPr="00024D5D" w:rsidRDefault="003A5FE8" w:rsidP="003A5FE8">
            <w:pPr>
              <w:pStyle w:val="Tabletext"/>
              <w:jc w:val="both"/>
              <w:rPr>
                <w:rFonts w:cs="Arial"/>
              </w:rPr>
            </w:pPr>
            <w:r w:rsidRPr="00024D5D">
              <w:rPr>
                <w:rFonts w:cs="Arial"/>
                <w:i/>
              </w:rPr>
              <w:t>LF</w:t>
            </w:r>
            <w:r w:rsidRPr="00024D5D">
              <w:rPr>
                <w:rFonts w:cs="Arial"/>
                <w:i/>
                <w:vertAlign w:val="subscript"/>
              </w:rPr>
              <w:t>U, om</w:t>
            </w:r>
          </w:p>
        </w:tc>
        <w:tc>
          <w:tcPr>
            <w:tcW w:w="2070" w:type="dxa"/>
            <w:tcBorders>
              <w:top w:val="single" w:sz="4" w:space="0" w:color="D9D9D9" w:themeColor="background1" w:themeShade="D9"/>
              <w:bottom w:val="single" w:sz="4" w:space="0" w:color="D9D9D9" w:themeColor="background1" w:themeShade="D9"/>
            </w:tcBorders>
          </w:tcPr>
          <w:p w14:paraId="19A322F2" w14:textId="77777777" w:rsidR="003A5FE8" w:rsidRPr="00024D5D" w:rsidRDefault="003A5FE8" w:rsidP="003A5FE8">
            <w:pPr>
              <w:pStyle w:val="Tabletext"/>
              <w:jc w:val="both"/>
              <w:rPr>
                <w:rFonts w:cs="Arial"/>
              </w:rPr>
            </w:pPr>
            <w:r w:rsidRPr="00024D5D">
              <w:rPr>
                <w:rFonts w:cs="Arial"/>
              </w:rPr>
              <w:t>Load factor of the engine by engine use and operating mode, %</w:t>
            </w:r>
          </w:p>
        </w:tc>
        <w:tc>
          <w:tcPr>
            <w:tcW w:w="7100" w:type="dxa"/>
            <w:tcBorders>
              <w:top w:val="single" w:sz="4" w:space="0" w:color="D9D9D9" w:themeColor="background1" w:themeShade="D9"/>
              <w:bottom w:val="single" w:sz="4" w:space="0" w:color="D9D9D9" w:themeColor="background1" w:themeShade="D9"/>
            </w:tcBorders>
          </w:tcPr>
          <w:p w14:paraId="19A322F3" w14:textId="77777777" w:rsidR="003A5FE8" w:rsidRPr="00024D5D" w:rsidRDefault="003A5FE8" w:rsidP="003A5FE8">
            <w:pPr>
              <w:pStyle w:val="Tabletext"/>
              <w:jc w:val="both"/>
              <w:rPr>
                <w:rFonts w:cs="Arial"/>
              </w:rPr>
            </w:pPr>
            <w:r w:rsidRPr="00024D5D">
              <w:rPr>
                <w:rFonts w:cs="Arial"/>
              </w:rPr>
              <w:t>Load factors are based on the values below:</w:t>
            </w:r>
          </w:p>
          <w:tbl>
            <w:tblPr>
              <w:tblW w:w="5000" w:type="pct"/>
              <w:tblLook w:val="04A0" w:firstRow="1" w:lastRow="0" w:firstColumn="1" w:lastColumn="0" w:noHBand="0" w:noVBand="1"/>
            </w:tblPr>
            <w:tblGrid>
              <w:gridCol w:w="2638"/>
              <w:gridCol w:w="1555"/>
              <w:gridCol w:w="1556"/>
            </w:tblGrid>
            <w:tr w:rsidR="003A5FE8" w:rsidRPr="00024D5D" w14:paraId="19A322F7" w14:textId="77777777" w:rsidTr="003A5FE8">
              <w:tc>
                <w:tcPr>
                  <w:tcW w:w="2483" w:type="dxa"/>
                </w:tcPr>
                <w:p w14:paraId="19A322F4" w14:textId="77777777" w:rsidR="003A5FE8" w:rsidRPr="00024D5D" w:rsidRDefault="003A5FE8" w:rsidP="003A5FE8">
                  <w:pPr>
                    <w:pStyle w:val="Tabletext"/>
                    <w:jc w:val="both"/>
                    <w:rPr>
                      <w:rFonts w:cs="Arial"/>
                    </w:rPr>
                  </w:pPr>
                  <w:r w:rsidRPr="00024D5D">
                    <w:rPr>
                      <w:rFonts w:cs="Arial"/>
                    </w:rPr>
                    <w:t>Operating Mode</w:t>
                  </w:r>
                </w:p>
              </w:tc>
              <w:tc>
                <w:tcPr>
                  <w:tcW w:w="1463" w:type="dxa"/>
                </w:tcPr>
                <w:p w14:paraId="19A322F5" w14:textId="77777777" w:rsidR="003A5FE8" w:rsidRPr="00024D5D" w:rsidRDefault="003A5FE8" w:rsidP="003A5FE8">
                  <w:pPr>
                    <w:pStyle w:val="Tabletext"/>
                    <w:jc w:val="both"/>
                    <w:rPr>
                      <w:rFonts w:cs="Arial"/>
                    </w:rPr>
                  </w:pPr>
                  <w:r w:rsidRPr="00024D5D">
                    <w:rPr>
                      <w:rFonts w:cs="Arial"/>
                    </w:rPr>
                    <w:t>Main</w:t>
                  </w:r>
                </w:p>
              </w:tc>
              <w:tc>
                <w:tcPr>
                  <w:tcW w:w="1464" w:type="dxa"/>
                </w:tcPr>
                <w:p w14:paraId="19A322F6" w14:textId="77777777" w:rsidR="003A5FE8" w:rsidRPr="00024D5D" w:rsidRDefault="003A5FE8" w:rsidP="003A5FE8">
                  <w:pPr>
                    <w:pStyle w:val="Tabletext"/>
                    <w:jc w:val="both"/>
                    <w:rPr>
                      <w:rFonts w:cs="Arial"/>
                    </w:rPr>
                  </w:pPr>
                  <w:r w:rsidRPr="00024D5D">
                    <w:rPr>
                      <w:rFonts w:cs="Arial"/>
                    </w:rPr>
                    <w:t>Auxiliary</w:t>
                  </w:r>
                </w:p>
              </w:tc>
            </w:tr>
            <w:tr w:rsidR="003A5FE8" w:rsidRPr="00024D5D" w14:paraId="19A322FB" w14:textId="77777777" w:rsidTr="003A5FE8">
              <w:tc>
                <w:tcPr>
                  <w:tcW w:w="2483" w:type="dxa"/>
                </w:tcPr>
                <w:p w14:paraId="19A322F8" w14:textId="77777777" w:rsidR="003A5FE8" w:rsidRPr="00024D5D" w:rsidRDefault="003A5FE8" w:rsidP="003A5FE8">
                  <w:pPr>
                    <w:pStyle w:val="Tabletext"/>
                    <w:jc w:val="both"/>
                    <w:rPr>
                      <w:rFonts w:cs="Arial"/>
                    </w:rPr>
                  </w:pPr>
                  <w:r w:rsidRPr="00024D5D">
                    <w:rPr>
                      <w:rFonts w:cs="Arial"/>
                    </w:rPr>
                    <w:t>Escort cruise</w:t>
                  </w:r>
                </w:p>
              </w:tc>
              <w:tc>
                <w:tcPr>
                  <w:tcW w:w="1463" w:type="dxa"/>
                </w:tcPr>
                <w:p w14:paraId="19A322F9" w14:textId="77777777" w:rsidR="003A5FE8" w:rsidRPr="00024D5D" w:rsidRDefault="003A5FE8" w:rsidP="003A5FE8">
                  <w:pPr>
                    <w:pStyle w:val="Tabletext"/>
                    <w:jc w:val="both"/>
                    <w:rPr>
                      <w:rFonts w:cs="Arial"/>
                    </w:rPr>
                  </w:pPr>
                  <w:r w:rsidRPr="00024D5D">
                    <w:rPr>
                      <w:rFonts w:cs="Arial"/>
                    </w:rPr>
                    <w:t>50%</w:t>
                  </w:r>
                </w:p>
              </w:tc>
              <w:tc>
                <w:tcPr>
                  <w:tcW w:w="1464" w:type="dxa"/>
                </w:tcPr>
                <w:p w14:paraId="19A322FA" w14:textId="77777777" w:rsidR="003A5FE8" w:rsidRPr="00024D5D" w:rsidRDefault="003A5FE8" w:rsidP="003A5FE8">
                  <w:pPr>
                    <w:pStyle w:val="Tabletext"/>
                    <w:jc w:val="both"/>
                    <w:rPr>
                      <w:rFonts w:cs="Arial"/>
                    </w:rPr>
                  </w:pPr>
                  <w:r w:rsidRPr="00024D5D">
                    <w:rPr>
                      <w:rFonts w:cs="Arial"/>
                    </w:rPr>
                    <w:t>43%</w:t>
                  </w:r>
                </w:p>
              </w:tc>
            </w:tr>
            <w:tr w:rsidR="003A5FE8" w:rsidRPr="00024D5D" w14:paraId="19A322FF" w14:textId="77777777" w:rsidTr="003A5FE8">
              <w:tc>
                <w:tcPr>
                  <w:tcW w:w="2483" w:type="dxa"/>
                </w:tcPr>
                <w:p w14:paraId="19A322FC" w14:textId="77777777" w:rsidR="003A5FE8" w:rsidRPr="00024D5D" w:rsidRDefault="003A5FE8" w:rsidP="003A5FE8">
                  <w:pPr>
                    <w:pStyle w:val="Tabletext"/>
                    <w:jc w:val="both"/>
                    <w:rPr>
                      <w:rFonts w:cs="Arial"/>
                    </w:rPr>
                  </w:pPr>
                  <w:r w:rsidRPr="00024D5D">
                    <w:rPr>
                      <w:rFonts w:cs="Arial"/>
                    </w:rPr>
                    <w:t>Escort assist</w:t>
                  </w:r>
                </w:p>
              </w:tc>
              <w:tc>
                <w:tcPr>
                  <w:tcW w:w="1463" w:type="dxa"/>
                </w:tcPr>
                <w:p w14:paraId="19A322FD" w14:textId="77777777" w:rsidR="003A5FE8" w:rsidRPr="00024D5D" w:rsidRDefault="003A5FE8" w:rsidP="003A5FE8">
                  <w:pPr>
                    <w:pStyle w:val="Tabletext"/>
                    <w:jc w:val="both"/>
                    <w:rPr>
                      <w:rFonts w:cs="Arial"/>
                    </w:rPr>
                  </w:pPr>
                  <w:r w:rsidRPr="00024D5D">
                    <w:rPr>
                      <w:rFonts w:cs="Arial"/>
                    </w:rPr>
                    <w:t>31%</w:t>
                  </w:r>
                </w:p>
              </w:tc>
              <w:tc>
                <w:tcPr>
                  <w:tcW w:w="1464" w:type="dxa"/>
                </w:tcPr>
                <w:p w14:paraId="19A322FE" w14:textId="77777777" w:rsidR="003A5FE8" w:rsidRPr="00024D5D" w:rsidRDefault="003A5FE8" w:rsidP="003A5FE8">
                  <w:pPr>
                    <w:pStyle w:val="Tabletext"/>
                    <w:jc w:val="both"/>
                    <w:rPr>
                      <w:rFonts w:cs="Arial"/>
                    </w:rPr>
                  </w:pPr>
                  <w:r w:rsidRPr="00024D5D">
                    <w:rPr>
                      <w:rFonts w:cs="Arial"/>
                    </w:rPr>
                    <w:t>43%</w:t>
                  </w:r>
                </w:p>
              </w:tc>
            </w:tr>
            <w:tr w:rsidR="003A5FE8" w:rsidRPr="00024D5D" w14:paraId="19A32303" w14:textId="77777777" w:rsidTr="003A5FE8">
              <w:trPr>
                <w:trHeight w:val="179"/>
              </w:trPr>
              <w:tc>
                <w:tcPr>
                  <w:tcW w:w="2483" w:type="dxa"/>
                </w:tcPr>
                <w:p w14:paraId="19A32300" w14:textId="77777777" w:rsidR="003A5FE8" w:rsidRPr="00024D5D" w:rsidRDefault="003A5FE8" w:rsidP="003A5FE8">
                  <w:pPr>
                    <w:pStyle w:val="Tabletext"/>
                    <w:jc w:val="both"/>
                    <w:rPr>
                      <w:rFonts w:cs="Arial"/>
                    </w:rPr>
                  </w:pPr>
                  <w:r w:rsidRPr="00024D5D">
                    <w:rPr>
                      <w:rFonts w:cs="Arial"/>
                    </w:rPr>
                    <w:t>Escort hotel</w:t>
                  </w:r>
                </w:p>
              </w:tc>
              <w:tc>
                <w:tcPr>
                  <w:tcW w:w="1463" w:type="dxa"/>
                </w:tcPr>
                <w:p w14:paraId="19A32301" w14:textId="77777777" w:rsidR="003A5FE8" w:rsidRPr="00024D5D" w:rsidRDefault="003A5FE8" w:rsidP="003A5FE8">
                  <w:pPr>
                    <w:pStyle w:val="Tabletext"/>
                    <w:jc w:val="both"/>
                    <w:rPr>
                      <w:rFonts w:cs="Arial"/>
                    </w:rPr>
                  </w:pPr>
                  <w:r w:rsidRPr="00024D5D">
                    <w:rPr>
                      <w:rFonts w:cs="Arial"/>
                    </w:rPr>
                    <w:t>0%</w:t>
                  </w:r>
                </w:p>
              </w:tc>
              <w:tc>
                <w:tcPr>
                  <w:tcW w:w="1464" w:type="dxa"/>
                </w:tcPr>
                <w:p w14:paraId="19A32302" w14:textId="77777777" w:rsidR="003A5FE8" w:rsidRPr="00024D5D" w:rsidRDefault="003A5FE8" w:rsidP="003A5FE8">
                  <w:pPr>
                    <w:pStyle w:val="Tabletext"/>
                    <w:jc w:val="both"/>
                    <w:rPr>
                      <w:rFonts w:cs="Arial"/>
                    </w:rPr>
                  </w:pPr>
                  <w:r w:rsidRPr="00024D5D">
                    <w:rPr>
                      <w:rFonts w:cs="Arial"/>
                    </w:rPr>
                    <w:t>0%</w:t>
                  </w:r>
                </w:p>
              </w:tc>
            </w:tr>
            <w:tr w:rsidR="003A5FE8" w:rsidRPr="00024D5D" w14:paraId="19A32307" w14:textId="77777777" w:rsidTr="003A5FE8">
              <w:trPr>
                <w:trHeight w:val="179"/>
              </w:trPr>
              <w:tc>
                <w:tcPr>
                  <w:tcW w:w="2483" w:type="dxa"/>
                </w:tcPr>
                <w:p w14:paraId="19A32304" w14:textId="77777777" w:rsidR="003A5FE8" w:rsidRPr="00024D5D" w:rsidRDefault="003A5FE8" w:rsidP="003A5FE8">
                  <w:pPr>
                    <w:pStyle w:val="Tabletext"/>
                    <w:jc w:val="both"/>
                    <w:rPr>
                      <w:rFonts w:cs="Arial"/>
                    </w:rPr>
                  </w:pPr>
                  <w:r w:rsidRPr="00024D5D">
                    <w:rPr>
                      <w:rFonts w:cs="Arial"/>
                    </w:rPr>
                    <w:t>Pushing cruise</w:t>
                  </w:r>
                </w:p>
              </w:tc>
              <w:tc>
                <w:tcPr>
                  <w:tcW w:w="1463" w:type="dxa"/>
                </w:tcPr>
                <w:p w14:paraId="19A32305" w14:textId="77777777" w:rsidR="003A5FE8" w:rsidRPr="00024D5D" w:rsidRDefault="003A5FE8" w:rsidP="003A5FE8">
                  <w:pPr>
                    <w:pStyle w:val="Tabletext"/>
                    <w:jc w:val="both"/>
                    <w:rPr>
                      <w:rFonts w:cs="Arial"/>
                    </w:rPr>
                  </w:pPr>
                  <w:r w:rsidRPr="00024D5D">
                    <w:rPr>
                      <w:rFonts w:cs="Arial"/>
                    </w:rPr>
                    <w:t>31%</w:t>
                  </w:r>
                </w:p>
              </w:tc>
              <w:tc>
                <w:tcPr>
                  <w:tcW w:w="1464" w:type="dxa"/>
                </w:tcPr>
                <w:p w14:paraId="19A32306" w14:textId="77777777" w:rsidR="003A5FE8" w:rsidRPr="00024D5D" w:rsidRDefault="003A5FE8" w:rsidP="003A5FE8">
                  <w:pPr>
                    <w:pStyle w:val="Tabletext"/>
                    <w:jc w:val="both"/>
                    <w:rPr>
                      <w:rFonts w:cs="Arial"/>
                    </w:rPr>
                  </w:pPr>
                  <w:r w:rsidRPr="00024D5D">
                    <w:rPr>
                      <w:rFonts w:cs="Arial"/>
                    </w:rPr>
                    <w:t>17%</w:t>
                  </w:r>
                </w:p>
              </w:tc>
            </w:tr>
            <w:tr w:rsidR="003A5FE8" w:rsidRPr="00024D5D" w14:paraId="19A3230B" w14:textId="77777777" w:rsidTr="003A5FE8">
              <w:trPr>
                <w:trHeight w:val="179"/>
              </w:trPr>
              <w:tc>
                <w:tcPr>
                  <w:tcW w:w="2483" w:type="dxa"/>
                </w:tcPr>
                <w:p w14:paraId="19A32308" w14:textId="77777777" w:rsidR="003A5FE8" w:rsidRPr="00024D5D" w:rsidRDefault="003A5FE8" w:rsidP="003A5FE8">
                  <w:pPr>
                    <w:pStyle w:val="Tabletext"/>
                    <w:jc w:val="both"/>
                    <w:rPr>
                      <w:rFonts w:cs="Arial"/>
                    </w:rPr>
                  </w:pPr>
                  <w:r w:rsidRPr="00024D5D">
                    <w:rPr>
                      <w:rFonts w:cs="Arial"/>
                    </w:rPr>
                    <w:t>Pushing assist (Reduced Speed Zone)</w:t>
                  </w:r>
                </w:p>
              </w:tc>
              <w:tc>
                <w:tcPr>
                  <w:tcW w:w="1463" w:type="dxa"/>
                </w:tcPr>
                <w:p w14:paraId="19A32309" w14:textId="77777777" w:rsidR="003A5FE8" w:rsidRPr="00024D5D" w:rsidRDefault="003A5FE8" w:rsidP="003A5FE8">
                  <w:pPr>
                    <w:pStyle w:val="Tabletext"/>
                    <w:jc w:val="both"/>
                    <w:rPr>
                      <w:rFonts w:cs="Arial"/>
                    </w:rPr>
                  </w:pPr>
                  <w:r w:rsidRPr="00024D5D">
                    <w:rPr>
                      <w:rFonts w:cs="Arial"/>
                    </w:rPr>
                    <w:t>31%</w:t>
                  </w:r>
                </w:p>
              </w:tc>
              <w:tc>
                <w:tcPr>
                  <w:tcW w:w="1464" w:type="dxa"/>
                </w:tcPr>
                <w:p w14:paraId="19A3230A" w14:textId="77777777" w:rsidR="003A5FE8" w:rsidRPr="00024D5D" w:rsidRDefault="003A5FE8" w:rsidP="003A5FE8">
                  <w:pPr>
                    <w:pStyle w:val="Tabletext"/>
                    <w:jc w:val="both"/>
                    <w:rPr>
                      <w:rFonts w:cs="Arial"/>
                    </w:rPr>
                  </w:pPr>
                  <w:r w:rsidRPr="00024D5D">
                    <w:rPr>
                      <w:rFonts w:cs="Arial"/>
                    </w:rPr>
                    <w:t>27%</w:t>
                  </w:r>
                </w:p>
              </w:tc>
            </w:tr>
            <w:tr w:rsidR="003A5FE8" w:rsidRPr="00024D5D" w14:paraId="19A3230F" w14:textId="77777777" w:rsidTr="003A5FE8">
              <w:trPr>
                <w:trHeight w:val="179"/>
              </w:trPr>
              <w:tc>
                <w:tcPr>
                  <w:tcW w:w="2483" w:type="dxa"/>
                </w:tcPr>
                <w:p w14:paraId="19A3230C" w14:textId="77777777" w:rsidR="003A5FE8" w:rsidRPr="00024D5D" w:rsidRDefault="003A5FE8" w:rsidP="003A5FE8">
                  <w:pPr>
                    <w:pStyle w:val="Tabletext"/>
                    <w:jc w:val="both"/>
                    <w:rPr>
                      <w:rFonts w:cs="Arial"/>
                    </w:rPr>
                  </w:pPr>
                  <w:r w:rsidRPr="00024D5D">
                    <w:rPr>
                      <w:rFonts w:cs="Arial"/>
                    </w:rPr>
                    <w:t>Pushing assist (maneuvering)</w:t>
                  </w:r>
                </w:p>
              </w:tc>
              <w:tc>
                <w:tcPr>
                  <w:tcW w:w="1463" w:type="dxa"/>
                </w:tcPr>
                <w:p w14:paraId="19A3230D" w14:textId="77777777" w:rsidR="003A5FE8" w:rsidRPr="00024D5D" w:rsidRDefault="003A5FE8" w:rsidP="003A5FE8">
                  <w:pPr>
                    <w:pStyle w:val="Tabletext"/>
                    <w:jc w:val="both"/>
                    <w:rPr>
                      <w:rFonts w:cs="Arial"/>
                    </w:rPr>
                  </w:pPr>
                  <w:r w:rsidRPr="00024D5D">
                    <w:rPr>
                      <w:rFonts w:cs="Arial"/>
                    </w:rPr>
                    <w:t>31%</w:t>
                  </w:r>
                </w:p>
              </w:tc>
              <w:tc>
                <w:tcPr>
                  <w:tcW w:w="1464" w:type="dxa"/>
                </w:tcPr>
                <w:p w14:paraId="19A3230E" w14:textId="77777777" w:rsidR="003A5FE8" w:rsidRPr="00024D5D" w:rsidRDefault="003A5FE8" w:rsidP="003A5FE8">
                  <w:pPr>
                    <w:pStyle w:val="Tabletext"/>
                    <w:jc w:val="both"/>
                    <w:rPr>
                      <w:rFonts w:cs="Arial"/>
                    </w:rPr>
                  </w:pPr>
                  <w:r w:rsidRPr="00024D5D">
                    <w:rPr>
                      <w:rFonts w:cs="Arial"/>
                    </w:rPr>
                    <w:t>45%</w:t>
                  </w:r>
                </w:p>
              </w:tc>
            </w:tr>
            <w:tr w:rsidR="003A5FE8" w:rsidRPr="00024D5D" w14:paraId="19A32313" w14:textId="77777777" w:rsidTr="003A5FE8">
              <w:trPr>
                <w:trHeight w:val="179"/>
              </w:trPr>
              <w:tc>
                <w:tcPr>
                  <w:tcW w:w="2483" w:type="dxa"/>
                </w:tcPr>
                <w:p w14:paraId="19A32310" w14:textId="77777777" w:rsidR="003A5FE8" w:rsidRPr="00024D5D" w:rsidRDefault="003A5FE8" w:rsidP="003A5FE8">
                  <w:pPr>
                    <w:pStyle w:val="Tabletext"/>
                    <w:jc w:val="both"/>
                    <w:rPr>
                      <w:rFonts w:cs="Arial"/>
                    </w:rPr>
                  </w:pPr>
                  <w:r w:rsidRPr="00024D5D">
                    <w:rPr>
                      <w:rFonts w:cs="Arial"/>
                    </w:rPr>
                    <w:t>Pushing hotel</w:t>
                  </w:r>
                </w:p>
              </w:tc>
              <w:tc>
                <w:tcPr>
                  <w:tcW w:w="1463" w:type="dxa"/>
                </w:tcPr>
                <w:p w14:paraId="19A32311" w14:textId="77777777" w:rsidR="003A5FE8" w:rsidRPr="00024D5D" w:rsidRDefault="003A5FE8" w:rsidP="003A5FE8">
                  <w:pPr>
                    <w:pStyle w:val="Tabletext"/>
                    <w:jc w:val="both"/>
                    <w:rPr>
                      <w:rFonts w:cs="Arial"/>
                    </w:rPr>
                  </w:pPr>
                  <w:r w:rsidRPr="00024D5D">
                    <w:rPr>
                      <w:rFonts w:cs="Arial"/>
                    </w:rPr>
                    <w:t>0%</w:t>
                  </w:r>
                </w:p>
              </w:tc>
              <w:tc>
                <w:tcPr>
                  <w:tcW w:w="1464" w:type="dxa"/>
                </w:tcPr>
                <w:p w14:paraId="19A32312" w14:textId="77777777" w:rsidR="003A5FE8" w:rsidRPr="00024D5D" w:rsidRDefault="003A5FE8" w:rsidP="003A5FE8">
                  <w:pPr>
                    <w:pStyle w:val="Tabletext"/>
                    <w:jc w:val="both"/>
                    <w:rPr>
                      <w:rFonts w:cs="Arial"/>
                    </w:rPr>
                  </w:pPr>
                  <w:r w:rsidRPr="00024D5D">
                    <w:rPr>
                      <w:rFonts w:cs="Arial"/>
                    </w:rPr>
                    <w:t>22%</w:t>
                  </w:r>
                </w:p>
              </w:tc>
            </w:tr>
          </w:tbl>
          <w:p w14:paraId="19A32314" w14:textId="77777777" w:rsidR="003A5FE8" w:rsidRPr="00024D5D" w:rsidRDefault="003A5FE8" w:rsidP="003A5FE8">
            <w:pPr>
              <w:pStyle w:val="Tabletext"/>
              <w:jc w:val="both"/>
              <w:rPr>
                <w:rFonts w:cs="Arial"/>
              </w:rPr>
            </w:pPr>
            <w:r w:rsidRPr="00024D5D">
              <w:rPr>
                <w:rFonts w:cs="Arial"/>
              </w:rPr>
              <w:t xml:space="preserve">Reference: SF Bay Area Seaports Air Emissions Inventory, Port of Richmond 2005 Emissions Inventory, June 2010, Appendix A, Table 2; Load factor for pushing tugboat auxiliary engine from Current Methodologies in Preparing Mobile Source Port-Related Emission Inventories, US EPA, April 2009, Table 2-7. </w:t>
            </w:r>
          </w:p>
        </w:tc>
      </w:tr>
      <w:tr w:rsidR="003A5FE8" w:rsidRPr="00024D5D" w14:paraId="19A3231A" w14:textId="77777777" w:rsidTr="003A5FE8">
        <w:trPr>
          <w:jc w:val="center"/>
        </w:trPr>
        <w:tc>
          <w:tcPr>
            <w:tcW w:w="1098" w:type="dxa"/>
            <w:tcBorders>
              <w:top w:val="single" w:sz="4" w:space="0" w:color="D9D9D9" w:themeColor="background1" w:themeShade="D9"/>
              <w:bottom w:val="single" w:sz="4" w:space="0" w:color="D9D9D9" w:themeColor="background1" w:themeShade="D9"/>
            </w:tcBorders>
          </w:tcPr>
          <w:p w14:paraId="19A32316" w14:textId="77777777" w:rsidR="003A5FE8" w:rsidRPr="00024D5D" w:rsidRDefault="003A5FE8" w:rsidP="003A5FE8">
            <w:pPr>
              <w:pStyle w:val="Tabletext"/>
              <w:jc w:val="both"/>
              <w:rPr>
                <w:rFonts w:cs="Arial"/>
              </w:rPr>
            </w:pPr>
            <w:r w:rsidRPr="00024D5D">
              <w:rPr>
                <w:rFonts w:cs="Arial"/>
                <w:i/>
              </w:rPr>
              <w:t>Time</w:t>
            </w:r>
            <w:r w:rsidRPr="00024D5D">
              <w:rPr>
                <w:rFonts w:cs="Arial"/>
                <w:i/>
                <w:vertAlign w:val="subscript"/>
              </w:rPr>
              <w:t>om</w:t>
            </w:r>
          </w:p>
        </w:tc>
        <w:tc>
          <w:tcPr>
            <w:tcW w:w="2070" w:type="dxa"/>
            <w:tcBorders>
              <w:top w:val="single" w:sz="4" w:space="0" w:color="D9D9D9" w:themeColor="background1" w:themeShade="D9"/>
              <w:bottom w:val="single" w:sz="4" w:space="0" w:color="D9D9D9" w:themeColor="background1" w:themeShade="D9"/>
            </w:tcBorders>
          </w:tcPr>
          <w:p w14:paraId="19A32317" w14:textId="77777777" w:rsidR="003A5FE8" w:rsidRPr="00024D5D" w:rsidRDefault="003A5FE8" w:rsidP="003A5FE8">
            <w:pPr>
              <w:pStyle w:val="Tabletext"/>
              <w:jc w:val="both"/>
              <w:rPr>
                <w:rFonts w:cs="Arial"/>
              </w:rPr>
            </w:pPr>
            <w:r w:rsidRPr="00024D5D">
              <w:rPr>
                <w:rFonts w:cs="Arial"/>
              </w:rPr>
              <w:t>Duration in operating mode, hours</w:t>
            </w:r>
          </w:p>
        </w:tc>
        <w:tc>
          <w:tcPr>
            <w:tcW w:w="7100" w:type="dxa"/>
            <w:tcBorders>
              <w:top w:val="single" w:sz="4" w:space="0" w:color="D9D9D9" w:themeColor="background1" w:themeShade="D9"/>
              <w:bottom w:val="single" w:sz="4" w:space="0" w:color="D9D9D9" w:themeColor="background1" w:themeShade="D9"/>
            </w:tcBorders>
          </w:tcPr>
          <w:p w14:paraId="19A32318" w14:textId="77777777" w:rsidR="003A5FE8" w:rsidRDefault="003A5FE8" w:rsidP="003A5FE8">
            <w:pPr>
              <w:pStyle w:val="Tabletext"/>
              <w:jc w:val="both"/>
              <w:rPr>
                <w:rFonts w:cs="Arial"/>
              </w:rPr>
            </w:pPr>
            <w:r w:rsidRPr="00024D5D">
              <w:rPr>
                <w:rFonts w:cs="Arial"/>
              </w:rPr>
              <w:t>Distances and speeds are outlined in Tables 3 and 4</w:t>
            </w:r>
            <w:r>
              <w:rPr>
                <w:rFonts w:cs="Arial"/>
              </w:rPr>
              <w:t>, except for light trips (trips when a tug is not escorting/ assisting a vessel) outlined below</w:t>
            </w:r>
            <w:r w:rsidRPr="00024D5D">
              <w:rPr>
                <w:rFonts w:cs="Arial"/>
              </w:rPr>
              <w:t xml:space="preserve">. </w:t>
            </w:r>
          </w:p>
          <w:p w14:paraId="19A32319" w14:textId="77777777" w:rsidR="003A5FE8" w:rsidRPr="00024D5D" w:rsidRDefault="003A5FE8" w:rsidP="003A5FE8">
            <w:pPr>
              <w:pStyle w:val="Tabletext"/>
              <w:jc w:val="both"/>
              <w:rPr>
                <w:rFonts w:cs="Arial"/>
              </w:rPr>
            </w:pPr>
            <w:r w:rsidRPr="00F66310">
              <w:rPr>
                <w:rFonts w:cs="Arial"/>
              </w:rPr>
              <w:t xml:space="preserve">Distance from tugboat home base to COLREGS Line is average of distances between the three major tugboat companies operating in Bay Area (obtained from Google Earth). Cruise time is equal to the duration it takes for the tugboat to arrive at the COLREGS Line from its home base (round-trip), and also takes into account travel to temporary base (1.7 nautical miles each way) while escort vessel is hoteling. </w:t>
            </w:r>
            <w:r>
              <w:rPr>
                <w:rFonts w:cs="Arial"/>
              </w:rPr>
              <w:t xml:space="preserve">Tugs used for maneuvering assist but not for escorting are assumed to originate at and/or return to the temporary base. </w:t>
            </w:r>
            <w:r w:rsidRPr="00F66310">
              <w:rPr>
                <w:rFonts w:cs="Arial"/>
              </w:rPr>
              <w:t xml:space="preserve">Assist/escort time is the time taken by the vessel to travel to and from the COLREGS Line and docking/undocking at the Berth. Average tugboat speed assumed to be </w:t>
            </w:r>
            <w:r>
              <w:rPr>
                <w:rFonts w:cs="Arial"/>
              </w:rPr>
              <w:t>13</w:t>
            </w:r>
            <w:r w:rsidRPr="00F66310">
              <w:rPr>
                <w:rFonts w:cs="Arial"/>
              </w:rPr>
              <w:t xml:space="preserve"> knots when not escorting or pushing.</w:t>
            </w:r>
          </w:p>
        </w:tc>
      </w:tr>
      <w:tr w:rsidR="003A5FE8" w:rsidRPr="00024D5D" w14:paraId="19A3231F" w14:textId="77777777" w:rsidTr="003A5FE8">
        <w:trPr>
          <w:jc w:val="center"/>
        </w:trPr>
        <w:tc>
          <w:tcPr>
            <w:tcW w:w="1098" w:type="dxa"/>
            <w:tcBorders>
              <w:top w:val="single" w:sz="4" w:space="0" w:color="D9D9D9" w:themeColor="background1" w:themeShade="D9"/>
              <w:bottom w:val="single" w:sz="4" w:space="0" w:color="D9D9D9" w:themeColor="background1" w:themeShade="D9"/>
            </w:tcBorders>
          </w:tcPr>
          <w:p w14:paraId="19A3231B" w14:textId="77777777" w:rsidR="003A5FE8" w:rsidRPr="00024D5D" w:rsidRDefault="003A5FE8" w:rsidP="003A5FE8">
            <w:pPr>
              <w:pStyle w:val="Tabletext"/>
              <w:jc w:val="both"/>
              <w:rPr>
                <w:rFonts w:cs="Arial"/>
                <w:i/>
                <w:vertAlign w:val="subscript"/>
              </w:rPr>
            </w:pPr>
            <w:r w:rsidRPr="00024D5D">
              <w:rPr>
                <w:rFonts w:cs="Arial"/>
                <w:i/>
              </w:rPr>
              <w:t>F</w:t>
            </w:r>
            <w:r w:rsidRPr="00024D5D">
              <w:rPr>
                <w:rFonts w:cs="Arial"/>
                <w:i/>
                <w:vertAlign w:val="subscript"/>
              </w:rPr>
              <w:t>MY, HP</w:t>
            </w:r>
          </w:p>
        </w:tc>
        <w:tc>
          <w:tcPr>
            <w:tcW w:w="2070" w:type="dxa"/>
            <w:tcBorders>
              <w:top w:val="single" w:sz="4" w:space="0" w:color="D9D9D9" w:themeColor="background1" w:themeShade="D9"/>
              <w:bottom w:val="single" w:sz="4" w:space="0" w:color="D9D9D9" w:themeColor="background1" w:themeShade="D9"/>
            </w:tcBorders>
          </w:tcPr>
          <w:p w14:paraId="19A3231C" w14:textId="77777777" w:rsidR="003A5FE8" w:rsidRPr="00024D5D" w:rsidRDefault="003A5FE8" w:rsidP="003A5FE8">
            <w:pPr>
              <w:pStyle w:val="Tabletext"/>
              <w:jc w:val="both"/>
              <w:rPr>
                <w:rFonts w:cs="Arial"/>
              </w:rPr>
            </w:pPr>
            <w:r w:rsidRPr="00024D5D">
              <w:rPr>
                <w:rFonts w:cs="Arial"/>
              </w:rPr>
              <w:t>Fuel correction factor based on engine model year and horsepower</w:t>
            </w:r>
          </w:p>
        </w:tc>
        <w:tc>
          <w:tcPr>
            <w:tcW w:w="7100" w:type="dxa"/>
            <w:tcBorders>
              <w:top w:val="single" w:sz="4" w:space="0" w:color="D9D9D9" w:themeColor="background1" w:themeShade="D9"/>
              <w:bottom w:val="single" w:sz="4" w:space="0" w:color="D9D9D9" w:themeColor="background1" w:themeShade="D9"/>
            </w:tcBorders>
          </w:tcPr>
          <w:p w14:paraId="19A3231D" w14:textId="77777777" w:rsidR="003A5FE8" w:rsidRPr="00024D5D" w:rsidRDefault="003A5FE8" w:rsidP="003A5FE8">
            <w:pPr>
              <w:pStyle w:val="Tabletext"/>
              <w:jc w:val="both"/>
              <w:rPr>
                <w:rFonts w:cs="Arial"/>
              </w:rPr>
            </w:pPr>
            <w:r w:rsidRPr="00024D5D">
              <w:rPr>
                <w:rFonts w:cs="Arial"/>
              </w:rPr>
              <w:t>Reference: CARB, Appendix B, Emissions Estimation Methodology for Commercial Harbor Craft Operating in California, 2012, Table II-4; Port of Los Angeles Inventory of Air Emissions 2012, July 2013, Table 4.5.</w:t>
            </w:r>
          </w:p>
          <w:p w14:paraId="19A3231E" w14:textId="77777777" w:rsidR="003A5FE8" w:rsidRPr="00024D5D" w:rsidRDefault="003A5FE8" w:rsidP="003A5FE8">
            <w:pPr>
              <w:pStyle w:val="Tabletext"/>
              <w:jc w:val="both"/>
              <w:rPr>
                <w:rFonts w:cs="Arial"/>
              </w:rPr>
            </w:pPr>
            <w:r w:rsidRPr="00024D5D">
              <w:rPr>
                <w:rFonts w:cs="Arial"/>
              </w:rPr>
              <w:t>Fuel correction factor for PM</w:t>
            </w:r>
            <w:r w:rsidRPr="00024D5D">
              <w:rPr>
                <w:rFonts w:cs="Arial"/>
                <w:vertAlign w:val="subscript"/>
              </w:rPr>
              <w:t>2.5</w:t>
            </w:r>
            <w:r w:rsidRPr="00024D5D">
              <w:rPr>
                <w:rFonts w:cs="Arial"/>
              </w:rPr>
              <w:t xml:space="preserve"> assumed to be equal to fuel correction factor for </w:t>
            </w:r>
            <w:r w:rsidRPr="00024D5D">
              <w:rPr>
                <w:rFonts w:cs="Arial"/>
              </w:rPr>
              <w:lastRenderedPageBreak/>
              <w:t>PM</w:t>
            </w:r>
            <w:r w:rsidRPr="00024D5D">
              <w:rPr>
                <w:rFonts w:cs="Arial"/>
                <w:vertAlign w:val="subscript"/>
              </w:rPr>
              <w:t>10</w:t>
            </w:r>
            <w:r w:rsidRPr="00024D5D">
              <w:rPr>
                <w:rFonts w:cs="Arial"/>
              </w:rPr>
              <w:t>. For all other pollutants, fuel correction factor assumed to be equal to 1 (SO</w:t>
            </w:r>
            <w:r w:rsidRPr="00024D5D">
              <w:rPr>
                <w:rFonts w:cs="Arial"/>
                <w:vertAlign w:val="subscript"/>
              </w:rPr>
              <w:t>2</w:t>
            </w:r>
            <w:r w:rsidRPr="00024D5D">
              <w:rPr>
                <w:rFonts w:cs="Arial"/>
              </w:rPr>
              <w:t xml:space="preserve"> emission factor already calculated for 15ppm sulfur content).</w:t>
            </w:r>
          </w:p>
        </w:tc>
      </w:tr>
      <w:tr w:rsidR="003A5FE8" w:rsidRPr="00024D5D" w14:paraId="19A32324" w14:textId="77777777" w:rsidTr="003A5FE8">
        <w:trPr>
          <w:jc w:val="center"/>
        </w:trPr>
        <w:tc>
          <w:tcPr>
            <w:tcW w:w="1098" w:type="dxa"/>
            <w:tcBorders>
              <w:top w:val="single" w:sz="4" w:space="0" w:color="D9D9D9" w:themeColor="background1" w:themeShade="D9"/>
              <w:bottom w:val="single" w:sz="4" w:space="0" w:color="D9D9D9" w:themeColor="background1" w:themeShade="D9"/>
            </w:tcBorders>
          </w:tcPr>
          <w:p w14:paraId="19A32320" w14:textId="77777777" w:rsidR="003A5FE8" w:rsidRPr="00024D5D" w:rsidRDefault="003A5FE8" w:rsidP="003A5FE8">
            <w:pPr>
              <w:pStyle w:val="Tabletext"/>
              <w:jc w:val="both"/>
              <w:rPr>
                <w:rFonts w:cs="Arial"/>
                <w:i/>
              </w:rPr>
            </w:pPr>
            <w:r w:rsidRPr="00024D5D">
              <w:rPr>
                <w:rFonts w:cs="Arial"/>
                <w:i/>
              </w:rPr>
              <w:lastRenderedPageBreak/>
              <w:t>D</w:t>
            </w:r>
            <w:r w:rsidRPr="00024D5D">
              <w:rPr>
                <w:rFonts w:cs="Arial"/>
                <w:i/>
                <w:vertAlign w:val="subscript"/>
              </w:rPr>
              <w:t>HP</w:t>
            </w:r>
          </w:p>
        </w:tc>
        <w:tc>
          <w:tcPr>
            <w:tcW w:w="2070" w:type="dxa"/>
            <w:tcBorders>
              <w:top w:val="single" w:sz="4" w:space="0" w:color="D9D9D9" w:themeColor="background1" w:themeShade="D9"/>
              <w:bottom w:val="single" w:sz="4" w:space="0" w:color="D9D9D9" w:themeColor="background1" w:themeShade="D9"/>
            </w:tcBorders>
          </w:tcPr>
          <w:p w14:paraId="19A32321" w14:textId="77777777" w:rsidR="003A5FE8" w:rsidRPr="00024D5D" w:rsidRDefault="003A5FE8" w:rsidP="003A5FE8">
            <w:pPr>
              <w:pStyle w:val="Tabletext"/>
              <w:jc w:val="both"/>
              <w:rPr>
                <w:rFonts w:cs="Arial"/>
              </w:rPr>
            </w:pPr>
            <w:r w:rsidRPr="00024D5D">
              <w:rPr>
                <w:rFonts w:cs="Arial"/>
              </w:rPr>
              <w:t>Deterioration factor</w:t>
            </w:r>
            <w:r w:rsidRPr="00024D5D">
              <w:rPr>
                <w:rFonts w:eastAsiaTheme="minorEastAsia" w:cs="Arial"/>
              </w:rPr>
              <w:t xml:space="preserve"> based on horsepower</w:t>
            </w:r>
          </w:p>
        </w:tc>
        <w:tc>
          <w:tcPr>
            <w:tcW w:w="7100" w:type="dxa"/>
            <w:tcBorders>
              <w:top w:val="single" w:sz="4" w:space="0" w:color="D9D9D9" w:themeColor="background1" w:themeShade="D9"/>
              <w:bottom w:val="single" w:sz="4" w:space="0" w:color="D9D9D9" w:themeColor="background1" w:themeShade="D9"/>
            </w:tcBorders>
          </w:tcPr>
          <w:p w14:paraId="19A32322" w14:textId="77777777" w:rsidR="003A5FE8" w:rsidRPr="00024D5D" w:rsidRDefault="003A5FE8" w:rsidP="003A5FE8">
            <w:pPr>
              <w:pStyle w:val="Tabletext"/>
              <w:jc w:val="both"/>
              <w:rPr>
                <w:rFonts w:eastAsiaTheme="minorEastAsia" w:cs="Arial"/>
              </w:rPr>
            </w:pPr>
            <w:r w:rsidRPr="00024D5D">
              <w:rPr>
                <w:rFonts w:cs="Arial"/>
              </w:rPr>
              <w:t>Reference: CARB, Appendix B, Emissions Estimation Methodology for Commercial Harbor Craft Operating in California, 2012, Table II-5</w:t>
            </w:r>
          </w:p>
          <w:p w14:paraId="19A32323" w14:textId="77777777" w:rsidR="003A5FE8" w:rsidRPr="00024D5D" w:rsidRDefault="003A5FE8" w:rsidP="003A5FE8">
            <w:pPr>
              <w:pStyle w:val="Tabletext"/>
              <w:jc w:val="both"/>
              <w:rPr>
                <w:rFonts w:cs="Arial"/>
              </w:rPr>
            </w:pPr>
            <w:r w:rsidRPr="00024D5D">
              <w:rPr>
                <w:rFonts w:eastAsiaTheme="minorEastAsia" w:cs="Arial"/>
              </w:rPr>
              <w:t>Deterioration factor for PM</w:t>
            </w:r>
            <w:r w:rsidRPr="00024D5D">
              <w:rPr>
                <w:rFonts w:eastAsiaTheme="minorEastAsia" w:cs="Arial"/>
                <w:vertAlign w:val="subscript"/>
              </w:rPr>
              <w:t>2.5</w:t>
            </w:r>
            <w:r w:rsidRPr="00024D5D">
              <w:rPr>
                <w:rFonts w:eastAsiaTheme="minorEastAsia" w:cs="Arial"/>
              </w:rPr>
              <w:t xml:space="preserve"> assumed to be equal to deterioration factor for PM</w:t>
            </w:r>
            <w:r w:rsidRPr="00024D5D">
              <w:rPr>
                <w:rFonts w:eastAsiaTheme="minorEastAsia" w:cs="Arial"/>
                <w:vertAlign w:val="subscript"/>
              </w:rPr>
              <w:t>10</w:t>
            </w:r>
            <w:r w:rsidRPr="00024D5D">
              <w:rPr>
                <w:rFonts w:eastAsiaTheme="minorEastAsia" w:cs="Arial"/>
              </w:rPr>
              <w:t>. For SO</w:t>
            </w:r>
            <w:r w:rsidRPr="00024D5D">
              <w:rPr>
                <w:rFonts w:eastAsiaTheme="minorEastAsia" w:cs="Arial"/>
                <w:vertAlign w:val="subscript"/>
              </w:rPr>
              <w:t>2</w:t>
            </w:r>
            <w:r w:rsidRPr="00024D5D">
              <w:rPr>
                <w:rFonts w:eastAsiaTheme="minorEastAsia" w:cs="Arial"/>
              </w:rPr>
              <w:t>, deterioration factor assumed to be equal to 0.</w:t>
            </w:r>
          </w:p>
        </w:tc>
      </w:tr>
      <w:tr w:rsidR="003A5FE8" w:rsidRPr="00024D5D" w14:paraId="19A32328"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325" w14:textId="77777777" w:rsidR="003A5FE8" w:rsidRPr="00024D5D" w:rsidRDefault="003A5FE8" w:rsidP="003A5FE8">
            <w:pPr>
              <w:pStyle w:val="Tabletext"/>
              <w:jc w:val="both"/>
              <w:rPr>
                <w:rFonts w:cs="Arial"/>
                <w:i/>
              </w:rPr>
            </w:pPr>
            <w:r w:rsidRPr="00024D5D">
              <w:rPr>
                <w:rFonts w:cs="Arial"/>
                <w:i/>
              </w:rPr>
              <w:t>A</w:t>
            </w:r>
          </w:p>
        </w:tc>
        <w:tc>
          <w:tcPr>
            <w:tcW w:w="2070" w:type="dxa"/>
            <w:tcBorders>
              <w:top w:val="single" w:sz="4" w:space="0" w:color="D9D9D9" w:themeColor="background1" w:themeShade="D9"/>
              <w:bottom w:val="single" w:sz="4" w:space="0" w:color="D9D9D9" w:themeColor="background1" w:themeShade="D9"/>
            </w:tcBorders>
          </w:tcPr>
          <w:p w14:paraId="19A32326" w14:textId="77777777" w:rsidR="003A5FE8" w:rsidRPr="00024D5D" w:rsidRDefault="003A5FE8" w:rsidP="003A5FE8">
            <w:pPr>
              <w:pStyle w:val="Tabletext"/>
              <w:jc w:val="both"/>
              <w:rPr>
                <w:rFonts w:cs="Arial"/>
              </w:rPr>
            </w:pPr>
            <w:r w:rsidRPr="00024D5D">
              <w:rPr>
                <w:rFonts w:cs="Arial"/>
              </w:rPr>
              <w:t>Age of the engine</w:t>
            </w:r>
          </w:p>
        </w:tc>
        <w:tc>
          <w:tcPr>
            <w:tcW w:w="7100" w:type="dxa"/>
            <w:tcBorders>
              <w:top w:val="single" w:sz="4" w:space="0" w:color="D9D9D9" w:themeColor="background1" w:themeShade="D9"/>
              <w:bottom w:val="single" w:sz="4" w:space="0" w:color="D9D9D9" w:themeColor="background1" w:themeShade="D9"/>
            </w:tcBorders>
          </w:tcPr>
          <w:p w14:paraId="19A32327" w14:textId="77777777" w:rsidR="003A5FE8" w:rsidRPr="00024D5D" w:rsidRDefault="003A5FE8" w:rsidP="003A5FE8">
            <w:pPr>
              <w:pStyle w:val="Tabletext"/>
              <w:jc w:val="both"/>
              <w:rPr>
                <w:rFonts w:cs="Arial"/>
              </w:rPr>
            </w:pPr>
            <w:r w:rsidRPr="00024D5D">
              <w:rPr>
                <w:rFonts w:cs="Arial"/>
              </w:rPr>
              <w:t>Age of the engine equals year of call subtracted by engine model year.</w:t>
            </w:r>
          </w:p>
        </w:tc>
      </w:tr>
      <w:tr w:rsidR="003A5FE8" w:rsidRPr="00024D5D" w14:paraId="19A3232D"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329" w14:textId="77777777" w:rsidR="003A5FE8" w:rsidRPr="00024D5D" w:rsidRDefault="003A5FE8" w:rsidP="003A5FE8">
            <w:pPr>
              <w:pStyle w:val="Tabletext"/>
              <w:jc w:val="both"/>
              <w:rPr>
                <w:rFonts w:cs="Arial"/>
                <w:i/>
              </w:rPr>
            </w:pPr>
            <w:r w:rsidRPr="00024D5D">
              <w:rPr>
                <w:rFonts w:cs="Arial"/>
                <w:i/>
              </w:rPr>
              <w:t>UL</w:t>
            </w:r>
            <w:r w:rsidRPr="00024D5D">
              <w:rPr>
                <w:rFonts w:cs="Arial"/>
                <w:i/>
                <w:vertAlign w:val="subscript"/>
              </w:rPr>
              <w:t>U</w:t>
            </w:r>
          </w:p>
        </w:tc>
        <w:tc>
          <w:tcPr>
            <w:tcW w:w="2070" w:type="dxa"/>
            <w:tcBorders>
              <w:top w:val="single" w:sz="4" w:space="0" w:color="D9D9D9" w:themeColor="background1" w:themeShade="D9"/>
              <w:bottom w:val="single" w:sz="4" w:space="0" w:color="D9D9D9" w:themeColor="background1" w:themeShade="D9"/>
            </w:tcBorders>
          </w:tcPr>
          <w:p w14:paraId="19A3232A" w14:textId="77777777" w:rsidR="003A5FE8" w:rsidRPr="00024D5D" w:rsidRDefault="003A5FE8" w:rsidP="003A5FE8">
            <w:pPr>
              <w:pStyle w:val="Tabletext"/>
              <w:jc w:val="both"/>
              <w:rPr>
                <w:rFonts w:cs="Arial"/>
              </w:rPr>
            </w:pPr>
            <w:r w:rsidRPr="00024D5D">
              <w:rPr>
                <w:rFonts w:cs="Arial"/>
              </w:rPr>
              <w:t>Useful life based on the engine use</w:t>
            </w:r>
          </w:p>
        </w:tc>
        <w:tc>
          <w:tcPr>
            <w:tcW w:w="7100" w:type="dxa"/>
            <w:tcBorders>
              <w:top w:val="single" w:sz="4" w:space="0" w:color="D9D9D9" w:themeColor="background1" w:themeShade="D9"/>
              <w:bottom w:val="single" w:sz="4" w:space="0" w:color="D9D9D9" w:themeColor="background1" w:themeShade="D9"/>
            </w:tcBorders>
          </w:tcPr>
          <w:p w14:paraId="19A3232B" w14:textId="77777777" w:rsidR="003A5FE8" w:rsidRPr="00024D5D" w:rsidRDefault="003A5FE8" w:rsidP="003A5FE8">
            <w:pPr>
              <w:pStyle w:val="Tabletext"/>
              <w:jc w:val="both"/>
              <w:rPr>
                <w:rFonts w:cs="Arial"/>
              </w:rPr>
            </w:pPr>
            <w:r w:rsidRPr="00024D5D">
              <w:rPr>
                <w:rFonts w:cs="Arial"/>
              </w:rPr>
              <w:t xml:space="preserve">For tugboat main (propulsion) engines, useful life is assumed to be equal to 21 years. For auxiliary engines, useful life is assumed to be equal to 23 years. </w:t>
            </w:r>
          </w:p>
          <w:p w14:paraId="19A3232C" w14:textId="77777777" w:rsidR="003A5FE8" w:rsidRPr="00024D5D" w:rsidRDefault="003A5FE8" w:rsidP="003A5FE8">
            <w:pPr>
              <w:pStyle w:val="Tabletext"/>
              <w:jc w:val="both"/>
              <w:rPr>
                <w:rFonts w:cs="Arial"/>
              </w:rPr>
            </w:pPr>
            <w:r w:rsidRPr="00024D5D">
              <w:rPr>
                <w:rFonts w:cs="Arial"/>
              </w:rPr>
              <w:t>Reference: CARB, Appendix B Emissions Estimation Methodology for Commercial Harbor Craft Operating in California, 2012, Table II-2.</w:t>
            </w:r>
          </w:p>
        </w:tc>
      </w:tr>
      <w:tr w:rsidR="003A5FE8" w:rsidRPr="00024D5D" w14:paraId="19A32331"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32E" w14:textId="77777777" w:rsidR="003A5FE8" w:rsidRPr="00024D5D" w:rsidRDefault="003A5FE8" w:rsidP="003A5FE8">
            <w:pPr>
              <w:pStyle w:val="Tabletext"/>
              <w:jc w:val="both"/>
              <w:rPr>
                <w:rFonts w:cs="Arial"/>
                <w:i/>
              </w:rPr>
            </w:pPr>
            <w:r w:rsidRPr="00024D5D">
              <w:rPr>
                <w:rFonts w:cs="Arial"/>
                <w:i/>
              </w:rPr>
              <w:t>HP</w:t>
            </w:r>
            <w:r w:rsidRPr="00024D5D">
              <w:rPr>
                <w:rFonts w:cs="Arial"/>
                <w:i/>
                <w:vertAlign w:val="subscript"/>
              </w:rPr>
              <w:t>U</w:t>
            </w:r>
          </w:p>
        </w:tc>
        <w:tc>
          <w:tcPr>
            <w:tcW w:w="2070" w:type="dxa"/>
            <w:tcBorders>
              <w:top w:val="single" w:sz="4" w:space="0" w:color="D9D9D9" w:themeColor="background1" w:themeShade="D9"/>
              <w:bottom w:val="single" w:sz="4" w:space="0" w:color="D9D9D9" w:themeColor="background1" w:themeShade="D9"/>
            </w:tcBorders>
          </w:tcPr>
          <w:p w14:paraId="19A3232F" w14:textId="77777777" w:rsidR="003A5FE8" w:rsidRPr="00024D5D" w:rsidRDefault="003A5FE8" w:rsidP="003A5FE8">
            <w:pPr>
              <w:pStyle w:val="Tabletext"/>
              <w:jc w:val="both"/>
              <w:rPr>
                <w:rFonts w:cs="Arial"/>
              </w:rPr>
            </w:pPr>
            <w:r w:rsidRPr="00024D5D">
              <w:rPr>
                <w:rFonts w:cs="Arial"/>
              </w:rPr>
              <w:t>Horsepower rating of the engine by use</w:t>
            </w:r>
          </w:p>
        </w:tc>
        <w:tc>
          <w:tcPr>
            <w:tcW w:w="7100" w:type="dxa"/>
            <w:tcBorders>
              <w:top w:val="single" w:sz="4" w:space="0" w:color="D9D9D9" w:themeColor="background1" w:themeShade="D9"/>
              <w:bottom w:val="single" w:sz="4" w:space="0" w:color="D9D9D9" w:themeColor="background1" w:themeShade="D9"/>
            </w:tcBorders>
          </w:tcPr>
          <w:p w14:paraId="19A32330" w14:textId="77777777" w:rsidR="003A5FE8" w:rsidRPr="00024D5D" w:rsidRDefault="003A5FE8" w:rsidP="003A5FE8">
            <w:pPr>
              <w:pStyle w:val="Tabletext"/>
              <w:jc w:val="both"/>
              <w:rPr>
                <w:rFonts w:cs="Arial"/>
              </w:rPr>
            </w:pPr>
            <w:r w:rsidRPr="00024D5D">
              <w:rPr>
                <w:rFonts w:cs="Arial"/>
              </w:rPr>
              <w:t>Average of all tugboats operating in Bay Area by tug class (Class A or B). Tugboats escorting barges are assumed to be Class A. Pushing tugboats assisting barges are assumed to be Class A. Tugboats escorting tanker ships are assumed to be Class A.</w:t>
            </w:r>
          </w:p>
        </w:tc>
      </w:tr>
      <w:tr w:rsidR="003A5FE8" w:rsidRPr="00024D5D" w14:paraId="19A32335"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332" w14:textId="77777777" w:rsidR="003A5FE8" w:rsidRPr="00024D5D" w:rsidRDefault="003A5FE8" w:rsidP="003A5FE8">
            <w:pPr>
              <w:pStyle w:val="Tabletext"/>
              <w:jc w:val="both"/>
              <w:rPr>
                <w:rFonts w:cs="Arial"/>
                <w:i/>
              </w:rPr>
            </w:pPr>
            <w:r w:rsidRPr="00024D5D">
              <w:rPr>
                <w:rFonts w:cs="Arial"/>
                <w:i/>
              </w:rPr>
              <w:t>n</w:t>
            </w:r>
          </w:p>
        </w:tc>
        <w:tc>
          <w:tcPr>
            <w:tcW w:w="2070" w:type="dxa"/>
            <w:tcBorders>
              <w:top w:val="single" w:sz="4" w:space="0" w:color="D9D9D9" w:themeColor="background1" w:themeShade="D9"/>
              <w:bottom w:val="single" w:sz="4" w:space="0" w:color="D9D9D9" w:themeColor="background1" w:themeShade="D9"/>
            </w:tcBorders>
          </w:tcPr>
          <w:p w14:paraId="19A32333" w14:textId="77777777" w:rsidR="003A5FE8" w:rsidRPr="00024D5D" w:rsidRDefault="003A5FE8" w:rsidP="003A5FE8">
            <w:pPr>
              <w:pStyle w:val="Tabletext"/>
              <w:jc w:val="both"/>
              <w:rPr>
                <w:rFonts w:cs="Arial"/>
              </w:rPr>
            </w:pPr>
            <w:r w:rsidRPr="00024D5D">
              <w:rPr>
                <w:rFonts w:cs="Arial"/>
              </w:rPr>
              <w:t xml:space="preserve">Number of engines by use </w:t>
            </w:r>
          </w:p>
        </w:tc>
        <w:tc>
          <w:tcPr>
            <w:tcW w:w="7100" w:type="dxa"/>
            <w:tcBorders>
              <w:top w:val="single" w:sz="4" w:space="0" w:color="D9D9D9" w:themeColor="background1" w:themeShade="D9"/>
              <w:bottom w:val="single" w:sz="4" w:space="0" w:color="D9D9D9" w:themeColor="background1" w:themeShade="D9"/>
            </w:tcBorders>
          </w:tcPr>
          <w:p w14:paraId="19A32334" w14:textId="77777777" w:rsidR="003A5FE8" w:rsidRPr="00024D5D" w:rsidRDefault="003A5FE8" w:rsidP="003A5FE8">
            <w:pPr>
              <w:pStyle w:val="Tabletext"/>
              <w:jc w:val="both"/>
              <w:rPr>
                <w:rFonts w:cs="Arial"/>
              </w:rPr>
            </w:pPr>
            <w:r w:rsidRPr="00024D5D">
              <w:rPr>
                <w:rFonts w:cs="Arial"/>
              </w:rPr>
              <w:t>Each tugboat is assumed to have 2 main engines and 2 auxiliary engines. It is assumed that one of the auxiliary engines is a backup engine, and that only one auxiliary engine is operated at any time.</w:t>
            </w:r>
          </w:p>
        </w:tc>
      </w:tr>
      <w:tr w:rsidR="003A5FE8" w:rsidRPr="00024D5D" w14:paraId="19A32339"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336" w14:textId="77777777" w:rsidR="003A5FE8" w:rsidRPr="00024D5D" w:rsidRDefault="003A5FE8" w:rsidP="003A5FE8">
            <w:pPr>
              <w:pStyle w:val="Tabletext"/>
              <w:jc w:val="both"/>
              <w:rPr>
                <w:rFonts w:cs="Arial"/>
                <w:i/>
              </w:rPr>
            </w:pPr>
            <w:r w:rsidRPr="00024D5D">
              <w:rPr>
                <w:rFonts w:cs="Arial"/>
                <w:i/>
              </w:rPr>
              <w:t>U</w:t>
            </w:r>
          </w:p>
        </w:tc>
        <w:tc>
          <w:tcPr>
            <w:tcW w:w="2070" w:type="dxa"/>
            <w:tcBorders>
              <w:top w:val="single" w:sz="4" w:space="0" w:color="D9D9D9" w:themeColor="background1" w:themeShade="D9"/>
              <w:bottom w:val="single" w:sz="4" w:space="0" w:color="D9D9D9" w:themeColor="background1" w:themeShade="D9"/>
            </w:tcBorders>
          </w:tcPr>
          <w:p w14:paraId="19A32337" w14:textId="77777777" w:rsidR="003A5FE8" w:rsidRPr="00024D5D" w:rsidRDefault="003A5FE8" w:rsidP="003A5FE8">
            <w:pPr>
              <w:pStyle w:val="Tabletext"/>
              <w:jc w:val="both"/>
              <w:rPr>
                <w:rFonts w:cs="Arial"/>
              </w:rPr>
            </w:pPr>
            <w:r w:rsidRPr="00024D5D">
              <w:rPr>
                <w:rFonts w:cs="Arial"/>
              </w:rPr>
              <w:t>Engine use</w:t>
            </w:r>
          </w:p>
        </w:tc>
        <w:tc>
          <w:tcPr>
            <w:tcW w:w="7100" w:type="dxa"/>
            <w:tcBorders>
              <w:top w:val="single" w:sz="4" w:space="0" w:color="D9D9D9" w:themeColor="background1" w:themeShade="D9"/>
              <w:bottom w:val="single" w:sz="4" w:space="0" w:color="D9D9D9" w:themeColor="background1" w:themeShade="D9"/>
            </w:tcBorders>
          </w:tcPr>
          <w:p w14:paraId="19A32338" w14:textId="77777777" w:rsidR="003A5FE8" w:rsidRPr="00024D5D" w:rsidRDefault="003A5FE8" w:rsidP="003A5FE8">
            <w:pPr>
              <w:pStyle w:val="Tabletext"/>
              <w:jc w:val="both"/>
              <w:rPr>
                <w:rFonts w:cs="Arial"/>
              </w:rPr>
            </w:pPr>
            <w:r w:rsidRPr="00024D5D">
              <w:rPr>
                <w:rFonts w:cs="Arial"/>
              </w:rPr>
              <w:t>Main or auxiliary engine.</w:t>
            </w:r>
          </w:p>
        </w:tc>
      </w:tr>
      <w:tr w:rsidR="003A5FE8" w:rsidRPr="00024D5D" w14:paraId="19A3233D" w14:textId="77777777" w:rsidTr="003A5FE8">
        <w:trPr>
          <w:cantSplit/>
          <w:jc w:val="center"/>
        </w:trPr>
        <w:tc>
          <w:tcPr>
            <w:tcW w:w="1098" w:type="dxa"/>
            <w:tcBorders>
              <w:top w:val="single" w:sz="4" w:space="0" w:color="D9D9D9" w:themeColor="background1" w:themeShade="D9"/>
              <w:bottom w:val="single" w:sz="4" w:space="0" w:color="D9D9D9" w:themeColor="background1" w:themeShade="D9"/>
            </w:tcBorders>
          </w:tcPr>
          <w:p w14:paraId="19A3233A" w14:textId="77777777" w:rsidR="003A5FE8" w:rsidRPr="00024D5D" w:rsidRDefault="003A5FE8" w:rsidP="003A5FE8">
            <w:pPr>
              <w:pStyle w:val="Tabletext"/>
              <w:jc w:val="both"/>
              <w:rPr>
                <w:rFonts w:cs="Arial"/>
                <w:i/>
              </w:rPr>
            </w:pPr>
            <w:r w:rsidRPr="00024D5D">
              <w:rPr>
                <w:rFonts w:cs="Arial"/>
                <w:i/>
              </w:rPr>
              <w:t>om</w:t>
            </w:r>
          </w:p>
        </w:tc>
        <w:tc>
          <w:tcPr>
            <w:tcW w:w="2070" w:type="dxa"/>
            <w:tcBorders>
              <w:top w:val="single" w:sz="4" w:space="0" w:color="D9D9D9" w:themeColor="background1" w:themeShade="D9"/>
              <w:bottom w:val="single" w:sz="4" w:space="0" w:color="D9D9D9" w:themeColor="background1" w:themeShade="D9"/>
            </w:tcBorders>
          </w:tcPr>
          <w:p w14:paraId="19A3233B" w14:textId="77777777" w:rsidR="003A5FE8" w:rsidRPr="00024D5D" w:rsidRDefault="003A5FE8" w:rsidP="003A5FE8">
            <w:pPr>
              <w:pStyle w:val="Tabletext"/>
              <w:jc w:val="both"/>
              <w:rPr>
                <w:rFonts w:cs="Arial"/>
              </w:rPr>
            </w:pPr>
            <w:r w:rsidRPr="00024D5D">
              <w:rPr>
                <w:rFonts w:cs="Arial"/>
              </w:rPr>
              <w:t>Operating mode</w:t>
            </w:r>
          </w:p>
        </w:tc>
        <w:tc>
          <w:tcPr>
            <w:tcW w:w="7100" w:type="dxa"/>
            <w:tcBorders>
              <w:top w:val="single" w:sz="4" w:space="0" w:color="D9D9D9" w:themeColor="background1" w:themeShade="D9"/>
              <w:bottom w:val="single" w:sz="4" w:space="0" w:color="D9D9D9" w:themeColor="background1" w:themeShade="D9"/>
            </w:tcBorders>
          </w:tcPr>
          <w:p w14:paraId="19A3233C" w14:textId="77777777" w:rsidR="003A5FE8" w:rsidRPr="00024D5D" w:rsidRDefault="003A5FE8" w:rsidP="003A5FE8">
            <w:pPr>
              <w:pStyle w:val="Tabletext"/>
              <w:jc w:val="both"/>
              <w:rPr>
                <w:rFonts w:cs="Arial"/>
              </w:rPr>
            </w:pPr>
            <w:r w:rsidRPr="00024D5D">
              <w:rPr>
                <w:rFonts w:cs="Arial"/>
              </w:rPr>
              <w:t>Tugboats have cruise</w:t>
            </w:r>
            <w:r>
              <w:rPr>
                <w:rFonts w:cs="Arial"/>
              </w:rPr>
              <w:t>,</w:t>
            </w:r>
            <w:r w:rsidRPr="00024D5D">
              <w:rPr>
                <w:rFonts w:cs="Arial"/>
              </w:rPr>
              <w:t xml:space="preserve"> escort/assist</w:t>
            </w:r>
            <w:r>
              <w:rPr>
                <w:rFonts w:cs="Arial"/>
              </w:rPr>
              <w:t>, and pushing/assist</w:t>
            </w:r>
            <w:r w:rsidRPr="00024D5D">
              <w:rPr>
                <w:rFonts w:cs="Arial"/>
              </w:rPr>
              <w:t xml:space="preserve"> operating modes.</w:t>
            </w:r>
          </w:p>
        </w:tc>
      </w:tr>
      <w:tr w:rsidR="003A5FE8" w:rsidRPr="00024D5D" w14:paraId="19A32342" w14:textId="77777777" w:rsidTr="003A5FE8">
        <w:trPr>
          <w:jc w:val="center"/>
        </w:trPr>
        <w:tc>
          <w:tcPr>
            <w:tcW w:w="1098" w:type="dxa"/>
            <w:tcBorders>
              <w:top w:val="single" w:sz="4" w:space="0" w:color="D9D9D9" w:themeColor="background1" w:themeShade="D9"/>
              <w:bottom w:val="single" w:sz="4" w:space="0" w:color="D9D9D9" w:themeColor="background1" w:themeShade="D9"/>
            </w:tcBorders>
          </w:tcPr>
          <w:p w14:paraId="19A3233E" w14:textId="77777777" w:rsidR="003A5FE8" w:rsidRPr="00024D5D" w:rsidRDefault="003A5FE8" w:rsidP="003A5FE8">
            <w:pPr>
              <w:pStyle w:val="Tabletext"/>
              <w:jc w:val="both"/>
              <w:rPr>
                <w:rFonts w:cs="Arial"/>
              </w:rPr>
            </w:pPr>
            <w:r w:rsidRPr="00024D5D">
              <w:rPr>
                <w:rFonts w:cs="Arial"/>
              </w:rPr>
              <w:t>N</w:t>
            </w:r>
          </w:p>
        </w:tc>
        <w:tc>
          <w:tcPr>
            <w:tcW w:w="2070" w:type="dxa"/>
            <w:tcBorders>
              <w:top w:val="single" w:sz="4" w:space="0" w:color="D9D9D9" w:themeColor="background1" w:themeShade="D9"/>
              <w:bottom w:val="single" w:sz="4" w:space="0" w:color="D9D9D9" w:themeColor="background1" w:themeShade="D9"/>
            </w:tcBorders>
          </w:tcPr>
          <w:p w14:paraId="19A3233F" w14:textId="77777777" w:rsidR="003A5FE8" w:rsidRPr="00024D5D" w:rsidRDefault="003A5FE8" w:rsidP="003A5FE8">
            <w:pPr>
              <w:pStyle w:val="Tabletext"/>
              <w:jc w:val="both"/>
              <w:rPr>
                <w:rFonts w:cs="Arial"/>
              </w:rPr>
            </w:pPr>
            <w:r w:rsidRPr="00024D5D">
              <w:rPr>
                <w:rFonts w:cs="Arial"/>
              </w:rPr>
              <w:t>Number of tugboats required to escort and dock/undock the vessel</w:t>
            </w:r>
          </w:p>
        </w:tc>
        <w:tc>
          <w:tcPr>
            <w:tcW w:w="7100" w:type="dxa"/>
            <w:tcBorders>
              <w:top w:val="single" w:sz="4" w:space="0" w:color="D9D9D9" w:themeColor="background1" w:themeShade="D9"/>
              <w:bottom w:val="single" w:sz="4" w:space="0" w:color="D9D9D9" w:themeColor="background1" w:themeShade="D9"/>
            </w:tcBorders>
          </w:tcPr>
          <w:p w14:paraId="19A32340" w14:textId="77777777" w:rsidR="003A5FE8" w:rsidRPr="00024D5D" w:rsidRDefault="003A5FE8" w:rsidP="003A5FE8">
            <w:pPr>
              <w:pStyle w:val="Tabletext"/>
              <w:jc w:val="both"/>
              <w:rPr>
                <w:rFonts w:cs="Arial"/>
              </w:rPr>
            </w:pPr>
            <w:r w:rsidRPr="00024D5D">
              <w:rPr>
                <w:rFonts w:cs="Arial"/>
              </w:rPr>
              <w:t>Number of tugboats required per ship varies by currents, ship’s displacement, and the Kips rating of the available tugboats. For barges, one pushing tugboat is assumed to be required. One escort tugboat is required based on whether the vessel contains cargo or not. During maneuvering, it is assumed that two tugboats must be present (two escort tugboats for tankers; one pushing tugboat and one escort tugboat for barges).</w:t>
            </w:r>
          </w:p>
          <w:p w14:paraId="19A32341" w14:textId="77777777" w:rsidR="003A5FE8" w:rsidRPr="00024D5D" w:rsidRDefault="003A5FE8" w:rsidP="003A5FE8">
            <w:pPr>
              <w:pStyle w:val="Tabletext"/>
              <w:jc w:val="both"/>
              <w:rPr>
                <w:rFonts w:cs="Arial"/>
              </w:rPr>
            </w:pPr>
            <w:r w:rsidRPr="00024D5D">
              <w:rPr>
                <w:rFonts w:cs="Arial"/>
              </w:rPr>
              <w:t>Reference: Title 14, CCR, Subdivision 4. Office of Spill Prevention and Response, Chapter 4, Subchapter 1, Sections 851.1 through 851.10.1. For docking and undocking: San Francisco Harbor Safety Plan Addendum 3 - Tesoro Terminal Regulations for Ships and Barges - Tug Requirement.</w:t>
            </w:r>
          </w:p>
        </w:tc>
      </w:tr>
      <w:tr w:rsidR="003A5FE8" w:rsidRPr="00024D5D" w14:paraId="19A32347" w14:textId="77777777" w:rsidTr="003A5FE8">
        <w:trPr>
          <w:jc w:val="center"/>
        </w:trPr>
        <w:tc>
          <w:tcPr>
            <w:tcW w:w="1098" w:type="dxa"/>
            <w:tcBorders>
              <w:top w:val="single" w:sz="4" w:space="0" w:color="D9D9D9" w:themeColor="background1" w:themeShade="D9"/>
              <w:bottom w:val="single" w:sz="4" w:space="0" w:color="D9D9D9" w:themeColor="background1" w:themeShade="D9"/>
            </w:tcBorders>
          </w:tcPr>
          <w:p w14:paraId="19A32343" w14:textId="77777777" w:rsidR="003A5FE8" w:rsidRPr="00024D5D" w:rsidRDefault="003A5FE8" w:rsidP="003A5FE8">
            <w:pPr>
              <w:pStyle w:val="Tabletext"/>
              <w:jc w:val="both"/>
              <w:rPr>
                <w:rFonts w:cs="Arial"/>
                <w:i/>
              </w:rPr>
            </w:pPr>
            <w:r w:rsidRPr="00024D5D">
              <w:rPr>
                <w:rFonts w:cs="Arial"/>
                <w:i/>
              </w:rPr>
              <w:t>SF</w:t>
            </w:r>
          </w:p>
        </w:tc>
        <w:tc>
          <w:tcPr>
            <w:tcW w:w="2070" w:type="dxa"/>
            <w:tcBorders>
              <w:top w:val="single" w:sz="4" w:space="0" w:color="D9D9D9" w:themeColor="background1" w:themeShade="D9"/>
              <w:bottom w:val="single" w:sz="4" w:space="0" w:color="D9D9D9" w:themeColor="background1" w:themeShade="D9"/>
            </w:tcBorders>
          </w:tcPr>
          <w:p w14:paraId="19A32344" w14:textId="77777777" w:rsidR="003A5FE8" w:rsidRPr="00024D5D" w:rsidRDefault="003A5FE8" w:rsidP="003A5FE8">
            <w:pPr>
              <w:pStyle w:val="Tabletext"/>
              <w:jc w:val="both"/>
              <w:rPr>
                <w:rFonts w:cs="Arial"/>
              </w:rPr>
            </w:pPr>
            <w:r w:rsidRPr="00024D5D">
              <w:rPr>
                <w:rFonts w:cs="Arial"/>
              </w:rPr>
              <w:t>Shared emissions factor</w:t>
            </w:r>
          </w:p>
        </w:tc>
        <w:tc>
          <w:tcPr>
            <w:tcW w:w="7100" w:type="dxa"/>
            <w:tcBorders>
              <w:top w:val="single" w:sz="4" w:space="0" w:color="D9D9D9" w:themeColor="background1" w:themeShade="D9"/>
              <w:bottom w:val="single" w:sz="4" w:space="0" w:color="D9D9D9" w:themeColor="background1" w:themeShade="D9"/>
            </w:tcBorders>
          </w:tcPr>
          <w:p w14:paraId="19A32345" w14:textId="77777777" w:rsidR="003A5FE8" w:rsidRPr="00024D5D" w:rsidRDefault="003A5FE8" w:rsidP="003A5FE8">
            <w:pPr>
              <w:pStyle w:val="Tabletext"/>
              <w:jc w:val="both"/>
              <w:rPr>
                <w:rFonts w:cs="Arial"/>
              </w:rPr>
            </w:pPr>
            <w:r w:rsidRPr="00024D5D">
              <w:rPr>
                <w:rFonts w:cs="Arial"/>
              </w:rPr>
              <w:t>Ocean going vessels may service multiple refineries. If an ocean going vessel services multiple refineries, the emissions attributed to transit is apportioned evenly to all the refineries that are serviced by the ocean going vessel. The emissions attributed to at-berth activities (maneuvering, hoteling, etc.) during the ship call are not considered shared.</w:t>
            </w:r>
          </w:p>
          <w:p w14:paraId="19A32346" w14:textId="77777777" w:rsidR="003A5FE8" w:rsidRPr="00024D5D" w:rsidRDefault="003A5FE8" w:rsidP="003A5FE8">
            <w:pPr>
              <w:pStyle w:val="Tabletext"/>
              <w:jc w:val="both"/>
              <w:rPr>
                <w:rFonts w:cs="Arial"/>
              </w:rPr>
            </w:pPr>
            <w:r w:rsidRPr="00024D5D">
              <w:rPr>
                <w:rFonts w:cs="Arial"/>
              </w:rPr>
              <w:t>Data from the Marine Exchange of the San Francisco Bay Region (SFMX) was used for information on ship calls.</w:t>
            </w:r>
          </w:p>
        </w:tc>
      </w:tr>
      <w:tr w:rsidR="003A5FE8" w:rsidRPr="00024D5D" w14:paraId="19A32349" w14:textId="77777777" w:rsidTr="003A5FE8">
        <w:trPr>
          <w:jc w:val="center"/>
        </w:trPr>
        <w:tc>
          <w:tcPr>
            <w:tcW w:w="10268" w:type="dxa"/>
            <w:gridSpan w:val="3"/>
            <w:tcBorders>
              <w:top w:val="single" w:sz="4" w:space="0" w:color="auto"/>
              <w:bottom w:val="nil"/>
            </w:tcBorders>
          </w:tcPr>
          <w:p w14:paraId="19A32348" w14:textId="77777777" w:rsidR="003A5FE8" w:rsidRPr="00024D5D" w:rsidRDefault="003A5FE8" w:rsidP="003A5FE8">
            <w:pPr>
              <w:pStyle w:val="Tabletext"/>
              <w:jc w:val="both"/>
              <w:rPr>
                <w:rFonts w:cs="Arial"/>
              </w:rPr>
            </w:pPr>
          </w:p>
        </w:tc>
      </w:tr>
    </w:tbl>
    <w:p w14:paraId="19A3234A" w14:textId="77777777" w:rsidR="003A5FE8" w:rsidRPr="00024D5D" w:rsidRDefault="003A5FE8" w:rsidP="003A5FE8">
      <w:pPr>
        <w:pStyle w:val="12spaceindent"/>
        <w:spacing w:after="120"/>
        <w:jc w:val="both"/>
        <w:rPr>
          <w:rFonts w:ascii="Arial" w:hAnsi="Arial" w:cs="Arial"/>
        </w:rPr>
      </w:pPr>
    </w:p>
    <w:p w14:paraId="19A3234B" w14:textId="77777777" w:rsidR="003A5FE8" w:rsidRPr="00024D5D" w:rsidRDefault="003A5FE8" w:rsidP="00BE2FD5">
      <w:pPr>
        <w:pStyle w:val="Heading4"/>
        <w:numPr>
          <w:ilvl w:val="0"/>
          <w:numId w:val="22"/>
        </w:numPr>
        <w:jc w:val="both"/>
        <w:rPr>
          <w:rFonts w:ascii="Arial" w:hAnsi="Arial" w:cs="Arial"/>
        </w:rPr>
      </w:pPr>
      <w:r w:rsidRPr="00024D5D">
        <w:rPr>
          <w:rFonts w:ascii="Arial" w:hAnsi="Arial" w:cs="Arial"/>
        </w:rPr>
        <w:t>Emissions from Loading</w:t>
      </w:r>
    </w:p>
    <w:p w14:paraId="19A3234C" w14:textId="77777777" w:rsidR="00262733" w:rsidRDefault="00262733" w:rsidP="003A5FE8">
      <w:pPr>
        <w:pStyle w:val="12space"/>
        <w:jc w:val="both"/>
        <w:rPr>
          <w:rFonts w:ascii="Arial" w:hAnsi="Arial" w:cs="Arial"/>
        </w:rPr>
      </w:pPr>
    </w:p>
    <w:p w14:paraId="19A3234D" w14:textId="77777777" w:rsidR="003A5FE8" w:rsidRPr="00024D5D" w:rsidRDefault="003A5FE8" w:rsidP="003A5FE8">
      <w:pPr>
        <w:pStyle w:val="12space"/>
        <w:jc w:val="both"/>
        <w:rPr>
          <w:rFonts w:ascii="Arial" w:hAnsi="Arial" w:cs="Arial"/>
        </w:rPr>
      </w:pPr>
      <w:r w:rsidRPr="00024D5D">
        <w:rPr>
          <w:rFonts w:ascii="Arial" w:hAnsi="Arial" w:cs="Arial"/>
        </w:rPr>
        <w:t xml:space="preserve">Fugitive VOC emissions due to vapor displacement during cargo loading into the marine vessel cargo holds were estimated using the emissions factors provided in </w:t>
      </w:r>
      <w:r w:rsidRPr="00024D5D">
        <w:rPr>
          <w:rFonts w:ascii="Arial" w:hAnsi="Arial" w:cs="Arial"/>
          <w:i/>
        </w:rPr>
        <w:t>AP-42, Chapter 5.2, Transportation and Marketing of Petroleum Liquids, June 2008</w:t>
      </w:r>
      <w:r w:rsidRPr="00024D5D">
        <w:rPr>
          <w:rFonts w:ascii="Arial" w:hAnsi="Arial" w:cs="Arial"/>
        </w:rPr>
        <w:t xml:space="preserve">. Table 5.2-2 of this AP-42 document provides uncontrolled VOC emission factors for gasoline loading into marine vessels for various loading scenarios. These emission factors are summarized in </w:t>
      </w:r>
      <w:r w:rsidRPr="00024D5D">
        <w:rPr>
          <w:rFonts w:ascii="Arial" w:hAnsi="Arial" w:cs="Arial"/>
          <w:b/>
          <w:i/>
        </w:rPr>
        <w:t>Table 9</w:t>
      </w:r>
      <w:r w:rsidRPr="00024D5D">
        <w:rPr>
          <w:rFonts w:ascii="Arial" w:hAnsi="Arial" w:cs="Arial"/>
        </w:rPr>
        <w:t xml:space="preserve"> below.</w:t>
      </w:r>
      <w:r w:rsidRPr="00006F16">
        <w:t xml:space="preserve"> </w:t>
      </w:r>
      <w:r w:rsidRPr="00006F16">
        <w:rPr>
          <w:rFonts w:ascii="Arial" w:hAnsi="Arial" w:cs="Arial"/>
        </w:rPr>
        <w:t xml:space="preserve">Control efficiency applied only to loading gasoline </w:t>
      </w:r>
      <w:r w:rsidR="003E0222">
        <w:rPr>
          <w:rFonts w:ascii="Arial" w:hAnsi="Arial" w:cs="Arial"/>
        </w:rPr>
        <w:t xml:space="preserve">or other </w:t>
      </w:r>
      <w:r w:rsidR="003E0222">
        <w:rPr>
          <w:rFonts w:ascii="Arial" w:hAnsi="Arial" w:cs="Arial"/>
        </w:rPr>
        <w:lastRenderedPageBreak/>
        <w:t xml:space="preserve">regulated materials </w:t>
      </w:r>
      <w:r w:rsidRPr="00006F16">
        <w:rPr>
          <w:rFonts w:ascii="Arial" w:hAnsi="Arial" w:cs="Arial"/>
        </w:rPr>
        <w:t>onto vessels. C</w:t>
      </w:r>
      <w:r w:rsidR="003E0222">
        <w:rPr>
          <w:rFonts w:ascii="Arial" w:hAnsi="Arial" w:cs="Arial"/>
        </w:rPr>
        <w:t>apture and c</w:t>
      </w:r>
      <w:r w:rsidRPr="00006F16">
        <w:rPr>
          <w:rFonts w:ascii="Arial" w:hAnsi="Arial" w:cs="Arial"/>
        </w:rPr>
        <w:t>ontrol efficiency of 9</w:t>
      </w:r>
      <w:r w:rsidR="007F6BED">
        <w:rPr>
          <w:rFonts w:ascii="Arial" w:hAnsi="Arial" w:cs="Arial"/>
        </w:rPr>
        <w:t>8</w:t>
      </w:r>
      <w:r w:rsidRPr="00006F16">
        <w:rPr>
          <w:rFonts w:ascii="Arial" w:hAnsi="Arial" w:cs="Arial"/>
        </w:rPr>
        <w:t xml:space="preserve">.5% </w:t>
      </w:r>
      <w:r w:rsidR="00EA1A2C">
        <w:rPr>
          <w:rFonts w:ascii="Arial" w:hAnsi="Arial" w:cs="Arial"/>
        </w:rPr>
        <w:t xml:space="preserve">was </w:t>
      </w:r>
      <w:r w:rsidRPr="00006F16">
        <w:rPr>
          <w:rFonts w:ascii="Arial" w:hAnsi="Arial" w:cs="Arial"/>
        </w:rPr>
        <w:t xml:space="preserve">assumed for ships </w:t>
      </w:r>
      <w:r w:rsidR="00EA1A2C">
        <w:rPr>
          <w:rFonts w:ascii="Arial" w:hAnsi="Arial" w:cs="Arial"/>
        </w:rPr>
        <w:t>controlled</w:t>
      </w:r>
      <w:r w:rsidR="00EA1A2C" w:rsidRPr="00006F16">
        <w:rPr>
          <w:rFonts w:ascii="Arial" w:hAnsi="Arial" w:cs="Arial"/>
        </w:rPr>
        <w:t xml:space="preserve"> </w:t>
      </w:r>
      <w:r w:rsidRPr="00006F16">
        <w:rPr>
          <w:rFonts w:ascii="Arial" w:hAnsi="Arial" w:cs="Arial"/>
        </w:rPr>
        <w:t xml:space="preserve">with the </w:t>
      </w:r>
      <w:r w:rsidR="00EA1A2C">
        <w:rPr>
          <w:rFonts w:ascii="Arial" w:hAnsi="Arial" w:cs="Arial"/>
        </w:rPr>
        <w:t xml:space="preserve">A-1560 </w:t>
      </w:r>
      <w:r w:rsidRPr="00006F16">
        <w:rPr>
          <w:rFonts w:ascii="Arial" w:hAnsi="Arial" w:cs="Arial"/>
        </w:rPr>
        <w:t>vapor recovery system.</w:t>
      </w:r>
      <w:r>
        <w:rPr>
          <w:rFonts w:ascii="Arial" w:hAnsi="Arial" w:cs="Arial"/>
        </w:rPr>
        <w:t xml:space="preserve">  </w:t>
      </w:r>
    </w:p>
    <w:p w14:paraId="19A3234E" w14:textId="77777777" w:rsidR="003A5FE8" w:rsidRPr="00024D5D" w:rsidRDefault="003A5FE8" w:rsidP="003A5FE8">
      <w:pPr>
        <w:pStyle w:val="TableNoTitle"/>
        <w:jc w:val="left"/>
        <w:rPr>
          <w:rFonts w:cs="Arial"/>
        </w:rPr>
      </w:pPr>
      <w:r w:rsidRPr="00024D5D">
        <w:rPr>
          <w:rFonts w:cs="Arial"/>
        </w:rPr>
        <w:t xml:space="preserve">Table 9. </w:t>
      </w:r>
      <w:r w:rsidRPr="00024D5D">
        <w:rPr>
          <w:rFonts w:cs="Arial"/>
        </w:rPr>
        <w:br/>
        <w:t>Uncontrolled Emission Factors for Gasoline Loading</w:t>
      </w:r>
    </w:p>
    <w:tbl>
      <w:tblPr>
        <w:tblW w:w="5000" w:type="pct"/>
        <w:jc w:val="center"/>
        <w:tblBorders>
          <w:top w:val="single" w:sz="4" w:space="0" w:color="auto"/>
          <w:bottom w:val="single" w:sz="4" w:space="0" w:color="auto"/>
          <w:insideH w:val="single" w:sz="12" w:space="0" w:color="auto"/>
        </w:tblBorders>
        <w:tblLook w:val="04A0" w:firstRow="1" w:lastRow="0" w:firstColumn="1" w:lastColumn="0" w:noHBand="0" w:noVBand="1"/>
      </w:tblPr>
      <w:tblGrid>
        <w:gridCol w:w="3260"/>
        <w:gridCol w:w="1884"/>
        <w:gridCol w:w="1856"/>
        <w:gridCol w:w="1856"/>
      </w:tblGrid>
      <w:tr w:rsidR="003A5FE8" w:rsidRPr="00024D5D" w14:paraId="19A32352" w14:textId="77777777" w:rsidTr="003A5FE8">
        <w:trPr>
          <w:jc w:val="center"/>
        </w:trPr>
        <w:tc>
          <w:tcPr>
            <w:tcW w:w="3851" w:type="dxa"/>
            <w:vMerge w:val="restart"/>
            <w:vAlign w:val="center"/>
          </w:tcPr>
          <w:p w14:paraId="19A3234F" w14:textId="77777777" w:rsidR="003A5FE8" w:rsidRPr="00024D5D" w:rsidRDefault="003A5FE8" w:rsidP="003A5FE8">
            <w:pPr>
              <w:pStyle w:val="Tablecolumnheading"/>
              <w:jc w:val="both"/>
              <w:rPr>
                <w:rFonts w:cs="Arial"/>
              </w:rPr>
            </w:pPr>
            <w:r w:rsidRPr="00024D5D">
              <w:rPr>
                <w:rFonts w:cs="Arial"/>
              </w:rPr>
              <w:t>Vessel Tank Condition</w:t>
            </w:r>
          </w:p>
        </w:tc>
        <w:tc>
          <w:tcPr>
            <w:tcW w:w="2139" w:type="dxa"/>
            <w:vMerge w:val="restart"/>
            <w:tcBorders>
              <w:top w:val="single" w:sz="4" w:space="0" w:color="auto"/>
            </w:tcBorders>
            <w:vAlign w:val="center"/>
          </w:tcPr>
          <w:p w14:paraId="19A32350" w14:textId="77777777" w:rsidR="003A5FE8" w:rsidRPr="00024D5D" w:rsidRDefault="003A5FE8" w:rsidP="003A5FE8">
            <w:pPr>
              <w:pStyle w:val="Tablecolumnheading"/>
              <w:jc w:val="both"/>
              <w:rPr>
                <w:rFonts w:cs="Arial"/>
              </w:rPr>
            </w:pPr>
            <w:r w:rsidRPr="00024D5D">
              <w:rPr>
                <w:rFonts w:cs="Arial"/>
              </w:rPr>
              <w:t>Previous Cargo</w:t>
            </w:r>
          </w:p>
        </w:tc>
        <w:tc>
          <w:tcPr>
            <w:tcW w:w="4278" w:type="dxa"/>
            <w:gridSpan w:val="2"/>
            <w:tcBorders>
              <w:top w:val="single" w:sz="4" w:space="0" w:color="auto"/>
              <w:bottom w:val="single" w:sz="4" w:space="0" w:color="auto"/>
            </w:tcBorders>
            <w:vAlign w:val="center"/>
          </w:tcPr>
          <w:p w14:paraId="19A32351" w14:textId="77777777" w:rsidR="003A5FE8" w:rsidRPr="00024D5D" w:rsidRDefault="003A5FE8" w:rsidP="003A5FE8">
            <w:pPr>
              <w:pStyle w:val="Tablecolumnheading"/>
              <w:spacing w:after="60"/>
              <w:jc w:val="both"/>
              <w:rPr>
                <w:rFonts w:cs="Arial"/>
              </w:rPr>
            </w:pPr>
            <w:r w:rsidRPr="00024D5D">
              <w:rPr>
                <w:rFonts w:cs="Arial"/>
              </w:rPr>
              <w:t>VOC Emissions, lb/1,000 gallons loaded</w:t>
            </w:r>
          </w:p>
        </w:tc>
      </w:tr>
      <w:tr w:rsidR="003A5FE8" w:rsidRPr="00024D5D" w14:paraId="19A32357" w14:textId="77777777" w:rsidTr="003A5FE8">
        <w:trPr>
          <w:jc w:val="center"/>
        </w:trPr>
        <w:tc>
          <w:tcPr>
            <w:tcW w:w="3851" w:type="dxa"/>
            <w:vMerge/>
            <w:vAlign w:val="center"/>
          </w:tcPr>
          <w:p w14:paraId="19A32353" w14:textId="77777777" w:rsidR="003A5FE8" w:rsidRPr="00024D5D" w:rsidRDefault="003A5FE8" w:rsidP="003A5FE8">
            <w:pPr>
              <w:pStyle w:val="Tablecolumnheading"/>
              <w:jc w:val="both"/>
              <w:rPr>
                <w:rFonts w:cs="Arial"/>
              </w:rPr>
            </w:pPr>
          </w:p>
        </w:tc>
        <w:tc>
          <w:tcPr>
            <w:tcW w:w="2139" w:type="dxa"/>
            <w:vMerge/>
            <w:vAlign w:val="center"/>
          </w:tcPr>
          <w:p w14:paraId="19A32354" w14:textId="77777777" w:rsidR="003A5FE8" w:rsidRPr="00024D5D" w:rsidRDefault="003A5FE8" w:rsidP="003A5FE8">
            <w:pPr>
              <w:pStyle w:val="Tablecolumnheading"/>
              <w:jc w:val="both"/>
              <w:rPr>
                <w:rFonts w:cs="Arial"/>
              </w:rPr>
            </w:pPr>
          </w:p>
        </w:tc>
        <w:tc>
          <w:tcPr>
            <w:tcW w:w="2139" w:type="dxa"/>
            <w:tcBorders>
              <w:top w:val="single" w:sz="4" w:space="0" w:color="auto"/>
            </w:tcBorders>
            <w:vAlign w:val="center"/>
          </w:tcPr>
          <w:p w14:paraId="19A32355" w14:textId="77777777" w:rsidR="003A5FE8" w:rsidRPr="00024D5D" w:rsidRDefault="003A5FE8" w:rsidP="003A5FE8">
            <w:pPr>
              <w:pStyle w:val="Tablecolumnheading"/>
              <w:spacing w:before="60"/>
              <w:jc w:val="both"/>
              <w:rPr>
                <w:rFonts w:cs="Arial"/>
              </w:rPr>
            </w:pPr>
            <w:r w:rsidRPr="00024D5D">
              <w:rPr>
                <w:rFonts w:cs="Arial"/>
              </w:rPr>
              <w:t>Ships / Ocean Barges</w:t>
            </w:r>
          </w:p>
        </w:tc>
        <w:tc>
          <w:tcPr>
            <w:tcW w:w="2139" w:type="dxa"/>
            <w:tcBorders>
              <w:top w:val="single" w:sz="4" w:space="0" w:color="auto"/>
            </w:tcBorders>
            <w:vAlign w:val="center"/>
          </w:tcPr>
          <w:p w14:paraId="19A32356" w14:textId="77777777" w:rsidR="003A5FE8" w:rsidRPr="00024D5D" w:rsidRDefault="003A5FE8" w:rsidP="003A5FE8">
            <w:pPr>
              <w:pStyle w:val="Tablecolumnheading"/>
              <w:spacing w:before="60"/>
              <w:jc w:val="both"/>
              <w:rPr>
                <w:rFonts w:cs="Arial"/>
              </w:rPr>
            </w:pPr>
            <w:r w:rsidRPr="00024D5D">
              <w:rPr>
                <w:rFonts w:cs="Arial"/>
              </w:rPr>
              <w:t>Barges</w:t>
            </w:r>
          </w:p>
        </w:tc>
      </w:tr>
      <w:tr w:rsidR="003A5FE8" w:rsidRPr="00024D5D" w14:paraId="19A3235C" w14:textId="77777777" w:rsidTr="003A5FE8">
        <w:trPr>
          <w:jc w:val="center"/>
        </w:trPr>
        <w:tc>
          <w:tcPr>
            <w:tcW w:w="3851" w:type="dxa"/>
            <w:tcBorders>
              <w:top w:val="single" w:sz="4" w:space="0" w:color="D9D9D9" w:themeColor="background1" w:themeShade="D9"/>
              <w:bottom w:val="single" w:sz="4" w:space="0" w:color="auto"/>
            </w:tcBorders>
            <w:vAlign w:val="center"/>
          </w:tcPr>
          <w:p w14:paraId="19A32358" w14:textId="77777777" w:rsidR="003A5FE8" w:rsidRPr="00024D5D" w:rsidRDefault="003A5FE8" w:rsidP="003A5FE8">
            <w:pPr>
              <w:pStyle w:val="Tabletext"/>
              <w:keepNext/>
              <w:jc w:val="both"/>
              <w:rPr>
                <w:rFonts w:cs="Arial"/>
              </w:rPr>
            </w:pPr>
            <w:r w:rsidRPr="00024D5D">
              <w:rPr>
                <w:rFonts w:cs="Arial"/>
              </w:rPr>
              <w:t>Typical overall situation</w:t>
            </w:r>
          </w:p>
        </w:tc>
        <w:tc>
          <w:tcPr>
            <w:tcW w:w="2139" w:type="dxa"/>
            <w:tcBorders>
              <w:top w:val="single" w:sz="4" w:space="0" w:color="D9D9D9" w:themeColor="background1" w:themeShade="D9"/>
              <w:bottom w:val="single" w:sz="4" w:space="0" w:color="auto"/>
            </w:tcBorders>
            <w:vAlign w:val="center"/>
          </w:tcPr>
          <w:p w14:paraId="19A32359" w14:textId="77777777" w:rsidR="003A5FE8" w:rsidRPr="00024D5D" w:rsidRDefault="003A5FE8" w:rsidP="003A5FE8">
            <w:pPr>
              <w:pStyle w:val="Tabletext"/>
              <w:keepNext/>
              <w:jc w:val="both"/>
              <w:rPr>
                <w:rFonts w:cs="Arial"/>
              </w:rPr>
            </w:pPr>
            <w:r w:rsidRPr="00024D5D">
              <w:rPr>
                <w:rFonts w:cs="Arial"/>
              </w:rPr>
              <w:t>Any cargo</w:t>
            </w:r>
          </w:p>
        </w:tc>
        <w:tc>
          <w:tcPr>
            <w:tcW w:w="2139" w:type="dxa"/>
            <w:tcBorders>
              <w:top w:val="single" w:sz="4" w:space="0" w:color="D9D9D9" w:themeColor="background1" w:themeShade="D9"/>
              <w:bottom w:val="single" w:sz="4" w:space="0" w:color="auto"/>
            </w:tcBorders>
            <w:vAlign w:val="center"/>
          </w:tcPr>
          <w:p w14:paraId="19A3235A" w14:textId="77777777" w:rsidR="003A5FE8" w:rsidRPr="00024D5D" w:rsidRDefault="003A5FE8" w:rsidP="003A5FE8">
            <w:pPr>
              <w:pStyle w:val="Tabletext"/>
              <w:keepNext/>
              <w:jc w:val="both"/>
              <w:rPr>
                <w:rFonts w:cs="Arial"/>
              </w:rPr>
            </w:pPr>
            <w:r w:rsidRPr="00024D5D">
              <w:rPr>
                <w:rFonts w:cs="Arial"/>
              </w:rPr>
              <w:t>1.8</w:t>
            </w:r>
          </w:p>
        </w:tc>
        <w:tc>
          <w:tcPr>
            <w:tcW w:w="2139" w:type="dxa"/>
            <w:tcBorders>
              <w:top w:val="single" w:sz="4" w:space="0" w:color="D9D9D9" w:themeColor="background1" w:themeShade="D9"/>
              <w:bottom w:val="single" w:sz="4" w:space="0" w:color="auto"/>
            </w:tcBorders>
          </w:tcPr>
          <w:p w14:paraId="19A3235B" w14:textId="77777777" w:rsidR="003A5FE8" w:rsidRPr="00024D5D" w:rsidRDefault="003A5FE8" w:rsidP="003A5FE8">
            <w:pPr>
              <w:pStyle w:val="Tabletext"/>
              <w:keepNext/>
              <w:jc w:val="both"/>
              <w:rPr>
                <w:rFonts w:cs="Arial"/>
              </w:rPr>
            </w:pPr>
            <w:r w:rsidRPr="00024D5D">
              <w:rPr>
                <w:rFonts w:cs="Arial"/>
              </w:rPr>
              <w:t>3.4</w:t>
            </w:r>
          </w:p>
        </w:tc>
      </w:tr>
      <w:tr w:rsidR="003A5FE8" w:rsidRPr="00024D5D" w14:paraId="19A3235E" w14:textId="77777777" w:rsidTr="003A5FE8">
        <w:trPr>
          <w:jc w:val="center"/>
        </w:trPr>
        <w:tc>
          <w:tcPr>
            <w:tcW w:w="10268" w:type="dxa"/>
            <w:gridSpan w:val="4"/>
            <w:tcBorders>
              <w:top w:val="single" w:sz="4" w:space="0" w:color="auto"/>
              <w:bottom w:val="single" w:sz="4" w:space="0" w:color="auto"/>
            </w:tcBorders>
            <w:vAlign w:val="center"/>
          </w:tcPr>
          <w:p w14:paraId="19A3235D" w14:textId="77777777" w:rsidR="003A5FE8" w:rsidRPr="00024D5D" w:rsidRDefault="003A5FE8" w:rsidP="003A5FE8">
            <w:pPr>
              <w:pStyle w:val="TableSource"/>
              <w:jc w:val="both"/>
              <w:rPr>
                <w:rFonts w:cs="Arial"/>
              </w:rPr>
            </w:pPr>
            <w:r w:rsidRPr="00024D5D">
              <w:rPr>
                <w:rFonts w:cs="Arial"/>
              </w:rPr>
              <w:t>Source: EPA AP-42, Chapter 5.2, Transportation and Marketing of Petroleum Liquids, June 2008, Table 5.2-2.</w:t>
            </w:r>
          </w:p>
        </w:tc>
      </w:tr>
    </w:tbl>
    <w:p w14:paraId="19A3235F" w14:textId="77777777" w:rsidR="003A5FE8" w:rsidRPr="00024D5D" w:rsidRDefault="003A5FE8" w:rsidP="003A5FE8">
      <w:pPr>
        <w:pStyle w:val="12space"/>
        <w:jc w:val="both"/>
        <w:rPr>
          <w:rFonts w:ascii="Arial" w:hAnsi="Arial" w:cs="Arial"/>
        </w:rPr>
      </w:pPr>
    </w:p>
    <w:p w14:paraId="19A32360" w14:textId="77777777" w:rsidR="003A5FE8" w:rsidRPr="00024D5D" w:rsidRDefault="003A5FE8" w:rsidP="003A5FE8">
      <w:pPr>
        <w:pStyle w:val="12space"/>
        <w:jc w:val="both"/>
        <w:rPr>
          <w:rFonts w:ascii="Arial" w:hAnsi="Arial" w:cs="Arial"/>
        </w:rPr>
      </w:pPr>
      <w:r w:rsidRPr="00024D5D">
        <w:rPr>
          <w:rFonts w:ascii="Arial" w:hAnsi="Arial" w:cs="Arial"/>
        </w:rPr>
        <w:t>While the previous cargo for each call is known, the vessel tank condition is unknown. Emissions during cargo loading assume an unknown/overall typical vessel tank condition for both ships/ocean barges and barges.</w:t>
      </w:r>
    </w:p>
    <w:p w14:paraId="19A32361" w14:textId="77777777" w:rsidR="003A5FE8" w:rsidRPr="00024D5D" w:rsidRDefault="003A5FE8" w:rsidP="003A5FE8">
      <w:pPr>
        <w:pStyle w:val="12space"/>
        <w:jc w:val="both"/>
        <w:rPr>
          <w:rFonts w:ascii="Arial" w:hAnsi="Arial" w:cs="Arial"/>
        </w:rPr>
      </w:pPr>
      <w:r w:rsidRPr="00024D5D">
        <w:rPr>
          <w:rFonts w:ascii="Arial" w:hAnsi="Arial" w:cs="Arial"/>
        </w:rPr>
        <w:t xml:space="preserve">Table 5.2-6 of this AP-42 document provides uncontrolled Total Organic Compound (TOC) emission factors for loading other petroleum products into marine vessels for various loading scenarios. It is assumed VOC is equal to TOC. These emission factors are summarized in </w:t>
      </w:r>
      <w:r w:rsidRPr="00024D5D">
        <w:rPr>
          <w:rFonts w:ascii="Arial" w:hAnsi="Arial" w:cs="Arial"/>
          <w:b/>
          <w:i/>
        </w:rPr>
        <w:t>Table 10</w:t>
      </w:r>
      <w:r w:rsidRPr="00024D5D">
        <w:rPr>
          <w:rFonts w:ascii="Arial" w:hAnsi="Arial" w:cs="Arial"/>
        </w:rPr>
        <w:t xml:space="preserve"> below.</w:t>
      </w:r>
    </w:p>
    <w:p w14:paraId="19A32362" w14:textId="77777777" w:rsidR="003A5FE8" w:rsidRPr="00024D5D" w:rsidRDefault="003A5FE8" w:rsidP="003A5FE8">
      <w:pPr>
        <w:pStyle w:val="TableNoTitle"/>
        <w:jc w:val="left"/>
        <w:rPr>
          <w:rFonts w:cs="Arial"/>
        </w:rPr>
      </w:pPr>
      <w:r w:rsidRPr="00024D5D">
        <w:rPr>
          <w:rFonts w:cs="Arial"/>
        </w:rPr>
        <w:t xml:space="preserve">Table 10. </w:t>
      </w:r>
      <w:r w:rsidRPr="00024D5D">
        <w:rPr>
          <w:rFonts w:cs="Arial"/>
        </w:rPr>
        <w:br/>
        <w:t>Uncontrolled Emission Factors for Petroleum Liquid Loading</w:t>
      </w:r>
    </w:p>
    <w:tbl>
      <w:tblPr>
        <w:tblW w:w="5000" w:type="pct"/>
        <w:jc w:val="center"/>
        <w:tblBorders>
          <w:top w:val="single" w:sz="4" w:space="0" w:color="auto"/>
          <w:bottom w:val="single" w:sz="4" w:space="0" w:color="auto"/>
          <w:insideH w:val="single" w:sz="12" w:space="0" w:color="auto"/>
        </w:tblBorders>
        <w:tblLook w:val="04A0" w:firstRow="1" w:lastRow="0" w:firstColumn="1" w:lastColumn="0" w:noHBand="0" w:noVBand="1"/>
      </w:tblPr>
      <w:tblGrid>
        <w:gridCol w:w="4154"/>
        <w:gridCol w:w="2351"/>
        <w:gridCol w:w="2351"/>
      </w:tblGrid>
      <w:tr w:rsidR="003A5FE8" w:rsidRPr="00024D5D" w14:paraId="19A32365" w14:textId="77777777" w:rsidTr="003A5FE8">
        <w:trPr>
          <w:jc w:val="center"/>
        </w:trPr>
        <w:tc>
          <w:tcPr>
            <w:tcW w:w="4864" w:type="dxa"/>
            <w:vMerge w:val="restart"/>
            <w:vAlign w:val="center"/>
          </w:tcPr>
          <w:p w14:paraId="19A32363" w14:textId="77777777" w:rsidR="003A5FE8" w:rsidRPr="00024D5D" w:rsidRDefault="003A5FE8" w:rsidP="003A5FE8">
            <w:pPr>
              <w:pStyle w:val="Tablecolumnheading"/>
              <w:jc w:val="both"/>
              <w:rPr>
                <w:rFonts w:cs="Arial"/>
              </w:rPr>
            </w:pPr>
            <w:r w:rsidRPr="00024D5D">
              <w:rPr>
                <w:rFonts w:cs="Arial"/>
              </w:rPr>
              <w:t>Petroleum Liquid</w:t>
            </w:r>
          </w:p>
        </w:tc>
        <w:tc>
          <w:tcPr>
            <w:tcW w:w="5404" w:type="dxa"/>
            <w:gridSpan w:val="2"/>
            <w:tcBorders>
              <w:top w:val="single" w:sz="4" w:space="0" w:color="auto"/>
              <w:bottom w:val="single" w:sz="4" w:space="0" w:color="auto"/>
            </w:tcBorders>
            <w:vAlign w:val="center"/>
          </w:tcPr>
          <w:p w14:paraId="19A32364" w14:textId="77777777" w:rsidR="003A5FE8" w:rsidRPr="00024D5D" w:rsidRDefault="003A5FE8" w:rsidP="003A5FE8">
            <w:pPr>
              <w:pStyle w:val="Tablecolumnheading"/>
              <w:spacing w:after="60"/>
              <w:jc w:val="both"/>
              <w:rPr>
                <w:rFonts w:cs="Arial"/>
              </w:rPr>
            </w:pPr>
            <w:r w:rsidRPr="00024D5D">
              <w:rPr>
                <w:rFonts w:cs="Arial"/>
              </w:rPr>
              <w:t>VOC Emissions, lb/1,000 gallons loaded</w:t>
            </w:r>
          </w:p>
        </w:tc>
      </w:tr>
      <w:tr w:rsidR="003A5FE8" w:rsidRPr="00024D5D" w14:paraId="19A32369" w14:textId="77777777" w:rsidTr="003A5FE8">
        <w:trPr>
          <w:jc w:val="center"/>
        </w:trPr>
        <w:tc>
          <w:tcPr>
            <w:tcW w:w="4864" w:type="dxa"/>
            <w:vMerge/>
            <w:vAlign w:val="center"/>
          </w:tcPr>
          <w:p w14:paraId="19A32366" w14:textId="77777777" w:rsidR="003A5FE8" w:rsidRPr="00024D5D" w:rsidRDefault="003A5FE8" w:rsidP="003A5FE8">
            <w:pPr>
              <w:pStyle w:val="Tablecolumnheading"/>
              <w:jc w:val="both"/>
              <w:rPr>
                <w:rFonts w:cs="Arial"/>
              </w:rPr>
            </w:pPr>
          </w:p>
        </w:tc>
        <w:tc>
          <w:tcPr>
            <w:tcW w:w="2702" w:type="dxa"/>
            <w:tcBorders>
              <w:top w:val="single" w:sz="4" w:space="0" w:color="auto"/>
            </w:tcBorders>
            <w:vAlign w:val="center"/>
          </w:tcPr>
          <w:p w14:paraId="19A32367" w14:textId="77777777" w:rsidR="003A5FE8" w:rsidRPr="00024D5D" w:rsidRDefault="003A5FE8" w:rsidP="003A5FE8">
            <w:pPr>
              <w:pStyle w:val="Tablecolumnheading"/>
              <w:spacing w:before="60"/>
              <w:jc w:val="both"/>
              <w:rPr>
                <w:rFonts w:cs="Arial"/>
              </w:rPr>
            </w:pPr>
            <w:r w:rsidRPr="00024D5D">
              <w:rPr>
                <w:rFonts w:cs="Arial"/>
              </w:rPr>
              <w:t>Ships / Ocean Barges</w:t>
            </w:r>
          </w:p>
        </w:tc>
        <w:tc>
          <w:tcPr>
            <w:tcW w:w="2702" w:type="dxa"/>
            <w:tcBorders>
              <w:top w:val="single" w:sz="4" w:space="0" w:color="auto"/>
            </w:tcBorders>
            <w:vAlign w:val="center"/>
          </w:tcPr>
          <w:p w14:paraId="19A32368" w14:textId="77777777" w:rsidR="003A5FE8" w:rsidRPr="00024D5D" w:rsidRDefault="003A5FE8" w:rsidP="003A5FE8">
            <w:pPr>
              <w:pStyle w:val="Tablecolumnheading"/>
              <w:spacing w:before="60"/>
              <w:jc w:val="both"/>
              <w:rPr>
                <w:rFonts w:cs="Arial"/>
              </w:rPr>
            </w:pPr>
            <w:r w:rsidRPr="00024D5D">
              <w:rPr>
                <w:rFonts w:cs="Arial"/>
              </w:rPr>
              <w:t>Barges</w:t>
            </w:r>
          </w:p>
        </w:tc>
      </w:tr>
      <w:tr w:rsidR="003A5FE8" w:rsidRPr="00024D5D" w14:paraId="19A3236D" w14:textId="77777777" w:rsidTr="003A5FE8">
        <w:trPr>
          <w:jc w:val="center"/>
        </w:trPr>
        <w:tc>
          <w:tcPr>
            <w:tcW w:w="4864" w:type="dxa"/>
            <w:tcBorders>
              <w:top w:val="single" w:sz="4" w:space="0" w:color="D9D9D9" w:themeColor="background1" w:themeShade="D9"/>
              <w:bottom w:val="single" w:sz="4" w:space="0" w:color="D9D9D9" w:themeColor="background1" w:themeShade="D9"/>
            </w:tcBorders>
            <w:vAlign w:val="center"/>
          </w:tcPr>
          <w:p w14:paraId="19A3236A" w14:textId="77777777" w:rsidR="003A5FE8" w:rsidRPr="00024D5D" w:rsidRDefault="003A5FE8" w:rsidP="003A5FE8">
            <w:pPr>
              <w:pStyle w:val="Tabletext"/>
              <w:jc w:val="both"/>
              <w:rPr>
                <w:rFonts w:cs="Arial"/>
              </w:rPr>
            </w:pPr>
            <w:r w:rsidRPr="00024D5D">
              <w:rPr>
                <w:rFonts w:cs="Arial"/>
              </w:rPr>
              <w:t>Diesel</w:t>
            </w:r>
          </w:p>
        </w:tc>
        <w:tc>
          <w:tcPr>
            <w:tcW w:w="2702" w:type="dxa"/>
            <w:tcBorders>
              <w:top w:val="single" w:sz="4" w:space="0" w:color="D9D9D9" w:themeColor="background1" w:themeShade="D9"/>
              <w:bottom w:val="single" w:sz="4" w:space="0" w:color="D9D9D9" w:themeColor="background1" w:themeShade="D9"/>
            </w:tcBorders>
            <w:vAlign w:val="center"/>
          </w:tcPr>
          <w:p w14:paraId="19A3236B" w14:textId="77777777" w:rsidR="003A5FE8" w:rsidRPr="00024D5D" w:rsidRDefault="003A5FE8" w:rsidP="003A5FE8">
            <w:pPr>
              <w:pStyle w:val="Tabletext"/>
              <w:jc w:val="both"/>
              <w:rPr>
                <w:rFonts w:cs="Arial"/>
              </w:rPr>
            </w:pPr>
            <w:r w:rsidRPr="00024D5D">
              <w:rPr>
                <w:rFonts w:cs="Arial"/>
              </w:rPr>
              <w:t>0.005</w:t>
            </w:r>
          </w:p>
        </w:tc>
        <w:tc>
          <w:tcPr>
            <w:tcW w:w="2702" w:type="dxa"/>
            <w:tcBorders>
              <w:top w:val="single" w:sz="4" w:space="0" w:color="D9D9D9" w:themeColor="background1" w:themeShade="D9"/>
              <w:bottom w:val="single" w:sz="4" w:space="0" w:color="D9D9D9" w:themeColor="background1" w:themeShade="D9"/>
            </w:tcBorders>
          </w:tcPr>
          <w:p w14:paraId="19A3236C" w14:textId="77777777" w:rsidR="003A5FE8" w:rsidRPr="00024D5D" w:rsidRDefault="003A5FE8" w:rsidP="003A5FE8">
            <w:pPr>
              <w:pStyle w:val="Tabletext"/>
              <w:jc w:val="both"/>
              <w:rPr>
                <w:rFonts w:cs="Arial"/>
              </w:rPr>
            </w:pPr>
            <w:r w:rsidRPr="00024D5D">
              <w:rPr>
                <w:rFonts w:cs="Arial"/>
              </w:rPr>
              <w:t>0.012</w:t>
            </w:r>
          </w:p>
        </w:tc>
      </w:tr>
      <w:tr w:rsidR="003A5FE8" w:rsidRPr="00024D5D" w14:paraId="19A32371" w14:textId="77777777" w:rsidTr="003A5FE8">
        <w:trPr>
          <w:jc w:val="center"/>
        </w:trPr>
        <w:tc>
          <w:tcPr>
            <w:tcW w:w="4864" w:type="dxa"/>
            <w:tcBorders>
              <w:top w:val="single" w:sz="4" w:space="0" w:color="D9D9D9" w:themeColor="background1" w:themeShade="D9"/>
              <w:bottom w:val="single" w:sz="4" w:space="0" w:color="D9D9D9" w:themeColor="background1" w:themeShade="D9"/>
            </w:tcBorders>
            <w:vAlign w:val="center"/>
          </w:tcPr>
          <w:p w14:paraId="19A3236E" w14:textId="77777777" w:rsidR="003A5FE8" w:rsidRPr="00024D5D" w:rsidRDefault="003A5FE8" w:rsidP="003A5FE8">
            <w:pPr>
              <w:pStyle w:val="Tabletext"/>
              <w:jc w:val="both"/>
              <w:rPr>
                <w:rFonts w:cs="Arial"/>
              </w:rPr>
            </w:pPr>
            <w:r w:rsidRPr="00024D5D">
              <w:rPr>
                <w:rFonts w:cs="Arial"/>
              </w:rPr>
              <w:t>Jet naptha (JP-4)</w:t>
            </w:r>
          </w:p>
        </w:tc>
        <w:tc>
          <w:tcPr>
            <w:tcW w:w="2702" w:type="dxa"/>
            <w:tcBorders>
              <w:top w:val="single" w:sz="4" w:space="0" w:color="D9D9D9" w:themeColor="background1" w:themeShade="D9"/>
              <w:bottom w:val="single" w:sz="4" w:space="0" w:color="D9D9D9" w:themeColor="background1" w:themeShade="D9"/>
            </w:tcBorders>
            <w:vAlign w:val="center"/>
          </w:tcPr>
          <w:p w14:paraId="19A3236F" w14:textId="77777777" w:rsidR="003A5FE8" w:rsidRPr="00024D5D" w:rsidRDefault="003A5FE8" w:rsidP="003A5FE8">
            <w:pPr>
              <w:pStyle w:val="Tabletext"/>
              <w:jc w:val="both"/>
              <w:rPr>
                <w:rFonts w:cs="Arial"/>
              </w:rPr>
            </w:pPr>
            <w:r w:rsidRPr="00024D5D">
              <w:rPr>
                <w:rFonts w:cs="Arial"/>
              </w:rPr>
              <w:t>0.5</w:t>
            </w:r>
          </w:p>
        </w:tc>
        <w:tc>
          <w:tcPr>
            <w:tcW w:w="2702" w:type="dxa"/>
            <w:tcBorders>
              <w:top w:val="single" w:sz="4" w:space="0" w:color="D9D9D9" w:themeColor="background1" w:themeShade="D9"/>
              <w:bottom w:val="single" w:sz="4" w:space="0" w:color="D9D9D9" w:themeColor="background1" w:themeShade="D9"/>
            </w:tcBorders>
          </w:tcPr>
          <w:p w14:paraId="19A32370" w14:textId="77777777" w:rsidR="003A5FE8" w:rsidRPr="00024D5D" w:rsidRDefault="003A5FE8" w:rsidP="003A5FE8">
            <w:pPr>
              <w:pStyle w:val="Tabletext"/>
              <w:jc w:val="both"/>
              <w:rPr>
                <w:rFonts w:cs="Arial"/>
              </w:rPr>
            </w:pPr>
            <w:r w:rsidRPr="00024D5D">
              <w:rPr>
                <w:rFonts w:cs="Arial"/>
              </w:rPr>
              <w:t>1.2</w:t>
            </w:r>
          </w:p>
        </w:tc>
      </w:tr>
      <w:tr w:rsidR="003A5FE8" w:rsidRPr="00024D5D" w14:paraId="19A32375" w14:textId="77777777" w:rsidTr="003A5FE8">
        <w:trPr>
          <w:jc w:val="center"/>
        </w:trPr>
        <w:tc>
          <w:tcPr>
            <w:tcW w:w="4864" w:type="dxa"/>
            <w:tcBorders>
              <w:top w:val="single" w:sz="4" w:space="0" w:color="D9D9D9" w:themeColor="background1" w:themeShade="D9"/>
              <w:bottom w:val="single" w:sz="4" w:space="0" w:color="D9D9D9" w:themeColor="background1" w:themeShade="D9"/>
            </w:tcBorders>
            <w:vAlign w:val="center"/>
          </w:tcPr>
          <w:p w14:paraId="19A32372" w14:textId="77777777" w:rsidR="003A5FE8" w:rsidRPr="00024D5D" w:rsidRDefault="003A5FE8" w:rsidP="003A5FE8">
            <w:pPr>
              <w:pStyle w:val="Tabletext"/>
              <w:jc w:val="both"/>
              <w:rPr>
                <w:rFonts w:cs="Arial"/>
              </w:rPr>
            </w:pPr>
            <w:r w:rsidRPr="00024D5D">
              <w:rPr>
                <w:rFonts w:cs="Arial"/>
              </w:rPr>
              <w:t>Jet kerosene</w:t>
            </w:r>
          </w:p>
        </w:tc>
        <w:tc>
          <w:tcPr>
            <w:tcW w:w="2702" w:type="dxa"/>
            <w:tcBorders>
              <w:top w:val="single" w:sz="4" w:space="0" w:color="D9D9D9" w:themeColor="background1" w:themeShade="D9"/>
              <w:bottom w:val="single" w:sz="4" w:space="0" w:color="D9D9D9" w:themeColor="background1" w:themeShade="D9"/>
            </w:tcBorders>
            <w:vAlign w:val="center"/>
          </w:tcPr>
          <w:p w14:paraId="19A32373" w14:textId="77777777" w:rsidR="003A5FE8" w:rsidRPr="00024D5D" w:rsidRDefault="003A5FE8" w:rsidP="003A5FE8">
            <w:pPr>
              <w:pStyle w:val="Tabletext"/>
              <w:jc w:val="both"/>
              <w:rPr>
                <w:rFonts w:cs="Arial"/>
              </w:rPr>
            </w:pPr>
            <w:r w:rsidRPr="00024D5D">
              <w:rPr>
                <w:rFonts w:cs="Arial"/>
              </w:rPr>
              <w:t>0.005</w:t>
            </w:r>
          </w:p>
        </w:tc>
        <w:tc>
          <w:tcPr>
            <w:tcW w:w="2702" w:type="dxa"/>
            <w:tcBorders>
              <w:top w:val="single" w:sz="4" w:space="0" w:color="D9D9D9" w:themeColor="background1" w:themeShade="D9"/>
              <w:bottom w:val="single" w:sz="4" w:space="0" w:color="D9D9D9" w:themeColor="background1" w:themeShade="D9"/>
            </w:tcBorders>
          </w:tcPr>
          <w:p w14:paraId="19A32374" w14:textId="77777777" w:rsidR="003A5FE8" w:rsidRPr="00024D5D" w:rsidRDefault="003A5FE8" w:rsidP="003A5FE8">
            <w:pPr>
              <w:pStyle w:val="Tabletext"/>
              <w:jc w:val="both"/>
              <w:rPr>
                <w:rFonts w:cs="Arial"/>
              </w:rPr>
            </w:pPr>
            <w:r w:rsidRPr="00024D5D">
              <w:rPr>
                <w:rFonts w:cs="Arial"/>
              </w:rPr>
              <w:t>0.013</w:t>
            </w:r>
          </w:p>
        </w:tc>
      </w:tr>
      <w:tr w:rsidR="003A5FE8" w:rsidRPr="00024D5D" w14:paraId="19A32379" w14:textId="77777777" w:rsidTr="003A5FE8">
        <w:trPr>
          <w:jc w:val="center"/>
        </w:trPr>
        <w:tc>
          <w:tcPr>
            <w:tcW w:w="4864" w:type="dxa"/>
            <w:tcBorders>
              <w:top w:val="single" w:sz="4" w:space="0" w:color="D9D9D9" w:themeColor="background1" w:themeShade="D9"/>
              <w:bottom w:val="single" w:sz="4" w:space="0" w:color="auto"/>
            </w:tcBorders>
            <w:vAlign w:val="center"/>
          </w:tcPr>
          <w:p w14:paraId="19A32376" w14:textId="77777777" w:rsidR="003A5FE8" w:rsidRPr="00024D5D" w:rsidRDefault="003A5FE8" w:rsidP="003A5FE8">
            <w:pPr>
              <w:pStyle w:val="Tabletext"/>
              <w:jc w:val="both"/>
              <w:rPr>
                <w:rFonts w:cs="Arial"/>
              </w:rPr>
            </w:pPr>
            <w:r w:rsidRPr="00024D5D">
              <w:rPr>
                <w:rFonts w:cs="Arial"/>
              </w:rPr>
              <w:t>Residual oil</w:t>
            </w:r>
          </w:p>
        </w:tc>
        <w:tc>
          <w:tcPr>
            <w:tcW w:w="2702" w:type="dxa"/>
            <w:tcBorders>
              <w:top w:val="single" w:sz="4" w:space="0" w:color="D9D9D9" w:themeColor="background1" w:themeShade="D9"/>
              <w:bottom w:val="single" w:sz="4" w:space="0" w:color="auto"/>
            </w:tcBorders>
            <w:vAlign w:val="center"/>
          </w:tcPr>
          <w:p w14:paraId="19A32377" w14:textId="77777777" w:rsidR="003A5FE8" w:rsidRPr="00024D5D" w:rsidRDefault="003A5FE8" w:rsidP="003A5FE8">
            <w:pPr>
              <w:pStyle w:val="Tabletext"/>
              <w:jc w:val="both"/>
              <w:rPr>
                <w:rFonts w:cs="Arial"/>
              </w:rPr>
            </w:pPr>
            <w:r w:rsidRPr="00024D5D">
              <w:rPr>
                <w:rFonts w:cs="Arial"/>
              </w:rPr>
              <w:t>0.00004</w:t>
            </w:r>
          </w:p>
        </w:tc>
        <w:tc>
          <w:tcPr>
            <w:tcW w:w="2702" w:type="dxa"/>
            <w:tcBorders>
              <w:top w:val="single" w:sz="4" w:space="0" w:color="D9D9D9" w:themeColor="background1" w:themeShade="D9"/>
              <w:bottom w:val="single" w:sz="4" w:space="0" w:color="auto"/>
            </w:tcBorders>
          </w:tcPr>
          <w:p w14:paraId="19A32378" w14:textId="77777777" w:rsidR="003A5FE8" w:rsidRPr="00024D5D" w:rsidRDefault="003A5FE8" w:rsidP="003A5FE8">
            <w:pPr>
              <w:pStyle w:val="Tabletext"/>
              <w:jc w:val="both"/>
              <w:rPr>
                <w:rFonts w:cs="Arial"/>
              </w:rPr>
            </w:pPr>
            <w:r w:rsidRPr="00024D5D">
              <w:rPr>
                <w:rFonts w:cs="Arial"/>
              </w:rPr>
              <w:t>0.00009</w:t>
            </w:r>
          </w:p>
        </w:tc>
      </w:tr>
    </w:tbl>
    <w:p w14:paraId="19A3237A" w14:textId="77777777" w:rsidR="003A5FE8" w:rsidRPr="00024D5D" w:rsidRDefault="003A5FE8" w:rsidP="003A5FE8">
      <w:pPr>
        <w:pStyle w:val="12space"/>
        <w:jc w:val="both"/>
        <w:rPr>
          <w:rFonts w:ascii="Arial" w:hAnsi="Arial" w:cs="Arial"/>
        </w:rPr>
      </w:pPr>
    </w:p>
    <w:p w14:paraId="19A3237B" w14:textId="77777777" w:rsidR="003A5FE8" w:rsidRPr="005B21EE" w:rsidRDefault="003A5FE8" w:rsidP="00BE2FD5">
      <w:pPr>
        <w:pStyle w:val="Heading3"/>
        <w:numPr>
          <w:ilvl w:val="0"/>
          <w:numId w:val="20"/>
        </w:numPr>
        <w:jc w:val="both"/>
        <w:rPr>
          <w:rFonts w:cs="Arial"/>
          <w:sz w:val="28"/>
          <w:szCs w:val="28"/>
        </w:rPr>
      </w:pPr>
      <w:r w:rsidRPr="005B21EE">
        <w:rPr>
          <w:rFonts w:cs="Arial"/>
          <w:sz w:val="28"/>
          <w:szCs w:val="28"/>
        </w:rPr>
        <w:t>Future Projected Emissions</w:t>
      </w:r>
    </w:p>
    <w:p w14:paraId="19A3237C" w14:textId="77777777" w:rsidR="005B21EE" w:rsidRDefault="005B21EE" w:rsidP="003A5FE8">
      <w:pPr>
        <w:pStyle w:val="12space"/>
        <w:jc w:val="both"/>
        <w:rPr>
          <w:rFonts w:ascii="Arial" w:hAnsi="Arial" w:cs="Arial"/>
        </w:rPr>
      </w:pPr>
    </w:p>
    <w:p w14:paraId="19A3237D" w14:textId="77777777" w:rsidR="003A5FE8" w:rsidRPr="00024D5D" w:rsidRDefault="003A5FE8" w:rsidP="003A5FE8">
      <w:pPr>
        <w:pStyle w:val="12space"/>
        <w:jc w:val="both"/>
        <w:rPr>
          <w:rFonts w:ascii="Arial" w:hAnsi="Arial" w:cs="Arial"/>
        </w:rPr>
      </w:pPr>
      <w:r w:rsidRPr="00024D5D">
        <w:rPr>
          <w:rFonts w:ascii="Arial" w:hAnsi="Arial" w:cs="Arial"/>
        </w:rPr>
        <w:t xml:space="preserve">Per the BAAQMD’s direction, a baseline period from August 2013 through July 2016 was used to calculate an average emission factor in pounds per </w:t>
      </w:r>
      <w:r w:rsidR="00EA1A2C">
        <w:rPr>
          <w:rFonts w:ascii="Arial" w:hAnsi="Arial" w:cs="Arial"/>
        </w:rPr>
        <w:t>1000 barrels</w:t>
      </w:r>
      <w:r w:rsidRPr="00024D5D">
        <w:rPr>
          <w:rFonts w:ascii="Arial" w:hAnsi="Arial" w:cs="Arial"/>
        </w:rPr>
        <w:t xml:space="preserve">. This best represents </w:t>
      </w:r>
      <w:r w:rsidR="00EA1A2C">
        <w:rPr>
          <w:rFonts w:ascii="Arial" w:hAnsi="Arial" w:cs="Arial"/>
        </w:rPr>
        <w:t>Tesoro’s</w:t>
      </w:r>
      <w:r w:rsidR="00EA1A2C" w:rsidRPr="00024D5D">
        <w:rPr>
          <w:rFonts w:ascii="Arial" w:hAnsi="Arial" w:cs="Arial"/>
        </w:rPr>
        <w:t xml:space="preserve"> </w:t>
      </w:r>
      <w:r w:rsidRPr="00024D5D">
        <w:rPr>
          <w:rFonts w:ascii="Arial" w:hAnsi="Arial" w:cs="Arial"/>
        </w:rPr>
        <w:t>current fleet and operations. No change in our operations are anticipated for the future. Therefore, the emission factor represents actual volumes loaded or unloaded from ships, the typical fleet use of barges versus tankers, and the typical pattern with respect to sharing emissions due to multiple stops in the Bay. Therefore, this factor is used to calculate projected emissions.  This approach is more conservative than assuming that ships will be larger and more completely loaded in the future.</w:t>
      </w:r>
    </w:p>
    <w:p w14:paraId="19A3237E" w14:textId="77777777" w:rsidR="003A5FE8" w:rsidRDefault="003A5FE8" w:rsidP="008A596E">
      <w:pPr>
        <w:pStyle w:val="12space"/>
        <w:jc w:val="both"/>
        <w:rPr>
          <w:rFonts w:ascii="Arial" w:hAnsi="Arial" w:cs="Arial"/>
        </w:rPr>
      </w:pPr>
      <w:r w:rsidRPr="00024D5D">
        <w:rPr>
          <w:rFonts w:ascii="Arial" w:hAnsi="Arial" w:cs="Arial"/>
        </w:rPr>
        <w:lastRenderedPageBreak/>
        <w:t>The baseline emissions calculated are contemporaneous emission reductions due to the shutdown and replacement of the existing berth. Therefore, the future emissions projections are adjusted for the contemporaneous emission reduction. The net increase will be offset at the appropriate ratio.</w:t>
      </w:r>
    </w:p>
    <w:sectPr w:rsidR="003A5FE8" w:rsidSect="00FE0D6A">
      <w:footnotePr>
        <w:numRestart w:val="eachSect"/>
      </w:footnotePr>
      <w:pgSz w:w="12240" w:h="15840" w:code="1"/>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E39D8" w14:textId="77777777" w:rsidR="0049127C" w:rsidRDefault="0049127C">
      <w:pPr>
        <w:spacing w:line="240" w:lineRule="auto"/>
      </w:pPr>
      <w:r>
        <w:separator/>
      </w:r>
    </w:p>
  </w:endnote>
  <w:endnote w:type="continuationSeparator" w:id="0">
    <w:p w14:paraId="3F106D75" w14:textId="77777777" w:rsidR="0049127C" w:rsidRDefault="004912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Neue">
    <w:charset w:val="00"/>
    <w:family w:val="auto"/>
    <w:pitch w:val="variable"/>
    <w:sig w:usb0="8000006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Ew times 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76957" w14:textId="77777777" w:rsidR="0049127C" w:rsidRDefault="0049127C">
      <w:pPr>
        <w:spacing w:line="240" w:lineRule="auto"/>
      </w:pPr>
      <w:r>
        <w:separator/>
      </w:r>
    </w:p>
  </w:footnote>
  <w:footnote w:type="continuationSeparator" w:id="0">
    <w:p w14:paraId="105120F0" w14:textId="77777777" w:rsidR="0049127C" w:rsidRDefault="004912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23B3" w14:textId="77777777" w:rsidR="00361EB5" w:rsidRDefault="00361EB5">
    <w:pPr>
      <w:pStyle w:val="Header"/>
      <w:rPr>
        <w:rFonts w:ascii="Times New Roman" w:hAnsi="Times New Roman"/>
        <w:sz w:val="16"/>
      </w:rPr>
    </w:pPr>
    <w:r>
      <w:rPr>
        <w:rFonts w:ascii="Times New Roman" w:hAnsi="Times New Roman"/>
        <w:sz w:val="16"/>
      </w:rPr>
      <w:t>Tesoro Refining &amp; Marketing Company, LLC</w:t>
    </w:r>
    <w:r>
      <w:rPr>
        <w:rFonts w:ascii="Times New Roman" w:hAnsi="Times New Roman"/>
        <w:sz w:val="16"/>
      </w:rPr>
      <w:tab/>
      <w:t>3/23/2016</w:t>
    </w:r>
    <w:r>
      <w:rPr>
        <w:rFonts w:ascii="Times New Roman" w:hAnsi="Times New Roman"/>
        <w:sz w:val="16"/>
      </w:rPr>
      <w:tab/>
      <w:t>Application 27564</w:t>
    </w:r>
  </w:p>
  <w:p w14:paraId="19A323B4" w14:textId="77777777" w:rsidR="00361EB5" w:rsidRDefault="00361EB5">
    <w:pPr>
      <w:pStyle w:val="Header"/>
      <w:rPr>
        <w:rFonts w:ascii="Times New Roman" w:hAnsi="Times New Roman"/>
        <w:sz w:val="16"/>
      </w:rPr>
    </w:pPr>
    <w:r>
      <w:rPr>
        <w:rFonts w:ascii="Times New Roman" w:hAnsi="Times New Roman"/>
        <w:sz w:val="16"/>
      </w:rPr>
      <w:t>Plant # 14628</w:t>
    </w:r>
    <w:r>
      <w:rPr>
        <w:rFonts w:ascii="Times New Roman" w:hAnsi="Times New Roman"/>
        <w:sz w:val="16"/>
      </w:rPr>
      <w:tab/>
    </w:r>
    <w:r>
      <w:rPr>
        <w:rFonts w:ascii="Times New Roman" w:hAnsi="Times New Roman"/>
        <w:sz w:val="16"/>
      </w:rPr>
      <w:tab/>
      <w:t xml:space="preserve">Page </w:t>
    </w:r>
    <w:r>
      <w:rPr>
        <w:rStyle w:val="PageNumber"/>
        <w:rFonts w:ascii="Times New Roman" w:hAnsi="Times New Roman"/>
        <w:sz w:val="16"/>
      </w:rPr>
      <w:fldChar w:fldCharType="begin"/>
    </w:r>
    <w:r>
      <w:rPr>
        <w:rStyle w:val="PageNumber"/>
        <w:rFonts w:ascii="Times New Roman" w:hAnsi="Times New Roman"/>
        <w:sz w:val="16"/>
      </w:rPr>
      <w:instrText xml:space="preserve"> PAGE </w:instrText>
    </w:r>
    <w:r>
      <w:rPr>
        <w:rStyle w:val="PageNumber"/>
        <w:rFonts w:ascii="Times New Roman" w:hAnsi="Times New Roman"/>
        <w:sz w:val="16"/>
      </w:rPr>
      <w:fldChar w:fldCharType="separate"/>
    </w:r>
    <w:r>
      <w:rPr>
        <w:rStyle w:val="PageNumber"/>
        <w:rFonts w:ascii="Times New Roman" w:hAnsi="Times New Roman"/>
        <w:noProof/>
        <w:sz w:val="16"/>
      </w:rPr>
      <w:t>2</w:t>
    </w:r>
    <w:r>
      <w:rPr>
        <w:rStyle w:val="PageNumbe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separate"/>
    </w:r>
    <w:r>
      <w:rPr>
        <w:rFonts w:ascii="Times New Roman" w:hAnsi="Times New Roman"/>
        <w:noProof/>
        <w:sz w:val="16"/>
      </w:rPr>
      <w:t>60</w:t>
    </w:r>
    <w:r>
      <w:rPr>
        <w:rFonts w:ascii="Times New Roman" w:hAnsi="Times New Roman"/>
        <w:sz w:val="16"/>
      </w:rPr>
      <w:fldChar w:fldCharType="end"/>
    </w:r>
  </w:p>
  <w:p w14:paraId="19A323B5" w14:textId="77777777" w:rsidR="00361EB5" w:rsidRDefault="00361EB5">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23B6" w14:textId="77777777" w:rsidR="00361EB5" w:rsidRPr="00EE74C5" w:rsidRDefault="00361EB5">
    <w:pPr>
      <w:pStyle w:val="Header"/>
      <w:rPr>
        <w:rFonts w:ascii="Times New Roman" w:hAnsi="Times New Roman"/>
        <w:sz w:val="16"/>
      </w:rPr>
    </w:pPr>
    <w:r>
      <w:rPr>
        <w:rFonts w:ascii="Times New Roman" w:hAnsi="Times New Roman"/>
        <w:sz w:val="16"/>
      </w:rPr>
      <w:t>Tesoro Refining and Marketing Company</w:t>
    </w:r>
    <w:r>
      <w:rPr>
        <w:rFonts w:ascii="Times New Roman" w:hAnsi="Times New Roman"/>
        <w:sz w:val="16"/>
      </w:rPr>
      <w:tab/>
      <w:t>1/9/2017</w:t>
    </w:r>
    <w:r>
      <w:rPr>
        <w:rFonts w:ascii="Times New Roman" w:hAnsi="Times New Roman"/>
        <w:sz w:val="16"/>
      </w:rPr>
      <w:tab/>
      <w:t>Application #27990</w:t>
    </w:r>
  </w:p>
  <w:p w14:paraId="19A323B7" w14:textId="77777777" w:rsidR="00361EB5" w:rsidRDefault="00361EB5">
    <w:pPr>
      <w:pStyle w:val="Header"/>
      <w:rPr>
        <w:rFonts w:ascii="Times New Roman" w:hAnsi="Times New Roman"/>
        <w:sz w:val="16"/>
      </w:rPr>
    </w:pPr>
    <w:r>
      <w:rPr>
        <w:rFonts w:ascii="Times New Roman" w:hAnsi="Times New Roman"/>
        <w:sz w:val="16"/>
      </w:rPr>
      <w:t>Plant # 14628</w:t>
    </w:r>
    <w:r>
      <w:rPr>
        <w:rFonts w:ascii="Times New Roman" w:hAnsi="Times New Roman"/>
        <w:sz w:val="16"/>
      </w:rPr>
      <w:tab/>
    </w:r>
    <w:r>
      <w:rPr>
        <w:rFonts w:ascii="Times New Roman" w:hAnsi="Times New Roman"/>
        <w:sz w:val="16"/>
      </w:rPr>
      <w:tab/>
      <w:t xml:space="preserve">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sidR="00AC0CC5">
      <w:rPr>
        <w:rFonts w:ascii="Times New Roman" w:hAnsi="Times New Roman"/>
        <w:noProof/>
        <w:sz w:val="16"/>
      </w:rPr>
      <w:t>17</w:t>
    </w:r>
    <w:r>
      <w:rP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separate"/>
    </w:r>
    <w:r w:rsidR="00AC0CC5">
      <w:rPr>
        <w:rFonts w:ascii="Times New Roman" w:hAnsi="Times New Roman"/>
        <w:noProof/>
        <w:sz w:val="16"/>
      </w:rPr>
      <w:t>59</w:t>
    </w:r>
    <w:r>
      <w:rPr>
        <w:rFonts w:ascii="Times New Roman" w:hAnsi="Times New Roman"/>
        <w:sz w:val="16"/>
      </w:rPr>
      <w:fldChar w:fldCharType="end"/>
    </w:r>
  </w:p>
  <w:p w14:paraId="19A323B8" w14:textId="77777777" w:rsidR="00361EB5" w:rsidRDefault="00361EB5">
    <w:pPr>
      <w:pStyle w:val="Header"/>
      <w:rPr>
        <w:rFonts w:ascii="Times New Roman" w:hAnsi="Times New Roman"/>
        <w:sz w:val="16"/>
      </w:rPr>
    </w:pPr>
    <w:r>
      <w:rPr>
        <w:rFonts w:ascii="Times New Roman" w:hAnsi="Times New Roman"/>
        <w:sz w:val="16"/>
      </w:rPr>
      <w:tab/>
    </w:r>
    <w:r>
      <w:rPr>
        <w:rFonts w:ascii="Times New Roman" w:hAnsi="Times New Roman"/>
        <w:sz w:val="16"/>
      </w:rPr>
      <w:tab/>
    </w:r>
    <w:r>
      <w:rPr>
        <w:rFonts w:ascii="Times New Roman" w:hAnsi="Times New Roman"/>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678EC7E"/>
    <w:lvl w:ilvl="0">
      <w:start w:val="1"/>
      <w:numFmt w:val="decimal"/>
      <w:pStyle w:val="ListNumber5"/>
      <w:lvlText w:val="%1)"/>
      <w:lvlJc w:val="left"/>
      <w:pPr>
        <w:ind w:left="1800" w:hanging="360"/>
      </w:pPr>
    </w:lvl>
  </w:abstractNum>
  <w:abstractNum w:abstractNumId="1" w15:restartNumberingAfterBreak="0">
    <w:nsid w:val="FFFFFF7D"/>
    <w:multiLevelType w:val="singleLevel"/>
    <w:tmpl w:val="E874573E"/>
    <w:lvl w:ilvl="0">
      <w:start w:val="1"/>
      <w:numFmt w:val="lowerLetter"/>
      <w:pStyle w:val="ListNumber4"/>
      <w:lvlText w:val="%1)"/>
      <w:lvlJc w:val="left"/>
      <w:pPr>
        <w:ind w:left="1440" w:hanging="360"/>
      </w:pPr>
    </w:lvl>
  </w:abstractNum>
  <w:abstractNum w:abstractNumId="2" w15:restartNumberingAfterBreak="0">
    <w:nsid w:val="FFFFFF7E"/>
    <w:multiLevelType w:val="singleLevel"/>
    <w:tmpl w:val="220EC824"/>
    <w:lvl w:ilvl="0">
      <w:start w:val="1"/>
      <w:numFmt w:val="lowerRoman"/>
      <w:pStyle w:val="ListNumber3"/>
      <w:lvlText w:val="%1."/>
      <w:lvlJc w:val="right"/>
      <w:pPr>
        <w:ind w:left="1080" w:hanging="360"/>
      </w:pPr>
    </w:lvl>
  </w:abstractNum>
  <w:abstractNum w:abstractNumId="3" w15:restartNumberingAfterBreak="0">
    <w:nsid w:val="FFFFFF7F"/>
    <w:multiLevelType w:val="singleLevel"/>
    <w:tmpl w:val="D4B6D33C"/>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6DFCBA5E"/>
    <w:lvl w:ilvl="0">
      <w:start w:val="1"/>
      <w:numFmt w:val="bullet"/>
      <w:pStyle w:val="ListBullet5"/>
      <w:lvlText w:val="•"/>
      <w:lvlJc w:val="left"/>
      <w:pPr>
        <w:ind w:left="2534" w:hanging="360"/>
      </w:pPr>
      <w:rPr>
        <w:rFonts w:ascii="Courier New" w:hAnsi="Courier New" w:hint="default"/>
      </w:rPr>
    </w:lvl>
  </w:abstractNum>
  <w:abstractNum w:abstractNumId="5" w15:restartNumberingAfterBreak="0">
    <w:nsid w:val="FFFFFF82"/>
    <w:multiLevelType w:val="singleLevel"/>
    <w:tmpl w:val="614AAAF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F65A7D70"/>
    <w:lvl w:ilvl="0">
      <w:start w:val="1"/>
      <w:numFmt w:val="decimal"/>
      <w:pStyle w:val="ListNumber"/>
      <w:lvlText w:val="%1."/>
      <w:lvlJc w:val="left"/>
      <w:pPr>
        <w:ind w:left="360" w:hanging="360"/>
      </w:pPr>
    </w:lvl>
  </w:abstractNum>
  <w:abstractNum w:abstractNumId="7" w15:restartNumberingAfterBreak="0">
    <w:nsid w:val="0FCB2492"/>
    <w:multiLevelType w:val="multilevel"/>
    <w:tmpl w:val="682AA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0C05B5B"/>
    <w:multiLevelType w:val="hybridMultilevel"/>
    <w:tmpl w:val="168C6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A10ACC"/>
    <w:multiLevelType w:val="singleLevel"/>
    <w:tmpl w:val="C62E7D9E"/>
    <w:lvl w:ilvl="0">
      <w:start w:val="1"/>
      <w:numFmt w:val="decimal"/>
      <w:lvlText w:val="%1."/>
      <w:lvlJc w:val="left"/>
      <w:pPr>
        <w:tabs>
          <w:tab w:val="num" w:pos="1260"/>
        </w:tabs>
        <w:ind w:left="1260" w:hanging="540"/>
      </w:pPr>
      <w:rPr>
        <w:rFonts w:hint="default"/>
      </w:rPr>
    </w:lvl>
  </w:abstractNum>
  <w:abstractNum w:abstractNumId="10" w15:restartNumberingAfterBreak="0">
    <w:nsid w:val="1A211A14"/>
    <w:multiLevelType w:val="singleLevel"/>
    <w:tmpl w:val="51161F4C"/>
    <w:lvl w:ilvl="0">
      <w:start w:val="1"/>
      <w:numFmt w:val="upperLetter"/>
      <w:pStyle w:val="Text2bullets"/>
      <w:lvlText w:val="%1."/>
      <w:lvlJc w:val="left"/>
      <w:pPr>
        <w:tabs>
          <w:tab w:val="num" w:pos="1800"/>
        </w:tabs>
        <w:ind w:left="1800" w:hanging="540"/>
      </w:pPr>
      <w:rPr>
        <w:rFonts w:hint="default"/>
      </w:rPr>
    </w:lvl>
  </w:abstractNum>
  <w:abstractNum w:abstractNumId="11" w15:restartNumberingAfterBreak="0">
    <w:nsid w:val="1A991F60"/>
    <w:multiLevelType w:val="singleLevel"/>
    <w:tmpl w:val="C958A7E0"/>
    <w:lvl w:ilvl="0">
      <w:start w:val="1"/>
      <w:numFmt w:val="decimal"/>
      <w:pStyle w:val="permtxtbul"/>
      <w:lvlText w:val="%1."/>
      <w:lvlJc w:val="left"/>
      <w:pPr>
        <w:tabs>
          <w:tab w:val="num" w:pos="720"/>
        </w:tabs>
        <w:ind w:left="720" w:hanging="720"/>
      </w:pPr>
      <w:rPr>
        <w:rFonts w:hint="default"/>
      </w:rPr>
    </w:lvl>
  </w:abstractNum>
  <w:abstractNum w:abstractNumId="12" w15:restartNumberingAfterBreak="0">
    <w:nsid w:val="1AD33B5A"/>
    <w:multiLevelType w:val="hybridMultilevel"/>
    <w:tmpl w:val="FA60B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F6F97"/>
    <w:multiLevelType w:val="hybridMultilevel"/>
    <w:tmpl w:val="712AC558"/>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C621E2"/>
    <w:multiLevelType w:val="hybridMultilevel"/>
    <w:tmpl w:val="285E1998"/>
    <w:lvl w:ilvl="0" w:tplc="14545976">
      <w:start w:val="1"/>
      <w:numFmt w:val="bullet"/>
      <w:pStyle w:val="Mitigationbulletinden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B55714"/>
    <w:multiLevelType w:val="hybridMultilevel"/>
    <w:tmpl w:val="A75C100C"/>
    <w:lvl w:ilvl="0" w:tplc="75F470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C62D13"/>
    <w:multiLevelType w:val="hybridMultilevel"/>
    <w:tmpl w:val="0060DA70"/>
    <w:lvl w:ilvl="0" w:tplc="96642734">
      <w:start w:val="1"/>
      <w:numFmt w:val="bullet"/>
      <w:pStyle w:val="ListBullet2"/>
      <w:lvlText w:val="–"/>
      <w:lvlJc w:val="left"/>
      <w:pPr>
        <w:ind w:left="1253" w:hanging="360"/>
      </w:pPr>
      <w:rPr>
        <w:rFonts w:ascii="Times" w:hAnsi="Times"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7" w15:restartNumberingAfterBreak="0">
    <w:nsid w:val="336736C1"/>
    <w:multiLevelType w:val="hybridMultilevel"/>
    <w:tmpl w:val="EF263738"/>
    <w:lvl w:ilvl="0" w:tplc="BCAA3EF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B71455"/>
    <w:multiLevelType w:val="hybridMultilevel"/>
    <w:tmpl w:val="27F2F4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C63A89"/>
    <w:multiLevelType w:val="hybridMultilevel"/>
    <w:tmpl w:val="C1FA2E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605FB3"/>
    <w:multiLevelType w:val="hybridMultilevel"/>
    <w:tmpl w:val="955EC51E"/>
    <w:lvl w:ilvl="0" w:tplc="04090013">
      <w:start w:val="1"/>
      <w:numFmt w:val="upp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52E43EAC"/>
    <w:multiLevelType w:val="hybridMultilevel"/>
    <w:tmpl w:val="E0B64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7E0F8C"/>
    <w:multiLevelType w:val="hybridMultilevel"/>
    <w:tmpl w:val="ECD098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352FA1"/>
    <w:multiLevelType w:val="hybridMultilevel"/>
    <w:tmpl w:val="BA76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FA58A5"/>
    <w:multiLevelType w:val="hybridMultilevel"/>
    <w:tmpl w:val="188289A0"/>
    <w:lvl w:ilvl="0" w:tplc="7416E1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E903D3"/>
    <w:multiLevelType w:val="hybridMultilevel"/>
    <w:tmpl w:val="DC2C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E11379"/>
    <w:multiLevelType w:val="singleLevel"/>
    <w:tmpl w:val="865CFA32"/>
    <w:lvl w:ilvl="0">
      <w:start w:val="2"/>
      <w:numFmt w:val="lowerLetter"/>
      <w:pStyle w:val="Level1"/>
      <w:lvlText w:val="%1."/>
      <w:lvlJc w:val="left"/>
      <w:pPr>
        <w:tabs>
          <w:tab w:val="num" w:pos="1440"/>
        </w:tabs>
        <w:ind w:left="1440" w:hanging="360"/>
      </w:pPr>
      <w:rPr>
        <w:rFonts w:hint="default"/>
      </w:rPr>
    </w:lvl>
  </w:abstractNum>
  <w:abstractNum w:abstractNumId="27" w15:restartNumberingAfterBreak="0">
    <w:nsid w:val="770E2CC6"/>
    <w:multiLevelType w:val="hybridMultilevel"/>
    <w:tmpl w:val="BFC6A1A4"/>
    <w:lvl w:ilvl="0" w:tplc="D696C1A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91293A"/>
    <w:multiLevelType w:val="hybridMultilevel"/>
    <w:tmpl w:val="B4FEF848"/>
    <w:lvl w:ilvl="0" w:tplc="B816D528">
      <w:start w:val="1"/>
      <w:numFmt w:val="bullet"/>
      <w:pStyle w:val="ListBullet4"/>
      <w:lvlText w:val="-"/>
      <w:lvlJc w:val="left"/>
      <w:pPr>
        <w:ind w:left="720" w:hanging="360"/>
      </w:pPr>
      <w:rPr>
        <w:rFonts w:ascii="Times" w:hAns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0A70C8"/>
    <w:multiLevelType w:val="hybridMultilevel"/>
    <w:tmpl w:val="27F2F4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2657790">
    <w:abstractNumId w:val="5"/>
  </w:num>
  <w:num w:numId="2" w16cid:durableId="958993670">
    <w:abstractNumId w:val="10"/>
  </w:num>
  <w:num w:numId="3" w16cid:durableId="494491144">
    <w:abstractNumId w:val="11"/>
  </w:num>
  <w:num w:numId="4" w16cid:durableId="1712613702">
    <w:abstractNumId w:val="26"/>
  </w:num>
  <w:num w:numId="5" w16cid:durableId="189535789">
    <w:abstractNumId w:val="23"/>
  </w:num>
  <w:num w:numId="6" w16cid:durableId="194467062">
    <w:abstractNumId w:val="12"/>
  </w:num>
  <w:num w:numId="7" w16cid:durableId="235357443">
    <w:abstractNumId w:val="13"/>
  </w:num>
  <w:num w:numId="8" w16cid:durableId="2102680026">
    <w:abstractNumId w:val="9"/>
  </w:num>
  <w:num w:numId="9" w16cid:durableId="58333220">
    <w:abstractNumId w:val="4"/>
  </w:num>
  <w:num w:numId="10" w16cid:durableId="1583636833">
    <w:abstractNumId w:val="6"/>
  </w:num>
  <w:num w:numId="11" w16cid:durableId="1007442272">
    <w:abstractNumId w:val="3"/>
  </w:num>
  <w:num w:numId="12" w16cid:durableId="1533490415">
    <w:abstractNumId w:val="2"/>
  </w:num>
  <w:num w:numId="13" w16cid:durableId="522671538">
    <w:abstractNumId w:val="1"/>
  </w:num>
  <w:num w:numId="14" w16cid:durableId="595289270">
    <w:abstractNumId w:val="0"/>
  </w:num>
  <w:num w:numId="15" w16cid:durableId="1969969314">
    <w:abstractNumId w:val="27"/>
  </w:num>
  <w:num w:numId="16" w16cid:durableId="962805818">
    <w:abstractNumId w:val="16"/>
  </w:num>
  <w:num w:numId="17" w16cid:durableId="261379720">
    <w:abstractNumId w:val="14"/>
  </w:num>
  <w:num w:numId="18" w16cid:durableId="787503157">
    <w:abstractNumId w:val="28"/>
  </w:num>
  <w:num w:numId="19" w16cid:durableId="1397361152">
    <w:abstractNumId w:val="25"/>
  </w:num>
  <w:num w:numId="20" w16cid:durableId="2117748276">
    <w:abstractNumId w:val="20"/>
  </w:num>
  <w:num w:numId="21" w16cid:durableId="1923102938">
    <w:abstractNumId w:val="19"/>
  </w:num>
  <w:num w:numId="22" w16cid:durableId="642732821">
    <w:abstractNumId w:val="15"/>
  </w:num>
  <w:num w:numId="23" w16cid:durableId="99641749">
    <w:abstractNumId w:val="24"/>
  </w:num>
  <w:num w:numId="24" w16cid:durableId="850484564">
    <w:abstractNumId w:val="17"/>
  </w:num>
  <w:num w:numId="25" w16cid:durableId="1292325934">
    <w:abstractNumId w:val="7"/>
  </w:num>
  <w:num w:numId="26" w16cid:durableId="12174675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75585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520534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47460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16268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21394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442398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78429577">
    <w:abstractNumId w:val="29"/>
  </w:num>
  <w:num w:numId="34" w16cid:durableId="435248866">
    <w:abstractNumId w:val="22"/>
  </w:num>
  <w:num w:numId="35" w16cid:durableId="1163736656">
    <w:abstractNumId w:val="8"/>
  </w:num>
  <w:num w:numId="36" w16cid:durableId="1730883354">
    <w:abstractNumId w:val="21"/>
  </w:num>
  <w:num w:numId="37" w16cid:durableId="3675673">
    <w:abstractNumId w:val="18"/>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Valla">
    <w15:presenceInfo w15:providerId="Windows Live" w15:userId="191b7a69a14634a0"/>
  </w15:person>
  <w15:person w15:author="Arthur Valla [2]">
    <w15:presenceInfo w15:providerId="AD" w15:userId="S-1-5-21-1801674531-764733703-839522115-17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GrammaticalError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xNzIzNjA3MjY3NzVR0lEKTi0uzszPAykwqgUAdWbx/ywAAAA="/>
  </w:docVars>
  <w:rsids>
    <w:rsidRoot w:val="00764B91"/>
    <w:rsid w:val="000006D2"/>
    <w:rsid w:val="00001D31"/>
    <w:rsid w:val="00003ECE"/>
    <w:rsid w:val="00004368"/>
    <w:rsid w:val="00004CDD"/>
    <w:rsid w:val="000107BD"/>
    <w:rsid w:val="00011074"/>
    <w:rsid w:val="00011B11"/>
    <w:rsid w:val="00011F7C"/>
    <w:rsid w:val="000125AA"/>
    <w:rsid w:val="00013867"/>
    <w:rsid w:val="00016234"/>
    <w:rsid w:val="00016832"/>
    <w:rsid w:val="00020D37"/>
    <w:rsid w:val="0002572C"/>
    <w:rsid w:val="00026AC8"/>
    <w:rsid w:val="00026EC4"/>
    <w:rsid w:val="000314C4"/>
    <w:rsid w:val="00033AF0"/>
    <w:rsid w:val="00040AB3"/>
    <w:rsid w:val="00041607"/>
    <w:rsid w:val="000446E1"/>
    <w:rsid w:val="000546A2"/>
    <w:rsid w:val="00057C07"/>
    <w:rsid w:val="00061E46"/>
    <w:rsid w:val="00067743"/>
    <w:rsid w:val="00071DA1"/>
    <w:rsid w:val="00073DA6"/>
    <w:rsid w:val="00074C4D"/>
    <w:rsid w:val="00075D06"/>
    <w:rsid w:val="00081E04"/>
    <w:rsid w:val="00083168"/>
    <w:rsid w:val="000847C9"/>
    <w:rsid w:val="00095304"/>
    <w:rsid w:val="00095BAA"/>
    <w:rsid w:val="0009685A"/>
    <w:rsid w:val="00096DE7"/>
    <w:rsid w:val="00097168"/>
    <w:rsid w:val="000A2991"/>
    <w:rsid w:val="000A43EE"/>
    <w:rsid w:val="000B3340"/>
    <w:rsid w:val="000B6D82"/>
    <w:rsid w:val="000C1772"/>
    <w:rsid w:val="000C41C7"/>
    <w:rsid w:val="000C5C35"/>
    <w:rsid w:val="000C73A0"/>
    <w:rsid w:val="000C7A59"/>
    <w:rsid w:val="000D27BC"/>
    <w:rsid w:val="000D2EC7"/>
    <w:rsid w:val="000E0F5E"/>
    <w:rsid w:val="000E10CA"/>
    <w:rsid w:val="000E1AEB"/>
    <w:rsid w:val="000E29B7"/>
    <w:rsid w:val="000E5320"/>
    <w:rsid w:val="000E58D3"/>
    <w:rsid w:val="000E5BA3"/>
    <w:rsid w:val="000F26F6"/>
    <w:rsid w:val="000F3FB4"/>
    <w:rsid w:val="000F45C5"/>
    <w:rsid w:val="000F5065"/>
    <w:rsid w:val="000F50D6"/>
    <w:rsid w:val="000F6731"/>
    <w:rsid w:val="000F70EF"/>
    <w:rsid w:val="00100881"/>
    <w:rsid w:val="001054E5"/>
    <w:rsid w:val="001055BE"/>
    <w:rsid w:val="00112C26"/>
    <w:rsid w:val="00112C83"/>
    <w:rsid w:val="00115557"/>
    <w:rsid w:val="00124D94"/>
    <w:rsid w:val="0012686A"/>
    <w:rsid w:val="00130A3F"/>
    <w:rsid w:val="00131F86"/>
    <w:rsid w:val="001320DF"/>
    <w:rsid w:val="001333F2"/>
    <w:rsid w:val="00133F78"/>
    <w:rsid w:val="00135324"/>
    <w:rsid w:val="00137ECA"/>
    <w:rsid w:val="001417D3"/>
    <w:rsid w:val="00141BF0"/>
    <w:rsid w:val="001428F2"/>
    <w:rsid w:val="001444BA"/>
    <w:rsid w:val="00145729"/>
    <w:rsid w:val="00151489"/>
    <w:rsid w:val="001516E3"/>
    <w:rsid w:val="00153F2B"/>
    <w:rsid w:val="001574F2"/>
    <w:rsid w:val="00157ABF"/>
    <w:rsid w:val="0016211E"/>
    <w:rsid w:val="00162C3D"/>
    <w:rsid w:val="00164648"/>
    <w:rsid w:val="00167452"/>
    <w:rsid w:val="00171C07"/>
    <w:rsid w:val="00173EFB"/>
    <w:rsid w:val="00174175"/>
    <w:rsid w:val="00176618"/>
    <w:rsid w:val="0018229B"/>
    <w:rsid w:val="00191576"/>
    <w:rsid w:val="00193682"/>
    <w:rsid w:val="001946DC"/>
    <w:rsid w:val="00195A5F"/>
    <w:rsid w:val="001A09D9"/>
    <w:rsid w:val="001A1507"/>
    <w:rsid w:val="001A184C"/>
    <w:rsid w:val="001A1A0B"/>
    <w:rsid w:val="001B0949"/>
    <w:rsid w:val="001B3A18"/>
    <w:rsid w:val="001B4744"/>
    <w:rsid w:val="001C4964"/>
    <w:rsid w:val="001D2A81"/>
    <w:rsid w:val="001D4883"/>
    <w:rsid w:val="001D5CF8"/>
    <w:rsid w:val="001D7866"/>
    <w:rsid w:val="001D7E77"/>
    <w:rsid w:val="001E3464"/>
    <w:rsid w:val="001E5C5B"/>
    <w:rsid w:val="001E5FAC"/>
    <w:rsid w:val="001F0740"/>
    <w:rsid w:val="001F4FCD"/>
    <w:rsid w:val="001F54B5"/>
    <w:rsid w:val="00202664"/>
    <w:rsid w:val="00202A01"/>
    <w:rsid w:val="002108AD"/>
    <w:rsid w:val="00210DEC"/>
    <w:rsid w:val="00213421"/>
    <w:rsid w:val="00213EF3"/>
    <w:rsid w:val="00214D9C"/>
    <w:rsid w:val="00214F0B"/>
    <w:rsid w:val="00215C24"/>
    <w:rsid w:val="00215EDE"/>
    <w:rsid w:val="0021615F"/>
    <w:rsid w:val="00221403"/>
    <w:rsid w:val="0022445D"/>
    <w:rsid w:val="00225338"/>
    <w:rsid w:val="00225DD3"/>
    <w:rsid w:val="00231B9E"/>
    <w:rsid w:val="0023617B"/>
    <w:rsid w:val="0024036A"/>
    <w:rsid w:val="0024038C"/>
    <w:rsid w:val="00243829"/>
    <w:rsid w:val="00243DE4"/>
    <w:rsid w:val="002510F1"/>
    <w:rsid w:val="00256BE8"/>
    <w:rsid w:val="00257465"/>
    <w:rsid w:val="00257743"/>
    <w:rsid w:val="00262733"/>
    <w:rsid w:val="002636AA"/>
    <w:rsid w:val="002643C5"/>
    <w:rsid w:val="00264A51"/>
    <w:rsid w:val="0026554E"/>
    <w:rsid w:val="002666A9"/>
    <w:rsid w:val="00272556"/>
    <w:rsid w:val="00276387"/>
    <w:rsid w:val="00281B73"/>
    <w:rsid w:val="00283CB9"/>
    <w:rsid w:val="00292BEB"/>
    <w:rsid w:val="002A269F"/>
    <w:rsid w:val="002A5BDE"/>
    <w:rsid w:val="002B0998"/>
    <w:rsid w:val="002B347C"/>
    <w:rsid w:val="002B3682"/>
    <w:rsid w:val="002B370F"/>
    <w:rsid w:val="002C0F1C"/>
    <w:rsid w:val="002C361F"/>
    <w:rsid w:val="002C3A7D"/>
    <w:rsid w:val="002D5C75"/>
    <w:rsid w:val="002D62A1"/>
    <w:rsid w:val="002D6E27"/>
    <w:rsid w:val="002D7B68"/>
    <w:rsid w:val="002E36A4"/>
    <w:rsid w:val="002E443B"/>
    <w:rsid w:val="002E5C10"/>
    <w:rsid w:val="002E73D7"/>
    <w:rsid w:val="002F5BA5"/>
    <w:rsid w:val="002F5DE2"/>
    <w:rsid w:val="00300E7A"/>
    <w:rsid w:val="00301206"/>
    <w:rsid w:val="00301E72"/>
    <w:rsid w:val="00301F75"/>
    <w:rsid w:val="003037FA"/>
    <w:rsid w:val="00306BDA"/>
    <w:rsid w:val="00307009"/>
    <w:rsid w:val="003101F0"/>
    <w:rsid w:val="00312465"/>
    <w:rsid w:val="003200EE"/>
    <w:rsid w:val="003213FE"/>
    <w:rsid w:val="0032319D"/>
    <w:rsid w:val="003246FF"/>
    <w:rsid w:val="00325CF9"/>
    <w:rsid w:val="003268D1"/>
    <w:rsid w:val="00335B4D"/>
    <w:rsid w:val="003377C8"/>
    <w:rsid w:val="00340138"/>
    <w:rsid w:val="003420C9"/>
    <w:rsid w:val="003442B5"/>
    <w:rsid w:val="003463DA"/>
    <w:rsid w:val="00346817"/>
    <w:rsid w:val="00354221"/>
    <w:rsid w:val="003555EA"/>
    <w:rsid w:val="003560EC"/>
    <w:rsid w:val="00360016"/>
    <w:rsid w:val="00361EB5"/>
    <w:rsid w:val="00365002"/>
    <w:rsid w:val="00365063"/>
    <w:rsid w:val="00365CB7"/>
    <w:rsid w:val="00367006"/>
    <w:rsid w:val="00367725"/>
    <w:rsid w:val="003713CA"/>
    <w:rsid w:val="00372045"/>
    <w:rsid w:val="00372F5C"/>
    <w:rsid w:val="00375462"/>
    <w:rsid w:val="0037742B"/>
    <w:rsid w:val="003777CE"/>
    <w:rsid w:val="00377F35"/>
    <w:rsid w:val="003820A2"/>
    <w:rsid w:val="00383364"/>
    <w:rsid w:val="0038423C"/>
    <w:rsid w:val="00384536"/>
    <w:rsid w:val="0038674E"/>
    <w:rsid w:val="00386D91"/>
    <w:rsid w:val="00390593"/>
    <w:rsid w:val="00391E9D"/>
    <w:rsid w:val="00392298"/>
    <w:rsid w:val="00392333"/>
    <w:rsid w:val="0039371F"/>
    <w:rsid w:val="00397F98"/>
    <w:rsid w:val="003A5885"/>
    <w:rsid w:val="003A5FE8"/>
    <w:rsid w:val="003B225A"/>
    <w:rsid w:val="003B2E5F"/>
    <w:rsid w:val="003B40DA"/>
    <w:rsid w:val="003B44CD"/>
    <w:rsid w:val="003B4A0A"/>
    <w:rsid w:val="003B79D1"/>
    <w:rsid w:val="003B7E6A"/>
    <w:rsid w:val="003C23F0"/>
    <w:rsid w:val="003C357C"/>
    <w:rsid w:val="003D148D"/>
    <w:rsid w:val="003D1EBD"/>
    <w:rsid w:val="003D2809"/>
    <w:rsid w:val="003D6181"/>
    <w:rsid w:val="003E0222"/>
    <w:rsid w:val="003E03D4"/>
    <w:rsid w:val="003E1CBA"/>
    <w:rsid w:val="003E501E"/>
    <w:rsid w:val="003F069E"/>
    <w:rsid w:val="003F214B"/>
    <w:rsid w:val="003F28F4"/>
    <w:rsid w:val="003F3CC0"/>
    <w:rsid w:val="004026F5"/>
    <w:rsid w:val="004034D3"/>
    <w:rsid w:val="00405AE6"/>
    <w:rsid w:val="00411F4A"/>
    <w:rsid w:val="00412051"/>
    <w:rsid w:val="00412B67"/>
    <w:rsid w:val="004142FA"/>
    <w:rsid w:val="00421563"/>
    <w:rsid w:val="004240BD"/>
    <w:rsid w:val="00427DE5"/>
    <w:rsid w:val="00430DB4"/>
    <w:rsid w:val="00431759"/>
    <w:rsid w:val="0043227F"/>
    <w:rsid w:val="00432456"/>
    <w:rsid w:val="00432792"/>
    <w:rsid w:val="004339C7"/>
    <w:rsid w:val="00436341"/>
    <w:rsid w:val="0043641A"/>
    <w:rsid w:val="00437F3E"/>
    <w:rsid w:val="00440550"/>
    <w:rsid w:val="00441878"/>
    <w:rsid w:val="0044485F"/>
    <w:rsid w:val="00445BDA"/>
    <w:rsid w:val="00445F13"/>
    <w:rsid w:val="00446D50"/>
    <w:rsid w:val="00454A8E"/>
    <w:rsid w:val="00456108"/>
    <w:rsid w:val="004606C3"/>
    <w:rsid w:val="00462653"/>
    <w:rsid w:val="00462872"/>
    <w:rsid w:val="0046555B"/>
    <w:rsid w:val="0046651F"/>
    <w:rsid w:val="0047072F"/>
    <w:rsid w:val="004738E2"/>
    <w:rsid w:val="00476EFB"/>
    <w:rsid w:val="0048100A"/>
    <w:rsid w:val="0049127C"/>
    <w:rsid w:val="00491C87"/>
    <w:rsid w:val="00492999"/>
    <w:rsid w:val="00494DBC"/>
    <w:rsid w:val="00497ED8"/>
    <w:rsid w:val="004A5ADF"/>
    <w:rsid w:val="004B0469"/>
    <w:rsid w:val="004B04C2"/>
    <w:rsid w:val="004B4599"/>
    <w:rsid w:val="004B6D52"/>
    <w:rsid w:val="004C4030"/>
    <w:rsid w:val="004C41DA"/>
    <w:rsid w:val="004D1170"/>
    <w:rsid w:val="004D64D1"/>
    <w:rsid w:val="004D64EA"/>
    <w:rsid w:val="004E320B"/>
    <w:rsid w:val="004E42CE"/>
    <w:rsid w:val="004E608F"/>
    <w:rsid w:val="004E68AA"/>
    <w:rsid w:val="004E786B"/>
    <w:rsid w:val="004F3723"/>
    <w:rsid w:val="004F472E"/>
    <w:rsid w:val="004F67AA"/>
    <w:rsid w:val="00500339"/>
    <w:rsid w:val="00503C8C"/>
    <w:rsid w:val="00503F22"/>
    <w:rsid w:val="00511372"/>
    <w:rsid w:val="005165FB"/>
    <w:rsid w:val="00522259"/>
    <w:rsid w:val="00522E90"/>
    <w:rsid w:val="00525EAD"/>
    <w:rsid w:val="00526363"/>
    <w:rsid w:val="0053116E"/>
    <w:rsid w:val="0053266E"/>
    <w:rsid w:val="00532D0A"/>
    <w:rsid w:val="00533A24"/>
    <w:rsid w:val="0054308A"/>
    <w:rsid w:val="0054309F"/>
    <w:rsid w:val="00545268"/>
    <w:rsid w:val="00551A02"/>
    <w:rsid w:val="00553535"/>
    <w:rsid w:val="0056293E"/>
    <w:rsid w:val="0057219B"/>
    <w:rsid w:val="00576422"/>
    <w:rsid w:val="00582B53"/>
    <w:rsid w:val="0058452A"/>
    <w:rsid w:val="00587DAC"/>
    <w:rsid w:val="00592A77"/>
    <w:rsid w:val="005A4DA5"/>
    <w:rsid w:val="005A6C3A"/>
    <w:rsid w:val="005A723F"/>
    <w:rsid w:val="005B0CB4"/>
    <w:rsid w:val="005B21EE"/>
    <w:rsid w:val="005B4F8D"/>
    <w:rsid w:val="005B6B6C"/>
    <w:rsid w:val="005C2000"/>
    <w:rsid w:val="005C2547"/>
    <w:rsid w:val="005C4F8A"/>
    <w:rsid w:val="005C574F"/>
    <w:rsid w:val="005D04A9"/>
    <w:rsid w:val="005D3E66"/>
    <w:rsid w:val="005D44A1"/>
    <w:rsid w:val="005D59D1"/>
    <w:rsid w:val="005E1260"/>
    <w:rsid w:val="005E2AEF"/>
    <w:rsid w:val="005E2C0A"/>
    <w:rsid w:val="005E377A"/>
    <w:rsid w:val="005E63F8"/>
    <w:rsid w:val="005E7A7E"/>
    <w:rsid w:val="005F0082"/>
    <w:rsid w:val="005F22A2"/>
    <w:rsid w:val="005F39B1"/>
    <w:rsid w:val="005F4150"/>
    <w:rsid w:val="005F574A"/>
    <w:rsid w:val="005F5EB8"/>
    <w:rsid w:val="005F6EEE"/>
    <w:rsid w:val="0060110E"/>
    <w:rsid w:val="006024A4"/>
    <w:rsid w:val="00605562"/>
    <w:rsid w:val="00606AE2"/>
    <w:rsid w:val="006078D9"/>
    <w:rsid w:val="006159C1"/>
    <w:rsid w:val="006201B5"/>
    <w:rsid w:val="006230BE"/>
    <w:rsid w:val="00624793"/>
    <w:rsid w:val="00626AC2"/>
    <w:rsid w:val="0063263D"/>
    <w:rsid w:val="00635A3B"/>
    <w:rsid w:val="006413BD"/>
    <w:rsid w:val="00647442"/>
    <w:rsid w:val="00650806"/>
    <w:rsid w:val="00650EC6"/>
    <w:rsid w:val="00651949"/>
    <w:rsid w:val="0065513B"/>
    <w:rsid w:val="00671A00"/>
    <w:rsid w:val="006724CB"/>
    <w:rsid w:val="00680281"/>
    <w:rsid w:val="0068492B"/>
    <w:rsid w:val="00684936"/>
    <w:rsid w:val="00684D5C"/>
    <w:rsid w:val="00685921"/>
    <w:rsid w:val="00691AEE"/>
    <w:rsid w:val="00691EBB"/>
    <w:rsid w:val="00692FBF"/>
    <w:rsid w:val="00695873"/>
    <w:rsid w:val="006960A4"/>
    <w:rsid w:val="006A384D"/>
    <w:rsid w:val="006A7640"/>
    <w:rsid w:val="006B04D3"/>
    <w:rsid w:val="006B0865"/>
    <w:rsid w:val="006B1BC9"/>
    <w:rsid w:val="006B29A5"/>
    <w:rsid w:val="006B5558"/>
    <w:rsid w:val="006B55A3"/>
    <w:rsid w:val="006B6B8E"/>
    <w:rsid w:val="006C0431"/>
    <w:rsid w:val="006C326B"/>
    <w:rsid w:val="006C3398"/>
    <w:rsid w:val="006D004B"/>
    <w:rsid w:val="006D15B0"/>
    <w:rsid w:val="006D2AFE"/>
    <w:rsid w:val="006D3461"/>
    <w:rsid w:val="006D551A"/>
    <w:rsid w:val="006D64BD"/>
    <w:rsid w:val="006E1BDF"/>
    <w:rsid w:val="006F06B0"/>
    <w:rsid w:val="006F1688"/>
    <w:rsid w:val="006F21F5"/>
    <w:rsid w:val="006F601E"/>
    <w:rsid w:val="006F6022"/>
    <w:rsid w:val="006F766B"/>
    <w:rsid w:val="006F77AA"/>
    <w:rsid w:val="00701BF5"/>
    <w:rsid w:val="00703E7E"/>
    <w:rsid w:val="00704458"/>
    <w:rsid w:val="007078E6"/>
    <w:rsid w:val="00713F91"/>
    <w:rsid w:val="007144B9"/>
    <w:rsid w:val="00715E53"/>
    <w:rsid w:val="00715EC7"/>
    <w:rsid w:val="007170AB"/>
    <w:rsid w:val="00717F28"/>
    <w:rsid w:val="007222B2"/>
    <w:rsid w:val="00726C72"/>
    <w:rsid w:val="00731EA8"/>
    <w:rsid w:val="00734575"/>
    <w:rsid w:val="007350B1"/>
    <w:rsid w:val="00737D0C"/>
    <w:rsid w:val="007410CD"/>
    <w:rsid w:val="00742036"/>
    <w:rsid w:val="0074234C"/>
    <w:rsid w:val="007448A4"/>
    <w:rsid w:val="0074516D"/>
    <w:rsid w:val="00746FAB"/>
    <w:rsid w:val="00751CC5"/>
    <w:rsid w:val="0075740E"/>
    <w:rsid w:val="007602E6"/>
    <w:rsid w:val="0076174A"/>
    <w:rsid w:val="00762851"/>
    <w:rsid w:val="00762C9B"/>
    <w:rsid w:val="00763A84"/>
    <w:rsid w:val="00763CA8"/>
    <w:rsid w:val="0076429A"/>
    <w:rsid w:val="00764B91"/>
    <w:rsid w:val="007676CA"/>
    <w:rsid w:val="007711F2"/>
    <w:rsid w:val="00772CD9"/>
    <w:rsid w:val="007738D8"/>
    <w:rsid w:val="0077552D"/>
    <w:rsid w:val="00776408"/>
    <w:rsid w:val="00776B6F"/>
    <w:rsid w:val="007832A2"/>
    <w:rsid w:val="0079344D"/>
    <w:rsid w:val="007A37CA"/>
    <w:rsid w:val="007A5430"/>
    <w:rsid w:val="007A71B2"/>
    <w:rsid w:val="007A77AE"/>
    <w:rsid w:val="007A7FC6"/>
    <w:rsid w:val="007B5259"/>
    <w:rsid w:val="007B5806"/>
    <w:rsid w:val="007B6796"/>
    <w:rsid w:val="007B702E"/>
    <w:rsid w:val="007B7F74"/>
    <w:rsid w:val="007C04E6"/>
    <w:rsid w:val="007C0865"/>
    <w:rsid w:val="007C2D4E"/>
    <w:rsid w:val="007C60D9"/>
    <w:rsid w:val="007C717D"/>
    <w:rsid w:val="007C768A"/>
    <w:rsid w:val="007D09A9"/>
    <w:rsid w:val="007D128A"/>
    <w:rsid w:val="007D59F8"/>
    <w:rsid w:val="007D6E98"/>
    <w:rsid w:val="007D6F67"/>
    <w:rsid w:val="007D7C83"/>
    <w:rsid w:val="007E0132"/>
    <w:rsid w:val="007E1876"/>
    <w:rsid w:val="007F59B1"/>
    <w:rsid w:val="007F6BED"/>
    <w:rsid w:val="00802941"/>
    <w:rsid w:val="00803DDC"/>
    <w:rsid w:val="00807A64"/>
    <w:rsid w:val="00810057"/>
    <w:rsid w:val="00812BC5"/>
    <w:rsid w:val="00833AC4"/>
    <w:rsid w:val="0083665B"/>
    <w:rsid w:val="00836AD5"/>
    <w:rsid w:val="00837911"/>
    <w:rsid w:val="00841F5C"/>
    <w:rsid w:val="00844565"/>
    <w:rsid w:val="0084590B"/>
    <w:rsid w:val="008474DA"/>
    <w:rsid w:val="0085115E"/>
    <w:rsid w:val="00852412"/>
    <w:rsid w:val="008533F2"/>
    <w:rsid w:val="00855B64"/>
    <w:rsid w:val="00856A38"/>
    <w:rsid w:val="00857E20"/>
    <w:rsid w:val="00861A34"/>
    <w:rsid w:val="0086444D"/>
    <w:rsid w:val="00864F13"/>
    <w:rsid w:val="00871587"/>
    <w:rsid w:val="00876065"/>
    <w:rsid w:val="00877AFA"/>
    <w:rsid w:val="0088013A"/>
    <w:rsid w:val="00881D99"/>
    <w:rsid w:val="00882FD7"/>
    <w:rsid w:val="00884063"/>
    <w:rsid w:val="0088419C"/>
    <w:rsid w:val="00885FA3"/>
    <w:rsid w:val="00887808"/>
    <w:rsid w:val="00890E71"/>
    <w:rsid w:val="00890F2C"/>
    <w:rsid w:val="0089156D"/>
    <w:rsid w:val="00894866"/>
    <w:rsid w:val="0089512E"/>
    <w:rsid w:val="00896496"/>
    <w:rsid w:val="00897640"/>
    <w:rsid w:val="008A13C5"/>
    <w:rsid w:val="008A1AEC"/>
    <w:rsid w:val="008A2688"/>
    <w:rsid w:val="008A596E"/>
    <w:rsid w:val="008A5DF0"/>
    <w:rsid w:val="008A61ED"/>
    <w:rsid w:val="008A76F2"/>
    <w:rsid w:val="008B3B16"/>
    <w:rsid w:val="008B6583"/>
    <w:rsid w:val="008C180B"/>
    <w:rsid w:val="008C26B2"/>
    <w:rsid w:val="008C3B08"/>
    <w:rsid w:val="008D0A88"/>
    <w:rsid w:val="008D1E08"/>
    <w:rsid w:val="008D3AAA"/>
    <w:rsid w:val="008D4C0D"/>
    <w:rsid w:val="008D6B60"/>
    <w:rsid w:val="008E0E7B"/>
    <w:rsid w:val="008E1E76"/>
    <w:rsid w:val="008E6D17"/>
    <w:rsid w:val="008E7800"/>
    <w:rsid w:val="008F5863"/>
    <w:rsid w:val="008F5869"/>
    <w:rsid w:val="008F7A95"/>
    <w:rsid w:val="008F7B15"/>
    <w:rsid w:val="009017A3"/>
    <w:rsid w:val="0090291F"/>
    <w:rsid w:val="0090325C"/>
    <w:rsid w:val="00912077"/>
    <w:rsid w:val="00914E54"/>
    <w:rsid w:val="00914FD7"/>
    <w:rsid w:val="0091655E"/>
    <w:rsid w:val="00916F8F"/>
    <w:rsid w:val="00923A7A"/>
    <w:rsid w:val="009249D4"/>
    <w:rsid w:val="00932541"/>
    <w:rsid w:val="009325B9"/>
    <w:rsid w:val="00932C30"/>
    <w:rsid w:val="009352DD"/>
    <w:rsid w:val="0093634B"/>
    <w:rsid w:val="00937E48"/>
    <w:rsid w:val="00944483"/>
    <w:rsid w:val="00950DE4"/>
    <w:rsid w:val="00951887"/>
    <w:rsid w:val="00956967"/>
    <w:rsid w:val="00961A4B"/>
    <w:rsid w:val="0096216A"/>
    <w:rsid w:val="009633CB"/>
    <w:rsid w:val="0096714D"/>
    <w:rsid w:val="009700DC"/>
    <w:rsid w:val="0097040C"/>
    <w:rsid w:val="0097165A"/>
    <w:rsid w:val="009739A0"/>
    <w:rsid w:val="00975B90"/>
    <w:rsid w:val="009810FC"/>
    <w:rsid w:val="0098442F"/>
    <w:rsid w:val="00991BA0"/>
    <w:rsid w:val="00993CB7"/>
    <w:rsid w:val="00994D6F"/>
    <w:rsid w:val="00995E82"/>
    <w:rsid w:val="009A093A"/>
    <w:rsid w:val="009A0F75"/>
    <w:rsid w:val="009A1240"/>
    <w:rsid w:val="009A1B91"/>
    <w:rsid w:val="009A431A"/>
    <w:rsid w:val="009A695E"/>
    <w:rsid w:val="009B19F7"/>
    <w:rsid w:val="009B1A22"/>
    <w:rsid w:val="009B21D5"/>
    <w:rsid w:val="009B2CC8"/>
    <w:rsid w:val="009B75D4"/>
    <w:rsid w:val="009C0440"/>
    <w:rsid w:val="009C1F6E"/>
    <w:rsid w:val="009C4BFA"/>
    <w:rsid w:val="009C4E0E"/>
    <w:rsid w:val="009C57FC"/>
    <w:rsid w:val="009C63CE"/>
    <w:rsid w:val="009C6B6C"/>
    <w:rsid w:val="009D025A"/>
    <w:rsid w:val="009D0646"/>
    <w:rsid w:val="009D2138"/>
    <w:rsid w:val="009D2305"/>
    <w:rsid w:val="009D36A0"/>
    <w:rsid w:val="009D7A2B"/>
    <w:rsid w:val="009E1F52"/>
    <w:rsid w:val="009E4011"/>
    <w:rsid w:val="009E70F8"/>
    <w:rsid w:val="009E7D66"/>
    <w:rsid w:val="009E7DE4"/>
    <w:rsid w:val="009F0D9D"/>
    <w:rsid w:val="009F17DA"/>
    <w:rsid w:val="009F2DBB"/>
    <w:rsid w:val="009F41B4"/>
    <w:rsid w:val="009F7AF3"/>
    <w:rsid w:val="00A00925"/>
    <w:rsid w:val="00A028FF"/>
    <w:rsid w:val="00A041F6"/>
    <w:rsid w:val="00A05577"/>
    <w:rsid w:val="00A0580C"/>
    <w:rsid w:val="00A05F37"/>
    <w:rsid w:val="00A065B5"/>
    <w:rsid w:val="00A06CF4"/>
    <w:rsid w:val="00A1183A"/>
    <w:rsid w:val="00A12083"/>
    <w:rsid w:val="00A1377F"/>
    <w:rsid w:val="00A16CC6"/>
    <w:rsid w:val="00A208A6"/>
    <w:rsid w:val="00A222AC"/>
    <w:rsid w:val="00A22724"/>
    <w:rsid w:val="00A30A06"/>
    <w:rsid w:val="00A32D23"/>
    <w:rsid w:val="00A33970"/>
    <w:rsid w:val="00A36BA2"/>
    <w:rsid w:val="00A43391"/>
    <w:rsid w:val="00A43670"/>
    <w:rsid w:val="00A43CE1"/>
    <w:rsid w:val="00A5057B"/>
    <w:rsid w:val="00A51DA5"/>
    <w:rsid w:val="00A5252B"/>
    <w:rsid w:val="00A53FCB"/>
    <w:rsid w:val="00A55B33"/>
    <w:rsid w:val="00A60027"/>
    <w:rsid w:val="00A61ACD"/>
    <w:rsid w:val="00A61E2C"/>
    <w:rsid w:val="00A62CC8"/>
    <w:rsid w:val="00A64538"/>
    <w:rsid w:val="00A6595B"/>
    <w:rsid w:val="00A65B2B"/>
    <w:rsid w:val="00A6771F"/>
    <w:rsid w:val="00A74375"/>
    <w:rsid w:val="00A75031"/>
    <w:rsid w:val="00A76DAE"/>
    <w:rsid w:val="00A8045A"/>
    <w:rsid w:val="00A8049D"/>
    <w:rsid w:val="00A81116"/>
    <w:rsid w:val="00A84209"/>
    <w:rsid w:val="00A84A9C"/>
    <w:rsid w:val="00A85F16"/>
    <w:rsid w:val="00A8726F"/>
    <w:rsid w:val="00A872FA"/>
    <w:rsid w:val="00A91854"/>
    <w:rsid w:val="00A924C8"/>
    <w:rsid w:val="00A9616F"/>
    <w:rsid w:val="00AA0031"/>
    <w:rsid w:val="00AA04C9"/>
    <w:rsid w:val="00AA0FAA"/>
    <w:rsid w:val="00AA181C"/>
    <w:rsid w:val="00AA48BF"/>
    <w:rsid w:val="00AA7E7C"/>
    <w:rsid w:val="00AA7FF9"/>
    <w:rsid w:val="00AB2B4F"/>
    <w:rsid w:val="00AB5BDF"/>
    <w:rsid w:val="00AB6A47"/>
    <w:rsid w:val="00AC0CC5"/>
    <w:rsid w:val="00AC21DA"/>
    <w:rsid w:val="00AC7383"/>
    <w:rsid w:val="00AD10D1"/>
    <w:rsid w:val="00AD33E1"/>
    <w:rsid w:val="00AD6297"/>
    <w:rsid w:val="00AD77C2"/>
    <w:rsid w:val="00AE01E9"/>
    <w:rsid w:val="00AE0C75"/>
    <w:rsid w:val="00AE167C"/>
    <w:rsid w:val="00AE4417"/>
    <w:rsid w:val="00AF46AF"/>
    <w:rsid w:val="00AF5F71"/>
    <w:rsid w:val="00AF6660"/>
    <w:rsid w:val="00AF74B7"/>
    <w:rsid w:val="00B034D4"/>
    <w:rsid w:val="00B0573D"/>
    <w:rsid w:val="00B0623E"/>
    <w:rsid w:val="00B06286"/>
    <w:rsid w:val="00B06479"/>
    <w:rsid w:val="00B064A1"/>
    <w:rsid w:val="00B068F0"/>
    <w:rsid w:val="00B11467"/>
    <w:rsid w:val="00B13B55"/>
    <w:rsid w:val="00B202C4"/>
    <w:rsid w:val="00B20540"/>
    <w:rsid w:val="00B30DAE"/>
    <w:rsid w:val="00B326A1"/>
    <w:rsid w:val="00B4069B"/>
    <w:rsid w:val="00B41B94"/>
    <w:rsid w:val="00B423A3"/>
    <w:rsid w:val="00B42856"/>
    <w:rsid w:val="00B525D4"/>
    <w:rsid w:val="00B540DC"/>
    <w:rsid w:val="00B547A9"/>
    <w:rsid w:val="00B560C8"/>
    <w:rsid w:val="00B57933"/>
    <w:rsid w:val="00B61C6C"/>
    <w:rsid w:val="00B62D98"/>
    <w:rsid w:val="00B63553"/>
    <w:rsid w:val="00B63E39"/>
    <w:rsid w:val="00B64077"/>
    <w:rsid w:val="00B644D6"/>
    <w:rsid w:val="00B663B3"/>
    <w:rsid w:val="00B67C42"/>
    <w:rsid w:val="00B714EC"/>
    <w:rsid w:val="00B737E7"/>
    <w:rsid w:val="00B745EC"/>
    <w:rsid w:val="00B75701"/>
    <w:rsid w:val="00B767AA"/>
    <w:rsid w:val="00B76FF0"/>
    <w:rsid w:val="00B77E1A"/>
    <w:rsid w:val="00B819B9"/>
    <w:rsid w:val="00B85FD4"/>
    <w:rsid w:val="00B86D77"/>
    <w:rsid w:val="00B90101"/>
    <w:rsid w:val="00B90F28"/>
    <w:rsid w:val="00B965EA"/>
    <w:rsid w:val="00B968FF"/>
    <w:rsid w:val="00B97E8F"/>
    <w:rsid w:val="00BA0FF3"/>
    <w:rsid w:val="00BA4993"/>
    <w:rsid w:val="00BA5353"/>
    <w:rsid w:val="00BA5BAF"/>
    <w:rsid w:val="00BA6EBC"/>
    <w:rsid w:val="00BB3819"/>
    <w:rsid w:val="00BC0770"/>
    <w:rsid w:val="00BC259A"/>
    <w:rsid w:val="00BD2CE9"/>
    <w:rsid w:val="00BD3819"/>
    <w:rsid w:val="00BD5DBB"/>
    <w:rsid w:val="00BD6753"/>
    <w:rsid w:val="00BD7DF5"/>
    <w:rsid w:val="00BD7E1B"/>
    <w:rsid w:val="00BE0457"/>
    <w:rsid w:val="00BE25B6"/>
    <w:rsid w:val="00BE2E57"/>
    <w:rsid w:val="00BE2FD5"/>
    <w:rsid w:val="00BE63DD"/>
    <w:rsid w:val="00BF12CC"/>
    <w:rsid w:val="00BF3CAF"/>
    <w:rsid w:val="00BF4A31"/>
    <w:rsid w:val="00BF4D1E"/>
    <w:rsid w:val="00C03CFE"/>
    <w:rsid w:val="00C03E59"/>
    <w:rsid w:val="00C03F35"/>
    <w:rsid w:val="00C07F35"/>
    <w:rsid w:val="00C202FB"/>
    <w:rsid w:val="00C22885"/>
    <w:rsid w:val="00C231E6"/>
    <w:rsid w:val="00C2340D"/>
    <w:rsid w:val="00C23E4E"/>
    <w:rsid w:val="00C25BB7"/>
    <w:rsid w:val="00C25D32"/>
    <w:rsid w:val="00C3166C"/>
    <w:rsid w:val="00C32C10"/>
    <w:rsid w:val="00C34ABC"/>
    <w:rsid w:val="00C375CC"/>
    <w:rsid w:val="00C41C86"/>
    <w:rsid w:val="00C42CE2"/>
    <w:rsid w:val="00C4340D"/>
    <w:rsid w:val="00C44CB8"/>
    <w:rsid w:val="00C44D50"/>
    <w:rsid w:val="00C51759"/>
    <w:rsid w:val="00C51902"/>
    <w:rsid w:val="00C54248"/>
    <w:rsid w:val="00C5498D"/>
    <w:rsid w:val="00C54BCD"/>
    <w:rsid w:val="00C56876"/>
    <w:rsid w:val="00C62E91"/>
    <w:rsid w:val="00C639B1"/>
    <w:rsid w:val="00C727F9"/>
    <w:rsid w:val="00C72A0A"/>
    <w:rsid w:val="00C74356"/>
    <w:rsid w:val="00C74A0E"/>
    <w:rsid w:val="00C7524A"/>
    <w:rsid w:val="00C779D7"/>
    <w:rsid w:val="00C8064D"/>
    <w:rsid w:val="00C8143E"/>
    <w:rsid w:val="00C83045"/>
    <w:rsid w:val="00C83987"/>
    <w:rsid w:val="00C84F93"/>
    <w:rsid w:val="00C925F0"/>
    <w:rsid w:val="00C93001"/>
    <w:rsid w:val="00C94049"/>
    <w:rsid w:val="00C966C4"/>
    <w:rsid w:val="00CA126F"/>
    <w:rsid w:val="00CA288D"/>
    <w:rsid w:val="00CA4408"/>
    <w:rsid w:val="00CA5B40"/>
    <w:rsid w:val="00CA7C30"/>
    <w:rsid w:val="00CB0F04"/>
    <w:rsid w:val="00CB3639"/>
    <w:rsid w:val="00CB45BF"/>
    <w:rsid w:val="00CB5EC2"/>
    <w:rsid w:val="00CC1295"/>
    <w:rsid w:val="00CC1CD4"/>
    <w:rsid w:val="00CC3522"/>
    <w:rsid w:val="00CC3B94"/>
    <w:rsid w:val="00CC7B45"/>
    <w:rsid w:val="00CD5FA6"/>
    <w:rsid w:val="00CE2DFC"/>
    <w:rsid w:val="00CE47C7"/>
    <w:rsid w:val="00CE4980"/>
    <w:rsid w:val="00CE57DE"/>
    <w:rsid w:val="00CE6CAF"/>
    <w:rsid w:val="00CE6E7A"/>
    <w:rsid w:val="00CE6F14"/>
    <w:rsid w:val="00CE7B8B"/>
    <w:rsid w:val="00CF2BB0"/>
    <w:rsid w:val="00CF30EB"/>
    <w:rsid w:val="00CF36FD"/>
    <w:rsid w:val="00CF39AA"/>
    <w:rsid w:val="00CF3FA8"/>
    <w:rsid w:val="00CF4F46"/>
    <w:rsid w:val="00D00D9A"/>
    <w:rsid w:val="00D026B4"/>
    <w:rsid w:val="00D02753"/>
    <w:rsid w:val="00D03327"/>
    <w:rsid w:val="00D05245"/>
    <w:rsid w:val="00D07552"/>
    <w:rsid w:val="00D07611"/>
    <w:rsid w:val="00D07A8D"/>
    <w:rsid w:val="00D10ADC"/>
    <w:rsid w:val="00D15D48"/>
    <w:rsid w:val="00D1646F"/>
    <w:rsid w:val="00D1732A"/>
    <w:rsid w:val="00D20DEF"/>
    <w:rsid w:val="00D20F5B"/>
    <w:rsid w:val="00D22BBB"/>
    <w:rsid w:val="00D3583F"/>
    <w:rsid w:val="00D36745"/>
    <w:rsid w:val="00D371C1"/>
    <w:rsid w:val="00D373E0"/>
    <w:rsid w:val="00D40E91"/>
    <w:rsid w:val="00D40F5E"/>
    <w:rsid w:val="00D414DD"/>
    <w:rsid w:val="00D4241A"/>
    <w:rsid w:val="00D45B27"/>
    <w:rsid w:val="00D47285"/>
    <w:rsid w:val="00D507A4"/>
    <w:rsid w:val="00D507CF"/>
    <w:rsid w:val="00D50C33"/>
    <w:rsid w:val="00D51A24"/>
    <w:rsid w:val="00D54A71"/>
    <w:rsid w:val="00D5689E"/>
    <w:rsid w:val="00D60697"/>
    <w:rsid w:val="00D632A1"/>
    <w:rsid w:val="00D6566C"/>
    <w:rsid w:val="00D72125"/>
    <w:rsid w:val="00D7228E"/>
    <w:rsid w:val="00D72F18"/>
    <w:rsid w:val="00D734FA"/>
    <w:rsid w:val="00D819D3"/>
    <w:rsid w:val="00D81B2D"/>
    <w:rsid w:val="00D85C1C"/>
    <w:rsid w:val="00D86B76"/>
    <w:rsid w:val="00D872A6"/>
    <w:rsid w:val="00D91EA4"/>
    <w:rsid w:val="00D94A7D"/>
    <w:rsid w:val="00D94B3C"/>
    <w:rsid w:val="00DA0B22"/>
    <w:rsid w:val="00DA0D49"/>
    <w:rsid w:val="00DA1F3F"/>
    <w:rsid w:val="00DA766C"/>
    <w:rsid w:val="00DB16F4"/>
    <w:rsid w:val="00DB56F7"/>
    <w:rsid w:val="00DB59A9"/>
    <w:rsid w:val="00DB614B"/>
    <w:rsid w:val="00DC0168"/>
    <w:rsid w:val="00DC2253"/>
    <w:rsid w:val="00DC2F30"/>
    <w:rsid w:val="00DC483A"/>
    <w:rsid w:val="00DC4B12"/>
    <w:rsid w:val="00DC4D43"/>
    <w:rsid w:val="00DC56DA"/>
    <w:rsid w:val="00DC6DD4"/>
    <w:rsid w:val="00DD1D19"/>
    <w:rsid w:val="00DD549E"/>
    <w:rsid w:val="00DE0367"/>
    <w:rsid w:val="00DE0957"/>
    <w:rsid w:val="00DE3FD8"/>
    <w:rsid w:val="00DE581E"/>
    <w:rsid w:val="00DE6D4D"/>
    <w:rsid w:val="00DF55EA"/>
    <w:rsid w:val="00DF7084"/>
    <w:rsid w:val="00DF73C2"/>
    <w:rsid w:val="00DF7583"/>
    <w:rsid w:val="00E018FA"/>
    <w:rsid w:val="00E0431B"/>
    <w:rsid w:val="00E10736"/>
    <w:rsid w:val="00E120B8"/>
    <w:rsid w:val="00E16A70"/>
    <w:rsid w:val="00E17F9C"/>
    <w:rsid w:val="00E2046D"/>
    <w:rsid w:val="00E2706E"/>
    <w:rsid w:val="00E271B2"/>
    <w:rsid w:val="00E3376F"/>
    <w:rsid w:val="00E34B82"/>
    <w:rsid w:val="00E37E19"/>
    <w:rsid w:val="00E427E9"/>
    <w:rsid w:val="00E46DFC"/>
    <w:rsid w:val="00E46E87"/>
    <w:rsid w:val="00E5288E"/>
    <w:rsid w:val="00E5293F"/>
    <w:rsid w:val="00E534B2"/>
    <w:rsid w:val="00E539F5"/>
    <w:rsid w:val="00E55ED5"/>
    <w:rsid w:val="00E57483"/>
    <w:rsid w:val="00E62203"/>
    <w:rsid w:val="00E64C66"/>
    <w:rsid w:val="00E66F62"/>
    <w:rsid w:val="00E67243"/>
    <w:rsid w:val="00E713C4"/>
    <w:rsid w:val="00E713E7"/>
    <w:rsid w:val="00E7168A"/>
    <w:rsid w:val="00E74845"/>
    <w:rsid w:val="00E80C09"/>
    <w:rsid w:val="00E83A21"/>
    <w:rsid w:val="00E869C6"/>
    <w:rsid w:val="00E878CA"/>
    <w:rsid w:val="00E90015"/>
    <w:rsid w:val="00E91445"/>
    <w:rsid w:val="00E91CEA"/>
    <w:rsid w:val="00E94EA9"/>
    <w:rsid w:val="00EA1A2C"/>
    <w:rsid w:val="00EA27FF"/>
    <w:rsid w:val="00EA2BFF"/>
    <w:rsid w:val="00EA5391"/>
    <w:rsid w:val="00EA6BEB"/>
    <w:rsid w:val="00EB393F"/>
    <w:rsid w:val="00EB47B1"/>
    <w:rsid w:val="00EB565F"/>
    <w:rsid w:val="00EB7E9B"/>
    <w:rsid w:val="00EC272F"/>
    <w:rsid w:val="00EC666F"/>
    <w:rsid w:val="00ED3DD2"/>
    <w:rsid w:val="00ED627C"/>
    <w:rsid w:val="00EE0BEF"/>
    <w:rsid w:val="00EE10EC"/>
    <w:rsid w:val="00EE19C0"/>
    <w:rsid w:val="00EE62DC"/>
    <w:rsid w:val="00EE74C5"/>
    <w:rsid w:val="00EF0BA5"/>
    <w:rsid w:val="00EF3DE4"/>
    <w:rsid w:val="00EF581B"/>
    <w:rsid w:val="00EF7863"/>
    <w:rsid w:val="00EF79F7"/>
    <w:rsid w:val="00F009AD"/>
    <w:rsid w:val="00F02FD7"/>
    <w:rsid w:val="00F04F81"/>
    <w:rsid w:val="00F056E9"/>
    <w:rsid w:val="00F058AC"/>
    <w:rsid w:val="00F1000B"/>
    <w:rsid w:val="00F12C99"/>
    <w:rsid w:val="00F13A82"/>
    <w:rsid w:val="00F16F77"/>
    <w:rsid w:val="00F236B2"/>
    <w:rsid w:val="00F302C7"/>
    <w:rsid w:val="00F30588"/>
    <w:rsid w:val="00F34684"/>
    <w:rsid w:val="00F374FB"/>
    <w:rsid w:val="00F37E96"/>
    <w:rsid w:val="00F4113B"/>
    <w:rsid w:val="00F41D7D"/>
    <w:rsid w:val="00F501AE"/>
    <w:rsid w:val="00F510FB"/>
    <w:rsid w:val="00F51D9F"/>
    <w:rsid w:val="00F523F5"/>
    <w:rsid w:val="00F56581"/>
    <w:rsid w:val="00F573F6"/>
    <w:rsid w:val="00F605BE"/>
    <w:rsid w:val="00F63150"/>
    <w:rsid w:val="00F635F7"/>
    <w:rsid w:val="00F64365"/>
    <w:rsid w:val="00F66711"/>
    <w:rsid w:val="00F76DB1"/>
    <w:rsid w:val="00F80460"/>
    <w:rsid w:val="00F80735"/>
    <w:rsid w:val="00F807E1"/>
    <w:rsid w:val="00F80AF3"/>
    <w:rsid w:val="00F81B9A"/>
    <w:rsid w:val="00F82F1D"/>
    <w:rsid w:val="00F83F20"/>
    <w:rsid w:val="00F86B91"/>
    <w:rsid w:val="00F91EA1"/>
    <w:rsid w:val="00F92B48"/>
    <w:rsid w:val="00F96965"/>
    <w:rsid w:val="00F97809"/>
    <w:rsid w:val="00F97880"/>
    <w:rsid w:val="00FA1F16"/>
    <w:rsid w:val="00FA47E3"/>
    <w:rsid w:val="00FA56E7"/>
    <w:rsid w:val="00FA62DC"/>
    <w:rsid w:val="00FB3BD8"/>
    <w:rsid w:val="00FB6C59"/>
    <w:rsid w:val="00FB6D24"/>
    <w:rsid w:val="00FB727A"/>
    <w:rsid w:val="00FC3EA9"/>
    <w:rsid w:val="00FC54CB"/>
    <w:rsid w:val="00FD20F6"/>
    <w:rsid w:val="00FD2F52"/>
    <w:rsid w:val="00FD5619"/>
    <w:rsid w:val="00FE0D6A"/>
    <w:rsid w:val="00FE0E2E"/>
    <w:rsid w:val="00FE646B"/>
    <w:rsid w:val="00FE666E"/>
    <w:rsid w:val="00FF2F2B"/>
    <w:rsid w:val="00FF2F9E"/>
    <w:rsid w:val="00FF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A310A9"/>
  <w15:docId w15:val="{1A05367A-3348-47BF-A7AA-2D1F46DFA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74F"/>
    <w:pPr>
      <w:spacing w:line="240" w:lineRule="exact"/>
    </w:pPr>
    <w:rPr>
      <w:rFonts w:ascii="Bookman" w:hAnsi="Bookman"/>
      <w:sz w:val="24"/>
    </w:rPr>
  </w:style>
  <w:style w:type="paragraph" w:styleId="Heading1">
    <w:name w:val="heading 1"/>
    <w:basedOn w:val="Normal"/>
    <w:next w:val="Normal"/>
    <w:link w:val="Heading1Char"/>
    <w:uiPriority w:val="9"/>
    <w:qFormat/>
    <w:rsid w:val="005C574F"/>
    <w:pPr>
      <w:keepNext/>
      <w:tabs>
        <w:tab w:val="left" w:pos="1440"/>
        <w:tab w:val="left" w:pos="2700"/>
        <w:tab w:val="left" w:pos="3600"/>
      </w:tabs>
      <w:ind w:left="360"/>
      <w:outlineLvl w:val="0"/>
    </w:pPr>
    <w:rPr>
      <w:rFonts w:ascii="Times New Roman" w:hAnsi="Times New Roman"/>
      <w:b/>
      <w:sz w:val="22"/>
    </w:rPr>
  </w:style>
  <w:style w:type="paragraph" w:styleId="Heading2">
    <w:name w:val="heading 2"/>
    <w:basedOn w:val="Normal"/>
    <w:next w:val="Normal"/>
    <w:link w:val="Heading2Char"/>
    <w:uiPriority w:val="9"/>
    <w:qFormat/>
    <w:rsid w:val="005C574F"/>
    <w:pPr>
      <w:keepNext/>
      <w:tabs>
        <w:tab w:val="decimal" w:pos="1800"/>
        <w:tab w:val="decimal" w:pos="2880"/>
        <w:tab w:val="decimal" w:pos="3780"/>
      </w:tabs>
      <w:ind w:left="360"/>
      <w:outlineLvl w:val="1"/>
    </w:pPr>
    <w:rPr>
      <w:rFonts w:ascii="Times New Roman" w:hAnsi="Times New Roman"/>
      <w:b/>
    </w:rPr>
  </w:style>
  <w:style w:type="paragraph" w:styleId="Heading3">
    <w:name w:val="heading 3"/>
    <w:basedOn w:val="Normal"/>
    <w:next w:val="Normal"/>
    <w:link w:val="Heading3Char"/>
    <w:uiPriority w:val="9"/>
    <w:qFormat/>
    <w:rsid w:val="005C574F"/>
    <w:pPr>
      <w:keepNext/>
      <w:tabs>
        <w:tab w:val="decimal" w:pos="1800"/>
        <w:tab w:val="decimal" w:pos="2880"/>
        <w:tab w:val="decimal" w:pos="3780"/>
      </w:tabs>
      <w:ind w:left="180"/>
      <w:outlineLvl w:val="2"/>
    </w:pPr>
    <w:rPr>
      <w:rFonts w:ascii="Times New Roman" w:hAnsi="Times New Roman"/>
      <w:b/>
      <w:sz w:val="22"/>
    </w:rPr>
  </w:style>
  <w:style w:type="paragraph" w:styleId="Heading4">
    <w:name w:val="heading 4"/>
    <w:basedOn w:val="Normal"/>
    <w:next w:val="Normal"/>
    <w:link w:val="Heading4Char"/>
    <w:uiPriority w:val="9"/>
    <w:qFormat/>
    <w:rsid w:val="005C574F"/>
    <w:pPr>
      <w:keepNext/>
      <w:outlineLvl w:val="3"/>
    </w:pPr>
    <w:rPr>
      <w:rFonts w:ascii="Times New Roman" w:hAnsi="Times New Roman"/>
      <w:b/>
      <w:sz w:val="22"/>
    </w:rPr>
  </w:style>
  <w:style w:type="paragraph" w:styleId="Heading5">
    <w:name w:val="heading 5"/>
    <w:basedOn w:val="Normal"/>
    <w:next w:val="Normal"/>
    <w:link w:val="Heading5Char"/>
    <w:uiPriority w:val="9"/>
    <w:qFormat/>
    <w:rsid w:val="005C574F"/>
    <w:pPr>
      <w:keepNext/>
      <w:outlineLvl w:val="4"/>
    </w:pPr>
    <w:rPr>
      <w:rFonts w:ascii="Times New Roman" w:hAnsi="Times New Roman"/>
      <w:b/>
      <w:bCs/>
      <w:sz w:val="22"/>
      <w:u w:val="single"/>
    </w:rPr>
  </w:style>
  <w:style w:type="paragraph" w:styleId="Heading6">
    <w:name w:val="heading 6"/>
    <w:basedOn w:val="Normal"/>
    <w:next w:val="Normal"/>
    <w:link w:val="Heading6Char"/>
    <w:uiPriority w:val="9"/>
    <w:qFormat/>
    <w:rsid w:val="005C574F"/>
    <w:pPr>
      <w:keepNext/>
      <w:jc w:val="center"/>
      <w:outlineLvl w:val="5"/>
    </w:pPr>
    <w:rPr>
      <w:rFonts w:ascii="Times New Roman" w:hAnsi="Times New Roman"/>
      <w:b/>
      <w:sz w:val="20"/>
    </w:rPr>
  </w:style>
  <w:style w:type="paragraph" w:styleId="Heading7">
    <w:name w:val="heading 7"/>
    <w:basedOn w:val="Normal"/>
    <w:next w:val="Normal"/>
    <w:link w:val="Heading7Char"/>
    <w:uiPriority w:val="9"/>
    <w:qFormat/>
    <w:rsid w:val="005C574F"/>
    <w:pPr>
      <w:keepNext/>
      <w:outlineLvl w:val="6"/>
    </w:pPr>
    <w:rPr>
      <w:rFonts w:ascii="Times New Roman" w:hAnsi="Times New Roman"/>
      <w:b/>
      <w:sz w:val="20"/>
    </w:rPr>
  </w:style>
  <w:style w:type="paragraph" w:styleId="Heading8">
    <w:name w:val="heading 8"/>
    <w:basedOn w:val="Normal"/>
    <w:next w:val="Normal"/>
    <w:link w:val="Heading8Char"/>
    <w:uiPriority w:val="9"/>
    <w:qFormat/>
    <w:rsid w:val="005C574F"/>
    <w:pPr>
      <w:keepNext/>
      <w:tabs>
        <w:tab w:val="decimal" w:pos="3420"/>
        <w:tab w:val="decimal" w:pos="5040"/>
      </w:tabs>
      <w:ind w:left="900"/>
      <w:outlineLvl w:val="7"/>
    </w:pPr>
    <w:rPr>
      <w:rFonts w:ascii="Times New Roman" w:hAnsi="Times New Roman"/>
      <w:b/>
      <w:bCs/>
      <w:sz w:val="20"/>
    </w:rPr>
  </w:style>
  <w:style w:type="paragraph" w:styleId="Heading9">
    <w:name w:val="heading 9"/>
    <w:basedOn w:val="Normal"/>
    <w:next w:val="Normal"/>
    <w:link w:val="Heading9Char"/>
    <w:uiPriority w:val="9"/>
    <w:qFormat/>
    <w:rsid w:val="005C574F"/>
    <w:pPr>
      <w:keepNext/>
      <w:ind w:left="720" w:hanging="720"/>
      <w:outlineLvl w:val="8"/>
    </w:pPr>
    <w:rPr>
      <w:rFonts w:ascii="Times New Roman" w:hAnsi="Times New Roman"/>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2445D"/>
    <w:rPr>
      <w:b/>
      <w:sz w:val="22"/>
    </w:rPr>
  </w:style>
  <w:style w:type="character" w:customStyle="1" w:styleId="Heading2Char">
    <w:name w:val="Heading 2 Char"/>
    <w:basedOn w:val="DefaultParagraphFont"/>
    <w:link w:val="Heading2"/>
    <w:uiPriority w:val="9"/>
    <w:rsid w:val="003A5FE8"/>
    <w:rPr>
      <w:b/>
      <w:sz w:val="24"/>
    </w:rPr>
  </w:style>
  <w:style w:type="character" w:customStyle="1" w:styleId="Heading3Char">
    <w:name w:val="Heading 3 Char"/>
    <w:basedOn w:val="DefaultParagraphFont"/>
    <w:link w:val="Heading3"/>
    <w:uiPriority w:val="9"/>
    <w:rsid w:val="003A5FE8"/>
    <w:rPr>
      <w:b/>
      <w:sz w:val="22"/>
    </w:rPr>
  </w:style>
  <w:style w:type="character" w:customStyle="1" w:styleId="Heading4Char">
    <w:name w:val="Heading 4 Char"/>
    <w:basedOn w:val="DefaultParagraphFont"/>
    <w:link w:val="Heading4"/>
    <w:uiPriority w:val="9"/>
    <w:rsid w:val="003A5FE8"/>
    <w:rPr>
      <w:b/>
      <w:sz w:val="22"/>
    </w:rPr>
  </w:style>
  <w:style w:type="character" w:customStyle="1" w:styleId="Heading5Char">
    <w:name w:val="Heading 5 Char"/>
    <w:basedOn w:val="DefaultParagraphFont"/>
    <w:link w:val="Heading5"/>
    <w:uiPriority w:val="9"/>
    <w:rsid w:val="003A5FE8"/>
    <w:rPr>
      <w:b/>
      <w:bCs/>
      <w:sz w:val="22"/>
      <w:u w:val="single"/>
    </w:rPr>
  </w:style>
  <w:style w:type="character" w:customStyle="1" w:styleId="Heading6Char">
    <w:name w:val="Heading 6 Char"/>
    <w:basedOn w:val="DefaultParagraphFont"/>
    <w:link w:val="Heading6"/>
    <w:uiPriority w:val="9"/>
    <w:rsid w:val="003A5FE8"/>
    <w:rPr>
      <w:b/>
    </w:rPr>
  </w:style>
  <w:style w:type="character" w:customStyle="1" w:styleId="Heading7Char">
    <w:name w:val="Heading 7 Char"/>
    <w:basedOn w:val="DefaultParagraphFont"/>
    <w:link w:val="Heading7"/>
    <w:uiPriority w:val="9"/>
    <w:rsid w:val="003A5FE8"/>
    <w:rPr>
      <w:b/>
    </w:rPr>
  </w:style>
  <w:style w:type="character" w:customStyle="1" w:styleId="Heading8Char">
    <w:name w:val="Heading 8 Char"/>
    <w:basedOn w:val="DefaultParagraphFont"/>
    <w:link w:val="Heading8"/>
    <w:uiPriority w:val="9"/>
    <w:rsid w:val="003A5FE8"/>
    <w:rPr>
      <w:b/>
      <w:bCs/>
    </w:rPr>
  </w:style>
  <w:style w:type="character" w:customStyle="1" w:styleId="Heading9Char">
    <w:name w:val="Heading 9 Char"/>
    <w:basedOn w:val="DefaultParagraphFont"/>
    <w:link w:val="Heading9"/>
    <w:uiPriority w:val="9"/>
    <w:rsid w:val="003A5FE8"/>
    <w:rPr>
      <w:b/>
    </w:rPr>
  </w:style>
  <w:style w:type="paragraph" w:styleId="BodyText">
    <w:name w:val="Body Text"/>
    <w:basedOn w:val="Normal"/>
    <w:link w:val="BodyTextChar"/>
    <w:uiPriority w:val="99"/>
    <w:rsid w:val="005C574F"/>
    <w:rPr>
      <w:rFonts w:ascii="Times New Roman" w:hAnsi="Times New Roman"/>
      <w:sz w:val="22"/>
    </w:rPr>
  </w:style>
  <w:style w:type="character" w:customStyle="1" w:styleId="BodyTextChar">
    <w:name w:val="Body Text Char"/>
    <w:basedOn w:val="DefaultParagraphFont"/>
    <w:link w:val="BodyText"/>
    <w:uiPriority w:val="99"/>
    <w:rsid w:val="003A5FE8"/>
    <w:rPr>
      <w:sz w:val="22"/>
    </w:rPr>
  </w:style>
  <w:style w:type="paragraph" w:styleId="Header">
    <w:name w:val="header"/>
    <w:basedOn w:val="Normal"/>
    <w:link w:val="HeaderChar"/>
    <w:rsid w:val="005C574F"/>
    <w:pPr>
      <w:tabs>
        <w:tab w:val="center" w:pos="4320"/>
        <w:tab w:val="right" w:pos="8640"/>
      </w:tabs>
    </w:pPr>
  </w:style>
  <w:style w:type="character" w:customStyle="1" w:styleId="HeaderChar">
    <w:name w:val="Header Char"/>
    <w:link w:val="Header"/>
    <w:rsid w:val="00EA6BEB"/>
    <w:rPr>
      <w:rFonts w:ascii="Bookman" w:hAnsi="Bookman"/>
      <w:sz w:val="24"/>
    </w:rPr>
  </w:style>
  <w:style w:type="paragraph" w:styleId="Footer">
    <w:name w:val="footer"/>
    <w:aliases w:val="RegFooter,Reg Footer"/>
    <w:basedOn w:val="Normal"/>
    <w:link w:val="FooterChar"/>
    <w:rsid w:val="005C574F"/>
    <w:pPr>
      <w:tabs>
        <w:tab w:val="center" w:pos="4320"/>
        <w:tab w:val="right" w:pos="8640"/>
      </w:tabs>
    </w:pPr>
  </w:style>
  <w:style w:type="character" w:customStyle="1" w:styleId="FooterChar">
    <w:name w:val="Footer Char"/>
    <w:aliases w:val="RegFooter Char,Reg Footer Char"/>
    <w:link w:val="Footer"/>
    <w:rsid w:val="0022445D"/>
    <w:rPr>
      <w:rFonts w:ascii="Bookman" w:hAnsi="Bookman"/>
      <w:sz w:val="24"/>
    </w:rPr>
  </w:style>
  <w:style w:type="paragraph" w:customStyle="1" w:styleId="Model2">
    <w:name w:val="Model2"/>
    <w:basedOn w:val="Normal"/>
    <w:rsid w:val="005C574F"/>
    <w:pPr>
      <w:spacing w:line="240" w:lineRule="auto"/>
      <w:ind w:left="547" w:hanging="360"/>
    </w:pPr>
    <w:rPr>
      <w:rFonts w:ascii="Times New Roman" w:hAnsi="Times New Roman"/>
    </w:rPr>
  </w:style>
  <w:style w:type="paragraph" w:customStyle="1" w:styleId="Model2a">
    <w:name w:val="Model2a"/>
    <w:basedOn w:val="Normal"/>
    <w:rsid w:val="005C574F"/>
    <w:pPr>
      <w:spacing w:line="240" w:lineRule="auto"/>
      <w:ind w:left="810" w:hanging="263"/>
    </w:pPr>
    <w:rPr>
      <w:rFonts w:ascii="Times New Roman" w:hAnsi="Times New Roman"/>
    </w:rPr>
  </w:style>
  <w:style w:type="paragraph" w:customStyle="1" w:styleId="Model2aTable">
    <w:name w:val="Model2aTable"/>
    <w:basedOn w:val="Model2a"/>
    <w:rsid w:val="005C574F"/>
    <w:pPr>
      <w:tabs>
        <w:tab w:val="left" w:pos="3600"/>
      </w:tabs>
    </w:pPr>
  </w:style>
  <w:style w:type="paragraph" w:customStyle="1" w:styleId="Note">
    <w:name w:val="Note"/>
    <w:basedOn w:val="Normal"/>
    <w:rsid w:val="005C574F"/>
    <w:pPr>
      <w:spacing w:after="120" w:line="240" w:lineRule="auto"/>
      <w:ind w:left="990" w:hanging="803"/>
    </w:pPr>
    <w:rPr>
      <w:rFonts w:ascii="Univers" w:hAnsi="Univers"/>
      <w:i/>
    </w:rPr>
  </w:style>
  <w:style w:type="paragraph" w:customStyle="1" w:styleId="Model">
    <w:name w:val="Model"/>
    <w:basedOn w:val="Normal"/>
    <w:rsid w:val="005C574F"/>
    <w:pPr>
      <w:spacing w:after="120" w:line="240" w:lineRule="auto"/>
      <w:ind w:left="547" w:hanging="360"/>
    </w:pPr>
    <w:rPr>
      <w:rFonts w:ascii="Times New Roman" w:hAnsi="Times New Roman"/>
    </w:rPr>
  </w:style>
  <w:style w:type="paragraph" w:customStyle="1" w:styleId="RegSubsection">
    <w:name w:val="Reg Subsection"/>
    <w:basedOn w:val="Normal"/>
    <w:rsid w:val="005C574F"/>
    <w:pPr>
      <w:tabs>
        <w:tab w:val="right" w:pos="8640"/>
      </w:tabs>
      <w:spacing w:line="240" w:lineRule="auto"/>
      <w:ind w:left="1800" w:hanging="720"/>
      <w:jc w:val="both"/>
    </w:pPr>
    <w:rPr>
      <w:rFonts w:ascii="Arial" w:hAnsi="Arial"/>
      <w:sz w:val="20"/>
      <w:szCs w:val="24"/>
    </w:rPr>
  </w:style>
  <w:style w:type="paragraph" w:customStyle="1" w:styleId="RegSubsectionindent">
    <w:name w:val="Reg Subsection indent"/>
    <w:basedOn w:val="Normal"/>
    <w:rsid w:val="005C574F"/>
    <w:pPr>
      <w:tabs>
        <w:tab w:val="right" w:pos="8640"/>
      </w:tabs>
      <w:spacing w:line="240" w:lineRule="auto"/>
      <w:ind w:left="2340" w:hanging="540"/>
      <w:jc w:val="both"/>
    </w:pPr>
    <w:rPr>
      <w:rFonts w:ascii="Arial" w:hAnsi="Arial"/>
      <w:sz w:val="20"/>
      <w:szCs w:val="24"/>
    </w:rPr>
  </w:style>
  <w:style w:type="paragraph" w:styleId="Title">
    <w:name w:val="Title"/>
    <w:basedOn w:val="Normal"/>
    <w:link w:val="TitleChar"/>
    <w:uiPriority w:val="10"/>
    <w:qFormat/>
    <w:rsid w:val="005C574F"/>
    <w:pPr>
      <w:jc w:val="center"/>
    </w:pPr>
    <w:rPr>
      <w:rFonts w:ascii="Times New Roman" w:hAnsi="Times New Roman"/>
      <w:b/>
      <w:sz w:val="20"/>
    </w:rPr>
  </w:style>
  <w:style w:type="character" w:customStyle="1" w:styleId="TitleChar">
    <w:name w:val="Title Char"/>
    <w:basedOn w:val="DefaultParagraphFont"/>
    <w:link w:val="Title"/>
    <w:uiPriority w:val="10"/>
    <w:rsid w:val="003A5FE8"/>
    <w:rPr>
      <w:b/>
    </w:rPr>
  </w:style>
  <w:style w:type="paragraph" w:styleId="BodyText2">
    <w:name w:val="Body Text 2"/>
    <w:basedOn w:val="Normal"/>
    <w:link w:val="BodyText2Char"/>
    <w:uiPriority w:val="99"/>
    <w:rsid w:val="005C574F"/>
    <w:rPr>
      <w:rFonts w:ascii="Times New Roman" w:hAnsi="Times New Roman"/>
      <w:sz w:val="20"/>
    </w:rPr>
  </w:style>
  <w:style w:type="character" w:customStyle="1" w:styleId="BodyText2Char">
    <w:name w:val="Body Text 2 Char"/>
    <w:link w:val="BodyText2"/>
    <w:uiPriority w:val="99"/>
    <w:rsid w:val="0022445D"/>
  </w:style>
  <w:style w:type="paragraph" w:customStyle="1" w:styleId="RegDate">
    <w:name w:val="Reg Date"/>
    <w:basedOn w:val="Normal"/>
    <w:rsid w:val="005C574F"/>
    <w:pPr>
      <w:tabs>
        <w:tab w:val="right" w:pos="8640"/>
      </w:tabs>
      <w:ind w:left="1080" w:hanging="1080"/>
      <w:jc w:val="right"/>
    </w:pPr>
    <w:rPr>
      <w:rFonts w:ascii="Arial" w:hAnsi="Arial"/>
      <w:szCs w:val="24"/>
    </w:rPr>
  </w:style>
  <w:style w:type="paragraph" w:styleId="Subtitle">
    <w:name w:val="Subtitle"/>
    <w:basedOn w:val="Normal"/>
    <w:qFormat/>
    <w:rsid w:val="005C574F"/>
    <w:pPr>
      <w:jc w:val="center"/>
    </w:pPr>
    <w:rPr>
      <w:rFonts w:ascii="Times New Roman" w:hAnsi="Times New Roman"/>
      <w:b/>
    </w:rPr>
  </w:style>
  <w:style w:type="paragraph" w:styleId="BodyTextIndent">
    <w:name w:val="Body Text Indent"/>
    <w:basedOn w:val="Normal"/>
    <w:link w:val="BodyTextIndentChar"/>
    <w:uiPriority w:val="99"/>
    <w:rsid w:val="005C574F"/>
    <w:pPr>
      <w:tabs>
        <w:tab w:val="left" w:pos="360"/>
        <w:tab w:val="left" w:pos="1080"/>
        <w:tab w:val="left" w:pos="4320"/>
      </w:tabs>
      <w:ind w:left="360" w:hanging="360"/>
    </w:pPr>
    <w:rPr>
      <w:rFonts w:ascii="Times New Roman" w:hAnsi="Times New Roman"/>
      <w:sz w:val="20"/>
    </w:rPr>
  </w:style>
  <w:style w:type="character" w:customStyle="1" w:styleId="BodyTextIndentChar">
    <w:name w:val="Body Text Indent Char"/>
    <w:basedOn w:val="DefaultParagraphFont"/>
    <w:link w:val="BodyTextIndent"/>
    <w:uiPriority w:val="99"/>
    <w:rsid w:val="003A5FE8"/>
  </w:style>
  <w:style w:type="paragraph" w:styleId="CommentText">
    <w:name w:val="annotation text"/>
    <w:basedOn w:val="Normal"/>
    <w:link w:val="CommentTextChar"/>
    <w:uiPriority w:val="99"/>
    <w:rsid w:val="005C574F"/>
    <w:pPr>
      <w:spacing w:line="240" w:lineRule="auto"/>
    </w:pPr>
    <w:rPr>
      <w:rFonts w:ascii="CG Times (WN)" w:hAnsi="CG Times (WN)"/>
      <w:sz w:val="20"/>
    </w:rPr>
  </w:style>
  <w:style w:type="character" w:customStyle="1" w:styleId="CommentTextChar">
    <w:name w:val="Comment Text Char"/>
    <w:link w:val="CommentText"/>
    <w:uiPriority w:val="99"/>
    <w:rsid w:val="004D64D1"/>
    <w:rPr>
      <w:rFonts w:ascii="CG Times (WN)" w:hAnsi="CG Times (WN)"/>
    </w:rPr>
  </w:style>
  <w:style w:type="character" w:styleId="PageNumber">
    <w:name w:val="page number"/>
    <w:basedOn w:val="DefaultParagraphFont"/>
    <w:uiPriority w:val="99"/>
    <w:rsid w:val="005C574F"/>
  </w:style>
  <w:style w:type="paragraph" w:styleId="BodyText3">
    <w:name w:val="Body Text 3"/>
    <w:basedOn w:val="Normal"/>
    <w:link w:val="BodyText3Char"/>
    <w:uiPriority w:val="99"/>
    <w:rsid w:val="005C574F"/>
    <w:pPr>
      <w:jc w:val="both"/>
    </w:pPr>
    <w:rPr>
      <w:rFonts w:ascii="Times New Roman" w:hAnsi="Times New Roman"/>
      <w:sz w:val="20"/>
    </w:rPr>
  </w:style>
  <w:style w:type="character" w:customStyle="1" w:styleId="BodyText3Char">
    <w:name w:val="Body Text 3 Char"/>
    <w:basedOn w:val="DefaultParagraphFont"/>
    <w:link w:val="BodyText3"/>
    <w:uiPriority w:val="99"/>
    <w:rsid w:val="003A5FE8"/>
  </w:style>
  <w:style w:type="paragraph" w:styleId="NormalWeb">
    <w:name w:val="Normal (Web)"/>
    <w:basedOn w:val="Normal"/>
    <w:uiPriority w:val="99"/>
    <w:semiHidden/>
    <w:rsid w:val="005C574F"/>
    <w:pPr>
      <w:spacing w:before="100" w:beforeAutospacing="1" w:after="100" w:afterAutospacing="1" w:line="240" w:lineRule="auto"/>
    </w:pPr>
    <w:rPr>
      <w:rFonts w:ascii="Arial Unicode MS" w:eastAsia="Arial Unicode MS" w:hAnsi="Arial Unicode MS" w:cs="Arial Unicode MS"/>
      <w:szCs w:val="24"/>
    </w:rPr>
  </w:style>
  <w:style w:type="paragraph" w:customStyle="1" w:styleId="Model2i">
    <w:name w:val="Model2i"/>
    <w:basedOn w:val="Model2a"/>
    <w:rsid w:val="005C574F"/>
    <w:pPr>
      <w:ind w:left="1170" w:hanging="353"/>
    </w:pPr>
  </w:style>
  <w:style w:type="character" w:styleId="Emphasis">
    <w:name w:val="Emphasis"/>
    <w:uiPriority w:val="20"/>
    <w:qFormat/>
    <w:rsid w:val="005C574F"/>
    <w:rPr>
      <w:i/>
      <w:iCs/>
    </w:rPr>
  </w:style>
  <w:style w:type="paragraph" w:customStyle="1" w:styleId="NormalMOP2">
    <w:name w:val="Normal MOP 2"/>
    <w:basedOn w:val="Normal"/>
    <w:rsid w:val="005C574F"/>
    <w:pPr>
      <w:widowControl w:val="0"/>
      <w:overflowPunct w:val="0"/>
      <w:autoSpaceDE w:val="0"/>
      <w:autoSpaceDN w:val="0"/>
      <w:adjustRightInd w:val="0"/>
      <w:spacing w:line="240" w:lineRule="auto"/>
      <w:ind w:left="1152"/>
      <w:jc w:val="both"/>
      <w:textAlignment w:val="baseline"/>
    </w:pPr>
    <w:rPr>
      <w:rFonts w:ascii="Arial" w:hAnsi="Arial"/>
    </w:rPr>
  </w:style>
  <w:style w:type="paragraph" w:customStyle="1" w:styleId="9ptTNRctr">
    <w:name w:val="9ptTNRctr"/>
    <w:rsid w:val="005C574F"/>
    <w:pPr>
      <w:overflowPunct w:val="0"/>
      <w:autoSpaceDE w:val="0"/>
      <w:autoSpaceDN w:val="0"/>
      <w:adjustRightInd w:val="0"/>
      <w:spacing w:line="235" w:lineRule="exact"/>
      <w:jc w:val="center"/>
      <w:textAlignment w:val="baseline"/>
    </w:pPr>
    <w:rPr>
      <w:sz w:val="18"/>
    </w:rPr>
  </w:style>
  <w:style w:type="paragraph" w:customStyle="1" w:styleId="xl24">
    <w:name w:val="xl24"/>
    <w:basedOn w:val="Normal"/>
    <w:rsid w:val="005C574F"/>
    <w:pPr>
      <w:overflowPunct w:val="0"/>
      <w:autoSpaceDE w:val="0"/>
      <w:autoSpaceDN w:val="0"/>
      <w:adjustRightInd w:val="0"/>
      <w:spacing w:before="100" w:after="100" w:line="240" w:lineRule="auto"/>
      <w:textAlignment w:val="baseline"/>
    </w:pPr>
    <w:rPr>
      <w:rFonts w:ascii="Times New Roman" w:hAnsi="Times New Roman"/>
    </w:rPr>
  </w:style>
  <w:style w:type="paragraph" w:customStyle="1" w:styleId="Text2bullets">
    <w:name w:val="Text 2 bullets"/>
    <w:basedOn w:val="Text2"/>
    <w:rsid w:val="005C574F"/>
    <w:pPr>
      <w:numPr>
        <w:numId w:val="2"/>
      </w:numPr>
      <w:spacing w:before="120"/>
    </w:pPr>
  </w:style>
  <w:style w:type="paragraph" w:customStyle="1" w:styleId="Text2">
    <w:name w:val="Text 2"/>
    <w:basedOn w:val="Normal"/>
    <w:rsid w:val="005C574F"/>
    <w:pPr>
      <w:widowControl w:val="0"/>
      <w:spacing w:line="240" w:lineRule="auto"/>
      <w:ind w:left="1080" w:right="360"/>
      <w:jc w:val="both"/>
    </w:pPr>
    <w:rPr>
      <w:rFonts w:ascii="Times New Roman" w:hAnsi="Times New Roman"/>
      <w:sz w:val="22"/>
    </w:rPr>
  </w:style>
  <w:style w:type="paragraph" w:customStyle="1" w:styleId="permtxtbul">
    <w:name w:val="permtxtbul"/>
    <w:basedOn w:val="permovertxt"/>
    <w:rsid w:val="005C574F"/>
    <w:pPr>
      <w:numPr>
        <w:numId w:val="3"/>
      </w:numPr>
      <w:ind w:left="1800"/>
    </w:pPr>
  </w:style>
  <w:style w:type="paragraph" w:customStyle="1" w:styleId="permovertxt">
    <w:name w:val="permovertxt"/>
    <w:basedOn w:val="Normal"/>
    <w:rsid w:val="005C574F"/>
    <w:pPr>
      <w:spacing w:before="120" w:line="240" w:lineRule="auto"/>
      <w:ind w:left="1800"/>
    </w:pPr>
    <w:rPr>
      <w:rFonts w:ascii="Times New Roman" w:hAnsi="Times New Roman"/>
    </w:rPr>
  </w:style>
  <w:style w:type="paragraph" w:customStyle="1" w:styleId="Text2citation">
    <w:name w:val="Text 2 citation"/>
    <w:basedOn w:val="Text2"/>
    <w:rsid w:val="005C574F"/>
    <w:pPr>
      <w:tabs>
        <w:tab w:val="right" w:pos="9000"/>
      </w:tabs>
    </w:pPr>
  </w:style>
  <w:style w:type="paragraph" w:customStyle="1" w:styleId="Text1">
    <w:name w:val="Text 1"/>
    <w:basedOn w:val="NormalMOP2"/>
    <w:rsid w:val="005C574F"/>
    <w:pPr>
      <w:overflowPunct/>
      <w:autoSpaceDE/>
      <w:autoSpaceDN/>
      <w:adjustRightInd/>
      <w:spacing w:before="120"/>
      <w:ind w:left="720" w:right="-360"/>
      <w:textAlignment w:val="auto"/>
    </w:pPr>
    <w:rPr>
      <w:rFonts w:ascii="Times New Roman" w:hAnsi="Times New Roman"/>
    </w:rPr>
  </w:style>
  <w:style w:type="paragraph" w:customStyle="1" w:styleId="bold9ptTitle">
    <w:name w:val="bold9ptTitle"/>
    <w:rsid w:val="005C574F"/>
    <w:pPr>
      <w:spacing w:line="268" w:lineRule="exact"/>
    </w:pPr>
    <w:rPr>
      <w:b/>
      <w:sz w:val="18"/>
    </w:rPr>
  </w:style>
  <w:style w:type="paragraph" w:customStyle="1" w:styleId="Normal-SR">
    <w:name w:val="Normal-SR"/>
    <w:basedOn w:val="Normal"/>
    <w:rsid w:val="005C574F"/>
    <w:pPr>
      <w:widowControl w:val="0"/>
      <w:spacing w:line="240" w:lineRule="auto"/>
    </w:pPr>
    <w:rPr>
      <w:rFonts w:ascii="Times New Roman" w:hAnsi="Times New Roman"/>
    </w:rPr>
  </w:style>
  <w:style w:type="paragraph" w:customStyle="1" w:styleId="9ptTNRlft">
    <w:name w:val="9ptTNRlft"/>
    <w:basedOn w:val="NormalMOP2"/>
    <w:rsid w:val="005C574F"/>
    <w:pPr>
      <w:overflowPunct/>
      <w:autoSpaceDE/>
      <w:autoSpaceDN/>
      <w:adjustRightInd/>
      <w:spacing w:line="235" w:lineRule="exact"/>
      <w:ind w:left="0"/>
      <w:jc w:val="left"/>
      <w:textAlignment w:val="auto"/>
    </w:pPr>
    <w:rPr>
      <w:rFonts w:ascii="Times New Roman" w:hAnsi="Times New Roman"/>
      <w:sz w:val="18"/>
    </w:rPr>
  </w:style>
  <w:style w:type="paragraph" w:customStyle="1" w:styleId="A-block">
    <w:name w:val="A-block"/>
    <w:basedOn w:val="Text2citation"/>
    <w:rsid w:val="005C574F"/>
    <w:pPr>
      <w:tabs>
        <w:tab w:val="clear" w:pos="9000"/>
        <w:tab w:val="right" w:pos="9360"/>
      </w:tabs>
      <w:ind w:left="1440" w:right="0"/>
    </w:pPr>
    <w:rPr>
      <w:rFonts w:ascii="Arial" w:hAnsi="Arial"/>
      <w:sz w:val="20"/>
    </w:rPr>
  </w:style>
  <w:style w:type="paragraph" w:customStyle="1" w:styleId="Level1">
    <w:name w:val="Level 1"/>
    <w:basedOn w:val="Normal"/>
    <w:rsid w:val="005C574F"/>
    <w:pPr>
      <w:widowControl w:val="0"/>
      <w:numPr>
        <w:numId w:val="4"/>
      </w:numPr>
      <w:spacing w:line="240" w:lineRule="auto"/>
      <w:ind w:hanging="720"/>
      <w:outlineLvl w:val="0"/>
    </w:pPr>
    <w:rPr>
      <w:rFonts w:ascii="Times New Roman" w:hAnsi="Times New Roman"/>
      <w:snapToGrid w:val="0"/>
    </w:rPr>
  </w:style>
  <w:style w:type="paragraph" w:customStyle="1" w:styleId="Replica">
    <w:name w:val="Replica"/>
    <w:rsid w:val="005C574F"/>
    <w:pPr>
      <w:widowControl w:val="0"/>
    </w:pPr>
    <w:rPr>
      <w:rFonts w:ascii="Arial" w:hAnsi="Arial"/>
    </w:rPr>
  </w:style>
  <w:style w:type="paragraph" w:styleId="ListBullet3">
    <w:name w:val="List Bullet 3"/>
    <w:basedOn w:val="Normal"/>
    <w:autoRedefine/>
    <w:uiPriority w:val="99"/>
    <w:qFormat/>
    <w:rsid w:val="005C574F"/>
    <w:pPr>
      <w:numPr>
        <w:numId w:val="1"/>
      </w:numPr>
      <w:spacing w:line="240" w:lineRule="auto"/>
    </w:pPr>
    <w:rPr>
      <w:rFonts w:ascii="Times New Roman" w:hAnsi="Times New Roman"/>
      <w:szCs w:val="24"/>
    </w:rPr>
  </w:style>
  <w:style w:type="paragraph" w:customStyle="1" w:styleId="TOCB">
    <w:name w:val="TOC B"/>
    <w:basedOn w:val="Normal"/>
    <w:rsid w:val="005C574F"/>
    <w:pPr>
      <w:widowControl w:val="0"/>
      <w:tabs>
        <w:tab w:val="decimal" w:pos="450"/>
        <w:tab w:val="decimal" w:pos="547"/>
        <w:tab w:val="left" w:pos="720"/>
        <w:tab w:val="right" w:pos="8460"/>
        <w:tab w:val="right" w:leader="dot" w:pos="9187"/>
      </w:tabs>
      <w:spacing w:before="360" w:line="240" w:lineRule="auto"/>
      <w:ind w:left="720" w:right="720" w:hanging="720"/>
    </w:pPr>
    <w:rPr>
      <w:rFonts w:ascii="Times New Roman" w:hAnsi="Times New Roman"/>
      <w:caps/>
      <w:noProof/>
      <w:sz w:val="22"/>
    </w:rPr>
  </w:style>
  <w:style w:type="paragraph" w:customStyle="1" w:styleId="Style1">
    <w:name w:val="Style1"/>
    <w:basedOn w:val="Normal"/>
    <w:rsid w:val="005C574F"/>
    <w:pPr>
      <w:spacing w:before="240" w:line="240" w:lineRule="auto"/>
      <w:ind w:left="720"/>
    </w:pPr>
    <w:rPr>
      <w:rFonts w:ascii="Arial" w:hAnsi="Arial"/>
      <w:sz w:val="20"/>
    </w:rPr>
  </w:style>
  <w:style w:type="paragraph" w:styleId="PlainText">
    <w:name w:val="Plain Text"/>
    <w:basedOn w:val="Normal"/>
    <w:link w:val="PlainTextChar"/>
    <w:rsid w:val="005C574F"/>
    <w:pPr>
      <w:spacing w:line="240" w:lineRule="auto"/>
    </w:pPr>
    <w:rPr>
      <w:rFonts w:ascii="Courier New" w:hAnsi="Courier New"/>
      <w:sz w:val="20"/>
    </w:rPr>
  </w:style>
  <w:style w:type="character" w:customStyle="1" w:styleId="PlainTextChar">
    <w:name w:val="Plain Text Char"/>
    <w:link w:val="PlainText"/>
    <w:rsid w:val="0022445D"/>
    <w:rPr>
      <w:rFonts w:ascii="Courier New" w:hAnsi="Courier New"/>
    </w:rPr>
  </w:style>
  <w:style w:type="paragraph" w:styleId="HTMLPreformatted">
    <w:name w:val="HTML Preformatted"/>
    <w:basedOn w:val="Normal"/>
    <w:semiHidden/>
    <w:rsid w:val="005C5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paragraph" w:styleId="FootnoteText">
    <w:name w:val="footnote text"/>
    <w:basedOn w:val="Normal"/>
    <w:link w:val="FootnoteTextChar"/>
    <w:uiPriority w:val="99"/>
    <w:rsid w:val="005C574F"/>
    <w:rPr>
      <w:sz w:val="20"/>
    </w:rPr>
  </w:style>
  <w:style w:type="character" w:customStyle="1" w:styleId="FootnoteTextChar">
    <w:name w:val="Footnote Text Char"/>
    <w:basedOn w:val="DefaultParagraphFont"/>
    <w:link w:val="FootnoteText"/>
    <w:uiPriority w:val="99"/>
    <w:rsid w:val="003A5FE8"/>
    <w:rPr>
      <w:rFonts w:ascii="Bookman" w:hAnsi="Bookman"/>
    </w:rPr>
  </w:style>
  <w:style w:type="character" w:styleId="FootnoteReference">
    <w:name w:val="footnote reference"/>
    <w:uiPriority w:val="99"/>
    <w:rsid w:val="005C574F"/>
    <w:rPr>
      <w:vertAlign w:val="superscript"/>
    </w:rPr>
  </w:style>
  <w:style w:type="character" w:styleId="Strong">
    <w:name w:val="Strong"/>
    <w:qFormat/>
    <w:rsid w:val="005C574F"/>
    <w:rPr>
      <w:b/>
      <w:bCs/>
    </w:rPr>
  </w:style>
  <w:style w:type="paragraph" w:styleId="BalloonText">
    <w:name w:val="Balloon Text"/>
    <w:basedOn w:val="Normal"/>
    <w:link w:val="BalloonTextChar"/>
    <w:uiPriority w:val="99"/>
    <w:semiHidden/>
    <w:unhideWhenUsed/>
    <w:rsid w:val="00713F91"/>
    <w:pPr>
      <w:spacing w:line="240" w:lineRule="auto"/>
    </w:pPr>
    <w:rPr>
      <w:rFonts w:ascii="Tahoma" w:hAnsi="Tahoma"/>
      <w:sz w:val="16"/>
      <w:szCs w:val="16"/>
    </w:rPr>
  </w:style>
  <w:style w:type="character" w:customStyle="1" w:styleId="BalloonTextChar">
    <w:name w:val="Balloon Text Char"/>
    <w:link w:val="BalloonText"/>
    <w:uiPriority w:val="99"/>
    <w:semiHidden/>
    <w:rsid w:val="00713F91"/>
    <w:rPr>
      <w:rFonts w:ascii="Tahoma" w:hAnsi="Tahoma" w:cs="Tahoma"/>
      <w:sz w:val="16"/>
      <w:szCs w:val="16"/>
    </w:rPr>
  </w:style>
  <w:style w:type="paragraph" w:styleId="ListParagraph">
    <w:name w:val="List Paragraph"/>
    <w:basedOn w:val="Normal"/>
    <w:uiPriority w:val="34"/>
    <w:qFormat/>
    <w:rsid w:val="00DE6D4D"/>
    <w:pPr>
      <w:ind w:left="720"/>
    </w:pPr>
  </w:style>
  <w:style w:type="paragraph" w:styleId="CommentSubject">
    <w:name w:val="annotation subject"/>
    <w:basedOn w:val="CommentText"/>
    <w:next w:val="CommentText"/>
    <w:link w:val="CommentSubjectChar"/>
    <w:uiPriority w:val="99"/>
    <w:rsid w:val="00EA6BEB"/>
    <w:pPr>
      <w:spacing w:line="288" w:lineRule="auto"/>
    </w:pPr>
    <w:rPr>
      <w:rFonts w:ascii="Arial" w:hAnsi="Arial"/>
      <w:b/>
      <w:bCs/>
    </w:rPr>
  </w:style>
  <w:style w:type="character" w:customStyle="1" w:styleId="CommentSubjectChar">
    <w:name w:val="Comment Subject Char"/>
    <w:link w:val="CommentSubject"/>
    <w:uiPriority w:val="99"/>
    <w:rsid w:val="00EA6BEB"/>
    <w:rPr>
      <w:rFonts w:ascii="Arial" w:hAnsi="Arial"/>
      <w:b/>
      <w:bCs/>
    </w:rPr>
  </w:style>
  <w:style w:type="paragraph" w:customStyle="1" w:styleId="text">
    <w:name w:val="text"/>
    <w:basedOn w:val="Normal"/>
    <w:rsid w:val="002108AD"/>
    <w:pPr>
      <w:overflowPunct w:val="0"/>
      <w:autoSpaceDE w:val="0"/>
      <w:autoSpaceDN w:val="0"/>
      <w:adjustRightInd w:val="0"/>
      <w:spacing w:line="240" w:lineRule="auto"/>
      <w:textAlignment w:val="baseline"/>
    </w:pPr>
    <w:rPr>
      <w:rFonts w:ascii="Arial" w:hAnsi="Arial"/>
      <w:sz w:val="20"/>
    </w:rPr>
  </w:style>
  <w:style w:type="paragraph" w:customStyle="1" w:styleId="RegSection">
    <w:name w:val="Reg Section"/>
    <w:basedOn w:val="Normal"/>
    <w:rsid w:val="00AD33E1"/>
    <w:pPr>
      <w:tabs>
        <w:tab w:val="right" w:pos="8640"/>
      </w:tabs>
      <w:spacing w:line="240" w:lineRule="auto"/>
      <w:ind w:left="1080" w:hanging="1080"/>
      <w:jc w:val="both"/>
    </w:pPr>
    <w:rPr>
      <w:rFonts w:ascii="Arial" w:hAnsi="Arial"/>
      <w:sz w:val="20"/>
      <w:szCs w:val="24"/>
    </w:rPr>
  </w:style>
  <w:style w:type="table" w:styleId="TableGrid">
    <w:name w:val="Table Grid"/>
    <w:basedOn w:val="TableNormal"/>
    <w:rsid w:val="004B45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B29A5"/>
    <w:pPr>
      <w:autoSpaceDE w:val="0"/>
      <w:autoSpaceDN w:val="0"/>
      <w:adjustRightInd w:val="0"/>
    </w:pPr>
    <w:rPr>
      <w:color w:val="000000"/>
      <w:sz w:val="24"/>
      <w:szCs w:val="24"/>
    </w:rPr>
  </w:style>
  <w:style w:type="character" w:styleId="CommentReference">
    <w:name w:val="annotation reference"/>
    <w:basedOn w:val="DefaultParagraphFont"/>
    <w:uiPriority w:val="99"/>
    <w:unhideWhenUsed/>
    <w:rsid w:val="00CB3639"/>
    <w:rPr>
      <w:sz w:val="16"/>
      <w:szCs w:val="16"/>
    </w:rPr>
  </w:style>
  <w:style w:type="paragraph" w:styleId="BodyTextIndent2">
    <w:name w:val="Body Text Indent 2"/>
    <w:basedOn w:val="Normal"/>
    <w:link w:val="BodyTextIndent2Char"/>
    <w:uiPriority w:val="99"/>
    <w:rsid w:val="0022445D"/>
    <w:pPr>
      <w:spacing w:after="120" w:line="480" w:lineRule="auto"/>
      <w:ind w:left="360"/>
    </w:pPr>
    <w:rPr>
      <w:rFonts w:ascii="Times New Roman" w:hAnsi="Times New Roman"/>
      <w:szCs w:val="24"/>
    </w:rPr>
  </w:style>
  <w:style w:type="character" w:customStyle="1" w:styleId="BodyTextIndent2Char">
    <w:name w:val="Body Text Indent 2 Char"/>
    <w:basedOn w:val="DefaultParagraphFont"/>
    <w:link w:val="BodyTextIndent2"/>
    <w:uiPriority w:val="99"/>
    <w:rsid w:val="0022445D"/>
    <w:rPr>
      <w:sz w:val="24"/>
      <w:szCs w:val="24"/>
    </w:rPr>
  </w:style>
  <w:style w:type="paragraph" w:styleId="TOC1">
    <w:name w:val="toc 1"/>
    <w:basedOn w:val="Normal"/>
    <w:next w:val="Normal"/>
    <w:autoRedefine/>
    <w:uiPriority w:val="39"/>
    <w:rsid w:val="0022445D"/>
    <w:pPr>
      <w:tabs>
        <w:tab w:val="left" w:pos="720"/>
        <w:tab w:val="right" w:pos="9350"/>
      </w:tabs>
      <w:spacing w:before="300" w:line="300" w:lineRule="atLeast"/>
    </w:pPr>
    <w:rPr>
      <w:rFonts w:ascii="Times New Roman" w:hAnsi="Times New Roman"/>
      <w:szCs w:val="24"/>
    </w:rPr>
  </w:style>
  <w:style w:type="paragraph" w:styleId="TOC2">
    <w:name w:val="toc 2"/>
    <w:basedOn w:val="Normal"/>
    <w:next w:val="Normal"/>
    <w:autoRedefine/>
    <w:uiPriority w:val="39"/>
    <w:rsid w:val="0022445D"/>
    <w:pPr>
      <w:spacing w:line="240" w:lineRule="auto"/>
      <w:ind w:left="240"/>
    </w:pPr>
    <w:rPr>
      <w:rFonts w:ascii="Times New Roman" w:hAnsi="Times New Roman"/>
      <w:szCs w:val="24"/>
    </w:rPr>
  </w:style>
  <w:style w:type="paragraph" w:styleId="TOC3">
    <w:name w:val="toc 3"/>
    <w:basedOn w:val="Normal"/>
    <w:next w:val="Normal"/>
    <w:autoRedefine/>
    <w:uiPriority w:val="39"/>
    <w:rsid w:val="0022445D"/>
    <w:pPr>
      <w:spacing w:line="240" w:lineRule="auto"/>
      <w:ind w:left="480"/>
    </w:pPr>
    <w:rPr>
      <w:rFonts w:ascii="Times New Roman" w:hAnsi="Times New Roman"/>
      <w:szCs w:val="24"/>
    </w:rPr>
  </w:style>
  <w:style w:type="paragraph" w:styleId="Caption">
    <w:name w:val="caption"/>
    <w:basedOn w:val="Normal"/>
    <w:next w:val="Normal"/>
    <w:uiPriority w:val="35"/>
    <w:qFormat/>
    <w:rsid w:val="0022445D"/>
    <w:pPr>
      <w:spacing w:before="300" w:line="300" w:lineRule="atLeast"/>
    </w:pPr>
    <w:rPr>
      <w:rFonts w:ascii="Book Antiqua" w:hAnsi="Book Antiqua"/>
      <w:i/>
      <w:iCs/>
      <w:szCs w:val="24"/>
      <w:u w:val="single"/>
    </w:rPr>
  </w:style>
  <w:style w:type="character" w:styleId="Hyperlink">
    <w:name w:val="Hyperlink"/>
    <w:uiPriority w:val="99"/>
    <w:rsid w:val="0022445D"/>
    <w:rPr>
      <w:color w:val="0000FF"/>
      <w:u w:val="single"/>
    </w:rPr>
  </w:style>
  <w:style w:type="paragraph" w:customStyle="1" w:styleId="Bulletslevel1">
    <w:name w:val="Bullets level 1"/>
    <w:qFormat/>
    <w:rsid w:val="000F70EF"/>
    <w:pPr>
      <w:numPr>
        <w:numId w:val="7"/>
      </w:numPr>
      <w:spacing w:after="200" w:line="276" w:lineRule="auto"/>
    </w:pPr>
    <w:rPr>
      <w:rFonts w:ascii="Segoe UI" w:eastAsiaTheme="minorHAnsi" w:hAnsi="Segoe UI" w:cs="Segoe UI"/>
    </w:rPr>
  </w:style>
  <w:style w:type="paragraph" w:customStyle="1" w:styleId="Bulletslevel2">
    <w:name w:val="Bullets level 2"/>
    <w:basedOn w:val="Bulletslevel1"/>
    <w:qFormat/>
    <w:rsid w:val="000F70EF"/>
    <w:pPr>
      <w:numPr>
        <w:ilvl w:val="1"/>
      </w:numPr>
    </w:pPr>
  </w:style>
  <w:style w:type="paragraph" w:customStyle="1" w:styleId="Bulletslevel3">
    <w:name w:val="Bullets level 3"/>
    <w:basedOn w:val="Bulletslevel2"/>
    <w:qFormat/>
    <w:rsid w:val="000F70EF"/>
    <w:pPr>
      <w:numPr>
        <w:ilvl w:val="2"/>
      </w:numPr>
    </w:pPr>
  </w:style>
  <w:style w:type="paragraph" w:customStyle="1" w:styleId="Equation">
    <w:name w:val="Equation"/>
    <w:basedOn w:val="Normal"/>
    <w:qFormat/>
    <w:rsid w:val="000F70EF"/>
    <w:pPr>
      <w:spacing w:after="240" w:line="276" w:lineRule="auto"/>
      <w:ind w:left="720"/>
    </w:pPr>
    <w:rPr>
      <w:rFonts w:ascii="Segoe UI" w:eastAsiaTheme="minorHAnsi" w:hAnsi="Segoe UI" w:cs="Segoe UI"/>
      <w:sz w:val="20"/>
    </w:rPr>
  </w:style>
  <w:style w:type="paragraph" w:styleId="TOC7">
    <w:name w:val="toc 7"/>
    <w:basedOn w:val="Normal"/>
    <w:next w:val="Normal"/>
    <w:autoRedefine/>
    <w:uiPriority w:val="39"/>
    <w:semiHidden/>
    <w:unhideWhenUsed/>
    <w:rsid w:val="00061E46"/>
    <w:pPr>
      <w:spacing w:after="100"/>
      <w:ind w:left="1440"/>
    </w:pPr>
  </w:style>
  <w:style w:type="paragraph" w:styleId="BodyTextIndent3">
    <w:name w:val="Body Text Indent 3"/>
    <w:basedOn w:val="Normal"/>
    <w:link w:val="BodyTextIndent3Char"/>
    <w:uiPriority w:val="99"/>
    <w:semiHidden/>
    <w:unhideWhenUsed/>
    <w:rsid w:val="000B334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B3340"/>
    <w:rPr>
      <w:rFonts w:ascii="Bookman" w:hAnsi="Bookman"/>
      <w:sz w:val="16"/>
      <w:szCs w:val="16"/>
    </w:rPr>
  </w:style>
  <w:style w:type="paragraph" w:styleId="Index4">
    <w:name w:val="index 4"/>
    <w:basedOn w:val="Normal"/>
    <w:next w:val="Normal"/>
    <w:autoRedefine/>
    <w:uiPriority w:val="99"/>
    <w:semiHidden/>
    <w:rsid w:val="00095304"/>
    <w:pPr>
      <w:widowControl w:val="0"/>
      <w:tabs>
        <w:tab w:val="right" w:leader="dot" w:pos="4320"/>
      </w:tabs>
      <w:spacing w:line="240" w:lineRule="auto"/>
      <w:ind w:left="960" w:hanging="240"/>
      <w:jc w:val="center"/>
    </w:pPr>
    <w:rPr>
      <w:rFonts w:ascii="Times New Roman" w:hAnsi="Times New Roman"/>
    </w:rPr>
  </w:style>
  <w:style w:type="paragraph" w:customStyle="1" w:styleId="12space">
    <w:name w:val="1.2 space"/>
    <w:basedOn w:val="Normal"/>
    <w:qFormat/>
    <w:rsid w:val="003A5FE8"/>
    <w:pPr>
      <w:spacing w:after="240" w:line="288" w:lineRule="exact"/>
    </w:pPr>
    <w:rPr>
      <w:rFonts w:ascii="Times" w:eastAsiaTheme="minorHAnsi" w:hAnsi="Times" w:cstheme="minorBidi"/>
      <w:sz w:val="22"/>
      <w:szCs w:val="22"/>
    </w:rPr>
  </w:style>
  <w:style w:type="paragraph" w:customStyle="1" w:styleId="12spaceindent">
    <w:name w:val="1.2 space indent"/>
    <w:basedOn w:val="12space"/>
    <w:qFormat/>
    <w:rsid w:val="003A5FE8"/>
    <w:pPr>
      <w:ind w:left="720" w:hanging="720"/>
    </w:pPr>
  </w:style>
  <w:style w:type="paragraph" w:customStyle="1" w:styleId="1stindent">
    <w:name w:val="1st indent"/>
    <w:basedOn w:val="12spaceindent"/>
    <w:rsid w:val="003A5FE8"/>
    <w:pPr>
      <w:spacing w:line="240" w:lineRule="exact"/>
      <w:ind w:left="360" w:firstLine="0"/>
    </w:pPr>
  </w:style>
  <w:style w:type="paragraph" w:customStyle="1" w:styleId="2ndindent">
    <w:name w:val="2nd indent"/>
    <w:basedOn w:val="1stindent"/>
    <w:rsid w:val="003A5FE8"/>
    <w:pPr>
      <w:ind w:left="720"/>
    </w:pPr>
  </w:style>
  <w:style w:type="paragraph" w:customStyle="1" w:styleId="3rdindent">
    <w:name w:val="3rd indent"/>
    <w:basedOn w:val="2ndindent"/>
    <w:rsid w:val="003A5FE8"/>
    <w:pPr>
      <w:ind w:left="1080"/>
    </w:pPr>
  </w:style>
  <w:style w:type="paragraph" w:styleId="TOC4">
    <w:name w:val="toc 4"/>
    <w:basedOn w:val="TOC3"/>
    <w:uiPriority w:val="39"/>
    <w:unhideWhenUsed/>
    <w:rsid w:val="003A5FE8"/>
    <w:pPr>
      <w:tabs>
        <w:tab w:val="right" w:leader="dot" w:pos="8640"/>
      </w:tabs>
      <w:suppressAutoHyphens/>
      <w:ind w:left="2520" w:right="720" w:hanging="803"/>
    </w:pPr>
    <w:rPr>
      <w:rFonts w:ascii="Arial" w:eastAsiaTheme="minorHAnsi" w:hAnsi="Arial" w:cstheme="minorBidi"/>
      <w:noProof/>
      <w:sz w:val="21"/>
      <w:szCs w:val="22"/>
    </w:rPr>
  </w:style>
  <w:style w:type="paragraph" w:styleId="ListBullet">
    <w:name w:val="List Bullet"/>
    <w:basedOn w:val="Normal"/>
    <w:uiPriority w:val="99"/>
    <w:qFormat/>
    <w:rsid w:val="003A5FE8"/>
    <w:pPr>
      <w:numPr>
        <w:numId w:val="15"/>
      </w:numPr>
      <w:suppressAutoHyphens/>
      <w:spacing w:after="240" w:line="240" w:lineRule="auto"/>
      <w:ind w:left="360"/>
    </w:pPr>
    <w:rPr>
      <w:rFonts w:ascii="Times" w:eastAsiaTheme="minorHAnsi" w:hAnsi="Times" w:cstheme="minorBidi"/>
      <w:sz w:val="22"/>
      <w:szCs w:val="22"/>
    </w:rPr>
  </w:style>
  <w:style w:type="paragraph" w:styleId="ListBullet2">
    <w:name w:val="List Bullet 2"/>
    <w:basedOn w:val="ListBullet"/>
    <w:uiPriority w:val="99"/>
    <w:qFormat/>
    <w:rsid w:val="003A5FE8"/>
    <w:pPr>
      <w:numPr>
        <w:numId w:val="16"/>
      </w:numPr>
      <w:ind w:left="720"/>
    </w:pPr>
  </w:style>
  <w:style w:type="paragraph" w:styleId="ListBullet4">
    <w:name w:val="List Bullet 4"/>
    <w:basedOn w:val="ListBullet3"/>
    <w:uiPriority w:val="99"/>
    <w:rsid w:val="003A5FE8"/>
    <w:pPr>
      <w:numPr>
        <w:numId w:val="18"/>
      </w:numPr>
      <w:suppressAutoHyphens/>
      <w:spacing w:after="240"/>
      <w:ind w:left="1440"/>
    </w:pPr>
    <w:rPr>
      <w:rFonts w:ascii="Times" w:eastAsiaTheme="minorHAnsi" w:hAnsi="Times" w:cstheme="minorBidi"/>
      <w:sz w:val="22"/>
      <w:szCs w:val="22"/>
    </w:rPr>
  </w:style>
  <w:style w:type="paragraph" w:styleId="ListBullet5">
    <w:name w:val="List Bullet 5"/>
    <w:basedOn w:val="ListBullet4"/>
    <w:uiPriority w:val="99"/>
    <w:rsid w:val="003A5FE8"/>
    <w:pPr>
      <w:numPr>
        <w:numId w:val="9"/>
      </w:numPr>
      <w:ind w:left="1800"/>
    </w:pPr>
  </w:style>
  <w:style w:type="paragraph" w:styleId="Bibliography">
    <w:name w:val="Bibliography"/>
    <w:basedOn w:val="Normal"/>
    <w:uiPriority w:val="37"/>
    <w:qFormat/>
    <w:rsid w:val="003A5FE8"/>
    <w:pPr>
      <w:spacing w:after="240" w:line="240" w:lineRule="auto"/>
      <w:ind w:left="547" w:hanging="547"/>
    </w:pPr>
    <w:rPr>
      <w:rFonts w:ascii="Times" w:eastAsiaTheme="minorHAnsi" w:hAnsi="Times" w:cstheme="minorBidi"/>
      <w:sz w:val="22"/>
      <w:szCs w:val="22"/>
    </w:rPr>
  </w:style>
  <w:style w:type="paragraph" w:styleId="BlockText">
    <w:name w:val="Block Text"/>
    <w:basedOn w:val="1stindent"/>
    <w:uiPriority w:val="99"/>
    <w:semiHidden/>
    <w:rsid w:val="003A5FE8"/>
    <w:pPr>
      <w:spacing w:line="240" w:lineRule="auto"/>
      <w:ind w:left="893" w:right="1440"/>
    </w:pPr>
    <w:rPr>
      <w:rFonts w:eastAsiaTheme="minorEastAsia"/>
      <w:i/>
      <w:iCs/>
    </w:rPr>
  </w:style>
  <w:style w:type="character" w:customStyle="1" w:styleId="BodyTextFirstIndentChar">
    <w:name w:val="Body Text First Indent Char"/>
    <w:basedOn w:val="BodyTextChar"/>
    <w:link w:val="BodyTextFirstIndent"/>
    <w:uiPriority w:val="99"/>
    <w:semiHidden/>
    <w:rsid w:val="003A5FE8"/>
    <w:rPr>
      <w:rFonts w:ascii="Times" w:eastAsiaTheme="minorHAnsi" w:hAnsi="Times" w:cstheme="minorBidi"/>
      <w:sz w:val="22"/>
      <w:szCs w:val="22"/>
    </w:rPr>
  </w:style>
  <w:style w:type="paragraph" w:styleId="BodyTextFirstIndent">
    <w:name w:val="Body Text First Indent"/>
    <w:basedOn w:val="1stindent"/>
    <w:link w:val="BodyTextFirstIndentChar"/>
    <w:uiPriority w:val="99"/>
    <w:semiHidden/>
    <w:rsid w:val="003A5FE8"/>
  </w:style>
  <w:style w:type="character" w:customStyle="1" w:styleId="BodyTextFirstIndent2Char">
    <w:name w:val="Body Text First Indent 2 Char"/>
    <w:basedOn w:val="BodyTextIndentChar"/>
    <w:link w:val="BodyTextFirstIndent2"/>
    <w:uiPriority w:val="99"/>
    <w:semiHidden/>
    <w:rsid w:val="003A5FE8"/>
    <w:rPr>
      <w:rFonts w:ascii="Times" w:eastAsiaTheme="minorHAnsi" w:hAnsi="Times" w:cstheme="minorBidi"/>
      <w:sz w:val="22"/>
      <w:szCs w:val="22"/>
    </w:rPr>
  </w:style>
  <w:style w:type="paragraph" w:styleId="BodyTextFirstIndent2">
    <w:name w:val="Body Text First Indent 2"/>
    <w:basedOn w:val="2ndindent"/>
    <w:link w:val="BodyTextFirstIndent2Char"/>
    <w:uiPriority w:val="99"/>
    <w:semiHidden/>
    <w:rsid w:val="003A5FE8"/>
  </w:style>
  <w:style w:type="character" w:styleId="EndnoteReference">
    <w:name w:val="endnote reference"/>
    <w:basedOn w:val="DefaultParagraphFont"/>
    <w:uiPriority w:val="99"/>
    <w:rsid w:val="003A5FE8"/>
    <w:rPr>
      <w:position w:val="6"/>
      <w:sz w:val="16"/>
      <w:vertAlign w:val="baseline"/>
    </w:rPr>
  </w:style>
  <w:style w:type="paragraph" w:customStyle="1" w:styleId="Header2ndline">
    <w:name w:val="Header 2nd line"/>
    <w:basedOn w:val="Header"/>
    <w:rsid w:val="003A5FE8"/>
    <w:pPr>
      <w:tabs>
        <w:tab w:val="clear" w:pos="4320"/>
        <w:tab w:val="clear" w:pos="8640"/>
        <w:tab w:val="center" w:pos="4680"/>
        <w:tab w:val="right" w:pos="9360"/>
      </w:tabs>
      <w:spacing w:line="240" w:lineRule="auto"/>
    </w:pPr>
    <w:rPr>
      <w:rFonts w:ascii="Arial" w:eastAsiaTheme="minorHAnsi" w:hAnsi="Arial" w:cstheme="minorBidi"/>
      <w:sz w:val="15"/>
      <w:szCs w:val="15"/>
    </w:rPr>
  </w:style>
  <w:style w:type="paragraph" w:customStyle="1" w:styleId="Footernotice">
    <w:name w:val="Footer notice"/>
    <w:basedOn w:val="Footer"/>
    <w:rsid w:val="003A5FE8"/>
    <w:pPr>
      <w:spacing w:line="168" w:lineRule="exact"/>
      <w:jc w:val="center"/>
    </w:pPr>
    <w:rPr>
      <w:rFonts w:ascii="Arial" w:eastAsiaTheme="minorHAnsi" w:hAnsi="Arial" w:cstheme="minorBidi"/>
      <w:b/>
      <w:i/>
      <w:sz w:val="18"/>
      <w:szCs w:val="18"/>
    </w:rPr>
  </w:style>
  <w:style w:type="character" w:styleId="IntenseEmphasis">
    <w:name w:val="Intense Emphasis"/>
    <w:basedOn w:val="DefaultParagraphFont"/>
    <w:uiPriority w:val="21"/>
    <w:rsid w:val="003A5FE8"/>
    <w:rPr>
      <w:b/>
      <w:bCs/>
      <w:i/>
      <w:iCs/>
      <w:color w:val="auto"/>
    </w:rPr>
  </w:style>
  <w:style w:type="paragraph" w:styleId="IntenseQuote">
    <w:name w:val="Intense Quote"/>
    <w:basedOn w:val="Normal"/>
    <w:next w:val="Normal"/>
    <w:link w:val="IntenseQuoteChar"/>
    <w:uiPriority w:val="30"/>
    <w:rsid w:val="003A5FE8"/>
    <w:pPr>
      <w:spacing w:before="200" w:after="280" w:line="240" w:lineRule="auto"/>
      <w:ind w:left="936" w:right="936"/>
    </w:pPr>
    <w:rPr>
      <w:rFonts w:ascii="Times" w:eastAsiaTheme="minorHAnsi" w:hAnsi="Times" w:cstheme="minorBidi"/>
      <w:b/>
      <w:bCs/>
      <w:i/>
      <w:iCs/>
      <w:sz w:val="22"/>
      <w:szCs w:val="22"/>
    </w:rPr>
  </w:style>
  <w:style w:type="character" w:customStyle="1" w:styleId="IntenseQuoteChar">
    <w:name w:val="Intense Quote Char"/>
    <w:basedOn w:val="DefaultParagraphFont"/>
    <w:link w:val="IntenseQuote"/>
    <w:uiPriority w:val="30"/>
    <w:rsid w:val="003A5FE8"/>
    <w:rPr>
      <w:rFonts w:ascii="Times" w:eastAsiaTheme="minorHAnsi" w:hAnsi="Times" w:cstheme="minorBidi"/>
      <w:b/>
      <w:bCs/>
      <w:i/>
      <w:iCs/>
      <w:sz w:val="22"/>
      <w:szCs w:val="22"/>
    </w:rPr>
  </w:style>
  <w:style w:type="character" w:styleId="IntenseReference">
    <w:name w:val="Intense Reference"/>
    <w:basedOn w:val="DefaultParagraphFont"/>
    <w:uiPriority w:val="32"/>
    <w:rsid w:val="003A5FE8"/>
    <w:rPr>
      <w:b/>
      <w:bCs/>
      <w:smallCaps/>
      <w:color w:val="auto"/>
      <w:spacing w:val="5"/>
      <w:u w:val="none"/>
    </w:rPr>
  </w:style>
  <w:style w:type="paragraph" w:styleId="ListNumber">
    <w:name w:val="List Number"/>
    <w:basedOn w:val="Normal"/>
    <w:uiPriority w:val="99"/>
    <w:rsid w:val="003A5FE8"/>
    <w:pPr>
      <w:numPr>
        <w:numId w:val="10"/>
      </w:numPr>
      <w:suppressAutoHyphens/>
      <w:spacing w:after="240" w:line="240" w:lineRule="auto"/>
    </w:pPr>
    <w:rPr>
      <w:rFonts w:ascii="Times" w:eastAsiaTheme="minorHAnsi" w:hAnsi="Times" w:cstheme="minorBidi"/>
      <w:sz w:val="22"/>
      <w:szCs w:val="22"/>
    </w:rPr>
  </w:style>
  <w:style w:type="paragraph" w:styleId="ListNumber2">
    <w:name w:val="List Number 2"/>
    <w:basedOn w:val="ListNumber"/>
    <w:uiPriority w:val="99"/>
    <w:rsid w:val="003A5FE8"/>
    <w:pPr>
      <w:numPr>
        <w:numId w:val="11"/>
      </w:numPr>
    </w:pPr>
  </w:style>
  <w:style w:type="paragraph" w:styleId="ListNumber3">
    <w:name w:val="List Number 3"/>
    <w:basedOn w:val="ListNumber2"/>
    <w:uiPriority w:val="99"/>
    <w:rsid w:val="003A5FE8"/>
    <w:pPr>
      <w:numPr>
        <w:numId w:val="12"/>
      </w:numPr>
    </w:pPr>
  </w:style>
  <w:style w:type="paragraph" w:styleId="ListNumber4">
    <w:name w:val="List Number 4"/>
    <w:basedOn w:val="ListNumber3"/>
    <w:uiPriority w:val="99"/>
    <w:rsid w:val="003A5FE8"/>
    <w:pPr>
      <w:numPr>
        <w:numId w:val="13"/>
      </w:numPr>
    </w:pPr>
  </w:style>
  <w:style w:type="paragraph" w:styleId="ListNumber5">
    <w:name w:val="List Number 5"/>
    <w:basedOn w:val="ListNumber4"/>
    <w:uiPriority w:val="99"/>
    <w:rsid w:val="003A5FE8"/>
    <w:pPr>
      <w:numPr>
        <w:numId w:val="14"/>
      </w:numPr>
    </w:pPr>
  </w:style>
  <w:style w:type="paragraph" w:styleId="Quote">
    <w:name w:val="Quote"/>
    <w:basedOn w:val="BlockText"/>
    <w:next w:val="Normal"/>
    <w:link w:val="QuoteChar"/>
    <w:uiPriority w:val="29"/>
    <w:qFormat/>
    <w:rsid w:val="003A5FE8"/>
    <w:pPr>
      <w:ind w:left="720" w:right="720"/>
    </w:pPr>
  </w:style>
  <w:style w:type="character" w:customStyle="1" w:styleId="QuoteChar">
    <w:name w:val="Quote Char"/>
    <w:basedOn w:val="DefaultParagraphFont"/>
    <w:link w:val="Quote"/>
    <w:uiPriority w:val="29"/>
    <w:rsid w:val="003A5FE8"/>
    <w:rPr>
      <w:rFonts w:ascii="Times" w:eastAsiaTheme="minorEastAsia" w:hAnsi="Times" w:cstheme="minorBidi"/>
      <w:i/>
      <w:iCs/>
      <w:sz w:val="22"/>
      <w:szCs w:val="22"/>
    </w:rPr>
  </w:style>
  <w:style w:type="paragraph" w:customStyle="1" w:styleId="Impactstatement">
    <w:name w:val="Impact statement"/>
    <w:basedOn w:val="12space"/>
    <w:rsid w:val="003A5FE8"/>
    <w:pPr>
      <w:keepNext/>
      <w:keepLines/>
      <w:spacing w:line="240" w:lineRule="auto"/>
    </w:pPr>
    <w:rPr>
      <w:b/>
    </w:rPr>
  </w:style>
  <w:style w:type="paragraph" w:customStyle="1" w:styleId="Figure">
    <w:name w:val="Figure"/>
    <w:basedOn w:val="Normal"/>
    <w:qFormat/>
    <w:rsid w:val="003A5FE8"/>
    <w:pPr>
      <w:spacing w:after="240" w:line="240" w:lineRule="auto"/>
      <w:jc w:val="center"/>
    </w:pPr>
    <w:rPr>
      <w:rFonts w:ascii="Arial" w:hAnsi="Arial"/>
      <w:b/>
      <w:sz w:val="22"/>
    </w:rPr>
  </w:style>
  <w:style w:type="paragraph" w:customStyle="1" w:styleId="Mitigation">
    <w:name w:val="Mitigation"/>
    <w:basedOn w:val="Normal"/>
    <w:rsid w:val="003A5FE8"/>
    <w:pPr>
      <w:spacing w:after="240" w:line="240" w:lineRule="auto"/>
      <w:ind w:left="720"/>
    </w:pPr>
    <w:rPr>
      <w:rFonts w:ascii="Times" w:hAnsi="Times"/>
      <w:sz w:val="22"/>
    </w:rPr>
  </w:style>
  <w:style w:type="paragraph" w:customStyle="1" w:styleId="Tablecolumnheading">
    <w:name w:val="Table column heading"/>
    <w:basedOn w:val="Normal"/>
    <w:rsid w:val="003A5FE8"/>
    <w:pPr>
      <w:keepNext/>
      <w:spacing w:before="120" w:after="120" w:line="240" w:lineRule="auto"/>
    </w:pPr>
    <w:rPr>
      <w:rFonts w:ascii="Arial" w:hAnsi="Arial"/>
      <w:b/>
      <w:sz w:val="16"/>
    </w:rPr>
  </w:style>
  <w:style w:type="paragraph" w:customStyle="1" w:styleId="Tablefootnote">
    <w:name w:val="Table footnote"/>
    <w:basedOn w:val="Normal"/>
    <w:link w:val="TablefootnoteChar"/>
    <w:rsid w:val="003A5FE8"/>
    <w:pPr>
      <w:spacing w:line="240" w:lineRule="auto"/>
    </w:pPr>
    <w:rPr>
      <w:rFonts w:ascii="Arial" w:hAnsi="Arial"/>
      <w:position w:val="6"/>
      <w:sz w:val="13"/>
      <w:szCs w:val="22"/>
    </w:rPr>
  </w:style>
  <w:style w:type="character" w:customStyle="1" w:styleId="TablefootnoteChar">
    <w:name w:val="Table footnote Char"/>
    <w:basedOn w:val="DefaultParagraphFont"/>
    <w:link w:val="Tablefootnote"/>
    <w:rsid w:val="003A5FE8"/>
    <w:rPr>
      <w:rFonts w:ascii="Arial" w:hAnsi="Arial"/>
      <w:position w:val="6"/>
      <w:sz w:val="13"/>
      <w:szCs w:val="22"/>
    </w:rPr>
  </w:style>
  <w:style w:type="paragraph" w:customStyle="1" w:styleId="Tablefootnotesourceline">
    <w:name w:val="Table footnote source line"/>
    <w:basedOn w:val="Tabletext"/>
    <w:next w:val="TableSource"/>
    <w:semiHidden/>
    <w:rsid w:val="003A5FE8"/>
    <w:pPr>
      <w:pBdr>
        <w:bottom w:val="single" w:sz="2" w:space="1" w:color="auto"/>
      </w:pBdr>
      <w:ind w:right="6480"/>
    </w:pPr>
    <w:rPr>
      <w:sz w:val="14"/>
      <w:szCs w:val="14"/>
    </w:rPr>
  </w:style>
  <w:style w:type="paragraph" w:customStyle="1" w:styleId="Tabletext">
    <w:name w:val="Table text"/>
    <w:basedOn w:val="Normal"/>
    <w:link w:val="TabletextChar1"/>
    <w:rsid w:val="003A5FE8"/>
    <w:pPr>
      <w:spacing w:before="60" w:after="60" w:line="240" w:lineRule="auto"/>
    </w:pPr>
    <w:rPr>
      <w:rFonts w:ascii="Arial" w:hAnsi="Arial"/>
      <w:sz w:val="16"/>
    </w:rPr>
  </w:style>
  <w:style w:type="character" w:customStyle="1" w:styleId="TabletextChar1">
    <w:name w:val="Table text Char1"/>
    <w:link w:val="Tabletext"/>
    <w:rsid w:val="003A5FE8"/>
    <w:rPr>
      <w:rFonts w:ascii="Arial" w:hAnsi="Arial"/>
      <w:sz w:val="16"/>
    </w:rPr>
  </w:style>
  <w:style w:type="paragraph" w:customStyle="1" w:styleId="TableSource">
    <w:name w:val="Table Source"/>
    <w:basedOn w:val="Normal"/>
    <w:rsid w:val="003A5FE8"/>
    <w:pPr>
      <w:spacing w:before="60" w:after="60" w:line="240" w:lineRule="auto"/>
    </w:pPr>
    <w:rPr>
      <w:rFonts w:ascii="Arial" w:hAnsi="Arial"/>
      <w:sz w:val="14"/>
      <w:szCs w:val="14"/>
    </w:rPr>
  </w:style>
  <w:style w:type="paragraph" w:customStyle="1" w:styleId="Tablefootnotetext">
    <w:name w:val="Table footnote text"/>
    <w:basedOn w:val="Normal"/>
    <w:rsid w:val="003A5FE8"/>
    <w:pPr>
      <w:spacing w:line="240" w:lineRule="auto"/>
      <w:ind w:left="187" w:hanging="187"/>
    </w:pPr>
    <w:rPr>
      <w:rFonts w:ascii="Arial" w:hAnsi="Arial"/>
      <w:sz w:val="14"/>
    </w:rPr>
  </w:style>
  <w:style w:type="paragraph" w:customStyle="1" w:styleId="TableNoTitle">
    <w:name w:val="Table No./Title"/>
    <w:basedOn w:val="Normal"/>
    <w:link w:val="TableNoTitleChar1"/>
    <w:rsid w:val="003A5FE8"/>
    <w:pPr>
      <w:keepNext/>
      <w:spacing w:after="120" w:line="240" w:lineRule="auto"/>
      <w:jc w:val="center"/>
    </w:pPr>
    <w:rPr>
      <w:rFonts w:ascii="Arial" w:hAnsi="Arial"/>
      <w:b/>
      <w:smallCaps/>
      <w:sz w:val="19"/>
      <w:szCs w:val="18"/>
    </w:rPr>
  </w:style>
  <w:style w:type="character" w:customStyle="1" w:styleId="TableNoTitleChar1">
    <w:name w:val="Table No./Title Char1"/>
    <w:link w:val="TableNoTitle"/>
    <w:rsid w:val="003A5FE8"/>
    <w:rPr>
      <w:rFonts w:ascii="Arial" w:hAnsi="Arial"/>
      <w:b/>
      <w:smallCaps/>
      <w:sz w:val="19"/>
      <w:szCs w:val="18"/>
    </w:rPr>
  </w:style>
  <w:style w:type="paragraph" w:customStyle="1" w:styleId="Tablerowheading">
    <w:name w:val="Table row heading"/>
    <w:basedOn w:val="Normal"/>
    <w:rsid w:val="003A5FE8"/>
    <w:pPr>
      <w:keepNext/>
      <w:spacing w:before="60" w:after="60" w:line="240" w:lineRule="auto"/>
    </w:pPr>
    <w:rPr>
      <w:rFonts w:ascii="Arial Narrow" w:hAnsi="Arial Narrow"/>
      <w:b/>
      <w:sz w:val="18"/>
      <w:szCs w:val="18"/>
    </w:rPr>
  </w:style>
  <w:style w:type="paragraph" w:customStyle="1" w:styleId="Tableclosingborder">
    <w:name w:val="Table closing border"/>
    <w:basedOn w:val="TableSource"/>
    <w:next w:val="12space"/>
    <w:rsid w:val="003A5FE8"/>
    <w:pPr>
      <w:pBdr>
        <w:bottom w:val="single" w:sz="2" w:space="1" w:color="auto"/>
      </w:pBdr>
      <w:spacing w:after="480"/>
    </w:pPr>
  </w:style>
  <w:style w:type="paragraph" w:styleId="TableofFigures">
    <w:name w:val="table of figures"/>
    <w:basedOn w:val="Normal"/>
    <w:uiPriority w:val="99"/>
    <w:rsid w:val="003A5FE8"/>
    <w:pPr>
      <w:tabs>
        <w:tab w:val="left" w:pos="720"/>
        <w:tab w:val="right" w:leader="dot" w:pos="8640"/>
      </w:tabs>
      <w:spacing w:line="240" w:lineRule="auto"/>
      <w:ind w:left="907" w:right="720" w:hanging="907"/>
    </w:pPr>
    <w:rPr>
      <w:rFonts w:ascii="Arial" w:eastAsiaTheme="minorHAnsi" w:hAnsi="Arial" w:cstheme="minorBidi"/>
      <w:sz w:val="21"/>
      <w:szCs w:val="22"/>
    </w:rPr>
  </w:style>
  <w:style w:type="paragraph" w:customStyle="1" w:styleId="AppendixNumber">
    <w:name w:val="Appendix Number"/>
    <w:basedOn w:val="Normal"/>
    <w:next w:val="AppendixTitle"/>
    <w:rsid w:val="003A5FE8"/>
    <w:pPr>
      <w:pageBreakBefore/>
      <w:spacing w:before="3240" w:line="240" w:lineRule="auto"/>
      <w:ind w:left="1886"/>
    </w:pPr>
    <w:rPr>
      <w:rFonts w:ascii="Helvetica Neue" w:eastAsiaTheme="minorHAnsi" w:hAnsi="Helvetica Neue" w:cstheme="minorBidi"/>
      <w:sz w:val="56"/>
      <w:szCs w:val="56"/>
    </w:rPr>
  </w:style>
  <w:style w:type="paragraph" w:customStyle="1" w:styleId="AppendixTitle">
    <w:name w:val="Appendix Title"/>
    <w:basedOn w:val="Normal"/>
    <w:next w:val="AppendixNumber"/>
    <w:rsid w:val="003A5FE8"/>
    <w:pPr>
      <w:spacing w:before="70" w:line="240" w:lineRule="auto"/>
      <w:ind w:left="1886"/>
    </w:pPr>
    <w:rPr>
      <w:rFonts w:ascii="Helvetica Neue" w:eastAsiaTheme="minorHAnsi" w:hAnsi="Helvetica Neue" w:cstheme="minorBidi"/>
      <w:b/>
      <w:sz w:val="44"/>
      <w:szCs w:val="44"/>
    </w:rPr>
  </w:style>
  <w:style w:type="paragraph" w:customStyle="1" w:styleId="SignificanceAfterMitigation">
    <w:name w:val="Significance After Mitigation"/>
    <w:basedOn w:val="Mitigation"/>
    <w:rsid w:val="003A5FE8"/>
  </w:style>
  <w:style w:type="paragraph" w:customStyle="1" w:styleId="TOCPage">
    <w:name w:val="TOC Page"/>
    <w:basedOn w:val="Normal"/>
    <w:next w:val="Normal"/>
    <w:rsid w:val="003A5FE8"/>
    <w:pPr>
      <w:spacing w:line="240" w:lineRule="auto"/>
      <w:jc w:val="right"/>
    </w:pPr>
    <w:rPr>
      <w:rFonts w:ascii="Arial" w:eastAsiaTheme="minorHAnsi" w:hAnsi="Arial" w:cs="Arial"/>
      <w:sz w:val="21"/>
      <w:szCs w:val="22"/>
      <w:u w:val="single"/>
    </w:rPr>
  </w:style>
  <w:style w:type="paragraph" w:customStyle="1" w:styleId="TOCReportTitle">
    <w:name w:val="TOC Report Title"/>
    <w:basedOn w:val="Heading2"/>
    <w:next w:val="TOCPage"/>
    <w:qFormat/>
    <w:rsid w:val="003A5FE8"/>
    <w:pPr>
      <w:keepLines/>
      <w:tabs>
        <w:tab w:val="clear" w:pos="1800"/>
        <w:tab w:val="clear" w:pos="2880"/>
        <w:tab w:val="clear" w:pos="3780"/>
      </w:tabs>
      <w:spacing w:after="600" w:line="460" w:lineRule="exact"/>
      <w:ind w:left="0"/>
    </w:pPr>
    <w:rPr>
      <w:rFonts w:ascii="Arial Unicode MS" w:eastAsiaTheme="majorEastAsia" w:hAnsi="Arial Unicode MS" w:cstheme="majorBidi"/>
      <w:b w:val="0"/>
      <w:bCs/>
      <w:sz w:val="42"/>
      <w:szCs w:val="26"/>
    </w:rPr>
  </w:style>
  <w:style w:type="paragraph" w:customStyle="1" w:styleId="TOCTableofContents">
    <w:name w:val="TOC_Table of Contents"/>
    <w:basedOn w:val="Normal"/>
    <w:next w:val="TOCReportTitle"/>
    <w:qFormat/>
    <w:rsid w:val="003A5FE8"/>
    <w:pPr>
      <w:pBdr>
        <w:bottom w:val="single" w:sz="6" w:space="1" w:color="auto"/>
      </w:pBdr>
      <w:spacing w:before="960" w:line="240" w:lineRule="auto"/>
    </w:pPr>
    <w:rPr>
      <w:rFonts w:ascii="Arial" w:eastAsiaTheme="minorHAnsi" w:hAnsi="Arial" w:cs="Arial"/>
      <w:b/>
      <w:caps/>
      <w:sz w:val="40"/>
      <w:szCs w:val="40"/>
    </w:rPr>
  </w:style>
  <w:style w:type="paragraph" w:customStyle="1" w:styleId="ResponsestoComments">
    <w:name w:val="Responses to Comments"/>
    <w:basedOn w:val="12space"/>
    <w:qFormat/>
    <w:rsid w:val="003A5FE8"/>
    <w:pPr>
      <w:ind w:left="720" w:hanging="720"/>
    </w:pPr>
  </w:style>
  <w:style w:type="paragraph" w:customStyle="1" w:styleId="1space">
    <w:name w:val="1 space"/>
    <w:basedOn w:val="Normal"/>
    <w:qFormat/>
    <w:rsid w:val="003A5FE8"/>
    <w:pPr>
      <w:spacing w:after="240" w:line="240" w:lineRule="auto"/>
    </w:pPr>
    <w:rPr>
      <w:rFonts w:ascii="Times" w:eastAsiaTheme="minorHAnsi" w:hAnsi="Times" w:cstheme="minorBidi"/>
      <w:sz w:val="22"/>
      <w:szCs w:val="22"/>
    </w:rPr>
  </w:style>
  <w:style w:type="paragraph" w:customStyle="1" w:styleId="GoalsPoliciesObjectives1stlevel">
    <w:name w:val="Goals Policies Objectives 1st level"/>
    <w:basedOn w:val="Normal"/>
    <w:qFormat/>
    <w:rsid w:val="003A5FE8"/>
    <w:pPr>
      <w:spacing w:after="240"/>
      <w:ind w:left="360"/>
    </w:pPr>
    <w:rPr>
      <w:rFonts w:ascii="Times" w:eastAsiaTheme="minorHAnsi" w:hAnsi="Times" w:cstheme="minorBidi"/>
      <w:sz w:val="22"/>
      <w:szCs w:val="22"/>
    </w:rPr>
  </w:style>
  <w:style w:type="paragraph" w:customStyle="1" w:styleId="GoalsPoliciesObjectives2ndlevel">
    <w:name w:val="Goals Policies Objectives 2nd level"/>
    <w:basedOn w:val="GoalsPoliciesObjectives1stlevel"/>
    <w:qFormat/>
    <w:rsid w:val="003A5FE8"/>
    <w:pPr>
      <w:ind w:left="720"/>
    </w:pPr>
  </w:style>
  <w:style w:type="paragraph" w:customStyle="1" w:styleId="GoalsPoliciesObjectives3rdlevel">
    <w:name w:val="Goals Policies Objectives 3rd level"/>
    <w:basedOn w:val="GoalsPoliciesObjectives2ndlevel"/>
    <w:qFormat/>
    <w:rsid w:val="003A5FE8"/>
    <w:pPr>
      <w:ind w:left="1080"/>
    </w:pPr>
  </w:style>
  <w:style w:type="paragraph" w:customStyle="1" w:styleId="Mitigationbulletindent">
    <w:name w:val="Mitigation bullet indent"/>
    <w:basedOn w:val="Mitigation"/>
    <w:qFormat/>
    <w:rsid w:val="003A5FE8"/>
    <w:pPr>
      <w:numPr>
        <w:numId w:val="17"/>
      </w:numPr>
    </w:pPr>
  </w:style>
  <w:style w:type="paragraph" w:customStyle="1" w:styleId="SignificanceafterMitigation0">
    <w:name w:val="Significance after Mitigation"/>
    <w:basedOn w:val="Mitigation"/>
    <w:rsid w:val="003A5FE8"/>
  </w:style>
  <w:style w:type="paragraph" w:customStyle="1" w:styleId="Threshold">
    <w:name w:val="Threshold"/>
    <w:basedOn w:val="Normal"/>
    <w:next w:val="12space"/>
    <w:qFormat/>
    <w:rsid w:val="003A5FE8"/>
    <w:pPr>
      <w:pBdr>
        <w:top w:val="single" w:sz="2" w:space="5" w:color="auto"/>
        <w:bottom w:val="single" w:sz="2" w:space="5" w:color="auto"/>
      </w:pBdr>
      <w:spacing w:before="60" w:after="360" w:line="264" w:lineRule="auto"/>
      <w:jc w:val="both"/>
    </w:pPr>
    <w:rPr>
      <w:rFonts w:ascii="Times" w:eastAsiaTheme="minorHAnsi" w:hAnsi="Times" w:cstheme="minorBidi"/>
      <w:kern w:val="28"/>
      <w:sz w:val="22"/>
      <w:szCs w:val="22"/>
    </w:rPr>
  </w:style>
  <w:style w:type="paragraph" w:customStyle="1" w:styleId="TableNotesHeading">
    <w:name w:val="Table Notes Heading"/>
    <w:basedOn w:val="TableSource"/>
    <w:rsid w:val="003A5FE8"/>
    <w:pPr>
      <w:spacing w:after="20"/>
    </w:pPr>
    <w:rPr>
      <w:caps/>
    </w:rPr>
  </w:style>
  <w:style w:type="character" w:styleId="PlaceholderText">
    <w:name w:val="Placeholder Text"/>
    <w:basedOn w:val="DefaultParagraphFont"/>
    <w:uiPriority w:val="99"/>
    <w:semiHidden/>
    <w:rsid w:val="009B2CC8"/>
    <w:rPr>
      <w:color w:val="808080"/>
    </w:rPr>
  </w:style>
  <w:style w:type="paragraph" w:styleId="TOCHeading">
    <w:name w:val="TOC Heading"/>
    <w:basedOn w:val="Heading1"/>
    <w:next w:val="Normal"/>
    <w:uiPriority w:val="39"/>
    <w:semiHidden/>
    <w:unhideWhenUsed/>
    <w:qFormat/>
    <w:rsid w:val="009B19F7"/>
    <w:pPr>
      <w:keepLines/>
      <w:tabs>
        <w:tab w:val="clear" w:pos="1440"/>
        <w:tab w:val="clear" w:pos="2700"/>
        <w:tab w:val="clear" w:pos="3600"/>
      </w:tabs>
      <w:spacing w:before="480" w:line="276" w:lineRule="auto"/>
      <w:ind w:left="0"/>
      <w:outlineLvl w:val="9"/>
    </w:pPr>
    <w:rPr>
      <w:rFonts w:asciiTheme="majorHAnsi" w:eastAsiaTheme="majorEastAsia" w:hAnsiTheme="majorHAnsi" w:cstheme="majorBidi"/>
      <w:bCs/>
      <w:color w:val="365F91" w:themeColor="accent1" w:themeShade="BF"/>
      <w:sz w:val="28"/>
      <w:szCs w:val="28"/>
    </w:rPr>
  </w:style>
  <w:style w:type="paragraph" w:styleId="Revision">
    <w:name w:val="Revision"/>
    <w:hidden/>
    <w:uiPriority w:val="99"/>
    <w:semiHidden/>
    <w:rsid w:val="008A13C5"/>
    <w:rPr>
      <w:rFonts w:ascii="Bookman" w:hAnsi="Book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4070">
      <w:bodyDiv w:val="1"/>
      <w:marLeft w:val="0"/>
      <w:marRight w:val="0"/>
      <w:marTop w:val="0"/>
      <w:marBottom w:val="0"/>
      <w:divBdr>
        <w:top w:val="none" w:sz="0" w:space="0" w:color="auto"/>
        <w:left w:val="none" w:sz="0" w:space="0" w:color="auto"/>
        <w:bottom w:val="none" w:sz="0" w:space="0" w:color="auto"/>
        <w:right w:val="none" w:sz="0" w:space="0" w:color="auto"/>
      </w:divBdr>
    </w:div>
    <w:div w:id="94715811">
      <w:bodyDiv w:val="1"/>
      <w:marLeft w:val="0"/>
      <w:marRight w:val="0"/>
      <w:marTop w:val="0"/>
      <w:marBottom w:val="0"/>
      <w:divBdr>
        <w:top w:val="none" w:sz="0" w:space="0" w:color="auto"/>
        <w:left w:val="none" w:sz="0" w:space="0" w:color="auto"/>
        <w:bottom w:val="none" w:sz="0" w:space="0" w:color="auto"/>
        <w:right w:val="none" w:sz="0" w:space="0" w:color="auto"/>
      </w:divBdr>
    </w:div>
    <w:div w:id="130366978">
      <w:bodyDiv w:val="1"/>
      <w:marLeft w:val="0"/>
      <w:marRight w:val="0"/>
      <w:marTop w:val="0"/>
      <w:marBottom w:val="0"/>
      <w:divBdr>
        <w:top w:val="none" w:sz="0" w:space="0" w:color="auto"/>
        <w:left w:val="none" w:sz="0" w:space="0" w:color="auto"/>
        <w:bottom w:val="none" w:sz="0" w:space="0" w:color="auto"/>
        <w:right w:val="none" w:sz="0" w:space="0" w:color="auto"/>
      </w:divBdr>
    </w:div>
    <w:div w:id="188875597">
      <w:bodyDiv w:val="1"/>
      <w:marLeft w:val="0"/>
      <w:marRight w:val="0"/>
      <w:marTop w:val="0"/>
      <w:marBottom w:val="0"/>
      <w:divBdr>
        <w:top w:val="none" w:sz="0" w:space="0" w:color="auto"/>
        <w:left w:val="none" w:sz="0" w:space="0" w:color="auto"/>
        <w:bottom w:val="none" w:sz="0" w:space="0" w:color="auto"/>
        <w:right w:val="none" w:sz="0" w:space="0" w:color="auto"/>
      </w:divBdr>
    </w:div>
    <w:div w:id="343174538">
      <w:bodyDiv w:val="1"/>
      <w:marLeft w:val="0"/>
      <w:marRight w:val="0"/>
      <w:marTop w:val="0"/>
      <w:marBottom w:val="0"/>
      <w:divBdr>
        <w:top w:val="none" w:sz="0" w:space="0" w:color="auto"/>
        <w:left w:val="none" w:sz="0" w:space="0" w:color="auto"/>
        <w:bottom w:val="none" w:sz="0" w:space="0" w:color="auto"/>
        <w:right w:val="none" w:sz="0" w:space="0" w:color="auto"/>
      </w:divBdr>
    </w:div>
    <w:div w:id="409276991">
      <w:bodyDiv w:val="1"/>
      <w:marLeft w:val="0"/>
      <w:marRight w:val="0"/>
      <w:marTop w:val="0"/>
      <w:marBottom w:val="0"/>
      <w:divBdr>
        <w:top w:val="none" w:sz="0" w:space="0" w:color="auto"/>
        <w:left w:val="none" w:sz="0" w:space="0" w:color="auto"/>
        <w:bottom w:val="none" w:sz="0" w:space="0" w:color="auto"/>
        <w:right w:val="none" w:sz="0" w:space="0" w:color="auto"/>
      </w:divBdr>
    </w:div>
    <w:div w:id="466242584">
      <w:bodyDiv w:val="1"/>
      <w:marLeft w:val="0"/>
      <w:marRight w:val="0"/>
      <w:marTop w:val="0"/>
      <w:marBottom w:val="0"/>
      <w:divBdr>
        <w:top w:val="none" w:sz="0" w:space="0" w:color="auto"/>
        <w:left w:val="none" w:sz="0" w:space="0" w:color="auto"/>
        <w:bottom w:val="none" w:sz="0" w:space="0" w:color="auto"/>
        <w:right w:val="none" w:sz="0" w:space="0" w:color="auto"/>
      </w:divBdr>
    </w:div>
    <w:div w:id="508645572">
      <w:bodyDiv w:val="1"/>
      <w:marLeft w:val="0"/>
      <w:marRight w:val="0"/>
      <w:marTop w:val="0"/>
      <w:marBottom w:val="0"/>
      <w:divBdr>
        <w:top w:val="none" w:sz="0" w:space="0" w:color="auto"/>
        <w:left w:val="none" w:sz="0" w:space="0" w:color="auto"/>
        <w:bottom w:val="none" w:sz="0" w:space="0" w:color="auto"/>
        <w:right w:val="none" w:sz="0" w:space="0" w:color="auto"/>
      </w:divBdr>
    </w:div>
    <w:div w:id="567690513">
      <w:bodyDiv w:val="1"/>
      <w:marLeft w:val="0"/>
      <w:marRight w:val="0"/>
      <w:marTop w:val="0"/>
      <w:marBottom w:val="0"/>
      <w:divBdr>
        <w:top w:val="none" w:sz="0" w:space="0" w:color="auto"/>
        <w:left w:val="none" w:sz="0" w:space="0" w:color="auto"/>
        <w:bottom w:val="none" w:sz="0" w:space="0" w:color="auto"/>
        <w:right w:val="none" w:sz="0" w:space="0" w:color="auto"/>
      </w:divBdr>
    </w:div>
    <w:div w:id="631983092">
      <w:bodyDiv w:val="1"/>
      <w:marLeft w:val="0"/>
      <w:marRight w:val="0"/>
      <w:marTop w:val="0"/>
      <w:marBottom w:val="0"/>
      <w:divBdr>
        <w:top w:val="none" w:sz="0" w:space="0" w:color="auto"/>
        <w:left w:val="none" w:sz="0" w:space="0" w:color="auto"/>
        <w:bottom w:val="none" w:sz="0" w:space="0" w:color="auto"/>
        <w:right w:val="none" w:sz="0" w:space="0" w:color="auto"/>
      </w:divBdr>
    </w:div>
    <w:div w:id="746926410">
      <w:bodyDiv w:val="1"/>
      <w:marLeft w:val="0"/>
      <w:marRight w:val="0"/>
      <w:marTop w:val="0"/>
      <w:marBottom w:val="0"/>
      <w:divBdr>
        <w:top w:val="none" w:sz="0" w:space="0" w:color="auto"/>
        <w:left w:val="none" w:sz="0" w:space="0" w:color="auto"/>
        <w:bottom w:val="none" w:sz="0" w:space="0" w:color="auto"/>
        <w:right w:val="none" w:sz="0" w:space="0" w:color="auto"/>
      </w:divBdr>
    </w:div>
    <w:div w:id="775367069">
      <w:bodyDiv w:val="1"/>
      <w:marLeft w:val="0"/>
      <w:marRight w:val="0"/>
      <w:marTop w:val="0"/>
      <w:marBottom w:val="0"/>
      <w:divBdr>
        <w:top w:val="none" w:sz="0" w:space="0" w:color="auto"/>
        <w:left w:val="none" w:sz="0" w:space="0" w:color="auto"/>
        <w:bottom w:val="none" w:sz="0" w:space="0" w:color="auto"/>
        <w:right w:val="none" w:sz="0" w:space="0" w:color="auto"/>
      </w:divBdr>
    </w:div>
    <w:div w:id="821851100">
      <w:bodyDiv w:val="1"/>
      <w:marLeft w:val="0"/>
      <w:marRight w:val="0"/>
      <w:marTop w:val="0"/>
      <w:marBottom w:val="0"/>
      <w:divBdr>
        <w:top w:val="none" w:sz="0" w:space="0" w:color="auto"/>
        <w:left w:val="none" w:sz="0" w:space="0" w:color="auto"/>
        <w:bottom w:val="none" w:sz="0" w:space="0" w:color="auto"/>
        <w:right w:val="none" w:sz="0" w:space="0" w:color="auto"/>
      </w:divBdr>
    </w:div>
    <w:div w:id="862323839">
      <w:bodyDiv w:val="1"/>
      <w:marLeft w:val="0"/>
      <w:marRight w:val="0"/>
      <w:marTop w:val="0"/>
      <w:marBottom w:val="0"/>
      <w:divBdr>
        <w:top w:val="none" w:sz="0" w:space="0" w:color="auto"/>
        <w:left w:val="none" w:sz="0" w:space="0" w:color="auto"/>
        <w:bottom w:val="none" w:sz="0" w:space="0" w:color="auto"/>
        <w:right w:val="none" w:sz="0" w:space="0" w:color="auto"/>
      </w:divBdr>
    </w:div>
    <w:div w:id="884758657">
      <w:bodyDiv w:val="1"/>
      <w:marLeft w:val="0"/>
      <w:marRight w:val="0"/>
      <w:marTop w:val="0"/>
      <w:marBottom w:val="0"/>
      <w:divBdr>
        <w:top w:val="none" w:sz="0" w:space="0" w:color="auto"/>
        <w:left w:val="none" w:sz="0" w:space="0" w:color="auto"/>
        <w:bottom w:val="none" w:sz="0" w:space="0" w:color="auto"/>
        <w:right w:val="none" w:sz="0" w:space="0" w:color="auto"/>
      </w:divBdr>
    </w:div>
    <w:div w:id="974917052">
      <w:bodyDiv w:val="1"/>
      <w:marLeft w:val="0"/>
      <w:marRight w:val="0"/>
      <w:marTop w:val="0"/>
      <w:marBottom w:val="0"/>
      <w:divBdr>
        <w:top w:val="none" w:sz="0" w:space="0" w:color="auto"/>
        <w:left w:val="none" w:sz="0" w:space="0" w:color="auto"/>
        <w:bottom w:val="none" w:sz="0" w:space="0" w:color="auto"/>
        <w:right w:val="none" w:sz="0" w:space="0" w:color="auto"/>
      </w:divBdr>
    </w:div>
    <w:div w:id="1003239389">
      <w:bodyDiv w:val="1"/>
      <w:marLeft w:val="0"/>
      <w:marRight w:val="0"/>
      <w:marTop w:val="0"/>
      <w:marBottom w:val="0"/>
      <w:divBdr>
        <w:top w:val="none" w:sz="0" w:space="0" w:color="auto"/>
        <w:left w:val="none" w:sz="0" w:space="0" w:color="auto"/>
        <w:bottom w:val="none" w:sz="0" w:space="0" w:color="auto"/>
        <w:right w:val="none" w:sz="0" w:space="0" w:color="auto"/>
      </w:divBdr>
    </w:div>
    <w:div w:id="1040205492">
      <w:bodyDiv w:val="1"/>
      <w:marLeft w:val="0"/>
      <w:marRight w:val="0"/>
      <w:marTop w:val="0"/>
      <w:marBottom w:val="0"/>
      <w:divBdr>
        <w:top w:val="none" w:sz="0" w:space="0" w:color="auto"/>
        <w:left w:val="none" w:sz="0" w:space="0" w:color="auto"/>
        <w:bottom w:val="none" w:sz="0" w:space="0" w:color="auto"/>
        <w:right w:val="none" w:sz="0" w:space="0" w:color="auto"/>
      </w:divBdr>
    </w:div>
    <w:div w:id="1091240592">
      <w:bodyDiv w:val="1"/>
      <w:marLeft w:val="0"/>
      <w:marRight w:val="0"/>
      <w:marTop w:val="0"/>
      <w:marBottom w:val="0"/>
      <w:divBdr>
        <w:top w:val="none" w:sz="0" w:space="0" w:color="auto"/>
        <w:left w:val="none" w:sz="0" w:space="0" w:color="auto"/>
        <w:bottom w:val="none" w:sz="0" w:space="0" w:color="auto"/>
        <w:right w:val="none" w:sz="0" w:space="0" w:color="auto"/>
      </w:divBdr>
    </w:div>
    <w:div w:id="1106776956">
      <w:bodyDiv w:val="1"/>
      <w:marLeft w:val="0"/>
      <w:marRight w:val="0"/>
      <w:marTop w:val="0"/>
      <w:marBottom w:val="0"/>
      <w:divBdr>
        <w:top w:val="none" w:sz="0" w:space="0" w:color="auto"/>
        <w:left w:val="none" w:sz="0" w:space="0" w:color="auto"/>
        <w:bottom w:val="none" w:sz="0" w:space="0" w:color="auto"/>
        <w:right w:val="none" w:sz="0" w:space="0" w:color="auto"/>
      </w:divBdr>
    </w:div>
    <w:div w:id="1269659679">
      <w:bodyDiv w:val="1"/>
      <w:marLeft w:val="0"/>
      <w:marRight w:val="0"/>
      <w:marTop w:val="0"/>
      <w:marBottom w:val="0"/>
      <w:divBdr>
        <w:top w:val="none" w:sz="0" w:space="0" w:color="auto"/>
        <w:left w:val="none" w:sz="0" w:space="0" w:color="auto"/>
        <w:bottom w:val="none" w:sz="0" w:space="0" w:color="auto"/>
        <w:right w:val="none" w:sz="0" w:space="0" w:color="auto"/>
      </w:divBdr>
    </w:div>
    <w:div w:id="1413434270">
      <w:bodyDiv w:val="1"/>
      <w:marLeft w:val="0"/>
      <w:marRight w:val="0"/>
      <w:marTop w:val="0"/>
      <w:marBottom w:val="0"/>
      <w:divBdr>
        <w:top w:val="none" w:sz="0" w:space="0" w:color="auto"/>
        <w:left w:val="none" w:sz="0" w:space="0" w:color="auto"/>
        <w:bottom w:val="none" w:sz="0" w:space="0" w:color="auto"/>
        <w:right w:val="none" w:sz="0" w:space="0" w:color="auto"/>
      </w:divBdr>
    </w:div>
    <w:div w:id="1451440800">
      <w:bodyDiv w:val="1"/>
      <w:marLeft w:val="0"/>
      <w:marRight w:val="0"/>
      <w:marTop w:val="0"/>
      <w:marBottom w:val="0"/>
      <w:divBdr>
        <w:top w:val="none" w:sz="0" w:space="0" w:color="auto"/>
        <w:left w:val="none" w:sz="0" w:space="0" w:color="auto"/>
        <w:bottom w:val="none" w:sz="0" w:space="0" w:color="auto"/>
        <w:right w:val="none" w:sz="0" w:space="0" w:color="auto"/>
      </w:divBdr>
    </w:div>
    <w:div w:id="1456097139">
      <w:bodyDiv w:val="1"/>
      <w:marLeft w:val="0"/>
      <w:marRight w:val="0"/>
      <w:marTop w:val="0"/>
      <w:marBottom w:val="0"/>
      <w:divBdr>
        <w:top w:val="none" w:sz="0" w:space="0" w:color="auto"/>
        <w:left w:val="none" w:sz="0" w:space="0" w:color="auto"/>
        <w:bottom w:val="none" w:sz="0" w:space="0" w:color="auto"/>
        <w:right w:val="none" w:sz="0" w:space="0" w:color="auto"/>
      </w:divBdr>
    </w:div>
    <w:div w:id="1483430647">
      <w:bodyDiv w:val="1"/>
      <w:marLeft w:val="0"/>
      <w:marRight w:val="0"/>
      <w:marTop w:val="0"/>
      <w:marBottom w:val="0"/>
      <w:divBdr>
        <w:top w:val="none" w:sz="0" w:space="0" w:color="auto"/>
        <w:left w:val="none" w:sz="0" w:space="0" w:color="auto"/>
        <w:bottom w:val="none" w:sz="0" w:space="0" w:color="auto"/>
        <w:right w:val="none" w:sz="0" w:space="0" w:color="auto"/>
      </w:divBdr>
    </w:div>
    <w:div w:id="1576040373">
      <w:bodyDiv w:val="1"/>
      <w:marLeft w:val="0"/>
      <w:marRight w:val="0"/>
      <w:marTop w:val="0"/>
      <w:marBottom w:val="0"/>
      <w:divBdr>
        <w:top w:val="none" w:sz="0" w:space="0" w:color="auto"/>
        <w:left w:val="none" w:sz="0" w:space="0" w:color="auto"/>
        <w:bottom w:val="none" w:sz="0" w:space="0" w:color="auto"/>
        <w:right w:val="none" w:sz="0" w:space="0" w:color="auto"/>
      </w:divBdr>
    </w:div>
    <w:div w:id="1609967177">
      <w:bodyDiv w:val="1"/>
      <w:marLeft w:val="0"/>
      <w:marRight w:val="0"/>
      <w:marTop w:val="0"/>
      <w:marBottom w:val="0"/>
      <w:divBdr>
        <w:top w:val="none" w:sz="0" w:space="0" w:color="auto"/>
        <w:left w:val="none" w:sz="0" w:space="0" w:color="auto"/>
        <w:bottom w:val="none" w:sz="0" w:space="0" w:color="auto"/>
        <w:right w:val="none" w:sz="0" w:space="0" w:color="auto"/>
      </w:divBdr>
    </w:div>
    <w:div w:id="1617954028">
      <w:bodyDiv w:val="1"/>
      <w:marLeft w:val="0"/>
      <w:marRight w:val="0"/>
      <w:marTop w:val="0"/>
      <w:marBottom w:val="0"/>
      <w:divBdr>
        <w:top w:val="none" w:sz="0" w:space="0" w:color="auto"/>
        <w:left w:val="none" w:sz="0" w:space="0" w:color="auto"/>
        <w:bottom w:val="none" w:sz="0" w:space="0" w:color="auto"/>
        <w:right w:val="none" w:sz="0" w:space="0" w:color="auto"/>
      </w:divBdr>
    </w:div>
    <w:div w:id="1621568503">
      <w:bodyDiv w:val="1"/>
      <w:marLeft w:val="0"/>
      <w:marRight w:val="0"/>
      <w:marTop w:val="0"/>
      <w:marBottom w:val="0"/>
      <w:divBdr>
        <w:top w:val="none" w:sz="0" w:space="0" w:color="auto"/>
        <w:left w:val="none" w:sz="0" w:space="0" w:color="auto"/>
        <w:bottom w:val="none" w:sz="0" w:space="0" w:color="auto"/>
        <w:right w:val="none" w:sz="0" w:space="0" w:color="auto"/>
      </w:divBdr>
    </w:div>
    <w:div w:id="1623069674">
      <w:bodyDiv w:val="1"/>
      <w:marLeft w:val="0"/>
      <w:marRight w:val="0"/>
      <w:marTop w:val="0"/>
      <w:marBottom w:val="0"/>
      <w:divBdr>
        <w:top w:val="none" w:sz="0" w:space="0" w:color="auto"/>
        <w:left w:val="none" w:sz="0" w:space="0" w:color="auto"/>
        <w:bottom w:val="none" w:sz="0" w:space="0" w:color="auto"/>
        <w:right w:val="none" w:sz="0" w:space="0" w:color="auto"/>
      </w:divBdr>
    </w:div>
    <w:div w:id="1649093000">
      <w:bodyDiv w:val="1"/>
      <w:marLeft w:val="0"/>
      <w:marRight w:val="0"/>
      <w:marTop w:val="0"/>
      <w:marBottom w:val="0"/>
      <w:divBdr>
        <w:top w:val="none" w:sz="0" w:space="0" w:color="auto"/>
        <w:left w:val="none" w:sz="0" w:space="0" w:color="auto"/>
        <w:bottom w:val="none" w:sz="0" w:space="0" w:color="auto"/>
        <w:right w:val="none" w:sz="0" w:space="0" w:color="auto"/>
      </w:divBdr>
    </w:div>
    <w:div w:id="1709527493">
      <w:bodyDiv w:val="1"/>
      <w:marLeft w:val="0"/>
      <w:marRight w:val="0"/>
      <w:marTop w:val="0"/>
      <w:marBottom w:val="0"/>
      <w:divBdr>
        <w:top w:val="none" w:sz="0" w:space="0" w:color="auto"/>
        <w:left w:val="none" w:sz="0" w:space="0" w:color="auto"/>
        <w:bottom w:val="none" w:sz="0" w:space="0" w:color="auto"/>
        <w:right w:val="none" w:sz="0" w:space="0" w:color="auto"/>
      </w:divBdr>
    </w:div>
    <w:div w:id="1717971001">
      <w:bodyDiv w:val="1"/>
      <w:marLeft w:val="0"/>
      <w:marRight w:val="0"/>
      <w:marTop w:val="0"/>
      <w:marBottom w:val="0"/>
      <w:divBdr>
        <w:top w:val="none" w:sz="0" w:space="0" w:color="auto"/>
        <w:left w:val="none" w:sz="0" w:space="0" w:color="auto"/>
        <w:bottom w:val="none" w:sz="0" w:space="0" w:color="auto"/>
        <w:right w:val="none" w:sz="0" w:space="0" w:color="auto"/>
      </w:divBdr>
    </w:div>
    <w:div w:id="1780178585">
      <w:bodyDiv w:val="1"/>
      <w:marLeft w:val="0"/>
      <w:marRight w:val="0"/>
      <w:marTop w:val="0"/>
      <w:marBottom w:val="0"/>
      <w:divBdr>
        <w:top w:val="none" w:sz="0" w:space="0" w:color="auto"/>
        <w:left w:val="none" w:sz="0" w:space="0" w:color="auto"/>
        <w:bottom w:val="none" w:sz="0" w:space="0" w:color="auto"/>
        <w:right w:val="none" w:sz="0" w:space="0" w:color="auto"/>
      </w:divBdr>
    </w:div>
    <w:div w:id="1831287276">
      <w:bodyDiv w:val="1"/>
      <w:marLeft w:val="0"/>
      <w:marRight w:val="0"/>
      <w:marTop w:val="0"/>
      <w:marBottom w:val="0"/>
      <w:divBdr>
        <w:top w:val="none" w:sz="0" w:space="0" w:color="auto"/>
        <w:left w:val="none" w:sz="0" w:space="0" w:color="auto"/>
        <w:bottom w:val="none" w:sz="0" w:space="0" w:color="auto"/>
        <w:right w:val="none" w:sz="0" w:space="0" w:color="auto"/>
      </w:divBdr>
    </w:div>
    <w:div w:id="1847747014">
      <w:bodyDiv w:val="1"/>
      <w:marLeft w:val="0"/>
      <w:marRight w:val="0"/>
      <w:marTop w:val="0"/>
      <w:marBottom w:val="0"/>
      <w:divBdr>
        <w:top w:val="none" w:sz="0" w:space="0" w:color="auto"/>
        <w:left w:val="none" w:sz="0" w:space="0" w:color="auto"/>
        <w:bottom w:val="none" w:sz="0" w:space="0" w:color="auto"/>
        <w:right w:val="none" w:sz="0" w:space="0" w:color="auto"/>
      </w:divBdr>
    </w:div>
    <w:div w:id="1920098393">
      <w:bodyDiv w:val="1"/>
      <w:marLeft w:val="0"/>
      <w:marRight w:val="0"/>
      <w:marTop w:val="0"/>
      <w:marBottom w:val="0"/>
      <w:divBdr>
        <w:top w:val="none" w:sz="0" w:space="0" w:color="auto"/>
        <w:left w:val="none" w:sz="0" w:space="0" w:color="auto"/>
        <w:bottom w:val="none" w:sz="0" w:space="0" w:color="auto"/>
        <w:right w:val="none" w:sz="0" w:space="0" w:color="auto"/>
      </w:divBdr>
    </w:div>
    <w:div w:id="1949241382">
      <w:bodyDiv w:val="1"/>
      <w:marLeft w:val="0"/>
      <w:marRight w:val="0"/>
      <w:marTop w:val="0"/>
      <w:marBottom w:val="0"/>
      <w:divBdr>
        <w:top w:val="none" w:sz="0" w:space="0" w:color="auto"/>
        <w:left w:val="none" w:sz="0" w:space="0" w:color="auto"/>
        <w:bottom w:val="none" w:sz="0" w:space="0" w:color="auto"/>
        <w:right w:val="none" w:sz="0" w:space="0" w:color="auto"/>
      </w:divBdr>
    </w:div>
    <w:div w:id="2026470172">
      <w:bodyDiv w:val="1"/>
      <w:marLeft w:val="0"/>
      <w:marRight w:val="0"/>
      <w:marTop w:val="0"/>
      <w:marBottom w:val="0"/>
      <w:divBdr>
        <w:top w:val="none" w:sz="0" w:space="0" w:color="auto"/>
        <w:left w:val="none" w:sz="0" w:space="0" w:color="auto"/>
        <w:bottom w:val="none" w:sz="0" w:space="0" w:color="auto"/>
        <w:right w:val="none" w:sz="0" w:space="0" w:color="auto"/>
      </w:divBdr>
    </w:div>
    <w:div w:id="210012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rb.ca.gov/msei/categories.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rb.ca.gov/msei/offroad/techmemo/arb_offroad_fuels.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rb.ca.gov/msei/categories.htm" TargetMode="Externa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D2C3EF-3DE6-47EA-B3DA-0B2B77E9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53</Pages>
  <Words>21264</Words>
  <Characters>116527</Characters>
  <Application>Microsoft Office Word</Application>
  <DocSecurity>0</DocSecurity>
  <Lines>5826</Lines>
  <Paragraphs>4305</Paragraphs>
  <ScaleCrop>false</ScaleCrop>
  <HeadingPairs>
    <vt:vector size="2" baseType="variant">
      <vt:variant>
        <vt:lpstr>Title</vt:lpstr>
      </vt:variant>
      <vt:variant>
        <vt:i4>1</vt:i4>
      </vt:variant>
    </vt:vector>
  </HeadingPairs>
  <TitlesOfParts>
    <vt:vector size="1" baseType="lpstr">
      <vt:lpstr>Eval Template</vt:lpstr>
    </vt:vector>
  </TitlesOfParts>
  <Company>Tesoro Companies</Company>
  <LinksUpToDate>false</LinksUpToDate>
  <CharactersWithSpaces>133486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 Template</dc:title>
  <dc:creator>Greg Stone</dc:creator>
  <cp:lastModifiedBy>Tony Widboom</cp:lastModifiedBy>
  <cp:revision>7</cp:revision>
  <cp:lastPrinted>2017-01-09T15:46:00Z</cp:lastPrinted>
  <dcterms:created xsi:type="dcterms:W3CDTF">2017-01-09T20:32:00Z</dcterms:created>
  <dcterms:modified xsi:type="dcterms:W3CDTF">2025-12-10T23:44:00Z</dcterms:modified>
</cp:coreProperties>
</file>