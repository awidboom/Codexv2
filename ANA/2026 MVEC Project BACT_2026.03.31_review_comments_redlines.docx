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E0C70" w14:textId="4BF48379" w:rsidR="003B7B6F" w:rsidRPr="008D3ECA" w:rsidRDefault="00667C33" w:rsidP="003B7B6F">
      <w:pPr>
        <w:pStyle w:val="MainTitle"/>
      </w:pPr>
      <w:r>
        <w:t>Attachment C - Best Available Control Technology Analysis</w:t>
      </w:r>
    </w:p>
    <w:p w14:paraId="6025A4CA" w14:textId="77777777" w:rsidR="00116472" w:rsidRDefault="00116472" w:rsidP="00116472">
      <w:pPr>
        <w:pStyle w:val="Subtitle"/>
      </w:pPr>
      <w:r>
        <w:t>Notice of Construction and Application for Approval</w:t>
      </w:r>
    </w:p>
    <w:p w14:paraId="6EDB73F5" w14:textId="77777777" w:rsidR="00116472" w:rsidRDefault="00116472" w:rsidP="00116472">
      <w:pPr>
        <w:pStyle w:val="Subtitle"/>
      </w:pPr>
      <w:r>
        <w:t>Marine Operations Voluntary Emission Control Project</w:t>
      </w:r>
    </w:p>
    <w:p w14:paraId="76FFEC64" w14:textId="59CB7F31" w:rsidR="003B7B6F" w:rsidRPr="008D3ECA" w:rsidRDefault="00667C33" w:rsidP="00116472">
      <w:pPr>
        <w:pStyle w:val="Subtitle"/>
      </w:pPr>
      <w:r>
        <w:t>Anacortes Refinery</w:t>
      </w:r>
    </w:p>
    <w:p w14:paraId="531CB203" w14:textId="45602CE8" w:rsidR="003B7B6F" w:rsidRDefault="003B7B6F" w:rsidP="003B7B6F">
      <w:r>
        <w:rPr>
          <w:noProof/>
        </w:rPr>
        <w:drawing>
          <wp:inline distT="0" distB="0" distL="0" distR="0" wp14:anchorId="6B21B30B" wp14:editId="15A79242">
            <wp:extent cx="1181686" cy="73152"/>
            <wp:effectExtent l="0" t="0" r="0" b="3175"/>
            <wp:docPr id="15" name="Pictur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a:extLst>
                        <a:ext uri="{C183D7F6-B498-43B3-948B-1728B52AA6E4}">
                          <adec:decorative xmlns:adec="http://schemas.microsoft.com/office/drawing/2017/decorative" val="1"/>
                        </a:ext>
                      </a:extLst>
                    </pic:cNvPr>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0" y="0"/>
                      <a:ext cx="1181686" cy="73152"/>
                    </a:xfrm>
                    <a:prstGeom prst="rect">
                      <a:avLst/>
                    </a:prstGeom>
                    <a:ln>
                      <a:noFill/>
                    </a:ln>
                    <a:extLst>
                      <a:ext uri="{53640926-AAD7-44D8-BBD7-CCE9431645EC}">
                        <a14:shadowObscured xmlns:a14="http://schemas.microsoft.com/office/drawing/2010/main"/>
                      </a:ext>
                    </a:extLst>
                  </pic:spPr>
                </pic:pic>
              </a:graphicData>
            </a:graphic>
          </wp:inline>
        </w:drawing>
      </w:r>
    </w:p>
    <w:p w14:paraId="0EE5F655" w14:textId="77777777" w:rsidR="003B7B6F" w:rsidRPr="008D3ECA" w:rsidRDefault="003B7B6F" w:rsidP="003B7B6F">
      <w:pPr>
        <w:pStyle w:val="Preparedforby"/>
      </w:pPr>
      <w:r w:rsidRPr="008D3ECA">
        <w:t>Prepared for</w:t>
      </w:r>
    </w:p>
    <w:p w14:paraId="2727DB2B" w14:textId="6ED496ED" w:rsidR="003B7B6F" w:rsidRPr="0039333A" w:rsidRDefault="00667C33" w:rsidP="003B7B6F">
      <w:pPr>
        <w:pStyle w:val="Preparedforby"/>
      </w:pPr>
      <w:r>
        <w:t>Tesoro Refining &amp; Marketing Company LLC</w:t>
      </w:r>
    </w:p>
    <w:p w14:paraId="3F0FD49E" w14:textId="77777777" w:rsidR="003B7B6F" w:rsidRPr="00B26DCC" w:rsidRDefault="003B7B6F" w:rsidP="00B26DCC">
      <w:pPr>
        <w:pStyle w:val="Preparedforby"/>
      </w:pPr>
    </w:p>
    <w:p w14:paraId="5D5C7CA0" w14:textId="2EF6BDC7" w:rsidR="003B7B6F" w:rsidRPr="0039333A" w:rsidRDefault="003B7B6F" w:rsidP="003B7B6F">
      <w:pPr>
        <w:pStyle w:val="Preparedforby"/>
      </w:pPr>
      <w:r w:rsidRPr="008D3ECA">
        <w:t>Prepared by</w:t>
      </w:r>
      <w:r w:rsidRPr="008D3ECA">
        <w:br/>
      </w:r>
      <w:r w:rsidR="00667C33">
        <w:t>Barr Engineering Co.</w:t>
      </w:r>
    </w:p>
    <w:p w14:paraId="4025EE0D" w14:textId="3D22F6E7" w:rsidR="003B7B6F" w:rsidRPr="0039333A" w:rsidRDefault="00293FB2" w:rsidP="003B7B6F">
      <w:pPr>
        <w:pStyle w:val="ReportDate"/>
      </w:pPr>
      <w:r>
        <w:t xml:space="preserve">March </w:t>
      </w:r>
      <w:r w:rsidR="00667C33">
        <w:t>2026</w:t>
      </w:r>
    </w:p>
    <w:p w14:paraId="0A2A4018" w14:textId="77777777" w:rsidR="002C1FC1" w:rsidRDefault="002C1FC1" w:rsidP="002C1FC1"/>
    <w:p w14:paraId="11E98441" w14:textId="77777777" w:rsidR="0039333A" w:rsidRDefault="0039333A" w:rsidP="00816766">
      <w:pPr>
        <w:sectPr w:rsidR="0039333A" w:rsidSect="006A11AF">
          <w:headerReference w:type="default" r:id="rId9"/>
          <w:footerReference w:type="default" r:id="rId10"/>
          <w:pgSz w:w="12240" w:h="15840" w:code="1"/>
          <w:pgMar w:top="2160" w:right="1008" w:bottom="5184" w:left="1008" w:header="720" w:footer="432" w:gutter="0"/>
          <w:cols w:space="720"/>
          <w:docGrid w:linePitch="360"/>
        </w:sectPr>
      </w:pPr>
    </w:p>
    <w:p w14:paraId="350A8920" w14:textId="52647361" w:rsidR="0039333A" w:rsidRPr="00370BE2" w:rsidRDefault="004511DF" w:rsidP="00370BE2">
      <w:pPr>
        <w:pStyle w:val="TOCreportname"/>
      </w:pPr>
      <w:r>
        <w:lastRenderedPageBreak/>
        <w:t>Attachment C</w:t>
      </w:r>
      <w:r w:rsidR="00FF7657">
        <w:br/>
        <w:t>Anacortes Refinery</w:t>
      </w:r>
    </w:p>
    <w:p w14:paraId="703B527C" w14:textId="55F78AF2" w:rsidR="0039333A" w:rsidRPr="0039333A" w:rsidRDefault="00293FB2" w:rsidP="00370BE2">
      <w:pPr>
        <w:pStyle w:val="ReportDate"/>
      </w:pPr>
      <w:r>
        <w:t xml:space="preserve">March </w:t>
      </w:r>
      <w:r w:rsidR="004511DF">
        <w:t>2026</w:t>
      </w:r>
    </w:p>
    <w:p w14:paraId="2ED8524A" w14:textId="77777777" w:rsidR="00B96ED5" w:rsidRDefault="004F2177" w:rsidP="00370BE2">
      <w:r>
        <w:rPr>
          <w:noProof/>
          <w14:ligatures w14:val="standardContextual"/>
        </w:rPr>
        <w:drawing>
          <wp:inline distT="0" distB="0" distL="0" distR="0" wp14:anchorId="2725F52C" wp14:editId="763B5393">
            <wp:extent cx="746974" cy="45720"/>
            <wp:effectExtent l="0" t="0" r="0" b="0"/>
            <wp:docPr id="33" name="Pictur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a:extLst>
                        <a:ext uri="{C183D7F6-B498-43B3-948B-1728B52AA6E4}">
                          <adec:decorative xmlns:adec="http://schemas.microsoft.com/office/drawing/2017/decorative" val="1"/>
                        </a:ext>
                      </a:extLst>
                    </pic:cNvPr>
                    <pic:cNvPicPr/>
                  </pic:nvPicPr>
                  <pic:blipFill rotWithShape="1">
                    <a:blip r:embed="rId11" cstate="print">
                      <a:biLevel thresh="75000"/>
                      <a:extLst>
                        <a:ext uri="{28A0092B-C50C-407E-A947-70E740481C1C}">
                          <a14:useLocalDpi xmlns:a14="http://schemas.microsoft.com/office/drawing/2010/main" val="0"/>
                        </a:ext>
                      </a:extLst>
                    </a:blip>
                    <a:srcRect r="54616"/>
                    <a:stretch/>
                  </pic:blipFill>
                  <pic:spPr bwMode="auto">
                    <a:xfrm>
                      <a:off x="0" y="0"/>
                      <a:ext cx="746974" cy="45720"/>
                    </a:xfrm>
                    <a:prstGeom prst="rect">
                      <a:avLst/>
                    </a:prstGeom>
                    <a:ln>
                      <a:noFill/>
                    </a:ln>
                    <a:extLst>
                      <a:ext uri="{53640926-AAD7-44D8-BBD7-CCE9431645EC}">
                        <a14:shadowObscured xmlns:a14="http://schemas.microsoft.com/office/drawing/2010/main"/>
                      </a:ext>
                    </a:extLst>
                  </pic:spPr>
                </pic:pic>
              </a:graphicData>
            </a:graphic>
          </wp:inline>
        </w:drawing>
      </w:r>
    </w:p>
    <w:p w14:paraId="3BD9A272" w14:textId="77777777" w:rsidR="004F2177" w:rsidRDefault="00E84327" w:rsidP="00370BE2">
      <w:pPr>
        <w:pStyle w:val="Contents"/>
      </w:pPr>
      <w:r>
        <w:t>Contents</w:t>
      </w:r>
    </w:p>
    <w:commentRangeStart w:id="0"/>
    <w:p w14:paraId="15A67B47" w14:textId="793D402B" w:rsidR="00D56ACC" w:rsidRDefault="001E119B">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3690175" w:history="1">
        <w:r w:rsidR="00D56ACC" w:rsidRPr="001E1C3F">
          <w:rPr>
            <w:rStyle w:val="Hyperlink"/>
            <w:noProof/>
          </w:rPr>
          <w:t>1</w:t>
        </w:r>
        <w:r w:rsidR="00D56ACC">
          <w:rPr>
            <w:rFonts w:asciiTheme="minorHAnsi" w:eastAsiaTheme="minorEastAsia" w:hAnsiTheme="minorHAnsi" w:cstheme="minorBidi"/>
            <w:noProof/>
            <w:kern w:val="2"/>
            <w:sz w:val="24"/>
            <w:szCs w:val="24"/>
            <w14:ligatures w14:val="standardContextual"/>
          </w:rPr>
          <w:tab/>
        </w:r>
        <w:r w:rsidR="00D56ACC" w:rsidRPr="001E1C3F">
          <w:rPr>
            <w:rStyle w:val="Hyperlink"/>
            <w:noProof/>
          </w:rPr>
          <w:t>Executive Summary</w:t>
        </w:r>
        <w:r w:rsidR="00D56ACC">
          <w:rPr>
            <w:noProof/>
            <w:webHidden/>
          </w:rPr>
          <w:tab/>
        </w:r>
        <w:r w:rsidR="00D56ACC">
          <w:rPr>
            <w:noProof/>
            <w:webHidden/>
          </w:rPr>
          <w:fldChar w:fldCharType="begin"/>
        </w:r>
        <w:r w:rsidR="00D56ACC">
          <w:rPr>
            <w:noProof/>
            <w:webHidden/>
          </w:rPr>
          <w:instrText xml:space="preserve"> PAGEREF _Toc223690175 \h </w:instrText>
        </w:r>
        <w:r w:rsidR="00D56ACC">
          <w:rPr>
            <w:noProof/>
            <w:webHidden/>
          </w:rPr>
        </w:r>
        <w:r w:rsidR="00D56ACC">
          <w:rPr>
            <w:noProof/>
            <w:webHidden/>
          </w:rPr>
          <w:fldChar w:fldCharType="separate"/>
        </w:r>
        <w:r w:rsidR="00D56ACC">
          <w:rPr>
            <w:noProof/>
            <w:webHidden/>
          </w:rPr>
          <w:t>1</w:t>
        </w:r>
        <w:r w:rsidR="00D56ACC">
          <w:rPr>
            <w:noProof/>
            <w:webHidden/>
          </w:rPr>
          <w:fldChar w:fldCharType="end"/>
        </w:r>
      </w:hyperlink>
    </w:p>
    <w:p w14:paraId="2ED404C6" w14:textId="7C3D2A20" w:rsidR="00D56ACC" w:rsidRDefault="00D56ACC">
      <w:pPr>
        <w:pStyle w:val="TOC1"/>
        <w:rPr>
          <w:rFonts w:asciiTheme="minorHAnsi" w:eastAsiaTheme="minorEastAsia" w:hAnsiTheme="minorHAnsi" w:cstheme="minorBidi"/>
          <w:noProof/>
          <w:kern w:val="2"/>
          <w:sz w:val="24"/>
          <w:szCs w:val="24"/>
          <w14:ligatures w14:val="standardContextual"/>
        </w:rPr>
      </w:pPr>
      <w:hyperlink w:anchor="_Toc223690176" w:history="1">
        <w:r w:rsidRPr="001E1C3F">
          <w:rPr>
            <w:rStyle w:val="Hyperlink"/>
            <w:noProof/>
          </w:rPr>
          <w:t>2</w:t>
        </w:r>
        <w:r>
          <w:rPr>
            <w:rFonts w:asciiTheme="minorHAnsi" w:eastAsiaTheme="minorEastAsia" w:hAnsiTheme="minorHAnsi" w:cstheme="minorBidi"/>
            <w:noProof/>
            <w:kern w:val="2"/>
            <w:sz w:val="24"/>
            <w:szCs w:val="24"/>
            <w14:ligatures w14:val="standardContextual"/>
          </w:rPr>
          <w:tab/>
        </w:r>
        <w:r w:rsidRPr="001E1C3F">
          <w:rPr>
            <w:rStyle w:val="Hyperlink"/>
            <w:noProof/>
          </w:rPr>
          <w:t>BACT Methodology</w:t>
        </w:r>
        <w:r>
          <w:rPr>
            <w:noProof/>
            <w:webHidden/>
          </w:rPr>
          <w:tab/>
        </w:r>
        <w:r>
          <w:rPr>
            <w:noProof/>
            <w:webHidden/>
          </w:rPr>
          <w:fldChar w:fldCharType="begin"/>
        </w:r>
        <w:r>
          <w:rPr>
            <w:noProof/>
            <w:webHidden/>
          </w:rPr>
          <w:instrText xml:space="preserve"> PAGEREF _Toc223690176 \h </w:instrText>
        </w:r>
        <w:r>
          <w:rPr>
            <w:noProof/>
            <w:webHidden/>
          </w:rPr>
        </w:r>
        <w:r>
          <w:rPr>
            <w:noProof/>
            <w:webHidden/>
          </w:rPr>
          <w:fldChar w:fldCharType="separate"/>
        </w:r>
        <w:r>
          <w:rPr>
            <w:noProof/>
            <w:webHidden/>
          </w:rPr>
          <w:t>3</w:t>
        </w:r>
        <w:r>
          <w:rPr>
            <w:noProof/>
            <w:webHidden/>
          </w:rPr>
          <w:fldChar w:fldCharType="end"/>
        </w:r>
      </w:hyperlink>
    </w:p>
    <w:p w14:paraId="16C7D954" w14:textId="1CA288CD"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77" w:history="1">
        <w:r w:rsidRPr="001E1C3F">
          <w:rPr>
            <w:rStyle w:val="Hyperlink"/>
            <w:noProof/>
          </w:rPr>
          <w:t>2.1</w:t>
        </w:r>
        <w:r>
          <w:rPr>
            <w:rFonts w:asciiTheme="minorHAnsi" w:eastAsiaTheme="minorEastAsia" w:hAnsiTheme="minorHAnsi" w:cstheme="minorBidi"/>
            <w:noProof/>
            <w:kern w:val="2"/>
            <w:sz w:val="24"/>
            <w:szCs w:val="24"/>
            <w14:ligatures w14:val="standardContextual"/>
          </w:rPr>
          <w:tab/>
        </w:r>
        <w:r w:rsidRPr="001E1C3F">
          <w:rPr>
            <w:rStyle w:val="Hyperlink"/>
            <w:noProof/>
          </w:rPr>
          <w:t>Top-Down BACT Approach</w:t>
        </w:r>
        <w:r>
          <w:rPr>
            <w:noProof/>
            <w:webHidden/>
          </w:rPr>
          <w:tab/>
        </w:r>
        <w:r>
          <w:rPr>
            <w:noProof/>
            <w:webHidden/>
          </w:rPr>
          <w:fldChar w:fldCharType="begin"/>
        </w:r>
        <w:r>
          <w:rPr>
            <w:noProof/>
            <w:webHidden/>
          </w:rPr>
          <w:instrText xml:space="preserve"> PAGEREF _Toc223690177 \h </w:instrText>
        </w:r>
        <w:r>
          <w:rPr>
            <w:noProof/>
            <w:webHidden/>
          </w:rPr>
        </w:r>
        <w:r>
          <w:rPr>
            <w:noProof/>
            <w:webHidden/>
          </w:rPr>
          <w:fldChar w:fldCharType="separate"/>
        </w:r>
        <w:r>
          <w:rPr>
            <w:noProof/>
            <w:webHidden/>
          </w:rPr>
          <w:t>3</w:t>
        </w:r>
        <w:r>
          <w:rPr>
            <w:noProof/>
            <w:webHidden/>
          </w:rPr>
          <w:fldChar w:fldCharType="end"/>
        </w:r>
      </w:hyperlink>
    </w:p>
    <w:p w14:paraId="0BE9243D" w14:textId="5E597D63" w:rsidR="00D56ACC" w:rsidRDefault="00D56ACC">
      <w:pPr>
        <w:pStyle w:val="TOC3"/>
        <w:rPr>
          <w:rFonts w:asciiTheme="minorHAnsi" w:eastAsiaTheme="minorEastAsia" w:hAnsiTheme="minorHAnsi" w:cstheme="minorBidi"/>
          <w:noProof/>
          <w:kern w:val="2"/>
          <w:sz w:val="24"/>
          <w:szCs w:val="24"/>
          <w14:ligatures w14:val="standardContextual"/>
        </w:rPr>
      </w:pPr>
      <w:hyperlink w:anchor="_Toc223690178" w:history="1">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_Toc223690178 \h </w:instrText>
        </w:r>
        <w:r>
          <w:rPr>
            <w:noProof/>
            <w:webHidden/>
          </w:rPr>
        </w:r>
        <w:r>
          <w:rPr>
            <w:noProof/>
            <w:webHidden/>
          </w:rPr>
          <w:fldChar w:fldCharType="separate"/>
        </w:r>
        <w:r>
          <w:rPr>
            <w:noProof/>
            <w:webHidden/>
          </w:rPr>
          <w:t>3</w:t>
        </w:r>
        <w:r>
          <w:rPr>
            <w:noProof/>
            <w:webHidden/>
          </w:rPr>
          <w:fldChar w:fldCharType="end"/>
        </w:r>
      </w:hyperlink>
    </w:p>
    <w:p w14:paraId="0A1FFEE5" w14:textId="7ADFB010" w:rsidR="00D56ACC" w:rsidRDefault="00D56ACC">
      <w:pPr>
        <w:pStyle w:val="TOC3"/>
        <w:rPr>
          <w:rFonts w:asciiTheme="minorHAnsi" w:eastAsiaTheme="minorEastAsia" w:hAnsiTheme="minorHAnsi" w:cstheme="minorBidi"/>
          <w:noProof/>
          <w:kern w:val="2"/>
          <w:sz w:val="24"/>
          <w:szCs w:val="24"/>
          <w14:ligatures w14:val="standardContextual"/>
        </w:rPr>
      </w:pPr>
      <w:hyperlink w:anchor="_Toc223690179" w:history="1">
        <w:r w:rsidRPr="001E1C3F">
          <w:rPr>
            <w:rStyle w:val="Hyperlink"/>
            <w:noProof/>
          </w:rPr>
          <w:t>Step 2 - Eliminate Technically Infeasible Control Technologies</w:t>
        </w:r>
        <w:r>
          <w:rPr>
            <w:noProof/>
            <w:webHidden/>
          </w:rPr>
          <w:tab/>
        </w:r>
        <w:r>
          <w:rPr>
            <w:noProof/>
            <w:webHidden/>
          </w:rPr>
          <w:fldChar w:fldCharType="begin"/>
        </w:r>
        <w:r>
          <w:rPr>
            <w:noProof/>
            <w:webHidden/>
          </w:rPr>
          <w:instrText xml:space="preserve"> PAGEREF _Toc223690179 \h </w:instrText>
        </w:r>
        <w:r>
          <w:rPr>
            <w:noProof/>
            <w:webHidden/>
          </w:rPr>
        </w:r>
        <w:r>
          <w:rPr>
            <w:noProof/>
            <w:webHidden/>
          </w:rPr>
          <w:fldChar w:fldCharType="separate"/>
        </w:r>
        <w:r>
          <w:rPr>
            <w:noProof/>
            <w:webHidden/>
          </w:rPr>
          <w:t>4</w:t>
        </w:r>
        <w:r>
          <w:rPr>
            <w:noProof/>
            <w:webHidden/>
          </w:rPr>
          <w:fldChar w:fldCharType="end"/>
        </w:r>
      </w:hyperlink>
    </w:p>
    <w:p w14:paraId="08825CA7" w14:textId="258BDE19" w:rsidR="00D56ACC" w:rsidRDefault="00D56ACC">
      <w:pPr>
        <w:pStyle w:val="TOC3"/>
        <w:rPr>
          <w:rFonts w:asciiTheme="minorHAnsi" w:eastAsiaTheme="minorEastAsia" w:hAnsiTheme="minorHAnsi" w:cstheme="minorBidi"/>
          <w:noProof/>
          <w:kern w:val="2"/>
          <w:sz w:val="24"/>
          <w:szCs w:val="24"/>
          <w14:ligatures w14:val="standardContextual"/>
        </w:rPr>
      </w:pPr>
      <w:hyperlink w:anchor="_Toc223690180" w:history="1">
        <w:r w:rsidRPr="001E1C3F">
          <w:rPr>
            <w:rStyle w:val="Hyperlink"/>
            <w:noProof/>
          </w:rPr>
          <w:t>Step 3 - Rank Technically Feasible Technologies by Control Effectiveness</w:t>
        </w:r>
        <w:r>
          <w:rPr>
            <w:noProof/>
            <w:webHidden/>
          </w:rPr>
          <w:tab/>
        </w:r>
        <w:r>
          <w:rPr>
            <w:noProof/>
            <w:webHidden/>
          </w:rPr>
          <w:fldChar w:fldCharType="begin"/>
        </w:r>
        <w:r>
          <w:rPr>
            <w:noProof/>
            <w:webHidden/>
          </w:rPr>
          <w:instrText xml:space="preserve"> PAGEREF _Toc223690180 \h </w:instrText>
        </w:r>
        <w:r>
          <w:rPr>
            <w:noProof/>
            <w:webHidden/>
          </w:rPr>
        </w:r>
        <w:r>
          <w:rPr>
            <w:noProof/>
            <w:webHidden/>
          </w:rPr>
          <w:fldChar w:fldCharType="separate"/>
        </w:r>
        <w:r>
          <w:rPr>
            <w:noProof/>
            <w:webHidden/>
          </w:rPr>
          <w:t>4</w:t>
        </w:r>
        <w:r>
          <w:rPr>
            <w:noProof/>
            <w:webHidden/>
          </w:rPr>
          <w:fldChar w:fldCharType="end"/>
        </w:r>
      </w:hyperlink>
    </w:p>
    <w:p w14:paraId="0C2934C2" w14:textId="44794CAF" w:rsidR="00D56ACC" w:rsidRDefault="00D56ACC">
      <w:pPr>
        <w:pStyle w:val="TOC3"/>
        <w:rPr>
          <w:rFonts w:asciiTheme="minorHAnsi" w:eastAsiaTheme="minorEastAsia" w:hAnsiTheme="minorHAnsi" w:cstheme="minorBidi"/>
          <w:noProof/>
          <w:kern w:val="2"/>
          <w:sz w:val="24"/>
          <w:szCs w:val="24"/>
          <w14:ligatures w14:val="standardContextual"/>
        </w:rPr>
      </w:pPr>
      <w:hyperlink w:anchor="_Toc223690181" w:history="1">
        <w:r w:rsidRPr="001E1C3F">
          <w:rPr>
            <w:rStyle w:val="Hyperlink"/>
            <w:noProof/>
          </w:rPr>
          <w:t>Step 4 - Evaluate Technically Feasible Control Technologies</w:t>
        </w:r>
        <w:r>
          <w:rPr>
            <w:noProof/>
            <w:webHidden/>
          </w:rPr>
          <w:tab/>
        </w:r>
        <w:r>
          <w:rPr>
            <w:noProof/>
            <w:webHidden/>
          </w:rPr>
          <w:fldChar w:fldCharType="begin"/>
        </w:r>
        <w:r>
          <w:rPr>
            <w:noProof/>
            <w:webHidden/>
          </w:rPr>
          <w:instrText xml:space="preserve"> PAGEREF _Toc223690181 \h </w:instrText>
        </w:r>
        <w:r>
          <w:rPr>
            <w:noProof/>
            <w:webHidden/>
          </w:rPr>
        </w:r>
        <w:r>
          <w:rPr>
            <w:noProof/>
            <w:webHidden/>
          </w:rPr>
          <w:fldChar w:fldCharType="separate"/>
        </w:r>
        <w:r>
          <w:rPr>
            <w:noProof/>
            <w:webHidden/>
          </w:rPr>
          <w:t>4</w:t>
        </w:r>
        <w:r>
          <w:rPr>
            <w:noProof/>
            <w:webHidden/>
          </w:rPr>
          <w:fldChar w:fldCharType="end"/>
        </w:r>
      </w:hyperlink>
    </w:p>
    <w:p w14:paraId="23D9B1E6" w14:textId="4B5688B7" w:rsidR="00D56ACC" w:rsidRDefault="00D56ACC">
      <w:pPr>
        <w:pStyle w:val="TOC3"/>
        <w:rPr>
          <w:rFonts w:asciiTheme="minorHAnsi" w:eastAsiaTheme="minorEastAsia" w:hAnsiTheme="minorHAnsi" w:cstheme="minorBidi"/>
          <w:noProof/>
          <w:kern w:val="2"/>
          <w:sz w:val="24"/>
          <w:szCs w:val="24"/>
          <w14:ligatures w14:val="standardContextual"/>
        </w:rPr>
      </w:pPr>
      <w:hyperlink w:anchor="_Toc223690182" w:history="1">
        <w:r w:rsidRPr="001E1C3F">
          <w:rPr>
            <w:rStyle w:val="Hyperlink"/>
            <w:noProof/>
          </w:rPr>
          <w:t>Step 5 - Select BACT</w:t>
        </w:r>
        <w:r>
          <w:rPr>
            <w:noProof/>
            <w:webHidden/>
          </w:rPr>
          <w:tab/>
        </w:r>
        <w:r>
          <w:rPr>
            <w:noProof/>
            <w:webHidden/>
          </w:rPr>
          <w:fldChar w:fldCharType="begin"/>
        </w:r>
        <w:r>
          <w:rPr>
            <w:noProof/>
            <w:webHidden/>
          </w:rPr>
          <w:instrText xml:space="preserve"> PAGEREF _Toc223690182 \h </w:instrText>
        </w:r>
        <w:r>
          <w:rPr>
            <w:noProof/>
            <w:webHidden/>
          </w:rPr>
        </w:r>
        <w:r>
          <w:rPr>
            <w:noProof/>
            <w:webHidden/>
          </w:rPr>
          <w:fldChar w:fldCharType="separate"/>
        </w:r>
        <w:r>
          <w:rPr>
            <w:noProof/>
            <w:webHidden/>
          </w:rPr>
          <w:t>4</w:t>
        </w:r>
        <w:r>
          <w:rPr>
            <w:noProof/>
            <w:webHidden/>
          </w:rPr>
          <w:fldChar w:fldCharType="end"/>
        </w:r>
      </w:hyperlink>
    </w:p>
    <w:p w14:paraId="718A799A" w14:textId="740456A2"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83" w:history="1">
        <w:r w:rsidRPr="001E1C3F">
          <w:rPr>
            <w:rStyle w:val="Hyperlink"/>
            <w:noProof/>
          </w:rPr>
          <w:t>2.2</w:t>
        </w:r>
        <w:r>
          <w:rPr>
            <w:rFonts w:asciiTheme="minorHAnsi" w:eastAsiaTheme="minorEastAsia" w:hAnsiTheme="minorHAnsi" w:cstheme="minorBidi"/>
            <w:noProof/>
            <w:kern w:val="2"/>
            <w:sz w:val="24"/>
            <w:szCs w:val="24"/>
            <w14:ligatures w14:val="standardContextual"/>
          </w:rPr>
          <w:tab/>
        </w:r>
        <w:r w:rsidRPr="001E1C3F">
          <w:rPr>
            <w:rStyle w:val="Hyperlink"/>
            <w:noProof/>
          </w:rPr>
          <w:t>Constraints on BACT Emission Limits</w:t>
        </w:r>
        <w:r>
          <w:rPr>
            <w:noProof/>
            <w:webHidden/>
          </w:rPr>
          <w:tab/>
        </w:r>
        <w:r>
          <w:rPr>
            <w:noProof/>
            <w:webHidden/>
          </w:rPr>
          <w:fldChar w:fldCharType="begin"/>
        </w:r>
        <w:r>
          <w:rPr>
            <w:noProof/>
            <w:webHidden/>
          </w:rPr>
          <w:instrText xml:space="preserve"> PAGEREF _Toc223690183 \h </w:instrText>
        </w:r>
        <w:r>
          <w:rPr>
            <w:noProof/>
            <w:webHidden/>
          </w:rPr>
        </w:r>
        <w:r>
          <w:rPr>
            <w:noProof/>
            <w:webHidden/>
          </w:rPr>
          <w:fldChar w:fldCharType="separate"/>
        </w:r>
        <w:r>
          <w:rPr>
            <w:noProof/>
            <w:webHidden/>
          </w:rPr>
          <w:t>5</w:t>
        </w:r>
        <w:r>
          <w:rPr>
            <w:noProof/>
            <w:webHidden/>
          </w:rPr>
          <w:fldChar w:fldCharType="end"/>
        </w:r>
      </w:hyperlink>
    </w:p>
    <w:p w14:paraId="6867F9DC" w14:textId="70ED2B2A"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84" w:history="1">
        <w:r w:rsidRPr="001E1C3F">
          <w:rPr>
            <w:rStyle w:val="Hyperlink"/>
            <w:noProof/>
          </w:rPr>
          <w:t>2.3</w:t>
        </w:r>
        <w:r>
          <w:rPr>
            <w:rFonts w:asciiTheme="minorHAnsi" w:eastAsiaTheme="minorEastAsia" w:hAnsiTheme="minorHAnsi" w:cstheme="minorBidi"/>
            <w:noProof/>
            <w:kern w:val="2"/>
            <w:sz w:val="24"/>
            <w:szCs w:val="24"/>
            <w14:ligatures w14:val="standardContextual"/>
          </w:rPr>
          <w:tab/>
        </w:r>
        <w:r w:rsidRPr="001E1C3F">
          <w:rPr>
            <w:rStyle w:val="Hyperlink"/>
            <w:noProof/>
          </w:rPr>
          <w:t>Compliance with BACT during Startup, Shutdown and Malfunction</w:t>
        </w:r>
        <w:r>
          <w:rPr>
            <w:noProof/>
            <w:webHidden/>
          </w:rPr>
          <w:tab/>
        </w:r>
        <w:r>
          <w:rPr>
            <w:noProof/>
            <w:webHidden/>
          </w:rPr>
          <w:fldChar w:fldCharType="begin"/>
        </w:r>
        <w:r>
          <w:rPr>
            <w:noProof/>
            <w:webHidden/>
          </w:rPr>
          <w:instrText xml:space="preserve"> PAGEREF _Toc223690184 \h </w:instrText>
        </w:r>
        <w:r>
          <w:rPr>
            <w:noProof/>
            <w:webHidden/>
          </w:rPr>
        </w:r>
        <w:r>
          <w:rPr>
            <w:noProof/>
            <w:webHidden/>
          </w:rPr>
          <w:fldChar w:fldCharType="separate"/>
        </w:r>
        <w:r>
          <w:rPr>
            <w:noProof/>
            <w:webHidden/>
          </w:rPr>
          <w:t>5</w:t>
        </w:r>
        <w:r>
          <w:rPr>
            <w:noProof/>
            <w:webHidden/>
          </w:rPr>
          <w:fldChar w:fldCharType="end"/>
        </w:r>
      </w:hyperlink>
    </w:p>
    <w:p w14:paraId="77E962EE" w14:textId="2344848E"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85" w:history="1">
        <w:r w:rsidRPr="001E1C3F">
          <w:rPr>
            <w:rStyle w:val="Hyperlink"/>
            <w:noProof/>
          </w:rPr>
          <w:t>2.4</w:t>
        </w:r>
        <w:r>
          <w:rPr>
            <w:rFonts w:asciiTheme="minorHAnsi" w:eastAsiaTheme="minorEastAsia" w:hAnsiTheme="minorHAnsi" w:cstheme="minorBidi"/>
            <w:noProof/>
            <w:kern w:val="2"/>
            <w:sz w:val="24"/>
            <w:szCs w:val="24"/>
            <w14:ligatures w14:val="standardContextual"/>
          </w:rPr>
          <w:tab/>
        </w:r>
        <w:r w:rsidRPr="001E1C3F">
          <w:rPr>
            <w:rStyle w:val="Hyperlink"/>
            <w:noProof/>
          </w:rPr>
          <w:t>Emission Unit Parameters Used in the BACT Evaluation</w:t>
        </w:r>
        <w:r>
          <w:rPr>
            <w:noProof/>
            <w:webHidden/>
          </w:rPr>
          <w:tab/>
        </w:r>
        <w:r>
          <w:rPr>
            <w:noProof/>
            <w:webHidden/>
          </w:rPr>
          <w:fldChar w:fldCharType="begin"/>
        </w:r>
        <w:r>
          <w:rPr>
            <w:noProof/>
            <w:webHidden/>
          </w:rPr>
          <w:instrText xml:space="preserve"> PAGEREF _Toc223690185 \h </w:instrText>
        </w:r>
        <w:r>
          <w:rPr>
            <w:noProof/>
            <w:webHidden/>
          </w:rPr>
        </w:r>
        <w:r>
          <w:rPr>
            <w:noProof/>
            <w:webHidden/>
          </w:rPr>
          <w:fldChar w:fldCharType="separate"/>
        </w:r>
        <w:r>
          <w:rPr>
            <w:noProof/>
            <w:webHidden/>
          </w:rPr>
          <w:t>5</w:t>
        </w:r>
        <w:r>
          <w:rPr>
            <w:noProof/>
            <w:webHidden/>
          </w:rPr>
          <w:fldChar w:fldCharType="end"/>
        </w:r>
      </w:hyperlink>
    </w:p>
    <w:p w14:paraId="4F8547E2" w14:textId="454A9A94" w:rsidR="00D56ACC" w:rsidRDefault="00D56ACC">
      <w:pPr>
        <w:pStyle w:val="TOC1"/>
        <w:rPr>
          <w:rFonts w:asciiTheme="minorHAnsi" w:eastAsiaTheme="minorEastAsia" w:hAnsiTheme="minorHAnsi" w:cstheme="minorBidi"/>
          <w:noProof/>
          <w:kern w:val="2"/>
          <w:sz w:val="24"/>
          <w:szCs w:val="24"/>
          <w14:ligatures w14:val="standardContextual"/>
        </w:rPr>
      </w:pPr>
      <w:hyperlink w:anchor="_Toc223690186" w:history="1">
        <w:r w:rsidRPr="001E1C3F">
          <w:rPr>
            <w:rStyle w:val="Hyperlink"/>
            <w:noProof/>
          </w:rPr>
          <w:t>3</w:t>
        </w:r>
        <w:r>
          <w:rPr>
            <w:rFonts w:asciiTheme="minorHAnsi" w:eastAsiaTheme="minorEastAsia" w:hAnsiTheme="minorHAnsi" w:cstheme="minorBidi"/>
            <w:noProof/>
            <w:kern w:val="2"/>
            <w:sz w:val="24"/>
            <w:szCs w:val="24"/>
            <w14:ligatures w14:val="standardContextual"/>
          </w:rPr>
          <w:tab/>
        </w:r>
        <w:r w:rsidRPr="001E1C3F">
          <w:rPr>
            <w:rStyle w:val="Hyperlink"/>
            <w:noProof/>
          </w:rPr>
          <w:t>Overview of Available Control Technologies</w:t>
        </w:r>
        <w:r>
          <w:rPr>
            <w:noProof/>
            <w:webHidden/>
          </w:rPr>
          <w:tab/>
        </w:r>
        <w:r>
          <w:rPr>
            <w:noProof/>
            <w:webHidden/>
          </w:rPr>
          <w:fldChar w:fldCharType="begin"/>
        </w:r>
        <w:r>
          <w:rPr>
            <w:noProof/>
            <w:webHidden/>
          </w:rPr>
          <w:instrText xml:space="preserve"> PAGEREF _Toc223690186 \h </w:instrText>
        </w:r>
        <w:r>
          <w:rPr>
            <w:noProof/>
            <w:webHidden/>
          </w:rPr>
        </w:r>
        <w:r>
          <w:rPr>
            <w:noProof/>
            <w:webHidden/>
          </w:rPr>
          <w:fldChar w:fldCharType="separate"/>
        </w:r>
        <w:r>
          <w:rPr>
            <w:noProof/>
            <w:webHidden/>
          </w:rPr>
          <w:t>6</w:t>
        </w:r>
        <w:r>
          <w:rPr>
            <w:noProof/>
            <w:webHidden/>
          </w:rPr>
          <w:fldChar w:fldCharType="end"/>
        </w:r>
      </w:hyperlink>
    </w:p>
    <w:p w14:paraId="47239A05" w14:textId="09E1EFDB" w:rsidR="00D56ACC" w:rsidRDefault="00D56ACC">
      <w:pPr>
        <w:pStyle w:val="TOC1"/>
        <w:rPr>
          <w:rFonts w:asciiTheme="minorHAnsi" w:eastAsiaTheme="minorEastAsia" w:hAnsiTheme="minorHAnsi" w:cstheme="minorBidi"/>
          <w:noProof/>
          <w:kern w:val="2"/>
          <w:sz w:val="24"/>
          <w:szCs w:val="24"/>
          <w14:ligatures w14:val="standardContextual"/>
        </w:rPr>
      </w:pPr>
      <w:hyperlink w:anchor="_Toc223690187" w:history="1">
        <w:r w:rsidRPr="001E1C3F">
          <w:rPr>
            <w:rStyle w:val="Hyperlink"/>
            <w:noProof/>
          </w:rPr>
          <w:t>4</w:t>
        </w:r>
        <w:r>
          <w:rPr>
            <w:rFonts w:asciiTheme="minorHAnsi" w:eastAsiaTheme="minorEastAsia" w:hAnsiTheme="minorHAnsi" w:cstheme="minorBidi"/>
            <w:noProof/>
            <w:kern w:val="2"/>
            <w:sz w:val="24"/>
            <w:szCs w:val="24"/>
            <w14:ligatures w14:val="standardContextual"/>
          </w:rPr>
          <w:tab/>
        </w:r>
        <w:r w:rsidRPr="001E1C3F">
          <w:rPr>
            <w:rStyle w:val="Hyperlink"/>
            <w:noProof/>
          </w:rPr>
          <w:t>BACT for Vapor Combustion Unit</w:t>
        </w:r>
        <w:r>
          <w:rPr>
            <w:noProof/>
            <w:webHidden/>
          </w:rPr>
          <w:tab/>
        </w:r>
        <w:r>
          <w:rPr>
            <w:noProof/>
            <w:webHidden/>
          </w:rPr>
          <w:fldChar w:fldCharType="begin"/>
        </w:r>
        <w:r>
          <w:rPr>
            <w:noProof/>
            <w:webHidden/>
          </w:rPr>
          <w:instrText xml:space="preserve"> PAGEREF _Toc223690187 \h </w:instrText>
        </w:r>
        <w:r>
          <w:rPr>
            <w:noProof/>
            <w:webHidden/>
          </w:rPr>
        </w:r>
        <w:r>
          <w:rPr>
            <w:noProof/>
            <w:webHidden/>
          </w:rPr>
          <w:fldChar w:fldCharType="separate"/>
        </w:r>
        <w:r>
          <w:rPr>
            <w:noProof/>
            <w:webHidden/>
          </w:rPr>
          <w:t>7</w:t>
        </w:r>
        <w:r>
          <w:rPr>
            <w:noProof/>
            <w:webHidden/>
          </w:rPr>
          <w:fldChar w:fldCharType="end"/>
        </w:r>
      </w:hyperlink>
    </w:p>
    <w:p w14:paraId="3BD88164" w14:textId="1F242C50"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88" w:history="1">
        <w:r w:rsidRPr="001E1C3F">
          <w:rPr>
            <w:rStyle w:val="Hyperlink"/>
            <w:noProof/>
          </w:rPr>
          <w:t>4.1</w:t>
        </w:r>
        <w:r>
          <w:rPr>
            <w:rFonts w:asciiTheme="minorHAnsi" w:eastAsiaTheme="minorEastAsia" w:hAnsiTheme="minorHAnsi" w:cstheme="minorBidi"/>
            <w:noProof/>
            <w:kern w:val="2"/>
            <w:sz w:val="24"/>
            <w:szCs w:val="24"/>
            <w14:ligatures w14:val="standardContextual"/>
          </w:rPr>
          <w:tab/>
        </w:r>
        <w:r w:rsidRPr="001E1C3F">
          <w:rPr>
            <w:rStyle w:val="Hyperlink"/>
            <w:noProof/>
          </w:rPr>
          <w:t>Vapor Combustion Unit PM</w:t>
        </w:r>
        <w:r w:rsidRPr="001E1C3F">
          <w:rPr>
            <w:rStyle w:val="Hyperlink"/>
            <w:noProof/>
            <w:vertAlign w:val="subscript"/>
          </w:rPr>
          <w:t>10</w:t>
        </w:r>
        <w:r w:rsidRPr="001E1C3F">
          <w:rPr>
            <w:rStyle w:val="Hyperlink"/>
            <w:noProof/>
          </w:rPr>
          <w:t>/PM</w:t>
        </w:r>
        <w:r w:rsidRPr="001E1C3F">
          <w:rPr>
            <w:rStyle w:val="Hyperlink"/>
            <w:noProof/>
            <w:vertAlign w:val="subscript"/>
          </w:rPr>
          <w:t>2.5</w:t>
        </w:r>
        <w:r w:rsidRPr="001E1C3F">
          <w:rPr>
            <w:rStyle w:val="Hyperlink"/>
            <w:noProof/>
          </w:rPr>
          <w:t xml:space="preserve"> Emissions</w:t>
        </w:r>
        <w:r>
          <w:rPr>
            <w:noProof/>
            <w:webHidden/>
          </w:rPr>
          <w:tab/>
        </w:r>
        <w:r>
          <w:rPr>
            <w:noProof/>
            <w:webHidden/>
          </w:rPr>
          <w:fldChar w:fldCharType="begin"/>
        </w:r>
        <w:r>
          <w:rPr>
            <w:noProof/>
            <w:webHidden/>
          </w:rPr>
          <w:instrText xml:space="preserve"> PAGEREF _Toc223690188 \h </w:instrText>
        </w:r>
        <w:r>
          <w:rPr>
            <w:noProof/>
            <w:webHidden/>
          </w:rPr>
        </w:r>
        <w:r>
          <w:rPr>
            <w:noProof/>
            <w:webHidden/>
          </w:rPr>
          <w:fldChar w:fldCharType="separate"/>
        </w:r>
        <w:r>
          <w:rPr>
            <w:noProof/>
            <w:webHidden/>
          </w:rPr>
          <w:t>7</w:t>
        </w:r>
        <w:r>
          <w:rPr>
            <w:noProof/>
            <w:webHidden/>
          </w:rPr>
          <w:fldChar w:fldCharType="end"/>
        </w:r>
      </w:hyperlink>
    </w:p>
    <w:p w14:paraId="7BE8AF6B" w14:textId="1A32CF43"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89" w:history="1">
        <w:r w:rsidRPr="001E1C3F">
          <w:rPr>
            <w:rStyle w:val="Hyperlink"/>
            <w:noProof/>
          </w:rPr>
          <w:t>4.1.1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_Toc223690189 \h </w:instrText>
        </w:r>
        <w:r>
          <w:rPr>
            <w:noProof/>
            <w:webHidden/>
          </w:rPr>
        </w:r>
        <w:r>
          <w:rPr>
            <w:noProof/>
            <w:webHidden/>
          </w:rPr>
          <w:fldChar w:fldCharType="separate"/>
        </w:r>
        <w:r>
          <w:rPr>
            <w:noProof/>
            <w:webHidden/>
          </w:rPr>
          <w:t>7</w:t>
        </w:r>
        <w:r>
          <w:rPr>
            <w:noProof/>
            <w:webHidden/>
          </w:rPr>
          <w:fldChar w:fldCharType="end"/>
        </w:r>
      </w:hyperlink>
    </w:p>
    <w:p w14:paraId="289E90C3" w14:textId="5B78CDF6"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0" w:history="1">
        <w:r w:rsidRPr="001E1C3F">
          <w:rPr>
            <w:rStyle w:val="Hyperlink"/>
            <w:noProof/>
          </w:rPr>
          <w:t>4.1.2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_Toc223690190 \h </w:instrText>
        </w:r>
        <w:r>
          <w:rPr>
            <w:noProof/>
            <w:webHidden/>
          </w:rPr>
        </w:r>
        <w:r>
          <w:rPr>
            <w:noProof/>
            <w:webHidden/>
          </w:rPr>
          <w:fldChar w:fldCharType="separate"/>
        </w:r>
        <w:r>
          <w:rPr>
            <w:noProof/>
            <w:webHidden/>
          </w:rPr>
          <w:t>7</w:t>
        </w:r>
        <w:r>
          <w:rPr>
            <w:noProof/>
            <w:webHidden/>
          </w:rPr>
          <w:fldChar w:fldCharType="end"/>
        </w:r>
      </w:hyperlink>
    </w:p>
    <w:p w14:paraId="66244A1A" w14:textId="55B062B0"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1" w:history="1">
        <w:r w:rsidRPr="001E1C3F">
          <w:rPr>
            <w:rStyle w:val="Hyperlink"/>
            <w:noProof/>
          </w:rPr>
          <w:t>4.1.3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_Toc223690191 \h </w:instrText>
        </w:r>
        <w:r>
          <w:rPr>
            <w:noProof/>
            <w:webHidden/>
          </w:rPr>
        </w:r>
        <w:r>
          <w:rPr>
            <w:noProof/>
            <w:webHidden/>
          </w:rPr>
          <w:fldChar w:fldCharType="separate"/>
        </w:r>
        <w:r>
          <w:rPr>
            <w:noProof/>
            <w:webHidden/>
          </w:rPr>
          <w:t>8</w:t>
        </w:r>
        <w:r>
          <w:rPr>
            <w:noProof/>
            <w:webHidden/>
          </w:rPr>
          <w:fldChar w:fldCharType="end"/>
        </w:r>
      </w:hyperlink>
    </w:p>
    <w:p w14:paraId="193BA94E" w14:textId="68417044"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2" w:history="1">
        <w:r w:rsidRPr="001E1C3F">
          <w:rPr>
            <w:rStyle w:val="Hyperlink"/>
            <w:noProof/>
          </w:rPr>
          <w:t>4.1.4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_Toc223690192 \h </w:instrText>
        </w:r>
        <w:r>
          <w:rPr>
            <w:noProof/>
            <w:webHidden/>
          </w:rPr>
        </w:r>
        <w:r>
          <w:rPr>
            <w:noProof/>
            <w:webHidden/>
          </w:rPr>
          <w:fldChar w:fldCharType="separate"/>
        </w:r>
        <w:r>
          <w:rPr>
            <w:noProof/>
            <w:webHidden/>
          </w:rPr>
          <w:t>8</w:t>
        </w:r>
        <w:r>
          <w:rPr>
            <w:noProof/>
            <w:webHidden/>
          </w:rPr>
          <w:fldChar w:fldCharType="end"/>
        </w:r>
      </w:hyperlink>
    </w:p>
    <w:p w14:paraId="20DAD15B" w14:textId="1B51DE0C"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3" w:history="1">
        <w:r w:rsidRPr="001E1C3F">
          <w:rPr>
            <w:rStyle w:val="Hyperlink"/>
            <w:noProof/>
          </w:rPr>
          <w:t>4.1.5</w:t>
        </w:r>
        <w:r>
          <w:rPr>
            <w:rFonts w:asciiTheme="minorHAnsi" w:eastAsiaTheme="minorEastAsia" w:hAnsiTheme="minorHAnsi" w:cstheme="minorBidi"/>
            <w:noProof/>
            <w:kern w:val="2"/>
            <w:sz w:val="24"/>
            <w:szCs w:val="24"/>
            <w14:ligatures w14:val="standardContextual"/>
          </w:rPr>
          <w:tab/>
        </w:r>
        <w:r w:rsidRPr="001E1C3F">
          <w:rPr>
            <w:rStyle w:val="Hyperlink"/>
            <w:noProof/>
          </w:rPr>
          <w:t>Step 5 – BACT Selection</w:t>
        </w:r>
        <w:r>
          <w:rPr>
            <w:noProof/>
            <w:webHidden/>
          </w:rPr>
          <w:tab/>
        </w:r>
        <w:r>
          <w:rPr>
            <w:noProof/>
            <w:webHidden/>
          </w:rPr>
          <w:fldChar w:fldCharType="begin"/>
        </w:r>
        <w:r>
          <w:rPr>
            <w:noProof/>
            <w:webHidden/>
          </w:rPr>
          <w:instrText xml:space="preserve"> PAGEREF _Toc223690193 \h </w:instrText>
        </w:r>
        <w:r>
          <w:rPr>
            <w:noProof/>
            <w:webHidden/>
          </w:rPr>
        </w:r>
        <w:r>
          <w:rPr>
            <w:noProof/>
            <w:webHidden/>
          </w:rPr>
          <w:fldChar w:fldCharType="separate"/>
        </w:r>
        <w:r>
          <w:rPr>
            <w:noProof/>
            <w:webHidden/>
          </w:rPr>
          <w:t>9</w:t>
        </w:r>
        <w:r>
          <w:rPr>
            <w:noProof/>
            <w:webHidden/>
          </w:rPr>
          <w:fldChar w:fldCharType="end"/>
        </w:r>
      </w:hyperlink>
    </w:p>
    <w:p w14:paraId="059E567F" w14:textId="1E21C147"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94" w:history="1">
        <w:r w:rsidRPr="001E1C3F">
          <w:rPr>
            <w:rStyle w:val="Hyperlink"/>
            <w:noProof/>
          </w:rPr>
          <w:t>4.2</w:t>
        </w:r>
        <w:r>
          <w:rPr>
            <w:rFonts w:asciiTheme="minorHAnsi" w:eastAsiaTheme="minorEastAsia" w:hAnsiTheme="minorHAnsi" w:cstheme="minorBidi"/>
            <w:noProof/>
            <w:kern w:val="2"/>
            <w:sz w:val="24"/>
            <w:szCs w:val="24"/>
            <w14:ligatures w14:val="standardContextual"/>
          </w:rPr>
          <w:tab/>
        </w:r>
        <w:r w:rsidRPr="001E1C3F">
          <w:rPr>
            <w:rStyle w:val="Hyperlink"/>
            <w:noProof/>
          </w:rPr>
          <w:t>Vapor Combustion Unit NOx Emissions</w:t>
        </w:r>
        <w:r>
          <w:rPr>
            <w:noProof/>
            <w:webHidden/>
          </w:rPr>
          <w:tab/>
        </w:r>
        <w:r>
          <w:rPr>
            <w:noProof/>
            <w:webHidden/>
          </w:rPr>
          <w:fldChar w:fldCharType="begin"/>
        </w:r>
        <w:r>
          <w:rPr>
            <w:noProof/>
            <w:webHidden/>
          </w:rPr>
          <w:instrText xml:space="preserve"> PAGEREF _Toc223690194 \h </w:instrText>
        </w:r>
        <w:r>
          <w:rPr>
            <w:noProof/>
            <w:webHidden/>
          </w:rPr>
        </w:r>
        <w:r>
          <w:rPr>
            <w:noProof/>
            <w:webHidden/>
          </w:rPr>
          <w:fldChar w:fldCharType="separate"/>
        </w:r>
        <w:r>
          <w:rPr>
            <w:noProof/>
            <w:webHidden/>
          </w:rPr>
          <w:t>9</w:t>
        </w:r>
        <w:r>
          <w:rPr>
            <w:noProof/>
            <w:webHidden/>
          </w:rPr>
          <w:fldChar w:fldCharType="end"/>
        </w:r>
      </w:hyperlink>
    </w:p>
    <w:p w14:paraId="2668EFB9" w14:textId="7CFD86C9"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5" w:history="1">
        <w:r w:rsidRPr="001E1C3F">
          <w:rPr>
            <w:rStyle w:val="Hyperlink"/>
            <w:noProof/>
          </w:rPr>
          <w:t>4.2.1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_Toc223690195 \h </w:instrText>
        </w:r>
        <w:r>
          <w:rPr>
            <w:noProof/>
            <w:webHidden/>
          </w:rPr>
        </w:r>
        <w:r>
          <w:rPr>
            <w:noProof/>
            <w:webHidden/>
          </w:rPr>
          <w:fldChar w:fldCharType="separate"/>
        </w:r>
        <w:r>
          <w:rPr>
            <w:noProof/>
            <w:webHidden/>
          </w:rPr>
          <w:t>9</w:t>
        </w:r>
        <w:r>
          <w:rPr>
            <w:noProof/>
            <w:webHidden/>
          </w:rPr>
          <w:fldChar w:fldCharType="end"/>
        </w:r>
      </w:hyperlink>
    </w:p>
    <w:p w14:paraId="22C15EC8" w14:textId="299AD25A"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6" w:history="1">
        <w:r w:rsidRPr="001E1C3F">
          <w:rPr>
            <w:rStyle w:val="Hyperlink"/>
            <w:noProof/>
          </w:rPr>
          <w:t>4.2.2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_Toc223690196 \h </w:instrText>
        </w:r>
        <w:r>
          <w:rPr>
            <w:noProof/>
            <w:webHidden/>
          </w:rPr>
        </w:r>
        <w:r>
          <w:rPr>
            <w:noProof/>
            <w:webHidden/>
          </w:rPr>
          <w:fldChar w:fldCharType="separate"/>
        </w:r>
        <w:r>
          <w:rPr>
            <w:noProof/>
            <w:webHidden/>
          </w:rPr>
          <w:t>9</w:t>
        </w:r>
        <w:r>
          <w:rPr>
            <w:noProof/>
            <w:webHidden/>
          </w:rPr>
          <w:fldChar w:fldCharType="end"/>
        </w:r>
      </w:hyperlink>
    </w:p>
    <w:p w14:paraId="6F5DD893" w14:textId="7FB6B478"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7" w:history="1">
        <w:r w:rsidRPr="001E1C3F">
          <w:rPr>
            <w:rStyle w:val="Hyperlink"/>
            <w:noProof/>
          </w:rPr>
          <w:t>4.2.3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_Toc223690197 \h </w:instrText>
        </w:r>
        <w:r>
          <w:rPr>
            <w:noProof/>
            <w:webHidden/>
          </w:rPr>
        </w:r>
        <w:r>
          <w:rPr>
            <w:noProof/>
            <w:webHidden/>
          </w:rPr>
          <w:fldChar w:fldCharType="separate"/>
        </w:r>
        <w:r>
          <w:rPr>
            <w:noProof/>
            <w:webHidden/>
          </w:rPr>
          <w:t>10</w:t>
        </w:r>
        <w:r>
          <w:rPr>
            <w:noProof/>
            <w:webHidden/>
          </w:rPr>
          <w:fldChar w:fldCharType="end"/>
        </w:r>
      </w:hyperlink>
    </w:p>
    <w:p w14:paraId="7E4A68E6" w14:textId="00CCEBE7"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8" w:history="1">
        <w:r w:rsidRPr="001E1C3F">
          <w:rPr>
            <w:rStyle w:val="Hyperlink"/>
            <w:noProof/>
          </w:rPr>
          <w:t>4.2.4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_Toc223690198 \h </w:instrText>
        </w:r>
        <w:r>
          <w:rPr>
            <w:noProof/>
            <w:webHidden/>
          </w:rPr>
        </w:r>
        <w:r>
          <w:rPr>
            <w:noProof/>
            <w:webHidden/>
          </w:rPr>
          <w:fldChar w:fldCharType="separate"/>
        </w:r>
        <w:r>
          <w:rPr>
            <w:noProof/>
            <w:webHidden/>
          </w:rPr>
          <w:t>10</w:t>
        </w:r>
        <w:r>
          <w:rPr>
            <w:noProof/>
            <w:webHidden/>
          </w:rPr>
          <w:fldChar w:fldCharType="end"/>
        </w:r>
      </w:hyperlink>
    </w:p>
    <w:p w14:paraId="07A7362C" w14:textId="3FAA9064"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9" w:history="1">
        <w:r w:rsidRPr="001E1C3F">
          <w:rPr>
            <w:rStyle w:val="Hyperlink"/>
            <w:noProof/>
          </w:rPr>
          <w:t>4.2.5</w:t>
        </w:r>
        <w:r>
          <w:rPr>
            <w:rFonts w:asciiTheme="minorHAnsi" w:eastAsiaTheme="minorEastAsia" w:hAnsiTheme="minorHAnsi" w:cstheme="minorBidi"/>
            <w:noProof/>
            <w:kern w:val="2"/>
            <w:sz w:val="24"/>
            <w:szCs w:val="24"/>
            <w14:ligatures w14:val="standardContextual"/>
          </w:rPr>
          <w:tab/>
        </w:r>
        <w:r w:rsidRPr="001E1C3F">
          <w:rPr>
            <w:rStyle w:val="Hyperlink"/>
            <w:noProof/>
          </w:rPr>
          <w:t>Step 5 – BACT Selection</w:t>
        </w:r>
        <w:r>
          <w:rPr>
            <w:noProof/>
            <w:webHidden/>
          </w:rPr>
          <w:tab/>
        </w:r>
        <w:r>
          <w:rPr>
            <w:noProof/>
            <w:webHidden/>
          </w:rPr>
          <w:fldChar w:fldCharType="begin"/>
        </w:r>
        <w:r>
          <w:rPr>
            <w:noProof/>
            <w:webHidden/>
          </w:rPr>
          <w:instrText xml:space="preserve"> PAGEREF _Toc223690199 \h </w:instrText>
        </w:r>
        <w:r>
          <w:rPr>
            <w:noProof/>
            <w:webHidden/>
          </w:rPr>
        </w:r>
        <w:r>
          <w:rPr>
            <w:noProof/>
            <w:webHidden/>
          </w:rPr>
          <w:fldChar w:fldCharType="separate"/>
        </w:r>
        <w:r>
          <w:rPr>
            <w:noProof/>
            <w:webHidden/>
          </w:rPr>
          <w:t>10</w:t>
        </w:r>
        <w:r>
          <w:rPr>
            <w:noProof/>
            <w:webHidden/>
          </w:rPr>
          <w:fldChar w:fldCharType="end"/>
        </w:r>
      </w:hyperlink>
    </w:p>
    <w:p w14:paraId="34D5D7C7" w14:textId="70C73EED"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200" w:history="1">
        <w:r w:rsidRPr="001E1C3F">
          <w:rPr>
            <w:rStyle w:val="Hyperlink"/>
            <w:noProof/>
          </w:rPr>
          <w:t>4.3</w:t>
        </w:r>
        <w:r>
          <w:rPr>
            <w:rFonts w:asciiTheme="minorHAnsi" w:eastAsiaTheme="minorEastAsia" w:hAnsiTheme="minorHAnsi" w:cstheme="minorBidi"/>
            <w:noProof/>
            <w:kern w:val="2"/>
            <w:sz w:val="24"/>
            <w:szCs w:val="24"/>
            <w14:ligatures w14:val="standardContextual"/>
          </w:rPr>
          <w:tab/>
        </w:r>
        <w:r w:rsidRPr="001E1C3F">
          <w:rPr>
            <w:rStyle w:val="Hyperlink"/>
            <w:noProof/>
          </w:rPr>
          <w:t>Vapor Combustion Unit CO Emissions</w:t>
        </w:r>
        <w:r>
          <w:rPr>
            <w:noProof/>
            <w:webHidden/>
          </w:rPr>
          <w:tab/>
        </w:r>
        <w:r>
          <w:rPr>
            <w:noProof/>
            <w:webHidden/>
          </w:rPr>
          <w:fldChar w:fldCharType="begin"/>
        </w:r>
        <w:r>
          <w:rPr>
            <w:noProof/>
            <w:webHidden/>
          </w:rPr>
          <w:instrText xml:space="preserve"> PAGEREF _Toc223690200 \h </w:instrText>
        </w:r>
        <w:r>
          <w:rPr>
            <w:noProof/>
            <w:webHidden/>
          </w:rPr>
        </w:r>
        <w:r>
          <w:rPr>
            <w:noProof/>
            <w:webHidden/>
          </w:rPr>
          <w:fldChar w:fldCharType="separate"/>
        </w:r>
        <w:r>
          <w:rPr>
            <w:noProof/>
            <w:webHidden/>
          </w:rPr>
          <w:t>12</w:t>
        </w:r>
        <w:r>
          <w:rPr>
            <w:noProof/>
            <w:webHidden/>
          </w:rPr>
          <w:fldChar w:fldCharType="end"/>
        </w:r>
      </w:hyperlink>
    </w:p>
    <w:p w14:paraId="0AC3C410" w14:textId="14FF0F50"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1" w:history="1">
        <w:r w:rsidRPr="001E1C3F">
          <w:rPr>
            <w:rStyle w:val="Hyperlink"/>
            <w:noProof/>
          </w:rPr>
          <w:t>4.3.1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_Toc223690201 \h </w:instrText>
        </w:r>
        <w:r>
          <w:rPr>
            <w:noProof/>
            <w:webHidden/>
          </w:rPr>
        </w:r>
        <w:r>
          <w:rPr>
            <w:noProof/>
            <w:webHidden/>
          </w:rPr>
          <w:fldChar w:fldCharType="separate"/>
        </w:r>
        <w:r>
          <w:rPr>
            <w:noProof/>
            <w:webHidden/>
          </w:rPr>
          <w:t>12</w:t>
        </w:r>
        <w:r>
          <w:rPr>
            <w:noProof/>
            <w:webHidden/>
          </w:rPr>
          <w:fldChar w:fldCharType="end"/>
        </w:r>
      </w:hyperlink>
    </w:p>
    <w:p w14:paraId="13455A54" w14:textId="174A656C"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2" w:history="1">
        <w:r w:rsidRPr="001E1C3F">
          <w:rPr>
            <w:rStyle w:val="Hyperlink"/>
            <w:noProof/>
          </w:rPr>
          <w:t>4.3.2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_Toc223690202 \h </w:instrText>
        </w:r>
        <w:r>
          <w:rPr>
            <w:noProof/>
            <w:webHidden/>
          </w:rPr>
        </w:r>
        <w:r>
          <w:rPr>
            <w:noProof/>
            <w:webHidden/>
          </w:rPr>
          <w:fldChar w:fldCharType="separate"/>
        </w:r>
        <w:r>
          <w:rPr>
            <w:noProof/>
            <w:webHidden/>
          </w:rPr>
          <w:t>12</w:t>
        </w:r>
        <w:r>
          <w:rPr>
            <w:noProof/>
            <w:webHidden/>
          </w:rPr>
          <w:fldChar w:fldCharType="end"/>
        </w:r>
      </w:hyperlink>
    </w:p>
    <w:p w14:paraId="66A70B0D" w14:textId="4FE75662"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3" w:history="1">
        <w:r w:rsidRPr="001E1C3F">
          <w:rPr>
            <w:rStyle w:val="Hyperlink"/>
            <w:noProof/>
          </w:rPr>
          <w:t>4.3.3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_Toc223690203 \h </w:instrText>
        </w:r>
        <w:r>
          <w:rPr>
            <w:noProof/>
            <w:webHidden/>
          </w:rPr>
        </w:r>
        <w:r>
          <w:rPr>
            <w:noProof/>
            <w:webHidden/>
          </w:rPr>
          <w:fldChar w:fldCharType="separate"/>
        </w:r>
        <w:r>
          <w:rPr>
            <w:noProof/>
            <w:webHidden/>
          </w:rPr>
          <w:t>12</w:t>
        </w:r>
        <w:r>
          <w:rPr>
            <w:noProof/>
            <w:webHidden/>
          </w:rPr>
          <w:fldChar w:fldCharType="end"/>
        </w:r>
      </w:hyperlink>
    </w:p>
    <w:p w14:paraId="315FD6F4" w14:textId="3B9DAB56"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4" w:history="1">
        <w:r w:rsidRPr="001E1C3F">
          <w:rPr>
            <w:rStyle w:val="Hyperlink"/>
            <w:noProof/>
          </w:rPr>
          <w:t>4.3.4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_Toc223690204 \h </w:instrText>
        </w:r>
        <w:r>
          <w:rPr>
            <w:noProof/>
            <w:webHidden/>
          </w:rPr>
        </w:r>
        <w:r>
          <w:rPr>
            <w:noProof/>
            <w:webHidden/>
          </w:rPr>
          <w:fldChar w:fldCharType="separate"/>
        </w:r>
        <w:r>
          <w:rPr>
            <w:noProof/>
            <w:webHidden/>
          </w:rPr>
          <w:t>13</w:t>
        </w:r>
        <w:r>
          <w:rPr>
            <w:noProof/>
            <w:webHidden/>
          </w:rPr>
          <w:fldChar w:fldCharType="end"/>
        </w:r>
      </w:hyperlink>
    </w:p>
    <w:p w14:paraId="44C61154" w14:textId="0E99394A"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5" w:history="1">
        <w:r w:rsidRPr="001E1C3F">
          <w:rPr>
            <w:rStyle w:val="Hyperlink"/>
            <w:noProof/>
          </w:rPr>
          <w:t>4.3.5</w:t>
        </w:r>
        <w:r>
          <w:rPr>
            <w:rFonts w:asciiTheme="minorHAnsi" w:eastAsiaTheme="minorEastAsia" w:hAnsiTheme="minorHAnsi" w:cstheme="minorBidi"/>
            <w:noProof/>
            <w:kern w:val="2"/>
            <w:sz w:val="24"/>
            <w:szCs w:val="24"/>
            <w14:ligatures w14:val="standardContextual"/>
          </w:rPr>
          <w:tab/>
        </w:r>
        <w:r w:rsidRPr="001E1C3F">
          <w:rPr>
            <w:rStyle w:val="Hyperlink"/>
            <w:noProof/>
          </w:rPr>
          <w:t>Step 5 –</w:t>
        </w:r>
        <w:r w:rsidRPr="001E1C3F">
          <w:rPr>
            <w:rStyle w:val="Hyperlink"/>
            <w:noProof/>
            <w:vertAlign w:val="subscript"/>
          </w:rPr>
          <w:t xml:space="preserve"> </w:t>
        </w:r>
        <w:r w:rsidRPr="001E1C3F">
          <w:rPr>
            <w:rStyle w:val="Hyperlink"/>
            <w:noProof/>
          </w:rPr>
          <w:t>BACT Selection</w:t>
        </w:r>
        <w:r>
          <w:rPr>
            <w:noProof/>
            <w:webHidden/>
          </w:rPr>
          <w:tab/>
        </w:r>
        <w:r>
          <w:rPr>
            <w:noProof/>
            <w:webHidden/>
          </w:rPr>
          <w:fldChar w:fldCharType="begin"/>
        </w:r>
        <w:r>
          <w:rPr>
            <w:noProof/>
            <w:webHidden/>
          </w:rPr>
          <w:instrText xml:space="preserve"> PAGEREF _Toc223690205 \h </w:instrText>
        </w:r>
        <w:r>
          <w:rPr>
            <w:noProof/>
            <w:webHidden/>
          </w:rPr>
        </w:r>
        <w:r>
          <w:rPr>
            <w:noProof/>
            <w:webHidden/>
          </w:rPr>
          <w:fldChar w:fldCharType="separate"/>
        </w:r>
        <w:r>
          <w:rPr>
            <w:noProof/>
            <w:webHidden/>
          </w:rPr>
          <w:t>13</w:t>
        </w:r>
        <w:r>
          <w:rPr>
            <w:noProof/>
            <w:webHidden/>
          </w:rPr>
          <w:fldChar w:fldCharType="end"/>
        </w:r>
      </w:hyperlink>
    </w:p>
    <w:p w14:paraId="7D939050" w14:textId="188DAD8B"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206" w:history="1">
        <w:r w:rsidRPr="001E1C3F">
          <w:rPr>
            <w:rStyle w:val="Hyperlink"/>
            <w:noProof/>
          </w:rPr>
          <w:t>4.4</w:t>
        </w:r>
        <w:r>
          <w:rPr>
            <w:rFonts w:asciiTheme="minorHAnsi" w:eastAsiaTheme="minorEastAsia" w:hAnsiTheme="minorHAnsi" w:cstheme="minorBidi"/>
            <w:noProof/>
            <w:kern w:val="2"/>
            <w:sz w:val="24"/>
            <w:szCs w:val="24"/>
            <w14:ligatures w14:val="standardContextual"/>
          </w:rPr>
          <w:tab/>
        </w:r>
        <w:r w:rsidRPr="001E1C3F">
          <w:rPr>
            <w:rStyle w:val="Hyperlink"/>
            <w:noProof/>
          </w:rPr>
          <w:t>Vapor Combustion Unit SO</w:t>
        </w:r>
        <w:r w:rsidRPr="001E1C3F">
          <w:rPr>
            <w:rStyle w:val="Hyperlink"/>
            <w:noProof/>
            <w:vertAlign w:val="subscript"/>
          </w:rPr>
          <w:t>2</w:t>
        </w:r>
        <w:r w:rsidRPr="001E1C3F">
          <w:rPr>
            <w:rStyle w:val="Hyperlink"/>
            <w:noProof/>
          </w:rPr>
          <w:t xml:space="preserve"> Emissions</w:t>
        </w:r>
        <w:r>
          <w:rPr>
            <w:noProof/>
            <w:webHidden/>
          </w:rPr>
          <w:tab/>
        </w:r>
        <w:r>
          <w:rPr>
            <w:noProof/>
            <w:webHidden/>
          </w:rPr>
          <w:fldChar w:fldCharType="begin"/>
        </w:r>
        <w:r>
          <w:rPr>
            <w:noProof/>
            <w:webHidden/>
          </w:rPr>
          <w:instrText xml:space="preserve"> PAGEREF _Toc223690206 \h </w:instrText>
        </w:r>
        <w:r>
          <w:rPr>
            <w:noProof/>
            <w:webHidden/>
          </w:rPr>
        </w:r>
        <w:r>
          <w:rPr>
            <w:noProof/>
            <w:webHidden/>
          </w:rPr>
          <w:fldChar w:fldCharType="separate"/>
        </w:r>
        <w:r>
          <w:rPr>
            <w:noProof/>
            <w:webHidden/>
          </w:rPr>
          <w:t>13</w:t>
        </w:r>
        <w:r>
          <w:rPr>
            <w:noProof/>
            <w:webHidden/>
          </w:rPr>
          <w:fldChar w:fldCharType="end"/>
        </w:r>
      </w:hyperlink>
    </w:p>
    <w:p w14:paraId="2114543C" w14:textId="64BEB259"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7" w:history="1">
        <w:r w:rsidRPr="001E1C3F">
          <w:rPr>
            <w:rStyle w:val="Hyperlink"/>
            <w:noProof/>
          </w:rPr>
          <w:t>4.4.1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_Toc223690207 \h </w:instrText>
        </w:r>
        <w:r>
          <w:rPr>
            <w:noProof/>
            <w:webHidden/>
          </w:rPr>
        </w:r>
        <w:r>
          <w:rPr>
            <w:noProof/>
            <w:webHidden/>
          </w:rPr>
          <w:fldChar w:fldCharType="separate"/>
        </w:r>
        <w:r>
          <w:rPr>
            <w:noProof/>
            <w:webHidden/>
          </w:rPr>
          <w:t>13</w:t>
        </w:r>
        <w:r>
          <w:rPr>
            <w:noProof/>
            <w:webHidden/>
          </w:rPr>
          <w:fldChar w:fldCharType="end"/>
        </w:r>
      </w:hyperlink>
    </w:p>
    <w:p w14:paraId="23F04F5A" w14:textId="0CEDE134"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8" w:history="1">
        <w:r w:rsidRPr="001E1C3F">
          <w:rPr>
            <w:rStyle w:val="Hyperlink"/>
            <w:noProof/>
          </w:rPr>
          <w:t>4.4.2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_Toc223690208 \h </w:instrText>
        </w:r>
        <w:r>
          <w:rPr>
            <w:noProof/>
            <w:webHidden/>
          </w:rPr>
        </w:r>
        <w:r>
          <w:rPr>
            <w:noProof/>
            <w:webHidden/>
          </w:rPr>
          <w:fldChar w:fldCharType="separate"/>
        </w:r>
        <w:r>
          <w:rPr>
            <w:noProof/>
            <w:webHidden/>
          </w:rPr>
          <w:t>13</w:t>
        </w:r>
        <w:r>
          <w:rPr>
            <w:noProof/>
            <w:webHidden/>
          </w:rPr>
          <w:fldChar w:fldCharType="end"/>
        </w:r>
      </w:hyperlink>
    </w:p>
    <w:p w14:paraId="5520E318" w14:textId="23A1911B"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9" w:history="1">
        <w:r w:rsidRPr="001E1C3F">
          <w:rPr>
            <w:rStyle w:val="Hyperlink"/>
            <w:noProof/>
          </w:rPr>
          <w:t>4.4.3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_Toc223690209 \h </w:instrText>
        </w:r>
        <w:r>
          <w:rPr>
            <w:noProof/>
            <w:webHidden/>
          </w:rPr>
        </w:r>
        <w:r>
          <w:rPr>
            <w:noProof/>
            <w:webHidden/>
          </w:rPr>
          <w:fldChar w:fldCharType="separate"/>
        </w:r>
        <w:r>
          <w:rPr>
            <w:noProof/>
            <w:webHidden/>
          </w:rPr>
          <w:t>14</w:t>
        </w:r>
        <w:r>
          <w:rPr>
            <w:noProof/>
            <w:webHidden/>
          </w:rPr>
          <w:fldChar w:fldCharType="end"/>
        </w:r>
      </w:hyperlink>
    </w:p>
    <w:p w14:paraId="69B500C9" w14:textId="6058ECA1"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0" w:history="1">
        <w:r w:rsidRPr="001E1C3F">
          <w:rPr>
            <w:rStyle w:val="Hyperlink"/>
            <w:noProof/>
          </w:rPr>
          <w:t>4.4.4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_Toc223690210 \h </w:instrText>
        </w:r>
        <w:r>
          <w:rPr>
            <w:noProof/>
            <w:webHidden/>
          </w:rPr>
        </w:r>
        <w:r>
          <w:rPr>
            <w:noProof/>
            <w:webHidden/>
          </w:rPr>
          <w:fldChar w:fldCharType="separate"/>
        </w:r>
        <w:r>
          <w:rPr>
            <w:noProof/>
            <w:webHidden/>
          </w:rPr>
          <w:t>14</w:t>
        </w:r>
        <w:r>
          <w:rPr>
            <w:noProof/>
            <w:webHidden/>
          </w:rPr>
          <w:fldChar w:fldCharType="end"/>
        </w:r>
      </w:hyperlink>
    </w:p>
    <w:p w14:paraId="5FEBFC87" w14:textId="5836ADAE"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1" w:history="1">
        <w:r w:rsidRPr="001E1C3F">
          <w:rPr>
            <w:rStyle w:val="Hyperlink"/>
            <w:noProof/>
          </w:rPr>
          <w:t>4.4.5</w:t>
        </w:r>
        <w:r>
          <w:rPr>
            <w:rFonts w:asciiTheme="minorHAnsi" w:eastAsiaTheme="minorEastAsia" w:hAnsiTheme="minorHAnsi" w:cstheme="minorBidi"/>
            <w:noProof/>
            <w:kern w:val="2"/>
            <w:sz w:val="24"/>
            <w:szCs w:val="24"/>
            <w14:ligatures w14:val="standardContextual"/>
          </w:rPr>
          <w:tab/>
        </w:r>
        <w:r w:rsidRPr="001E1C3F">
          <w:rPr>
            <w:rStyle w:val="Hyperlink"/>
            <w:noProof/>
          </w:rPr>
          <w:t>Step 5 –</w:t>
        </w:r>
        <w:r w:rsidRPr="001E1C3F">
          <w:rPr>
            <w:rStyle w:val="Hyperlink"/>
            <w:noProof/>
            <w:vertAlign w:val="subscript"/>
          </w:rPr>
          <w:t xml:space="preserve"> </w:t>
        </w:r>
        <w:r w:rsidRPr="001E1C3F">
          <w:rPr>
            <w:rStyle w:val="Hyperlink"/>
            <w:noProof/>
          </w:rPr>
          <w:t>BACT Selection</w:t>
        </w:r>
        <w:r>
          <w:rPr>
            <w:noProof/>
            <w:webHidden/>
          </w:rPr>
          <w:tab/>
        </w:r>
        <w:r>
          <w:rPr>
            <w:noProof/>
            <w:webHidden/>
          </w:rPr>
          <w:fldChar w:fldCharType="begin"/>
        </w:r>
        <w:r>
          <w:rPr>
            <w:noProof/>
            <w:webHidden/>
          </w:rPr>
          <w:instrText xml:space="preserve"> PAGEREF _Toc223690211 \h </w:instrText>
        </w:r>
        <w:r>
          <w:rPr>
            <w:noProof/>
            <w:webHidden/>
          </w:rPr>
        </w:r>
        <w:r>
          <w:rPr>
            <w:noProof/>
            <w:webHidden/>
          </w:rPr>
          <w:fldChar w:fldCharType="separate"/>
        </w:r>
        <w:r>
          <w:rPr>
            <w:noProof/>
            <w:webHidden/>
          </w:rPr>
          <w:t>14</w:t>
        </w:r>
        <w:r>
          <w:rPr>
            <w:noProof/>
            <w:webHidden/>
          </w:rPr>
          <w:fldChar w:fldCharType="end"/>
        </w:r>
      </w:hyperlink>
    </w:p>
    <w:p w14:paraId="7B43BB41" w14:textId="7557D7C0" w:rsidR="00D56ACC" w:rsidRDefault="00D56ACC">
      <w:pPr>
        <w:pStyle w:val="TOC1"/>
        <w:rPr>
          <w:rFonts w:asciiTheme="minorHAnsi" w:eastAsiaTheme="minorEastAsia" w:hAnsiTheme="minorHAnsi" w:cstheme="minorBidi"/>
          <w:noProof/>
          <w:kern w:val="2"/>
          <w:sz w:val="24"/>
          <w:szCs w:val="24"/>
          <w14:ligatures w14:val="standardContextual"/>
        </w:rPr>
      </w:pPr>
      <w:hyperlink w:anchor="_Toc223690212" w:history="1">
        <w:r w:rsidRPr="001E1C3F">
          <w:rPr>
            <w:rStyle w:val="Hyperlink"/>
            <w:noProof/>
          </w:rPr>
          <w:t>5</w:t>
        </w:r>
        <w:r>
          <w:rPr>
            <w:rFonts w:asciiTheme="minorHAnsi" w:eastAsiaTheme="minorEastAsia" w:hAnsiTheme="minorHAnsi" w:cstheme="minorBidi"/>
            <w:noProof/>
            <w:kern w:val="2"/>
            <w:sz w:val="24"/>
            <w:szCs w:val="24"/>
            <w14:ligatures w14:val="standardContextual"/>
          </w:rPr>
          <w:tab/>
        </w:r>
        <w:r w:rsidRPr="001E1C3F">
          <w:rPr>
            <w:rStyle w:val="Hyperlink"/>
            <w:noProof/>
          </w:rPr>
          <w:t>BACT for MVEC Storage Tank</w:t>
        </w:r>
        <w:r>
          <w:rPr>
            <w:noProof/>
            <w:webHidden/>
          </w:rPr>
          <w:tab/>
        </w:r>
        <w:r>
          <w:rPr>
            <w:noProof/>
            <w:webHidden/>
          </w:rPr>
          <w:fldChar w:fldCharType="begin"/>
        </w:r>
        <w:r>
          <w:rPr>
            <w:noProof/>
            <w:webHidden/>
          </w:rPr>
          <w:instrText xml:space="preserve"> PAGEREF _Toc223690212 \h </w:instrText>
        </w:r>
        <w:r>
          <w:rPr>
            <w:noProof/>
            <w:webHidden/>
          </w:rPr>
        </w:r>
        <w:r>
          <w:rPr>
            <w:noProof/>
            <w:webHidden/>
          </w:rPr>
          <w:fldChar w:fldCharType="separate"/>
        </w:r>
        <w:r>
          <w:rPr>
            <w:noProof/>
            <w:webHidden/>
          </w:rPr>
          <w:t>16</w:t>
        </w:r>
        <w:r>
          <w:rPr>
            <w:noProof/>
            <w:webHidden/>
          </w:rPr>
          <w:fldChar w:fldCharType="end"/>
        </w:r>
      </w:hyperlink>
    </w:p>
    <w:p w14:paraId="7073A240" w14:textId="107FCBB4"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213" w:history="1">
        <w:r w:rsidRPr="001E1C3F">
          <w:rPr>
            <w:rStyle w:val="Hyperlink"/>
            <w:noProof/>
          </w:rPr>
          <w:t>5.1</w:t>
        </w:r>
        <w:r>
          <w:rPr>
            <w:rFonts w:asciiTheme="minorHAnsi" w:eastAsiaTheme="minorEastAsia" w:hAnsiTheme="minorHAnsi" w:cstheme="minorBidi"/>
            <w:noProof/>
            <w:kern w:val="2"/>
            <w:sz w:val="24"/>
            <w:szCs w:val="24"/>
            <w14:ligatures w14:val="standardContextual"/>
          </w:rPr>
          <w:tab/>
        </w:r>
        <w:r w:rsidRPr="001E1C3F">
          <w:rPr>
            <w:rStyle w:val="Hyperlink"/>
            <w:noProof/>
          </w:rPr>
          <w:t>EFRT VOC Emissions</w:t>
        </w:r>
        <w:r>
          <w:rPr>
            <w:noProof/>
            <w:webHidden/>
          </w:rPr>
          <w:tab/>
        </w:r>
        <w:r>
          <w:rPr>
            <w:noProof/>
            <w:webHidden/>
          </w:rPr>
          <w:fldChar w:fldCharType="begin"/>
        </w:r>
        <w:r>
          <w:rPr>
            <w:noProof/>
            <w:webHidden/>
          </w:rPr>
          <w:instrText xml:space="preserve"> PAGEREF _Toc223690213 \h </w:instrText>
        </w:r>
        <w:r>
          <w:rPr>
            <w:noProof/>
            <w:webHidden/>
          </w:rPr>
        </w:r>
        <w:r>
          <w:rPr>
            <w:noProof/>
            <w:webHidden/>
          </w:rPr>
          <w:fldChar w:fldCharType="separate"/>
        </w:r>
        <w:r>
          <w:rPr>
            <w:noProof/>
            <w:webHidden/>
          </w:rPr>
          <w:t>16</w:t>
        </w:r>
        <w:r>
          <w:rPr>
            <w:noProof/>
            <w:webHidden/>
          </w:rPr>
          <w:fldChar w:fldCharType="end"/>
        </w:r>
      </w:hyperlink>
    </w:p>
    <w:p w14:paraId="1F2451FC" w14:textId="1DC81BA9"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4" w:history="1">
        <w:r w:rsidRPr="001E1C3F">
          <w:rPr>
            <w:rStyle w:val="Hyperlink"/>
            <w:noProof/>
          </w:rPr>
          <w:t>5.1.1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_Toc223690214 \h </w:instrText>
        </w:r>
        <w:r>
          <w:rPr>
            <w:noProof/>
            <w:webHidden/>
          </w:rPr>
        </w:r>
        <w:r>
          <w:rPr>
            <w:noProof/>
            <w:webHidden/>
          </w:rPr>
          <w:fldChar w:fldCharType="separate"/>
        </w:r>
        <w:r>
          <w:rPr>
            <w:noProof/>
            <w:webHidden/>
          </w:rPr>
          <w:t>16</w:t>
        </w:r>
        <w:r>
          <w:rPr>
            <w:noProof/>
            <w:webHidden/>
          </w:rPr>
          <w:fldChar w:fldCharType="end"/>
        </w:r>
      </w:hyperlink>
    </w:p>
    <w:p w14:paraId="4F69F734" w14:textId="61616D00"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5" w:history="1">
        <w:r w:rsidRPr="001E1C3F">
          <w:rPr>
            <w:rStyle w:val="Hyperlink"/>
            <w:noProof/>
          </w:rPr>
          <w:t>5.1.2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_Toc223690215 \h </w:instrText>
        </w:r>
        <w:r>
          <w:rPr>
            <w:noProof/>
            <w:webHidden/>
          </w:rPr>
        </w:r>
        <w:r>
          <w:rPr>
            <w:noProof/>
            <w:webHidden/>
          </w:rPr>
          <w:fldChar w:fldCharType="separate"/>
        </w:r>
        <w:r>
          <w:rPr>
            <w:noProof/>
            <w:webHidden/>
          </w:rPr>
          <w:t>16</w:t>
        </w:r>
        <w:r>
          <w:rPr>
            <w:noProof/>
            <w:webHidden/>
          </w:rPr>
          <w:fldChar w:fldCharType="end"/>
        </w:r>
      </w:hyperlink>
    </w:p>
    <w:p w14:paraId="2F3D6ABF" w14:textId="0DC60B1E"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6" w:history="1">
        <w:r w:rsidRPr="001E1C3F">
          <w:rPr>
            <w:rStyle w:val="Hyperlink"/>
            <w:noProof/>
          </w:rPr>
          <w:t>5.1.3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_Toc223690216 \h </w:instrText>
        </w:r>
        <w:r>
          <w:rPr>
            <w:noProof/>
            <w:webHidden/>
          </w:rPr>
        </w:r>
        <w:r>
          <w:rPr>
            <w:noProof/>
            <w:webHidden/>
          </w:rPr>
          <w:fldChar w:fldCharType="separate"/>
        </w:r>
        <w:r>
          <w:rPr>
            <w:noProof/>
            <w:webHidden/>
          </w:rPr>
          <w:t>17</w:t>
        </w:r>
        <w:r>
          <w:rPr>
            <w:noProof/>
            <w:webHidden/>
          </w:rPr>
          <w:fldChar w:fldCharType="end"/>
        </w:r>
      </w:hyperlink>
    </w:p>
    <w:p w14:paraId="6234E798" w14:textId="38334F42"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7" w:history="1">
        <w:r w:rsidRPr="001E1C3F">
          <w:rPr>
            <w:rStyle w:val="Hyperlink"/>
            <w:noProof/>
          </w:rPr>
          <w:t>5.1.4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_Toc223690217 \h </w:instrText>
        </w:r>
        <w:r>
          <w:rPr>
            <w:noProof/>
            <w:webHidden/>
          </w:rPr>
        </w:r>
        <w:r>
          <w:rPr>
            <w:noProof/>
            <w:webHidden/>
          </w:rPr>
          <w:fldChar w:fldCharType="separate"/>
        </w:r>
        <w:r>
          <w:rPr>
            <w:noProof/>
            <w:webHidden/>
          </w:rPr>
          <w:t>17</w:t>
        </w:r>
        <w:r>
          <w:rPr>
            <w:noProof/>
            <w:webHidden/>
          </w:rPr>
          <w:fldChar w:fldCharType="end"/>
        </w:r>
      </w:hyperlink>
    </w:p>
    <w:p w14:paraId="22A593A1" w14:textId="41810872"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8" w:history="1">
        <w:r w:rsidRPr="001E1C3F">
          <w:rPr>
            <w:rStyle w:val="Hyperlink"/>
            <w:noProof/>
          </w:rPr>
          <w:t>5.1.5</w:t>
        </w:r>
        <w:r>
          <w:rPr>
            <w:rFonts w:asciiTheme="minorHAnsi" w:eastAsiaTheme="minorEastAsia" w:hAnsiTheme="minorHAnsi" w:cstheme="minorBidi"/>
            <w:noProof/>
            <w:kern w:val="2"/>
            <w:sz w:val="24"/>
            <w:szCs w:val="24"/>
            <w14:ligatures w14:val="standardContextual"/>
          </w:rPr>
          <w:tab/>
        </w:r>
        <w:r w:rsidRPr="001E1C3F">
          <w:rPr>
            <w:rStyle w:val="Hyperlink"/>
            <w:noProof/>
          </w:rPr>
          <w:t>Step 5 – BACT Selection</w:t>
        </w:r>
        <w:r>
          <w:rPr>
            <w:noProof/>
            <w:webHidden/>
          </w:rPr>
          <w:tab/>
        </w:r>
        <w:r>
          <w:rPr>
            <w:noProof/>
            <w:webHidden/>
          </w:rPr>
          <w:fldChar w:fldCharType="begin"/>
        </w:r>
        <w:r>
          <w:rPr>
            <w:noProof/>
            <w:webHidden/>
          </w:rPr>
          <w:instrText xml:space="preserve"> PAGEREF _Toc223690218 \h </w:instrText>
        </w:r>
        <w:r>
          <w:rPr>
            <w:noProof/>
            <w:webHidden/>
          </w:rPr>
        </w:r>
        <w:r>
          <w:rPr>
            <w:noProof/>
            <w:webHidden/>
          </w:rPr>
          <w:fldChar w:fldCharType="separate"/>
        </w:r>
        <w:r>
          <w:rPr>
            <w:noProof/>
            <w:webHidden/>
          </w:rPr>
          <w:t>18</w:t>
        </w:r>
        <w:r>
          <w:rPr>
            <w:noProof/>
            <w:webHidden/>
          </w:rPr>
          <w:fldChar w:fldCharType="end"/>
        </w:r>
      </w:hyperlink>
    </w:p>
    <w:p w14:paraId="451D400F" w14:textId="108AC012" w:rsidR="00D56ACC" w:rsidRDefault="00D56ACC">
      <w:pPr>
        <w:pStyle w:val="TOC1"/>
        <w:rPr>
          <w:rFonts w:asciiTheme="minorHAnsi" w:eastAsiaTheme="minorEastAsia" w:hAnsiTheme="minorHAnsi" w:cstheme="minorBidi"/>
          <w:noProof/>
          <w:kern w:val="2"/>
          <w:sz w:val="24"/>
          <w:szCs w:val="24"/>
          <w14:ligatures w14:val="standardContextual"/>
        </w:rPr>
      </w:pPr>
      <w:hyperlink w:anchor="_Toc223690219" w:history="1">
        <w:r w:rsidRPr="001E1C3F">
          <w:rPr>
            <w:rStyle w:val="Hyperlink"/>
            <w:noProof/>
          </w:rPr>
          <w:t>6</w:t>
        </w:r>
        <w:r>
          <w:rPr>
            <w:rFonts w:asciiTheme="minorHAnsi" w:eastAsiaTheme="minorEastAsia" w:hAnsiTheme="minorHAnsi" w:cstheme="minorBidi"/>
            <w:noProof/>
            <w:kern w:val="2"/>
            <w:sz w:val="24"/>
            <w:szCs w:val="24"/>
            <w14:ligatures w14:val="standardContextual"/>
          </w:rPr>
          <w:tab/>
        </w:r>
        <w:r w:rsidRPr="001E1C3F">
          <w:rPr>
            <w:rStyle w:val="Hyperlink"/>
            <w:noProof/>
          </w:rPr>
          <w:t>BACT for Fugitive Components</w:t>
        </w:r>
        <w:r>
          <w:rPr>
            <w:noProof/>
            <w:webHidden/>
          </w:rPr>
          <w:tab/>
        </w:r>
        <w:r>
          <w:rPr>
            <w:noProof/>
            <w:webHidden/>
          </w:rPr>
          <w:fldChar w:fldCharType="begin"/>
        </w:r>
        <w:r>
          <w:rPr>
            <w:noProof/>
            <w:webHidden/>
          </w:rPr>
          <w:instrText xml:space="preserve"> PAGEREF _Toc223690219 \h </w:instrText>
        </w:r>
        <w:r>
          <w:rPr>
            <w:noProof/>
            <w:webHidden/>
          </w:rPr>
        </w:r>
        <w:r>
          <w:rPr>
            <w:noProof/>
            <w:webHidden/>
          </w:rPr>
          <w:fldChar w:fldCharType="separate"/>
        </w:r>
        <w:r>
          <w:rPr>
            <w:noProof/>
            <w:webHidden/>
          </w:rPr>
          <w:t>19</w:t>
        </w:r>
        <w:r>
          <w:rPr>
            <w:noProof/>
            <w:webHidden/>
          </w:rPr>
          <w:fldChar w:fldCharType="end"/>
        </w:r>
      </w:hyperlink>
    </w:p>
    <w:p w14:paraId="0E2F5E9D" w14:textId="685CF7E3"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220" w:history="1">
        <w:r w:rsidRPr="001E1C3F">
          <w:rPr>
            <w:rStyle w:val="Hyperlink"/>
            <w:noProof/>
          </w:rPr>
          <w:t>6.1</w:t>
        </w:r>
        <w:r>
          <w:rPr>
            <w:rFonts w:asciiTheme="minorHAnsi" w:eastAsiaTheme="minorEastAsia" w:hAnsiTheme="minorHAnsi" w:cstheme="minorBidi"/>
            <w:noProof/>
            <w:kern w:val="2"/>
            <w:sz w:val="24"/>
            <w:szCs w:val="24"/>
            <w14:ligatures w14:val="standardContextual"/>
          </w:rPr>
          <w:tab/>
        </w:r>
        <w:r w:rsidRPr="001E1C3F">
          <w:rPr>
            <w:rStyle w:val="Hyperlink"/>
            <w:noProof/>
          </w:rPr>
          <w:t>Fugitive Component Organic TAP Emissions</w:t>
        </w:r>
        <w:r>
          <w:rPr>
            <w:noProof/>
            <w:webHidden/>
          </w:rPr>
          <w:tab/>
        </w:r>
        <w:r>
          <w:rPr>
            <w:noProof/>
            <w:webHidden/>
          </w:rPr>
          <w:fldChar w:fldCharType="begin"/>
        </w:r>
        <w:r>
          <w:rPr>
            <w:noProof/>
            <w:webHidden/>
          </w:rPr>
          <w:instrText xml:space="preserve"> PAGEREF _Toc223690220 \h </w:instrText>
        </w:r>
        <w:r>
          <w:rPr>
            <w:noProof/>
            <w:webHidden/>
          </w:rPr>
        </w:r>
        <w:r>
          <w:rPr>
            <w:noProof/>
            <w:webHidden/>
          </w:rPr>
          <w:fldChar w:fldCharType="separate"/>
        </w:r>
        <w:r>
          <w:rPr>
            <w:noProof/>
            <w:webHidden/>
          </w:rPr>
          <w:t>19</w:t>
        </w:r>
        <w:r>
          <w:rPr>
            <w:noProof/>
            <w:webHidden/>
          </w:rPr>
          <w:fldChar w:fldCharType="end"/>
        </w:r>
      </w:hyperlink>
    </w:p>
    <w:p w14:paraId="4A4D545F" w14:textId="4E9C9DCA"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21" w:history="1">
        <w:r w:rsidRPr="001E1C3F">
          <w:rPr>
            <w:rStyle w:val="Hyperlink"/>
            <w:noProof/>
          </w:rPr>
          <w:t>6.1.1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_Toc223690221 \h </w:instrText>
        </w:r>
        <w:r>
          <w:rPr>
            <w:noProof/>
            <w:webHidden/>
          </w:rPr>
        </w:r>
        <w:r>
          <w:rPr>
            <w:noProof/>
            <w:webHidden/>
          </w:rPr>
          <w:fldChar w:fldCharType="separate"/>
        </w:r>
        <w:r>
          <w:rPr>
            <w:noProof/>
            <w:webHidden/>
          </w:rPr>
          <w:t>19</w:t>
        </w:r>
        <w:r>
          <w:rPr>
            <w:noProof/>
            <w:webHidden/>
          </w:rPr>
          <w:fldChar w:fldCharType="end"/>
        </w:r>
      </w:hyperlink>
    </w:p>
    <w:p w14:paraId="13AAA837" w14:textId="5C7641A9"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22" w:history="1">
        <w:r w:rsidRPr="001E1C3F">
          <w:rPr>
            <w:rStyle w:val="Hyperlink"/>
            <w:noProof/>
          </w:rPr>
          <w:t>6.1.2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_Toc223690222 \h </w:instrText>
        </w:r>
        <w:r>
          <w:rPr>
            <w:noProof/>
            <w:webHidden/>
          </w:rPr>
        </w:r>
        <w:r>
          <w:rPr>
            <w:noProof/>
            <w:webHidden/>
          </w:rPr>
          <w:fldChar w:fldCharType="separate"/>
        </w:r>
        <w:r>
          <w:rPr>
            <w:noProof/>
            <w:webHidden/>
          </w:rPr>
          <w:t>19</w:t>
        </w:r>
        <w:r>
          <w:rPr>
            <w:noProof/>
            <w:webHidden/>
          </w:rPr>
          <w:fldChar w:fldCharType="end"/>
        </w:r>
      </w:hyperlink>
    </w:p>
    <w:p w14:paraId="15040872" w14:textId="0CAE20FA"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23" w:history="1">
        <w:r w:rsidRPr="001E1C3F">
          <w:rPr>
            <w:rStyle w:val="Hyperlink"/>
            <w:noProof/>
          </w:rPr>
          <w:t>6.1.3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_Toc223690223 \h </w:instrText>
        </w:r>
        <w:r>
          <w:rPr>
            <w:noProof/>
            <w:webHidden/>
          </w:rPr>
        </w:r>
        <w:r>
          <w:rPr>
            <w:noProof/>
            <w:webHidden/>
          </w:rPr>
          <w:fldChar w:fldCharType="separate"/>
        </w:r>
        <w:r>
          <w:rPr>
            <w:noProof/>
            <w:webHidden/>
          </w:rPr>
          <w:t>19</w:t>
        </w:r>
        <w:r>
          <w:rPr>
            <w:noProof/>
            <w:webHidden/>
          </w:rPr>
          <w:fldChar w:fldCharType="end"/>
        </w:r>
      </w:hyperlink>
    </w:p>
    <w:p w14:paraId="56C4B54F" w14:textId="4F328ACF"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24" w:history="1">
        <w:r w:rsidRPr="001E1C3F">
          <w:rPr>
            <w:rStyle w:val="Hyperlink"/>
            <w:noProof/>
          </w:rPr>
          <w:t>6.1.4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_Toc223690224 \h </w:instrText>
        </w:r>
        <w:r>
          <w:rPr>
            <w:noProof/>
            <w:webHidden/>
          </w:rPr>
        </w:r>
        <w:r>
          <w:rPr>
            <w:noProof/>
            <w:webHidden/>
          </w:rPr>
          <w:fldChar w:fldCharType="separate"/>
        </w:r>
        <w:r>
          <w:rPr>
            <w:noProof/>
            <w:webHidden/>
          </w:rPr>
          <w:t>19</w:t>
        </w:r>
        <w:r>
          <w:rPr>
            <w:noProof/>
            <w:webHidden/>
          </w:rPr>
          <w:fldChar w:fldCharType="end"/>
        </w:r>
      </w:hyperlink>
    </w:p>
    <w:p w14:paraId="536C84DE" w14:textId="72DC4077"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25" w:history="1">
        <w:r w:rsidRPr="001E1C3F">
          <w:rPr>
            <w:rStyle w:val="Hyperlink"/>
            <w:noProof/>
          </w:rPr>
          <w:t>6.1.5</w:t>
        </w:r>
        <w:r>
          <w:rPr>
            <w:rFonts w:asciiTheme="minorHAnsi" w:eastAsiaTheme="minorEastAsia" w:hAnsiTheme="minorHAnsi" w:cstheme="minorBidi"/>
            <w:noProof/>
            <w:kern w:val="2"/>
            <w:sz w:val="24"/>
            <w:szCs w:val="24"/>
            <w14:ligatures w14:val="standardContextual"/>
          </w:rPr>
          <w:tab/>
        </w:r>
        <w:r w:rsidRPr="001E1C3F">
          <w:rPr>
            <w:rStyle w:val="Hyperlink"/>
            <w:noProof/>
          </w:rPr>
          <w:t>Step 5 –</w:t>
        </w:r>
        <w:r w:rsidRPr="001E1C3F">
          <w:rPr>
            <w:rStyle w:val="Hyperlink"/>
            <w:noProof/>
            <w:vertAlign w:val="subscript"/>
          </w:rPr>
          <w:t xml:space="preserve"> </w:t>
        </w:r>
        <w:r w:rsidRPr="001E1C3F">
          <w:rPr>
            <w:rStyle w:val="Hyperlink"/>
            <w:noProof/>
          </w:rPr>
          <w:t>BACT Selection</w:t>
        </w:r>
        <w:r>
          <w:rPr>
            <w:noProof/>
            <w:webHidden/>
          </w:rPr>
          <w:tab/>
        </w:r>
        <w:r>
          <w:rPr>
            <w:noProof/>
            <w:webHidden/>
          </w:rPr>
          <w:fldChar w:fldCharType="begin"/>
        </w:r>
        <w:r>
          <w:rPr>
            <w:noProof/>
            <w:webHidden/>
          </w:rPr>
          <w:instrText xml:space="preserve"> PAGEREF _Toc223690225 \h </w:instrText>
        </w:r>
        <w:r>
          <w:rPr>
            <w:noProof/>
            <w:webHidden/>
          </w:rPr>
        </w:r>
        <w:r>
          <w:rPr>
            <w:noProof/>
            <w:webHidden/>
          </w:rPr>
          <w:fldChar w:fldCharType="separate"/>
        </w:r>
        <w:r>
          <w:rPr>
            <w:noProof/>
            <w:webHidden/>
          </w:rPr>
          <w:t>20</w:t>
        </w:r>
        <w:r>
          <w:rPr>
            <w:noProof/>
            <w:webHidden/>
          </w:rPr>
          <w:fldChar w:fldCharType="end"/>
        </w:r>
      </w:hyperlink>
    </w:p>
    <w:p w14:paraId="2739C6C8" w14:textId="5000EF28" w:rsidR="00E84327" w:rsidRDefault="001E119B" w:rsidP="00E84327">
      <w:r>
        <w:rPr>
          <w:b/>
          <w:bCs/>
          <w:noProof/>
        </w:rPr>
        <w:fldChar w:fldCharType="end"/>
      </w:r>
      <w:commentRangeEnd w:id="0"/>
      <w:r w:rsidR="00831D14">
        <w:rPr>
          <w:rStyle w:val="CommentReference"/>
          <w:rFonts w:ascii="Segoe UI" w:hAnsi="Segoe UI"/>
        </w:rPr>
        <w:commentReference w:id="0"/>
      </w:r>
    </w:p>
    <w:p w14:paraId="0133E785" w14:textId="77777777" w:rsidR="00E84327" w:rsidRDefault="00E84327" w:rsidP="00363420">
      <w:r>
        <w:br w:type="page"/>
      </w:r>
    </w:p>
    <w:p w14:paraId="3F459B2E" w14:textId="77777777" w:rsidR="00E84327" w:rsidRPr="00571713" w:rsidRDefault="00E84327" w:rsidP="00E84327">
      <w:pPr>
        <w:pStyle w:val="HeadingforListofTablesFiguresAppendicesEtc"/>
        <w:rPr>
          <w:i/>
          <w:iCs/>
        </w:rPr>
      </w:pPr>
      <w:r>
        <w:lastRenderedPageBreak/>
        <w:t>Tables</w:t>
      </w:r>
    </w:p>
    <w:p w14:paraId="0AC453D1" w14:textId="2633DBCD" w:rsidR="00D56ACC" w:rsidRDefault="001E119B">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23690226" w:history="1">
        <w:r w:rsidR="00D56ACC" w:rsidRPr="00BD777C">
          <w:rPr>
            <w:rStyle w:val="Hyperlink"/>
            <w:noProof/>
          </w:rPr>
          <w:t>Table 1</w:t>
        </w:r>
        <w:r w:rsidR="00D56ACC" w:rsidRPr="00BD777C">
          <w:rPr>
            <w:rStyle w:val="Hyperlink"/>
            <w:noProof/>
          </w:rPr>
          <w:noBreakHyphen/>
          <w:t>1</w:t>
        </w:r>
        <w:r w:rsidR="00D56ACC">
          <w:rPr>
            <w:rFonts w:asciiTheme="minorHAnsi" w:eastAsiaTheme="minorEastAsia" w:hAnsiTheme="minorHAnsi" w:cstheme="minorBidi"/>
            <w:noProof/>
            <w:kern w:val="2"/>
            <w:sz w:val="24"/>
            <w:szCs w:val="24"/>
            <w14:ligatures w14:val="standardContextual"/>
          </w:rPr>
          <w:tab/>
        </w:r>
        <w:r w:rsidR="00D56ACC" w:rsidRPr="00BD777C">
          <w:rPr>
            <w:rStyle w:val="Hyperlink"/>
            <w:noProof/>
          </w:rPr>
          <w:t>Summary of Toxic Air Pollutants subject to tBACT</w:t>
        </w:r>
        <w:r w:rsidR="00D56ACC">
          <w:rPr>
            <w:noProof/>
            <w:webHidden/>
          </w:rPr>
          <w:tab/>
        </w:r>
        <w:r w:rsidR="00D56ACC">
          <w:rPr>
            <w:noProof/>
            <w:webHidden/>
          </w:rPr>
          <w:fldChar w:fldCharType="begin"/>
        </w:r>
        <w:r w:rsidR="00D56ACC">
          <w:rPr>
            <w:noProof/>
            <w:webHidden/>
          </w:rPr>
          <w:instrText xml:space="preserve"> PAGEREF _Toc223690226 \h </w:instrText>
        </w:r>
        <w:r w:rsidR="00D56ACC">
          <w:rPr>
            <w:noProof/>
            <w:webHidden/>
          </w:rPr>
        </w:r>
        <w:r w:rsidR="00D56ACC">
          <w:rPr>
            <w:noProof/>
            <w:webHidden/>
          </w:rPr>
          <w:fldChar w:fldCharType="separate"/>
        </w:r>
        <w:r w:rsidR="00D56ACC">
          <w:rPr>
            <w:noProof/>
            <w:webHidden/>
          </w:rPr>
          <w:t>1</w:t>
        </w:r>
        <w:r w:rsidR="00D56ACC">
          <w:rPr>
            <w:noProof/>
            <w:webHidden/>
          </w:rPr>
          <w:fldChar w:fldCharType="end"/>
        </w:r>
      </w:hyperlink>
    </w:p>
    <w:p w14:paraId="28D03984" w14:textId="1C04E280"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27" w:history="1">
        <w:r w:rsidRPr="00BD777C">
          <w:rPr>
            <w:rStyle w:val="Hyperlink"/>
            <w:noProof/>
          </w:rPr>
          <w:t>Table 1</w:t>
        </w:r>
        <w:r w:rsidRPr="00BD777C">
          <w:rPr>
            <w:rStyle w:val="Hyperlink"/>
            <w:noProof/>
          </w:rPr>
          <w:noBreakHyphen/>
          <w:t>2</w:t>
        </w:r>
        <w:r>
          <w:rPr>
            <w:rFonts w:asciiTheme="minorHAnsi" w:eastAsiaTheme="minorEastAsia" w:hAnsiTheme="minorHAnsi" w:cstheme="minorBidi"/>
            <w:noProof/>
            <w:kern w:val="2"/>
            <w:sz w:val="24"/>
            <w:szCs w:val="24"/>
            <w14:ligatures w14:val="standardContextual"/>
          </w:rPr>
          <w:tab/>
        </w:r>
        <w:r w:rsidRPr="00BD777C">
          <w:rPr>
            <w:rStyle w:val="Hyperlink"/>
            <w:noProof/>
          </w:rPr>
          <w:t>BACT Analysis Summary</w:t>
        </w:r>
        <w:r>
          <w:rPr>
            <w:noProof/>
            <w:webHidden/>
          </w:rPr>
          <w:tab/>
        </w:r>
        <w:r>
          <w:rPr>
            <w:noProof/>
            <w:webHidden/>
          </w:rPr>
          <w:fldChar w:fldCharType="begin"/>
        </w:r>
        <w:r>
          <w:rPr>
            <w:noProof/>
            <w:webHidden/>
          </w:rPr>
          <w:instrText xml:space="preserve"> PAGEREF _Toc223690227 \h </w:instrText>
        </w:r>
        <w:r>
          <w:rPr>
            <w:noProof/>
            <w:webHidden/>
          </w:rPr>
        </w:r>
        <w:r>
          <w:rPr>
            <w:noProof/>
            <w:webHidden/>
          </w:rPr>
          <w:fldChar w:fldCharType="separate"/>
        </w:r>
        <w:r>
          <w:rPr>
            <w:noProof/>
            <w:webHidden/>
          </w:rPr>
          <w:t>2</w:t>
        </w:r>
        <w:r>
          <w:rPr>
            <w:noProof/>
            <w:webHidden/>
          </w:rPr>
          <w:fldChar w:fldCharType="end"/>
        </w:r>
      </w:hyperlink>
    </w:p>
    <w:p w14:paraId="573B4675" w14:textId="69413E79"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28" w:history="1">
        <w:r w:rsidRPr="00BD777C">
          <w:rPr>
            <w:rStyle w:val="Hyperlink"/>
            <w:noProof/>
          </w:rPr>
          <w:t>Table 2</w:t>
        </w:r>
        <w:r w:rsidRPr="00BD777C">
          <w:rPr>
            <w:rStyle w:val="Hyperlink"/>
            <w:noProof/>
          </w:rPr>
          <w:noBreakHyphen/>
          <w:t>1</w:t>
        </w:r>
        <w:r>
          <w:rPr>
            <w:rFonts w:asciiTheme="minorHAnsi" w:eastAsiaTheme="minorEastAsia" w:hAnsiTheme="minorHAnsi" w:cstheme="minorBidi"/>
            <w:noProof/>
            <w:kern w:val="2"/>
            <w:sz w:val="24"/>
            <w:szCs w:val="24"/>
            <w14:ligatures w14:val="standardContextual"/>
          </w:rPr>
          <w:tab/>
        </w:r>
        <w:r w:rsidRPr="00BD777C">
          <w:rPr>
            <w:rStyle w:val="Hyperlink"/>
            <w:noProof/>
          </w:rPr>
          <w:t>Standards Establishing BACT “Floor”</w:t>
        </w:r>
        <w:r>
          <w:rPr>
            <w:noProof/>
            <w:webHidden/>
          </w:rPr>
          <w:tab/>
        </w:r>
        <w:r>
          <w:rPr>
            <w:noProof/>
            <w:webHidden/>
          </w:rPr>
          <w:fldChar w:fldCharType="begin"/>
        </w:r>
        <w:r>
          <w:rPr>
            <w:noProof/>
            <w:webHidden/>
          </w:rPr>
          <w:instrText xml:space="preserve"> PAGEREF _Toc223690228 \h </w:instrText>
        </w:r>
        <w:r>
          <w:rPr>
            <w:noProof/>
            <w:webHidden/>
          </w:rPr>
        </w:r>
        <w:r>
          <w:rPr>
            <w:noProof/>
            <w:webHidden/>
          </w:rPr>
          <w:fldChar w:fldCharType="separate"/>
        </w:r>
        <w:r>
          <w:rPr>
            <w:noProof/>
            <w:webHidden/>
          </w:rPr>
          <w:t>5</w:t>
        </w:r>
        <w:r>
          <w:rPr>
            <w:noProof/>
            <w:webHidden/>
          </w:rPr>
          <w:fldChar w:fldCharType="end"/>
        </w:r>
      </w:hyperlink>
    </w:p>
    <w:p w14:paraId="180AD79D" w14:textId="2437A38A"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29" w:history="1">
        <w:r w:rsidRPr="00BD777C">
          <w:rPr>
            <w:rStyle w:val="Hyperlink"/>
            <w:noProof/>
          </w:rPr>
          <w:t>Table 3</w:t>
        </w:r>
        <w:r w:rsidRPr="00BD777C">
          <w:rPr>
            <w:rStyle w:val="Hyperlink"/>
            <w:noProof/>
          </w:rPr>
          <w:noBreakHyphen/>
          <w:t>1</w:t>
        </w:r>
        <w:r>
          <w:rPr>
            <w:rFonts w:asciiTheme="minorHAnsi" w:eastAsiaTheme="minorEastAsia" w:hAnsiTheme="minorHAnsi" w:cstheme="minorBidi"/>
            <w:noProof/>
            <w:kern w:val="2"/>
            <w:sz w:val="24"/>
            <w:szCs w:val="24"/>
            <w14:ligatures w14:val="standardContextual"/>
          </w:rPr>
          <w:tab/>
        </w:r>
        <w:r w:rsidRPr="00BD777C">
          <w:rPr>
            <w:rStyle w:val="Hyperlink"/>
            <w:noProof/>
          </w:rPr>
          <w:t>Available Emission Control Technologies</w:t>
        </w:r>
        <w:r>
          <w:rPr>
            <w:noProof/>
            <w:webHidden/>
          </w:rPr>
          <w:tab/>
        </w:r>
        <w:r>
          <w:rPr>
            <w:noProof/>
            <w:webHidden/>
          </w:rPr>
          <w:fldChar w:fldCharType="begin"/>
        </w:r>
        <w:r>
          <w:rPr>
            <w:noProof/>
            <w:webHidden/>
          </w:rPr>
          <w:instrText xml:space="preserve"> PAGEREF _Toc223690229 \h </w:instrText>
        </w:r>
        <w:r>
          <w:rPr>
            <w:noProof/>
            <w:webHidden/>
          </w:rPr>
        </w:r>
        <w:r>
          <w:rPr>
            <w:noProof/>
            <w:webHidden/>
          </w:rPr>
          <w:fldChar w:fldCharType="separate"/>
        </w:r>
        <w:r>
          <w:rPr>
            <w:noProof/>
            <w:webHidden/>
          </w:rPr>
          <w:t>6</w:t>
        </w:r>
        <w:r>
          <w:rPr>
            <w:noProof/>
            <w:webHidden/>
          </w:rPr>
          <w:fldChar w:fldCharType="end"/>
        </w:r>
      </w:hyperlink>
    </w:p>
    <w:p w14:paraId="72FE6518" w14:textId="0CB8B2F0"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0" w:history="1">
        <w:r w:rsidRPr="00BD777C">
          <w:rPr>
            <w:rStyle w:val="Hyperlink"/>
            <w:noProof/>
          </w:rPr>
          <w:t>Table 4</w:t>
        </w:r>
        <w:r w:rsidRPr="00BD777C">
          <w:rPr>
            <w:rStyle w:val="Hyperlink"/>
            <w:noProof/>
          </w:rPr>
          <w:noBreakHyphen/>
          <w:t>1</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PM</w:t>
        </w:r>
        <w:r w:rsidRPr="00BD777C">
          <w:rPr>
            <w:rStyle w:val="Hyperlink"/>
            <w:noProof/>
            <w:vertAlign w:val="subscript"/>
          </w:rPr>
          <w:t>10</w:t>
        </w:r>
        <w:r w:rsidRPr="00BD777C">
          <w:rPr>
            <w:rStyle w:val="Hyperlink"/>
            <w:noProof/>
          </w:rPr>
          <w:t>/PM</w:t>
        </w:r>
        <w:r w:rsidRPr="00BD777C">
          <w:rPr>
            <w:rStyle w:val="Hyperlink"/>
            <w:noProof/>
            <w:vertAlign w:val="subscript"/>
          </w:rPr>
          <w:t>2.5</w:t>
        </w:r>
        <w:r w:rsidRPr="00BD777C">
          <w:rPr>
            <w:rStyle w:val="Hyperlink"/>
            <w:noProof/>
          </w:rPr>
          <w:t xml:space="preserve"> Control Technologies for the Vapor Combustion Unit</w:t>
        </w:r>
        <w:r>
          <w:rPr>
            <w:noProof/>
            <w:webHidden/>
          </w:rPr>
          <w:tab/>
        </w:r>
        <w:r>
          <w:rPr>
            <w:noProof/>
            <w:webHidden/>
          </w:rPr>
          <w:fldChar w:fldCharType="begin"/>
        </w:r>
        <w:r>
          <w:rPr>
            <w:noProof/>
            <w:webHidden/>
          </w:rPr>
          <w:instrText xml:space="preserve"> PAGEREF _Toc223690230 \h </w:instrText>
        </w:r>
        <w:r>
          <w:rPr>
            <w:noProof/>
            <w:webHidden/>
          </w:rPr>
        </w:r>
        <w:r>
          <w:rPr>
            <w:noProof/>
            <w:webHidden/>
          </w:rPr>
          <w:fldChar w:fldCharType="separate"/>
        </w:r>
        <w:r>
          <w:rPr>
            <w:noProof/>
            <w:webHidden/>
          </w:rPr>
          <w:t>8</w:t>
        </w:r>
        <w:r>
          <w:rPr>
            <w:noProof/>
            <w:webHidden/>
          </w:rPr>
          <w:fldChar w:fldCharType="end"/>
        </w:r>
      </w:hyperlink>
    </w:p>
    <w:p w14:paraId="2479395D" w14:textId="5E9FCB59"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1" w:history="1">
        <w:r w:rsidRPr="00BD777C">
          <w:rPr>
            <w:rStyle w:val="Hyperlink"/>
            <w:noProof/>
          </w:rPr>
          <w:t>Table 4</w:t>
        </w:r>
        <w:r w:rsidRPr="00BD777C">
          <w:rPr>
            <w:rStyle w:val="Hyperlink"/>
            <w:noProof/>
          </w:rPr>
          <w:noBreakHyphen/>
          <w:t>2</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PM</w:t>
        </w:r>
        <w:r w:rsidRPr="00BD777C">
          <w:rPr>
            <w:rStyle w:val="Hyperlink"/>
            <w:noProof/>
            <w:vertAlign w:val="subscript"/>
          </w:rPr>
          <w:t>10</w:t>
        </w:r>
        <w:r w:rsidRPr="00BD777C">
          <w:rPr>
            <w:rStyle w:val="Hyperlink"/>
            <w:noProof/>
          </w:rPr>
          <w:t>/PM</w:t>
        </w:r>
        <w:r w:rsidRPr="00BD777C">
          <w:rPr>
            <w:rStyle w:val="Hyperlink"/>
            <w:noProof/>
            <w:vertAlign w:val="subscript"/>
          </w:rPr>
          <w:t>2.5</w:t>
        </w:r>
        <w:r w:rsidRPr="00BD777C">
          <w:rPr>
            <w:rStyle w:val="Hyperlink"/>
            <w:noProof/>
          </w:rPr>
          <w:t xml:space="preserve"> Control Technologies for the Vapor Combustion Unit</w:t>
        </w:r>
        <w:r>
          <w:rPr>
            <w:noProof/>
            <w:webHidden/>
          </w:rPr>
          <w:tab/>
        </w:r>
        <w:r>
          <w:rPr>
            <w:noProof/>
            <w:webHidden/>
          </w:rPr>
          <w:fldChar w:fldCharType="begin"/>
        </w:r>
        <w:r>
          <w:rPr>
            <w:noProof/>
            <w:webHidden/>
          </w:rPr>
          <w:instrText xml:space="preserve"> PAGEREF _Toc223690231 \h </w:instrText>
        </w:r>
        <w:r>
          <w:rPr>
            <w:noProof/>
            <w:webHidden/>
          </w:rPr>
        </w:r>
        <w:r>
          <w:rPr>
            <w:noProof/>
            <w:webHidden/>
          </w:rPr>
          <w:fldChar w:fldCharType="separate"/>
        </w:r>
        <w:r>
          <w:rPr>
            <w:noProof/>
            <w:webHidden/>
          </w:rPr>
          <w:t>8</w:t>
        </w:r>
        <w:r>
          <w:rPr>
            <w:noProof/>
            <w:webHidden/>
          </w:rPr>
          <w:fldChar w:fldCharType="end"/>
        </w:r>
      </w:hyperlink>
    </w:p>
    <w:p w14:paraId="599A7123" w14:textId="10261B7F"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2" w:history="1">
        <w:r w:rsidRPr="00BD777C">
          <w:rPr>
            <w:rStyle w:val="Hyperlink"/>
            <w:noProof/>
          </w:rPr>
          <w:t>Table 4</w:t>
        </w:r>
        <w:r w:rsidRPr="00BD777C">
          <w:rPr>
            <w:rStyle w:val="Hyperlink"/>
            <w:noProof/>
          </w:rPr>
          <w:noBreakHyphen/>
          <w:t>3</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NOx Control Technologies for Vapor Combustion Unit</w:t>
        </w:r>
        <w:r>
          <w:rPr>
            <w:noProof/>
            <w:webHidden/>
          </w:rPr>
          <w:tab/>
        </w:r>
        <w:r>
          <w:rPr>
            <w:noProof/>
            <w:webHidden/>
          </w:rPr>
          <w:fldChar w:fldCharType="begin"/>
        </w:r>
        <w:r>
          <w:rPr>
            <w:noProof/>
            <w:webHidden/>
          </w:rPr>
          <w:instrText xml:space="preserve"> PAGEREF _Toc223690232 \h </w:instrText>
        </w:r>
        <w:r>
          <w:rPr>
            <w:noProof/>
            <w:webHidden/>
          </w:rPr>
        </w:r>
        <w:r>
          <w:rPr>
            <w:noProof/>
            <w:webHidden/>
          </w:rPr>
          <w:fldChar w:fldCharType="separate"/>
        </w:r>
        <w:r>
          <w:rPr>
            <w:noProof/>
            <w:webHidden/>
          </w:rPr>
          <w:t>9</w:t>
        </w:r>
        <w:r>
          <w:rPr>
            <w:noProof/>
            <w:webHidden/>
          </w:rPr>
          <w:fldChar w:fldCharType="end"/>
        </w:r>
      </w:hyperlink>
    </w:p>
    <w:p w14:paraId="14F32914" w14:textId="20671949"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3" w:history="1">
        <w:r w:rsidRPr="00BD777C">
          <w:rPr>
            <w:rStyle w:val="Hyperlink"/>
            <w:noProof/>
          </w:rPr>
          <w:t>Table 4</w:t>
        </w:r>
        <w:r w:rsidRPr="00BD777C">
          <w:rPr>
            <w:rStyle w:val="Hyperlink"/>
            <w:noProof/>
          </w:rPr>
          <w:noBreakHyphen/>
          <w:t>4</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NOx Control Technologies for the Vapor Combustion Unit</w:t>
        </w:r>
        <w:r>
          <w:rPr>
            <w:noProof/>
            <w:webHidden/>
          </w:rPr>
          <w:tab/>
        </w:r>
        <w:r>
          <w:rPr>
            <w:noProof/>
            <w:webHidden/>
          </w:rPr>
          <w:fldChar w:fldCharType="begin"/>
        </w:r>
        <w:r>
          <w:rPr>
            <w:noProof/>
            <w:webHidden/>
          </w:rPr>
          <w:instrText xml:space="preserve"> PAGEREF _Toc223690233 \h </w:instrText>
        </w:r>
        <w:r>
          <w:rPr>
            <w:noProof/>
            <w:webHidden/>
          </w:rPr>
        </w:r>
        <w:r>
          <w:rPr>
            <w:noProof/>
            <w:webHidden/>
          </w:rPr>
          <w:fldChar w:fldCharType="separate"/>
        </w:r>
        <w:r>
          <w:rPr>
            <w:noProof/>
            <w:webHidden/>
          </w:rPr>
          <w:t>10</w:t>
        </w:r>
        <w:r>
          <w:rPr>
            <w:noProof/>
            <w:webHidden/>
          </w:rPr>
          <w:fldChar w:fldCharType="end"/>
        </w:r>
      </w:hyperlink>
    </w:p>
    <w:p w14:paraId="4F7BA42E" w14:textId="2F060AE6"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4" w:history="1">
        <w:r w:rsidRPr="00BD777C">
          <w:rPr>
            <w:rStyle w:val="Hyperlink"/>
            <w:noProof/>
          </w:rPr>
          <w:t>Table 4</w:t>
        </w:r>
        <w:r w:rsidRPr="00BD777C">
          <w:rPr>
            <w:rStyle w:val="Hyperlink"/>
            <w:noProof/>
          </w:rPr>
          <w:noBreakHyphen/>
          <w:t>5</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CO Control Technologies for the Vapor Combustion Unit</w:t>
        </w:r>
        <w:r>
          <w:rPr>
            <w:noProof/>
            <w:webHidden/>
          </w:rPr>
          <w:tab/>
        </w:r>
        <w:r>
          <w:rPr>
            <w:noProof/>
            <w:webHidden/>
          </w:rPr>
          <w:fldChar w:fldCharType="begin"/>
        </w:r>
        <w:r>
          <w:rPr>
            <w:noProof/>
            <w:webHidden/>
          </w:rPr>
          <w:instrText xml:space="preserve"> PAGEREF _Toc223690234 \h </w:instrText>
        </w:r>
        <w:r>
          <w:rPr>
            <w:noProof/>
            <w:webHidden/>
          </w:rPr>
        </w:r>
        <w:r>
          <w:rPr>
            <w:noProof/>
            <w:webHidden/>
          </w:rPr>
          <w:fldChar w:fldCharType="separate"/>
        </w:r>
        <w:r>
          <w:rPr>
            <w:noProof/>
            <w:webHidden/>
          </w:rPr>
          <w:t>12</w:t>
        </w:r>
        <w:r>
          <w:rPr>
            <w:noProof/>
            <w:webHidden/>
          </w:rPr>
          <w:fldChar w:fldCharType="end"/>
        </w:r>
      </w:hyperlink>
    </w:p>
    <w:p w14:paraId="5556503A" w14:textId="56477452"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5" w:history="1">
        <w:r w:rsidRPr="00BD777C">
          <w:rPr>
            <w:rStyle w:val="Hyperlink"/>
            <w:noProof/>
          </w:rPr>
          <w:t>Table 4</w:t>
        </w:r>
        <w:r w:rsidRPr="00BD777C">
          <w:rPr>
            <w:rStyle w:val="Hyperlink"/>
            <w:noProof/>
          </w:rPr>
          <w:noBreakHyphen/>
          <w:t>6</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CO Control Technologies for the Vapor Combustion Unit</w:t>
        </w:r>
        <w:r>
          <w:rPr>
            <w:noProof/>
            <w:webHidden/>
          </w:rPr>
          <w:tab/>
        </w:r>
        <w:r>
          <w:rPr>
            <w:noProof/>
            <w:webHidden/>
          </w:rPr>
          <w:fldChar w:fldCharType="begin"/>
        </w:r>
        <w:r>
          <w:rPr>
            <w:noProof/>
            <w:webHidden/>
          </w:rPr>
          <w:instrText xml:space="preserve"> PAGEREF _Toc223690235 \h </w:instrText>
        </w:r>
        <w:r>
          <w:rPr>
            <w:noProof/>
            <w:webHidden/>
          </w:rPr>
        </w:r>
        <w:r>
          <w:rPr>
            <w:noProof/>
            <w:webHidden/>
          </w:rPr>
          <w:fldChar w:fldCharType="separate"/>
        </w:r>
        <w:r>
          <w:rPr>
            <w:noProof/>
            <w:webHidden/>
          </w:rPr>
          <w:t>12</w:t>
        </w:r>
        <w:r>
          <w:rPr>
            <w:noProof/>
            <w:webHidden/>
          </w:rPr>
          <w:fldChar w:fldCharType="end"/>
        </w:r>
      </w:hyperlink>
    </w:p>
    <w:p w14:paraId="6B50A0E7" w14:textId="3D5B6D70"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6" w:history="1">
        <w:r w:rsidRPr="00BD777C">
          <w:rPr>
            <w:rStyle w:val="Hyperlink"/>
            <w:noProof/>
          </w:rPr>
          <w:t>Table 4</w:t>
        </w:r>
        <w:r w:rsidRPr="00BD777C">
          <w:rPr>
            <w:rStyle w:val="Hyperlink"/>
            <w:noProof/>
          </w:rPr>
          <w:noBreakHyphen/>
          <w:t>7</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SO</w:t>
        </w:r>
        <w:r w:rsidRPr="00BD777C">
          <w:rPr>
            <w:rStyle w:val="Hyperlink"/>
            <w:noProof/>
            <w:vertAlign w:val="subscript"/>
          </w:rPr>
          <w:t>2</w:t>
        </w:r>
        <w:r w:rsidRPr="00BD777C">
          <w:rPr>
            <w:rStyle w:val="Hyperlink"/>
            <w:noProof/>
          </w:rPr>
          <w:t xml:space="preserve"> Control Technologies for the Vapor Combustion Unit</w:t>
        </w:r>
        <w:r>
          <w:rPr>
            <w:noProof/>
            <w:webHidden/>
          </w:rPr>
          <w:tab/>
        </w:r>
        <w:r>
          <w:rPr>
            <w:noProof/>
            <w:webHidden/>
          </w:rPr>
          <w:fldChar w:fldCharType="begin"/>
        </w:r>
        <w:r>
          <w:rPr>
            <w:noProof/>
            <w:webHidden/>
          </w:rPr>
          <w:instrText xml:space="preserve"> PAGEREF _Toc223690236 \h </w:instrText>
        </w:r>
        <w:r>
          <w:rPr>
            <w:noProof/>
            <w:webHidden/>
          </w:rPr>
        </w:r>
        <w:r>
          <w:rPr>
            <w:noProof/>
            <w:webHidden/>
          </w:rPr>
          <w:fldChar w:fldCharType="separate"/>
        </w:r>
        <w:r>
          <w:rPr>
            <w:noProof/>
            <w:webHidden/>
          </w:rPr>
          <w:t>14</w:t>
        </w:r>
        <w:r>
          <w:rPr>
            <w:noProof/>
            <w:webHidden/>
          </w:rPr>
          <w:fldChar w:fldCharType="end"/>
        </w:r>
      </w:hyperlink>
    </w:p>
    <w:p w14:paraId="0F39A3F9" w14:textId="5C350490"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7" w:history="1">
        <w:r w:rsidRPr="00BD777C">
          <w:rPr>
            <w:rStyle w:val="Hyperlink"/>
            <w:noProof/>
          </w:rPr>
          <w:t>Table 4</w:t>
        </w:r>
        <w:r w:rsidRPr="00BD777C">
          <w:rPr>
            <w:rStyle w:val="Hyperlink"/>
            <w:noProof/>
          </w:rPr>
          <w:noBreakHyphen/>
          <w:t>8</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SO</w:t>
        </w:r>
        <w:r w:rsidRPr="00BD777C">
          <w:rPr>
            <w:rStyle w:val="Hyperlink"/>
            <w:noProof/>
            <w:vertAlign w:val="subscript"/>
          </w:rPr>
          <w:t>2</w:t>
        </w:r>
        <w:r w:rsidRPr="00BD777C">
          <w:rPr>
            <w:rStyle w:val="Hyperlink"/>
            <w:noProof/>
          </w:rPr>
          <w:t xml:space="preserve"> Control Technologies for the Vapor Combustion Unit</w:t>
        </w:r>
        <w:r>
          <w:rPr>
            <w:noProof/>
            <w:webHidden/>
          </w:rPr>
          <w:tab/>
        </w:r>
        <w:r>
          <w:rPr>
            <w:noProof/>
            <w:webHidden/>
          </w:rPr>
          <w:fldChar w:fldCharType="begin"/>
        </w:r>
        <w:r>
          <w:rPr>
            <w:noProof/>
            <w:webHidden/>
          </w:rPr>
          <w:instrText xml:space="preserve"> PAGEREF _Toc223690237 \h </w:instrText>
        </w:r>
        <w:r>
          <w:rPr>
            <w:noProof/>
            <w:webHidden/>
          </w:rPr>
        </w:r>
        <w:r>
          <w:rPr>
            <w:noProof/>
            <w:webHidden/>
          </w:rPr>
          <w:fldChar w:fldCharType="separate"/>
        </w:r>
        <w:r>
          <w:rPr>
            <w:noProof/>
            <w:webHidden/>
          </w:rPr>
          <w:t>14</w:t>
        </w:r>
        <w:r>
          <w:rPr>
            <w:noProof/>
            <w:webHidden/>
          </w:rPr>
          <w:fldChar w:fldCharType="end"/>
        </w:r>
      </w:hyperlink>
    </w:p>
    <w:p w14:paraId="31544A38" w14:textId="1CDDD168"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8" w:history="1">
        <w:r w:rsidRPr="00BD777C">
          <w:rPr>
            <w:rStyle w:val="Hyperlink"/>
            <w:noProof/>
          </w:rPr>
          <w:t>Table 5</w:t>
        </w:r>
        <w:r w:rsidRPr="00BD777C">
          <w:rPr>
            <w:rStyle w:val="Hyperlink"/>
            <w:noProof/>
          </w:rPr>
          <w:noBreakHyphen/>
          <w:t>1</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VOC Control Technologies for the EFRT</w:t>
        </w:r>
        <w:r>
          <w:rPr>
            <w:noProof/>
            <w:webHidden/>
          </w:rPr>
          <w:tab/>
        </w:r>
        <w:r>
          <w:rPr>
            <w:noProof/>
            <w:webHidden/>
          </w:rPr>
          <w:fldChar w:fldCharType="begin"/>
        </w:r>
        <w:r>
          <w:rPr>
            <w:noProof/>
            <w:webHidden/>
          </w:rPr>
          <w:instrText xml:space="preserve"> PAGEREF _Toc223690238 \h </w:instrText>
        </w:r>
        <w:r>
          <w:rPr>
            <w:noProof/>
            <w:webHidden/>
          </w:rPr>
        </w:r>
        <w:r>
          <w:rPr>
            <w:noProof/>
            <w:webHidden/>
          </w:rPr>
          <w:fldChar w:fldCharType="separate"/>
        </w:r>
        <w:r>
          <w:rPr>
            <w:noProof/>
            <w:webHidden/>
          </w:rPr>
          <w:t>17</w:t>
        </w:r>
        <w:r>
          <w:rPr>
            <w:noProof/>
            <w:webHidden/>
          </w:rPr>
          <w:fldChar w:fldCharType="end"/>
        </w:r>
      </w:hyperlink>
    </w:p>
    <w:p w14:paraId="09B01A1E" w14:textId="04334D72"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9" w:history="1">
        <w:r w:rsidRPr="00BD777C">
          <w:rPr>
            <w:rStyle w:val="Hyperlink"/>
            <w:noProof/>
          </w:rPr>
          <w:t>Table 5</w:t>
        </w:r>
        <w:r w:rsidRPr="00BD777C">
          <w:rPr>
            <w:rStyle w:val="Hyperlink"/>
            <w:noProof/>
          </w:rPr>
          <w:noBreakHyphen/>
          <w:t>2</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VOC Control Technologies for the EFRT</w:t>
        </w:r>
        <w:r>
          <w:rPr>
            <w:noProof/>
            <w:webHidden/>
          </w:rPr>
          <w:tab/>
        </w:r>
        <w:r>
          <w:rPr>
            <w:noProof/>
            <w:webHidden/>
          </w:rPr>
          <w:fldChar w:fldCharType="begin"/>
        </w:r>
        <w:r>
          <w:rPr>
            <w:noProof/>
            <w:webHidden/>
          </w:rPr>
          <w:instrText xml:space="preserve"> PAGEREF _Toc223690239 \h </w:instrText>
        </w:r>
        <w:r>
          <w:rPr>
            <w:noProof/>
            <w:webHidden/>
          </w:rPr>
        </w:r>
        <w:r>
          <w:rPr>
            <w:noProof/>
            <w:webHidden/>
          </w:rPr>
          <w:fldChar w:fldCharType="separate"/>
        </w:r>
        <w:r>
          <w:rPr>
            <w:noProof/>
            <w:webHidden/>
          </w:rPr>
          <w:t>17</w:t>
        </w:r>
        <w:r>
          <w:rPr>
            <w:noProof/>
            <w:webHidden/>
          </w:rPr>
          <w:fldChar w:fldCharType="end"/>
        </w:r>
      </w:hyperlink>
    </w:p>
    <w:p w14:paraId="43E6A739" w14:textId="7ED9E49E"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40" w:history="1">
        <w:r w:rsidRPr="00BD777C">
          <w:rPr>
            <w:rStyle w:val="Hyperlink"/>
            <w:noProof/>
          </w:rPr>
          <w:t>Table 5</w:t>
        </w:r>
        <w:r w:rsidRPr="00BD777C">
          <w:rPr>
            <w:rStyle w:val="Hyperlink"/>
            <w:noProof/>
          </w:rPr>
          <w:noBreakHyphen/>
          <w:t>3</w:t>
        </w:r>
        <w:r>
          <w:rPr>
            <w:rFonts w:asciiTheme="minorHAnsi" w:eastAsiaTheme="minorEastAsia" w:hAnsiTheme="minorHAnsi" w:cstheme="minorBidi"/>
            <w:noProof/>
            <w:kern w:val="2"/>
            <w:sz w:val="24"/>
            <w:szCs w:val="24"/>
            <w14:ligatures w14:val="standardContextual"/>
          </w:rPr>
          <w:tab/>
        </w:r>
        <w:r w:rsidRPr="00BD777C">
          <w:rPr>
            <w:rStyle w:val="Hyperlink"/>
            <w:noProof/>
          </w:rPr>
          <w:t>Cost-Effectiveness of VOC Control Technologies for the EFRT</w:t>
        </w:r>
        <w:r>
          <w:rPr>
            <w:noProof/>
            <w:webHidden/>
          </w:rPr>
          <w:tab/>
        </w:r>
        <w:r>
          <w:rPr>
            <w:noProof/>
            <w:webHidden/>
          </w:rPr>
          <w:fldChar w:fldCharType="begin"/>
        </w:r>
        <w:r>
          <w:rPr>
            <w:noProof/>
            <w:webHidden/>
          </w:rPr>
          <w:instrText xml:space="preserve"> PAGEREF _Toc223690240 \h </w:instrText>
        </w:r>
        <w:r>
          <w:rPr>
            <w:noProof/>
            <w:webHidden/>
          </w:rPr>
        </w:r>
        <w:r>
          <w:rPr>
            <w:noProof/>
            <w:webHidden/>
          </w:rPr>
          <w:fldChar w:fldCharType="separate"/>
        </w:r>
        <w:r>
          <w:rPr>
            <w:noProof/>
            <w:webHidden/>
          </w:rPr>
          <w:t>17</w:t>
        </w:r>
        <w:r>
          <w:rPr>
            <w:noProof/>
            <w:webHidden/>
          </w:rPr>
          <w:fldChar w:fldCharType="end"/>
        </w:r>
      </w:hyperlink>
    </w:p>
    <w:p w14:paraId="02AA03A3" w14:textId="7CDA33B0"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41" w:history="1">
        <w:r w:rsidRPr="00BD777C">
          <w:rPr>
            <w:rStyle w:val="Hyperlink"/>
            <w:noProof/>
          </w:rPr>
          <w:t>Table 5</w:t>
        </w:r>
        <w:r w:rsidRPr="00BD777C">
          <w:rPr>
            <w:rStyle w:val="Hyperlink"/>
            <w:noProof/>
          </w:rPr>
          <w:noBreakHyphen/>
          <w:t>4</w:t>
        </w:r>
        <w:r>
          <w:rPr>
            <w:rFonts w:asciiTheme="minorHAnsi" w:eastAsiaTheme="minorEastAsia" w:hAnsiTheme="minorHAnsi" w:cstheme="minorBidi"/>
            <w:noProof/>
            <w:kern w:val="2"/>
            <w:sz w:val="24"/>
            <w:szCs w:val="24"/>
            <w14:ligatures w14:val="standardContextual"/>
          </w:rPr>
          <w:tab/>
        </w:r>
        <w:r w:rsidRPr="00BD777C">
          <w:rPr>
            <w:rStyle w:val="Hyperlink"/>
            <w:noProof/>
          </w:rPr>
          <w:t>Environmental Impacts of VOC Control Technologies for the EFRT</w:t>
        </w:r>
        <w:r>
          <w:rPr>
            <w:noProof/>
            <w:webHidden/>
          </w:rPr>
          <w:tab/>
        </w:r>
        <w:r>
          <w:rPr>
            <w:noProof/>
            <w:webHidden/>
          </w:rPr>
          <w:fldChar w:fldCharType="begin"/>
        </w:r>
        <w:r>
          <w:rPr>
            <w:noProof/>
            <w:webHidden/>
          </w:rPr>
          <w:instrText xml:space="preserve"> PAGEREF _Toc223690241 \h </w:instrText>
        </w:r>
        <w:r>
          <w:rPr>
            <w:noProof/>
            <w:webHidden/>
          </w:rPr>
        </w:r>
        <w:r>
          <w:rPr>
            <w:noProof/>
            <w:webHidden/>
          </w:rPr>
          <w:fldChar w:fldCharType="separate"/>
        </w:r>
        <w:r>
          <w:rPr>
            <w:noProof/>
            <w:webHidden/>
          </w:rPr>
          <w:t>18</w:t>
        </w:r>
        <w:r>
          <w:rPr>
            <w:noProof/>
            <w:webHidden/>
          </w:rPr>
          <w:fldChar w:fldCharType="end"/>
        </w:r>
      </w:hyperlink>
    </w:p>
    <w:p w14:paraId="4F5A3418" w14:textId="7AECD52B"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42" w:history="1">
        <w:r w:rsidRPr="00BD777C">
          <w:rPr>
            <w:rStyle w:val="Hyperlink"/>
            <w:noProof/>
          </w:rPr>
          <w:t>Table 5</w:t>
        </w:r>
        <w:r w:rsidRPr="00BD777C">
          <w:rPr>
            <w:rStyle w:val="Hyperlink"/>
            <w:noProof/>
          </w:rPr>
          <w:noBreakHyphen/>
          <w:t>5</w:t>
        </w:r>
        <w:r>
          <w:rPr>
            <w:rFonts w:asciiTheme="minorHAnsi" w:eastAsiaTheme="minorEastAsia" w:hAnsiTheme="minorHAnsi" w:cstheme="minorBidi"/>
            <w:noProof/>
            <w:kern w:val="2"/>
            <w:sz w:val="24"/>
            <w:szCs w:val="24"/>
            <w14:ligatures w14:val="standardContextual"/>
          </w:rPr>
          <w:tab/>
        </w:r>
        <w:r w:rsidRPr="00BD777C">
          <w:rPr>
            <w:rStyle w:val="Hyperlink"/>
            <w:noProof/>
          </w:rPr>
          <w:t>Energy Impacts of VOC Control Technologies for the EFRT</w:t>
        </w:r>
        <w:r>
          <w:rPr>
            <w:noProof/>
            <w:webHidden/>
          </w:rPr>
          <w:tab/>
        </w:r>
        <w:r>
          <w:rPr>
            <w:noProof/>
            <w:webHidden/>
          </w:rPr>
          <w:fldChar w:fldCharType="begin"/>
        </w:r>
        <w:r>
          <w:rPr>
            <w:noProof/>
            <w:webHidden/>
          </w:rPr>
          <w:instrText xml:space="preserve"> PAGEREF _Toc223690242 \h </w:instrText>
        </w:r>
        <w:r>
          <w:rPr>
            <w:noProof/>
            <w:webHidden/>
          </w:rPr>
        </w:r>
        <w:r>
          <w:rPr>
            <w:noProof/>
            <w:webHidden/>
          </w:rPr>
          <w:fldChar w:fldCharType="separate"/>
        </w:r>
        <w:r>
          <w:rPr>
            <w:noProof/>
            <w:webHidden/>
          </w:rPr>
          <w:t>18</w:t>
        </w:r>
        <w:r>
          <w:rPr>
            <w:noProof/>
            <w:webHidden/>
          </w:rPr>
          <w:fldChar w:fldCharType="end"/>
        </w:r>
      </w:hyperlink>
    </w:p>
    <w:p w14:paraId="528D592F" w14:textId="18850506"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43" w:history="1">
        <w:r w:rsidRPr="00BD777C">
          <w:rPr>
            <w:rStyle w:val="Hyperlink"/>
            <w:noProof/>
          </w:rPr>
          <w:t>Table 6</w:t>
        </w:r>
        <w:r w:rsidRPr="00BD777C">
          <w:rPr>
            <w:rStyle w:val="Hyperlink"/>
            <w:noProof/>
          </w:rPr>
          <w:noBreakHyphen/>
          <w:t>1</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Organic TAP Control Technologies for Fugitive Components</w:t>
        </w:r>
        <w:r>
          <w:rPr>
            <w:noProof/>
            <w:webHidden/>
          </w:rPr>
          <w:tab/>
        </w:r>
        <w:r>
          <w:rPr>
            <w:noProof/>
            <w:webHidden/>
          </w:rPr>
          <w:fldChar w:fldCharType="begin"/>
        </w:r>
        <w:r>
          <w:rPr>
            <w:noProof/>
            <w:webHidden/>
          </w:rPr>
          <w:instrText xml:space="preserve"> PAGEREF _Toc223690243 \h </w:instrText>
        </w:r>
        <w:r>
          <w:rPr>
            <w:noProof/>
            <w:webHidden/>
          </w:rPr>
        </w:r>
        <w:r>
          <w:rPr>
            <w:noProof/>
            <w:webHidden/>
          </w:rPr>
          <w:fldChar w:fldCharType="separate"/>
        </w:r>
        <w:r>
          <w:rPr>
            <w:noProof/>
            <w:webHidden/>
          </w:rPr>
          <w:t>19</w:t>
        </w:r>
        <w:r>
          <w:rPr>
            <w:noProof/>
            <w:webHidden/>
          </w:rPr>
          <w:fldChar w:fldCharType="end"/>
        </w:r>
      </w:hyperlink>
    </w:p>
    <w:p w14:paraId="13A3301A" w14:textId="27EAF2CB"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44" w:history="1">
        <w:r w:rsidRPr="00BD777C">
          <w:rPr>
            <w:rStyle w:val="Hyperlink"/>
            <w:noProof/>
          </w:rPr>
          <w:t>Table 6</w:t>
        </w:r>
        <w:r w:rsidRPr="00BD777C">
          <w:rPr>
            <w:rStyle w:val="Hyperlink"/>
            <w:noProof/>
          </w:rPr>
          <w:noBreakHyphen/>
          <w:t>2</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Organic TAP Control Technologies for Fugitive Components</w:t>
        </w:r>
        <w:r>
          <w:rPr>
            <w:noProof/>
            <w:webHidden/>
          </w:rPr>
          <w:tab/>
        </w:r>
        <w:r>
          <w:rPr>
            <w:noProof/>
            <w:webHidden/>
          </w:rPr>
          <w:fldChar w:fldCharType="begin"/>
        </w:r>
        <w:r>
          <w:rPr>
            <w:noProof/>
            <w:webHidden/>
          </w:rPr>
          <w:instrText xml:space="preserve"> PAGEREF _Toc223690244 \h </w:instrText>
        </w:r>
        <w:r>
          <w:rPr>
            <w:noProof/>
            <w:webHidden/>
          </w:rPr>
        </w:r>
        <w:r>
          <w:rPr>
            <w:noProof/>
            <w:webHidden/>
          </w:rPr>
          <w:fldChar w:fldCharType="separate"/>
        </w:r>
        <w:r>
          <w:rPr>
            <w:noProof/>
            <w:webHidden/>
          </w:rPr>
          <w:t>19</w:t>
        </w:r>
        <w:r>
          <w:rPr>
            <w:noProof/>
            <w:webHidden/>
          </w:rPr>
          <w:fldChar w:fldCharType="end"/>
        </w:r>
      </w:hyperlink>
    </w:p>
    <w:p w14:paraId="62F951ED" w14:textId="7A8A65BF" w:rsidR="00571713" w:rsidRDefault="001E119B" w:rsidP="0058764E">
      <w:pPr>
        <w:pStyle w:val="ListofmanualTablesFiguresAppendices-captioningnotused"/>
      </w:pPr>
      <w:r>
        <w:rPr>
          <w:b/>
          <w:bCs/>
          <w:noProof/>
        </w:rPr>
        <w:fldChar w:fldCharType="end"/>
      </w:r>
    </w:p>
    <w:p w14:paraId="11C8ED55" w14:textId="77777777" w:rsidR="00E84327" w:rsidRDefault="00E84327" w:rsidP="00E84327">
      <w:pPr>
        <w:pStyle w:val="HeadingforListofTablesFiguresAppendicesEtc"/>
      </w:pPr>
      <w:r>
        <w:t>Appendices</w:t>
      </w:r>
    </w:p>
    <w:p w14:paraId="3739F0A3" w14:textId="77777777" w:rsidR="00831D14" w:rsidRDefault="001E119B">
      <w:pPr>
        <w:pStyle w:val="TableofFigures"/>
        <w:tabs>
          <w:tab w:val="right" w:leader="dot" w:pos="9350"/>
        </w:tabs>
        <w:rPr>
          <w:ins w:id="1" w:author="Tony Widboom" w:date="2026-03-31T11:23:00Z" w16du:dateUtc="2026-03-31T18:23:00Z"/>
          <w:rFonts w:asciiTheme="minorHAnsi" w:eastAsiaTheme="minorEastAsia" w:hAnsiTheme="minorHAnsi" w:cstheme="minorBidi"/>
          <w:noProof/>
          <w:kern w:val="2"/>
          <w:sz w:val="24"/>
          <w:szCs w:val="24"/>
          <w14:ligatures w14:val="standardContextual"/>
        </w:rPr>
      </w:pPr>
      <w:r>
        <w:fldChar w:fldCharType="begin"/>
      </w:r>
      <w:r>
        <w:instrText xml:space="preserve"> TOC \n \h \z \c "Appendix" </w:instrText>
      </w:r>
      <w:r>
        <w:fldChar w:fldCharType="separate"/>
      </w:r>
      <w:ins w:id="2" w:author="Tony Widboom" w:date="2026-03-31T11:23:00Z" w16du:dateUtc="2026-03-31T18:23:00Z">
        <w:r w:rsidR="00831D14" w:rsidRPr="00CD4401">
          <w:rPr>
            <w:rStyle w:val="Hyperlink"/>
            <w:noProof/>
          </w:rPr>
          <w:fldChar w:fldCharType="begin"/>
        </w:r>
        <w:r w:rsidR="00831D14" w:rsidRPr="00CD4401">
          <w:rPr>
            <w:rStyle w:val="Hyperlink"/>
            <w:noProof/>
          </w:rPr>
          <w:instrText xml:space="preserve"> </w:instrText>
        </w:r>
        <w:r w:rsidR="00831D14">
          <w:rPr>
            <w:noProof/>
          </w:rPr>
          <w:instrText>HYPERLINK \l "_Toc225848620"</w:instrText>
        </w:r>
        <w:r w:rsidR="00831D14" w:rsidRPr="00CD4401">
          <w:rPr>
            <w:rStyle w:val="Hyperlink"/>
            <w:noProof/>
          </w:rPr>
          <w:instrText xml:space="preserve"> </w:instrText>
        </w:r>
        <w:r w:rsidR="00831D14" w:rsidRPr="00CD4401">
          <w:rPr>
            <w:rStyle w:val="Hyperlink"/>
            <w:noProof/>
          </w:rPr>
        </w:r>
        <w:r w:rsidR="00831D14" w:rsidRPr="00CD4401">
          <w:rPr>
            <w:rStyle w:val="Hyperlink"/>
            <w:noProof/>
          </w:rPr>
          <w:fldChar w:fldCharType="separate"/>
        </w:r>
        <w:r w:rsidR="00831D14" w:rsidRPr="00CD4401">
          <w:rPr>
            <w:rStyle w:val="Hyperlink"/>
            <w:noProof/>
          </w:rPr>
          <w:t>Appendix A</w:t>
        </w:r>
        <w:r w:rsidR="00831D14">
          <w:rPr>
            <w:rFonts w:asciiTheme="minorHAnsi" w:eastAsiaTheme="minorEastAsia" w:hAnsiTheme="minorHAnsi" w:cstheme="minorBidi"/>
            <w:noProof/>
            <w:kern w:val="2"/>
            <w:sz w:val="24"/>
            <w:szCs w:val="24"/>
            <w14:ligatures w14:val="standardContextual"/>
          </w:rPr>
          <w:tab/>
        </w:r>
        <w:r w:rsidR="00831D14" w:rsidRPr="00CD4401">
          <w:rPr>
            <w:rStyle w:val="Hyperlink"/>
            <w:noProof/>
          </w:rPr>
          <w:t>RACT/BACT/LAER Clearinghouse Summary</w:t>
        </w:r>
        <w:r w:rsidR="00831D14" w:rsidRPr="00CD4401">
          <w:rPr>
            <w:rStyle w:val="Hyperlink"/>
            <w:noProof/>
          </w:rPr>
          <w:fldChar w:fldCharType="end"/>
        </w:r>
      </w:ins>
    </w:p>
    <w:p w14:paraId="44D17ED9" w14:textId="77777777" w:rsidR="00831D14" w:rsidRDefault="00831D14">
      <w:pPr>
        <w:pStyle w:val="TableofFigures"/>
        <w:tabs>
          <w:tab w:val="right" w:leader="dot" w:pos="9350"/>
        </w:tabs>
        <w:rPr>
          <w:ins w:id="3" w:author="Tony Widboom" w:date="2026-03-31T11:23:00Z" w16du:dateUtc="2026-03-31T18:23:00Z"/>
          <w:rFonts w:asciiTheme="minorHAnsi" w:eastAsiaTheme="minorEastAsia" w:hAnsiTheme="minorHAnsi" w:cstheme="minorBidi"/>
          <w:noProof/>
          <w:kern w:val="2"/>
          <w:sz w:val="24"/>
          <w:szCs w:val="24"/>
          <w14:ligatures w14:val="standardContextual"/>
        </w:rPr>
      </w:pPr>
      <w:ins w:id="4" w:author="Tony Widboom" w:date="2026-03-31T11:23:00Z" w16du:dateUtc="2026-03-31T18:23:00Z">
        <w:r w:rsidRPr="00CD4401">
          <w:rPr>
            <w:rStyle w:val="Hyperlink"/>
            <w:noProof/>
          </w:rPr>
          <w:fldChar w:fldCharType="begin"/>
        </w:r>
        <w:r w:rsidRPr="00CD4401">
          <w:rPr>
            <w:rStyle w:val="Hyperlink"/>
            <w:noProof/>
          </w:rPr>
          <w:instrText xml:space="preserve"> </w:instrText>
        </w:r>
        <w:r>
          <w:rPr>
            <w:noProof/>
          </w:rPr>
          <w:instrText>HYPERLINK \l "_Toc225848621"</w:instrText>
        </w:r>
        <w:r w:rsidRPr="00CD4401">
          <w:rPr>
            <w:rStyle w:val="Hyperlink"/>
            <w:noProof/>
          </w:rPr>
          <w:instrText xml:space="preserve"> </w:instrText>
        </w:r>
        <w:r w:rsidRPr="00CD4401">
          <w:rPr>
            <w:rStyle w:val="Hyperlink"/>
            <w:noProof/>
          </w:rPr>
        </w:r>
        <w:r w:rsidRPr="00CD4401">
          <w:rPr>
            <w:rStyle w:val="Hyperlink"/>
            <w:noProof/>
          </w:rPr>
          <w:fldChar w:fldCharType="separate"/>
        </w:r>
        <w:r w:rsidRPr="00CD4401">
          <w:rPr>
            <w:rStyle w:val="Hyperlink"/>
            <w:noProof/>
          </w:rPr>
          <w:t>Appendix B</w:t>
        </w:r>
        <w:r>
          <w:rPr>
            <w:rFonts w:asciiTheme="minorHAnsi" w:eastAsiaTheme="minorEastAsia" w:hAnsiTheme="minorHAnsi" w:cstheme="minorBidi"/>
            <w:noProof/>
            <w:kern w:val="2"/>
            <w:sz w:val="24"/>
            <w:szCs w:val="24"/>
            <w14:ligatures w14:val="standardContextual"/>
          </w:rPr>
          <w:tab/>
        </w:r>
        <w:r w:rsidRPr="00CD4401">
          <w:rPr>
            <w:rStyle w:val="Hyperlink"/>
            <w:noProof/>
          </w:rPr>
          <w:t>Control Cost Calculations for Domed External Floating Root Tank</w:t>
        </w:r>
        <w:r w:rsidRPr="00CD4401">
          <w:rPr>
            <w:rStyle w:val="Hyperlink"/>
            <w:noProof/>
          </w:rPr>
          <w:fldChar w:fldCharType="end"/>
        </w:r>
      </w:ins>
    </w:p>
    <w:p w14:paraId="31C66F72" w14:textId="33FC184F" w:rsidR="00D56ACC" w:rsidDel="00831D14" w:rsidRDefault="00D56ACC">
      <w:pPr>
        <w:pStyle w:val="TableofFigures"/>
        <w:tabs>
          <w:tab w:val="right" w:leader="dot" w:pos="9350"/>
        </w:tabs>
        <w:rPr>
          <w:del w:id="5" w:author="Tony Widboom" w:date="2026-03-31T11:23:00Z" w16du:dateUtc="2026-03-31T18:23:00Z"/>
          <w:rFonts w:asciiTheme="minorHAnsi" w:eastAsiaTheme="minorEastAsia" w:hAnsiTheme="minorHAnsi" w:cstheme="minorBidi"/>
          <w:noProof/>
          <w:kern w:val="2"/>
          <w:sz w:val="24"/>
          <w:szCs w:val="24"/>
          <w14:ligatures w14:val="standardContextual"/>
        </w:rPr>
      </w:pPr>
      <w:del w:id="6" w:author="Tony Widboom" w:date="2026-03-31T11:23:00Z" w16du:dateUtc="2026-03-31T18:23:00Z">
        <w:r w:rsidRPr="00831D14" w:rsidDel="00831D14">
          <w:rPr>
            <w:rPrChange w:id="7" w:author="Tony Widboom" w:date="2026-03-31T11:23:00Z" w16du:dateUtc="2026-03-31T18:23:00Z">
              <w:rPr>
                <w:rStyle w:val="Hyperlink"/>
                <w:noProof/>
              </w:rPr>
            </w:rPrChange>
          </w:rPr>
          <w:delText>Appendix A</w:delText>
        </w:r>
        <w:r w:rsidDel="00831D14">
          <w:rPr>
            <w:rFonts w:asciiTheme="minorHAnsi" w:eastAsiaTheme="minorEastAsia" w:hAnsiTheme="minorHAnsi" w:cstheme="minorBidi"/>
            <w:noProof/>
            <w:kern w:val="2"/>
            <w:sz w:val="24"/>
            <w:szCs w:val="24"/>
            <w14:ligatures w14:val="standardContextual"/>
          </w:rPr>
          <w:tab/>
        </w:r>
        <w:r w:rsidRPr="00831D14" w:rsidDel="00831D14">
          <w:rPr>
            <w:rPrChange w:id="8" w:author="Tony Widboom" w:date="2026-03-31T11:23:00Z" w16du:dateUtc="2026-03-31T18:23:00Z">
              <w:rPr>
                <w:rStyle w:val="Hyperlink"/>
                <w:noProof/>
              </w:rPr>
            </w:rPrChange>
          </w:rPr>
          <w:delText>RACT/BACT/LAER Clearinghouse Summary</w:delText>
        </w:r>
      </w:del>
    </w:p>
    <w:p w14:paraId="24AE3B23" w14:textId="48AE5E72" w:rsidR="00D56ACC" w:rsidDel="00831D14" w:rsidRDefault="00D56ACC">
      <w:pPr>
        <w:pStyle w:val="TableofFigures"/>
        <w:tabs>
          <w:tab w:val="right" w:leader="dot" w:pos="9350"/>
        </w:tabs>
        <w:rPr>
          <w:del w:id="9" w:author="Tony Widboom" w:date="2026-03-31T11:23:00Z" w16du:dateUtc="2026-03-31T18:23:00Z"/>
          <w:rFonts w:asciiTheme="minorHAnsi" w:eastAsiaTheme="minorEastAsia" w:hAnsiTheme="minorHAnsi" w:cstheme="minorBidi"/>
          <w:noProof/>
          <w:kern w:val="2"/>
          <w:sz w:val="24"/>
          <w:szCs w:val="24"/>
          <w14:ligatures w14:val="standardContextual"/>
        </w:rPr>
      </w:pPr>
      <w:del w:id="10" w:author="Tony Widboom" w:date="2026-03-31T11:23:00Z" w16du:dateUtc="2026-03-31T18:23:00Z">
        <w:r w:rsidRPr="00831D14" w:rsidDel="00831D14">
          <w:rPr>
            <w:rPrChange w:id="11" w:author="Tony Widboom" w:date="2026-03-31T11:23:00Z" w16du:dateUtc="2026-03-31T18:23:00Z">
              <w:rPr>
                <w:rStyle w:val="Hyperlink"/>
                <w:noProof/>
              </w:rPr>
            </w:rPrChange>
          </w:rPr>
          <w:delText>Appendix B</w:delText>
        </w:r>
        <w:r w:rsidDel="00831D14">
          <w:rPr>
            <w:rFonts w:asciiTheme="minorHAnsi" w:eastAsiaTheme="minorEastAsia" w:hAnsiTheme="minorHAnsi" w:cstheme="minorBidi"/>
            <w:noProof/>
            <w:kern w:val="2"/>
            <w:sz w:val="24"/>
            <w:szCs w:val="24"/>
            <w14:ligatures w14:val="standardContextual"/>
          </w:rPr>
          <w:tab/>
        </w:r>
        <w:r w:rsidRPr="00831D14" w:rsidDel="00831D14">
          <w:rPr>
            <w:rPrChange w:id="12" w:author="Tony Widboom" w:date="2026-03-31T11:23:00Z" w16du:dateUtc="2026-03-31T18:23:00Z">
              <w:rPr>
                <w:rStyle w:val="Hyperlink"/>
                <w:noProof/>
              </w:rPr>
            </w:rPrChange>
          </w:rPr>
          <w:delText>Control Cost Calculations for Domed External Floating Root Tank</w:delText>
        </w:r>
      </w:del>
    </w:p>
    <w:p w14:paraId="64458F7F" w14:textId="0D8928C2" w:rsidR="00E84327" w:rsidRDefault="001E119B" w:rsidP="00E84327">
      <w:pPr>
        <w:pStyle w:val="ListofmanualTablesFiguresAppendices-captioningnotused"/>
      </w:pPr>
      <w:r>
        <w:rPr>
          <w:b/>
          <w:bCs/>
          <w:noProof/>
        </w:rPr>
        <w:fldChar w:fldCharType="end"/>
      </w:r>
    </w:p>
    <w:p w14:paraId="274AB302" w14:textId="77777777" w:rsidR="00E84327" w:rsidRDefault="00E84327" w:rsidP="00363420">
      <w:r>
        <w:br w:type="page"/>
      </w:r>
    </w:p>
    <w:p w14:paraId="77C20B65" w14:textId="77777777" w:rsidR="00E84327" w:rsidRDefault="00E84327" w:rsidP="00E84327">
      <w:pPr>
        <w:pStyle w:val="HeadingforListofTablesFiguresAppendicesEtc"/>
      </w:pPr>
      <w:r>
        <w:lastRenderedPageBreak/>
        <w:t>Abbreviations</w:t>
      </w:r>
    </w:p>
    <w:p w14:paraId="6C6EEA96" w14:textId="6F7F1151" w:rsidR="00BC5C7F" w:rsidRDefault="00BC5C7F" w:rsidP="00F56221">
      <w:pPr>
        <w:spacing w:after="0"/>
      </w:pPr>
      <w:r w:rsidRPr="00BC5C7F">
        <w:t>BACT</w:t>
      </w:r>
      <w:r>
        <w:tab/>
      </w:r>
      <w:r>
        <w:tab/>
      </w:r>
      <w:r w:rsidRPr="00BC5C7F">
        <w:t>Best Available Control Technology</w:t>
      </w:r>
    </w:p>
    <w:p w14:paraId="178E5752" w14:textId="76F99BF3" w:rsidR="00BC5C7F" w:rsidRDefault="00BC5C7F" w:rsidP="00F56221">
      <w:pPr>
        <w:spacing w:after="0"/>
      </w:pPr>
      <w:r w:rsidRPr="00BC5C7F">
        <w:t>CO</w:t>
      </w:r>
      <w:r>
        <w:tab/>
      </w:r>
      <w:r>
        <w:tab/>
      </w:r>
      <w:r w:rsidRPr="00BC5C7F">
        <w:t>Carbon Monoxide</w:t>
      </w:r>
    </w:p>
    <w:p w14:paraId="1572A5FB" w14:textId="6DBA0A90" w:rsidR="00BC5C7F" w:rsidRDefault="00BC5C7F" w:rsidP="00F56221">
      <w:pPr>
        <w:spacing w:after="0"/>
      </w:pPr>
      <w:r w:rsidRPr="00BC5C7F">
        <w:t>LAER</w:t>
      </w:r>
      <w:r w:rsidRPr="00BC5C7F">
        <w:tab/>
      </w:r>
      <w:r>
        <w:tab/>
      </w:r>
      <w:r w:rsidRPr="00BC5C7F">
        <w:t>Lowest Achievable Emission Rate</w:t>
      </w:r>
    </w:p>
    <w:p w14:paraId="48D32CE5" w14:textId="29E8F853" w:rsidR="00BC5C7F" w:rsidRDefault="00BC5C7F" w:rsidP="00F56221">
      <w:pPr>
        <w:spacing w:after="0"/>
      </w:pPr>
      <w:r w:rsidRPr="00BC5C7F">
        <w:t>MVEC</w:t>
      </w:r>
      <w:r w:rsidRPr="00BC5C7F">
        <w:tab/>
      </w:r>
      <w:r>
        <w:tab/>
      </w:r>
      <w:r w:rsidRPr="00BC5C7F">
        <w:t>Marine Vapor Emission Control</w:t>
      </w:r>
    </w:p>
    <w:p w14:paraId="23D365F8" w14:textId="13E504FE" w:rsidR="00BC5C7F" w:rsidRDefault="00BC5C7F" w:rsidP="00F56221">
      <w:pPr>
        <w:spacing w:after="0"/>
      </w:pPr>
      <w:r w:rsidRPr="00BC5C7F">
        <w:t>NOx</w:t>
      </w:r>
      <w:r w:rsidRPr="00BC5C7F">
        <w:tab/>
      </w:r>
      <w:r>
        <w:tab/>
      </w:r>
      <w:r w:rsidRPr="00BC5C7F">
        <w:t>Nitrogen Oxides</w:t>
      </w:r>
    </w:p>
    <w:p w14:paraId="3A11A24F" w14:textId="77530F47" w:rsidR="00BC5C7F" w:rsidRDefault="00BC5C7F" w:rsidP="00F56221">
      <w:pPr>
        <w:spacing w:after="0"/>
      </w:pPr>
      <w:r w:rsidRPr="00BC5C7F">
        <w:t>NWCAA</w:t>
      </w:r>
      <w:r>
        <w:tab/>
      </w:r>
      <w:r w:rsidRPr="00BC5C7F">
        <w:t>Northwest Clean Air Agency</w:t>
      </w:r>
    </w:p>
    <w:p w14:paraId="417EF911" w14:textId="3935CA13" w:rsidR="00BC5C7F" w:rsidRDefault="00BC5C7F" w:rsidP="00F56221">
      <w:pPr>
        <w:spacing w:after="0"/>
      </w:pPr>
      <w:r w:rsidRPr="00BC5C7F">
        <w:t>PM10</w:t>
      </w:r>
      <w:r w:rsidRPr="00BC5C7F">
        <w:tab/>
      </w:r>
      <w:r>
        <w:tab/>
      </w:r>
      <w:r w:rsidRPr="00BC5C7F">
        <w:t>Particulate Matter less than 10 microns in diameter</w:t>
      </w:r>
    </w:p>
    <w:p w14:paraId="3F88B768" w14:textId="75E6D953" w:rsidR="00BC5C7F" w:rsidRDefault="00BC5C7F" w:rsidP="00F56221">
      <w:pPr>
        <w:spacing w:after="0"/>
      </w:pPr>
      <w:r w:rsidRPr="00BC5C7F">
        <w:t>PM2.5</w:t>
      </w:r>
      <w:r w:rsidRPr="00BC5C7F">
        <w:tab/>
      </w:r>
      <w:r>
        <w:tab/>
      </w:r>
      <w:r w:rsidRPr="00BC5C7F">
        <w:t>Particulate Matter less than 2.5 microns in diameter</w:t>
      </w:r>
    </w:p>
    <w:p w14:paraId="5E8C7195" w14:textId="100254FF" w:rsidR="00BC5C7F" w:rsidRDefault="00BC5C7F" w:rsidP="00F56221">
      <w:pPr>
        <w:spacing w:after="0"/>
      </w:pPr>
      <w:r w:rsidRPr="00BC5C7F">
        <w:t>RACT</w:t>
      </w:r>
      <w:r w:rsidRPr="00BC5C7F">
        <w:tab/>
      </w:r>
      <w:r>
        <w:tab/>
      </w:r>
      <w:r w:rsidRPr="00BC5C7F">
        <w:t>Reasonably Available Control Technology</w:t>
      </w:r>
    </w:p>
    <w:p w14:paraId="71ACC795" w14:textId="09E6A9DE" w:rsidR="00BC5C7F" w:rsidRDefault="00BC5C7F" w:rsidP="00F56221">
      <w:pPr>
        <w:spacing w:after="0"/>
      </w:pPr>
      <w:r w:rsidRPr="00BC5C7F">
        <w:t>SO2</w:t>
      </w:r>
      <w:r w:rsidRPr="00BC5C7F">
        <w:tab/>
      </w:r>
      <w:r>
        <w:tab/>
      </w:r>
      <w:r w:rsidRPr="00BC5C7F">
        <w:t>Sulfur Dioxide</w:t>
      </w:r>
    </w:p>
    <w:p w14:paraId="43D58078" w14:textId="451B1AB6" w:rsidR="00BC5C7F" w:rsidRDefault="00BC5C7F" w:rsidP="00F56221">
      <w:pPr>
        <w:spacing w:after="0"/>
      </w:pPr>
      <w:r w:rsidRPr="00BC5C7F">
        <w:t>TAPs</w:t>
      </w:r>
      <w:r w:rsidRPr="00BC5C7F">
        <w:tab/>
      </w:r>
      <w:r>
        <w:tab/>
      </w:r>
      <w:r w:rsidRPr="00BC5C7F">
        <w:t>Toxic Air Pollutants</w:t>
      </w:r>
    </w:p>
    <w:p w14:paraId="456369AF" w14:textId="0EB5A161" w:rsidR="00BC5C7F" w:rsidRDefault="00BC5C7F" w:rsidP="00F56221">
      <w:pPr>
        <w:spacing w:after="0"/>
      </w:pPr>
      <w:proofErr w:type="spellStart"/>
      <w:r w:rsidRPr="00BC5C7F">
        <w:t>tBACT</w:t>
      </w:r>
      <w:proofErr w:type="spellEnd"/>
      <w:r w:rsidRPr="00BC5C7F">
        <w:tab/>
      </w:r>
      <w:r>
        <w:tab/>
      </w:r>
      <w:r w:rsidRPr="00BC5C7F">
        <w:t>Best Available Control Technology for Toxic Air Pollutants</w:t>
      </w:r>
    </w:p>
    <w:p w14:paraId="24A33451" w14:textId="201EAF2C" w:rsidR="00BC5C7F" w:rsidRDefault="00BC5C7F" w:rsidP="00F56221">
      <w:pPr>
        <w:spacing w:after="0"/>
      </w:pPr>
      <w:r w:rsidRPr="00BC5C7F">
        <w:t>VCU</w:t>
      </w:r>
      <w:r w:rsidRPr="00BC5C7F">
        <w:tab/>
      </w:r>
      <w:r>
        <w:tab/>
      </w:r>
      <w:r w:rsidRPr="00BC5C7F">
        <w:t>Vapor Combustion Unit</w:t>
      </w:r>
    </w:p>
    <w:p w14:paraId="07545034" w14:textId="10E854EF" w:rsidR="00D02707" w:rsidRPr="00BC5C7F" w:rsidRDefault="00BC5C7F" w:rsidP="00F56221">
      <w:pPr>
        <w:spacing w:after="0"/>
      </w:pPr>
      <w:r w:rsidRPr="00BC5C7F">
        <w:t>VOCs</w:t>
      </w:r>
      <w:r w:rsidRPr="00BC5C7F">
        <w:tab/>
      </w:r>
      <w:r>
        <w:tab/>
      </w:r>
      <w:r w:rsidRPr="00BC5C7F">
        <w:t>Volatile Organic Compounds</w:t>
      </w:r>
    </w:p>
    <w:p w14:paraId="5B2B4AB6" w14:textId="51C29A22" w:rsidR="00E84327" w:rsidRDefault="00E84327" w:rsidP="00817B85">
      <w:pPr>
        <w:pStyle w:val="Abbreviationslist"/>
      </w:pPr>
    </w:p>
    <w:p w14:paraId="26DE0C99" w14:textId="77777777" w:rsidR="001B41DF" w:rsidRDefault="001B41DF" w:rsidP="00363420">
      <w:pPr>
        <w:sectPr w:rsidR="001B41DF" w:rsidSect="003E6F14">
          <w:headerReference w:type="default" r:id="rId16"/>
          <w:footerReference w:type="default" r:id="rId17"/>
          <w:headerReference w:type="first" r:id="rId18"/>
          <w:footerReference w:type="first" r:id="rId19"/>
          <w:pgSz w:w="12240" w:h="15840" w:code="1"/>
          <w:pgMar w:top="1872" w:right="1440" w:bottom="1440" w:left="1440" w:header="1008" w:footer="432" w:gutter="0"/>
          <w:pgNumType w:fmt="lowerRoman" w:start="1"/>
          <w:cols w:space="720"/>
          <w:titlePg/>
          <w:docGrid w:linePitch="360"/>
        </w:sectPr>
      </w:pPr>
    </w:p>
    <w:p w14:paraId="3CB9937C" w14:textId="77777777" w:rsidR="00667C33" w:rsidRPr="006C2488" w:rsidRDefault="00667C33" w:rsidP="006C2488">
      <w:pPr>
        <w:pStyle w:val="Heading1"/>
      </w:pPr>
      <w:bookmarkStart w:id="13" w:name="_Toc421011139"/>
      <w:bookmarkStart w:id="14" w:name="_Toc221603902"/>
      <w:bookmarkStart w:id="15" w:name="_Toc223690175"/>
      <w:r w:rsidRPr="006C2488">
        <w:lastRenderedPageBreak/>
        <w:t>Executive Summary</w:t>
      </w:r>
      <w:bookmarkEnd w:id="13"/>
      <w:bookmarkEnd w:id="14"/>
      <w:bookmarkEnd w:id="15"/>
    </w:p>
    <w:p>
      <w:r>
        <w:rPr>
          <w:b/>
          <w:color w:val="800000"/>
          <w:sz w:val="20"/>
        </w:rPr>
        <w:t xml:space="preserve">[Reviewer Summary] </w:t>
      </w:r>
      <w:r>
        <w:rPr>
          <w:color w:val="800000"/>
          <w:sz w:val="20"/>
        </w:rPr>
        <w:t>Key revisions requested: strengthen Step 5 limit-setting language, tighten NOx and SO2 feasibility support, keep the tank technology universe broader at Step 1, and add clearer cost and LDAR permit-structure support.</w:t>
      </w:r>
    </w:p>
    <w:p w14:paraId="365BC6D4" w14:textId="0DBCC042" w:rsidR="00667C33" w:rsidRPr="00AD50DB" w:rsidRDefault="00667C33" w:rsidP="00667C33">
      <w:r>
        <w:t>Tesoro Refining &amp; Marketing Company LLC</w:t>
      </w:r>
      <w:r w:rsidRPr="00E17266">
        <w:t xml:space="preserve"> </w:t>
      </w:r>
      <w:r>
        <w:t xml:space="preserve">(Tesoro) </w:t>
      </w:r>
      <w:r w:rsidRPr="00C25E3F">
        <w:t xml:space="preserve">is proposing </w:t>
      </w:r>
      <w:ins w:id="16" w:author="Tony Widboom" w:date="2026-03-31T10:21:00Z" w16du:dateUtc="2026-03-31T17:21:00Z">
        <w:r w:rsidR="00BB31D3">
          <w:t xml:space="preserve">the Marine Operations Voluntary Emission Control Project (Project). </w:t>
        </w:r>
      </w:ins>
      <w:ins w:id="17" w:author="Tony Widboom" w:date="2026-03-31T10:22:00Z" w16du:dateUtc="2026-03-31T17:22:00Z">
        <w:r w:rsidR="00BB31D3">
          <w:t xml:space="preserve">Tesoro proposes </w:t>
        </w:r>
      </w:ins>
      <w:r w:rsidRPr="00C25E3F">
        <w:t>to</w:t>
      </w:r>
      <w:r>
        <w:t xml:space="preserve"> voluntarily install a new Marine Vapor Emission Control (MVEC) System utilizing a vapor combustion unit (VCU) </w:t>
      </w:r>
      <w:r w:rsidRPr="00AD50DB">
        <w:t>that will reduce emissions of volatile organic compounds (VOCs)</w:t>
      </w:r>
      <w:r>
        <w:t xml:space="preserve"> and toxic air pollutants (TAPs) displaced </w:t>
      </w:r>
      <w:r w:rsidRPr="00AD50DB">
        <w:t>from marine vessels during loading operations.</w:t>
      </w:r>
      <w:r>
        <w:t xml:space="preserve"> </w:t>
      </w:r>
      <w:commentRangeStart w:id="18"/>
      <w:r>
        <w:t>While emissions from marine vessel loading will decrease, emissions associated with combustion of the displaced vapors and fugitive leaks from the MVEC closed vent system are new emissions that are subject to review.</w:t>
      </w:r>
      <w:commentRangeEnd w:id="18"/>
      <w:r w:rsidR="00BB31D3">
        <w:rPr>
          <w:rStyle w:val="CommentReference"/>
          <w:rFonts w:ascii="Segoe UI" w:hAnsi="Segoe UI"/>
        </w:rPr>
        <w:commentReference w:id="18"/>
      </w:r>
      <w:r>
        <w:t xml:space="preserve"> This section addresses Best Available Control Technology requirements of Northwest Clean Air Agency (NWCAA) Regulation section 300.9.</w:t>
      </w:r>
    </w:p>
    <w:p w14:paraId="79E77121" w14:textId="762F81AD" w:rsidR="00667C33" w:rsidRDefault="00667C33" w:rsidP="00667C33">
      <w:r>
        <w:t xml:space="preserve">To address NWCAA Regulation Section 300.9, Tesoro is providing a </w:t>
      </w:r>
      <w:r w:rsidRPr="00B0433B">
        <w:t>Best Available Control Technology (BACT)</w:t>
      </w:r>
      <w:r>
        <w:t xml:space="preserve"> review for </w:t>
      </w:r>
      <w:r>
        <w:rPr>
          <w:snapToGrid w:val="0"/>
        </w:rPr>
        <w:t xml:space="preserve">each emissions unit at which an emissions increase will occur above </w:t>
      </w:r>
      <w:r w:rsidRPr="00965EEC">
        <w:rPr>
          <w:i/>
          <w:snapToGrid w:val="0"/>
        </w:rPr>
        <w:t>de minimis</w:t>
      </w:r>
      <w:r>
        <w:rPr>
          <w:snapToGrid w:val="0"/>
        </w:rPr>
        <w:t xml:space="preserve"> thresholds </w:t>
      </w:r>
      <w:proofErr w:type="gramStart"/>
      <w:r>
        <w:rPr>
          <w:snapToGrid w:val="0"/>
        </w:rPr>
        <w:t>as a result of</w:t>
      </w:r>
      <w:proofErr w:type="gramEnd"/>
      <w:r>
        <w:rPr>
          <w:snapToGrid w:val="0"/>
        </w:rPr>
        <w:t xml:space="preserve"> a physical change or change in the method of operation of the unit</w:t>
      </w:r>
      <w:r>
        <w:t xml:space="preserve">. For the proposed </w:t>
      </w:r>
      <w:del w:id="19" w:author="Tony Widboom" w:date="2026-03-31T10:22:00Z" w16du:dateUtc="2026-03-31T17:22:00Z">
        <w:r w:rsidDel="00BB31D3">
          <w:delText>Marine Operations Voluntary Emission Control Project (</w:delText>
        </w:r>
      </w:del>
      <w:r>
        <w:t>Project</w:t>
      </w:r>
      <w:del w:id="20" w:author="Tony Widboom" w:date="2026-03-31T10:22:00Z" w16du:dateUtc="2026-03-31T17:22:00Z">
        <w:r w:rsidDel="00BB31D3">
          <w:delText>)</w:delText>
        </w:r>
      </w:del>
      <w:r>
        <w:t xml:space="preserve">, BACT is required for emissions of </w:t>
      </w:r>
      <w:r w:rsidRPr="00D531B0">
        <w:t>PM</w:t>
      </w:r>
      <w:r w:rsidRPr="00704046">
        <w:rPr>
          <w:vertAlign w:val="subscript"/>
        </w:rPr>
        <w:t>10</w:t>
      </w:r>
      <w:r>
        <w:t xml:space="preserve">, </w:t>
      </w:r>
      <w:r w:rsidRPr="00D839F2">
        <w:t>PM</w:t>
      </w:r>
      <w:r w:rsidRPr="00D839F2">
        <w:rPr>
          <w:vertAlign w:val="subscript"/>
        </w:rPr>
        <w:t>2.5</w:t>
      </w:r>
      <w:r>
        <w:t xml:space="preserve">, CO, NOx, and </w:t>
      </w:r>
      <w:r w:rsidRPr="00B50326">
        <w:t>SO</w:t>
      </w:r>
      <w:r w:rsidRPr="00704046">
        <w:rPr>
          <w:vertAlign w:val="subscript"/>
        </w:rPr>
        <w:t>2</w:t>
      </w:r>
      <w:r w:rsidRPr="0023099B">
        <w:t>.</w:t>
      </w:r>
      <w:r w:rsidRPr="00A95F98">
        <w:t xml:space="preserve"> and certain toxic air pollutants (TAPs) </w:t>
      </w:r>
      <w:r>
        <w:t xml:space="preserve">associated with combustion from the MVEC System. </w:t>
      </w:r>
    </w:p>
    <w:p w14:paraId="3EEBEF15" w14:textId="730B3D64" w:rsidR="00667C33" w:rsidRDefault="00667C33" w:rsidP="00667C33">
      <w:r>
        <w:t>BACT for TAPs (</w:t>
      </w:r>
      <w:proofErr w:type="spellStart"/>
      <w:r>
        <w:t>tBACT</w:t>
      </w:r>
      <w:proofErr w:type="spellEnd"/>
      <w:r>
        <w:t xml:space="preserve">) is required for emissions above the small quantity emission rates. </w:t>
      </w:r>
      <w:r>
        <w:fldChar w:fldCharType="begin"/>
      </w:r>
      <w:r>
        <w:instrText xml:space="preserve"> REF _Ref32391066 \h </w:instrText>
      </w:r>
      <w:r>
        <w:fldChar w:fldCharType="separate"/>
      </w:r>
      <w:r w:rsidR="00D56ACC">
        <w:t>Table </w:t>
      </w:r>
      <w:r w:rsidR="00D56ACC">
        <w:rPr>
          <w:noProof/>
        </w:rPr>
        <w:t>1</w:t>
      </w:r>
      <w:r w:rsidR="00D56ACC">
        <w:noBreakHyphen/>
      </w:r>
      <w:r w:rsidR="00D56ACC">
        <w:rPr>
          <w:noProof/>
        </w:rPr>
        <w:t>1</w:t>
      </w:r>
      <w:r>
        <w:fldChar w:fldCharType="end"/>
      </w:r>
      <w:r>
        <w:t xml:space="preserve"> summarizes the TAPs subject to </w:t>
      </w:r>
      <w:proofErr w:type="spellStart"/>
      <w:r>
        <w:t>tBACT</w:t>
      </w:r>
      <w:proofErr w:type="spellEnd"/>
      <w:r>
        <w:t xml:space="preserve"> review and how those pollutants are addressed in this report. </w:t>
      </w:r>
    </w:p>
    <w:p w14:paraId="7C3FC846" w14:textId="2A79802D" w:rsidR="00667C33" w:rsidRDefault="00667C33" w:rsidP="00667C33">
      <w:pPr>
        <w:pStyle w:val="Caption"/>
      </w:pPr>
      <w:bookmarkStart w:id="21" w:name="_Ref32391066"/>
      <w:bookmarkStart w:id="22" w:name="_Toc34909558"/>
      <w:bookmarkStart w:id="23" w:name="_Toc223690226"/>
      <w:r>
        <w:t>Table</w:t>
      </w:r>
      <w:r w:rsidR="004511DF">
        <w:t> </w:t>
      </w:r>
      <w:r>
        <w:fldChar w:fldCharType="begin"/>
      </w:r>
      <w:r>
        <w:instrText xml:space="preserve"> STYLEREF 1 \s </w:instrText>
      </w:r>
      <w:r>
        <w:fldChar w:fldCharType="separate"/>
      </w:r>
      <w:r w:rsidR="00D56ACC">
        <w:rPr>
          <w:noProof/>
        </w:rPr>
        <w:t>1</w:t>
      </w:r>
      <w:r>
        <w:rPr>
          <w:noProof/>
        </w:rPr>
        <w:fldChar w:fldCharType="end"/>
      </w:r>
      <w:r>
        <w:noBreakHyphen/>
      </w:r>
      <w:r>
        <w:fldChar w:fldCharType="begin"/>
      </w:r>
      <w:r>
        <w:instrText xml:space="preserve"> SEQ Table \* ARABIC \s 1 </w:instrText>
      </w:r>
      <w:r>
        <w:fldChar w:fldCharType="separate"/>
      </w:r>
      <w:r w:rsidR="00D56ACC">
        <w:rPr>
          <w:noProof/>
        </w:rPr>
        <w:t>1</w:t>
      </w:r>
      <w:r>
        <w:rPr>
          <w:noProof/>
        </w:rPr>
        <w:fldChar w:fldCharType="end"/>
      </w:r>
      <w:bookmarkEnd w:id="21"/>
      <w:r>
        <w:tab/>
        <w:t xml:space="preserve">Summary of Toxic Air Pollutants subject to </w:t>
      </w:r>
      <w:proofErr w:type="spellStart"/>
      <w:r>
        <w:t>tBACT</w:t>
      </w:r>
      <w:bookmarkEnd w:id="22"/>
      <w:bookmarkEnd w:id="23"/>
      <w:proofErr w:type="spellEnd"/>
    </w:p>
    <w:tbl>
      <w:tblPr>
        <w:tblStyle w:val="Barrbanded-blue"/>
        <w:tblW w:w="5005" w:type="pct"/>
        <w:tblLook w:val="04A0" w:firstRow="1" w:lastRow="0" w:firstColumn="1" w:lastColumn="0" w:noHBand="0" w:noVBand="1"/>
      </w:tblPr>
      <w:tblGrid>
        <w:gridCol w:w="4739"/>
        <w:gridCol w:w="4630"/>
      </w:tblGrid>
      <w:tr w:rsidR="00667C33" w:rsidRPr="00D52E65" w14:paraId="783D3C1B" w14:textId="77777777" w:rsidTr="00134B53">
        <w:trPr>
          <w:cnfStyle w:val="100000000000" w:firstRow="1" w:lastRow="0" w:firstColumn="0" w:lastColumn="0" w:oddVBand="0" w:evenVBand="0" w:oddHBand="0" w:evenHBand="0" w:firstRowFirstColumn="0" w:firstRowLastColumn="0" w:lastRowFirstColumn="0" w:lastRowLastColumn="0"/>
          <w:trHeight w:val="480"/>
        </w:trPr>
        <w:tc>
          <w:tcPr>
            <w:tcW w:w="4734" w:type="dxa"/>
            <w:noWrap/>
            <w:vAlign w:val="center"/>
            <w:hideMark/>
          </w:tcPr>
          <w:p w14:paraId="35F328DB" w14:textId="77777777" w:rsidR="00667C33" w:rsidRPr="00D52E65" w:rsidRDefault="00667C33" w:rsidP="00134B53">
            <w:pPr>
              <w:pStyle w:val="TableHeading"/>
            </w:pPr>
            <w:commentRangeStart w:id="24"/>
            <w:r w:rsidRPr="00D52E65">
              <w:t>Pollutant</w:t>
            </w:r>
            <w:commentRangeEnd w:id="24"/>
            <w:r w:rsidR="006F11B3">
              <w:rPr>
                <w:rStyle w:val="CommentReference"/>
                <w:rFonts w:ascii="Segoe UI" w:hAnsi="Segoe UI"/>
                <w:b w:val="0"/>
                <w:color w:val="auto"/>
              </w:rPr>
              <w:commentReference w:id="24"/>
            </w:r>
          </w:p>
        </w:tc>
        <w:tc>
          <w:tcPr>
            <w:tcW w:w="4626" w:type="dxa"/>
            <w:vAlign w:val="center"/>
            <w:hideMark/>
          </w:tcPr>
          <w:p w14:paraId="4C73241D" w14:textId="77777777" w:rsidR="00667C33" w:rsidRPr="00D52E65" w:rsidRDefault="00667C33" w:rsidP="00134B53">
            <w:pPr>
              <w:pStyle w:val="TableHeading"/>
            </w:pPr>
            <w:r>
              <w:t>Surrogate Pollutant or Grouping</w:t>
            </w:r>
          </w:p>
        </w:tc>
      </w:tr>
      <w:tr w:rsidR="00667C33" w:rsidRPr="00D52E65" w14:paraId="4BA68F91" w14:textId="77777777" w:rsidTr="004511DF">
        <w:trPr>
          <w:cnfStyle w:val="000000100000" w:firstRow="0" w:lastRow="0" w:firstColumn="0" w:lastColumn="0" w:oddVBand="0" w:evenVBand="0" w:oddHBand="1" w:evenHBand="0" w:firstRowFirstColumn="0" w:firstRowLastColumn="0" w:lastRowFirstColumn="0" w:lastRowLastColumn="0"/>
        </w:trPr>
        <w:tc>
          <w:tcPr>
            <w:tcW w:w="4734" w:type="dxa"/>
            <w:noWrap/>
            <w:hideMark/>
          </w:tcPr>
          <w:p w14:paraId="6037D443" w14:textId="77777777" w:rsidR="00667C33" w:rsidRPr="00D52E65" w:rsidRDefault="00667C33" w:rsidP="004511DF">
            <w:pPr>
              <w:pStyle w:val="TableText"/>
            </w:pPr>
            <w:r w:rsidRPr="00D52E65">
              <w:t>Nitrogen Dioxide</w:t>
            </w:r>
          </w:p>
        </w:tc>
        <w:tc>
          <w:tcPr>
            <w:tcW w:w="4626" w:type="dxa"/>
            <w:noWrap/>
            <w:hideMark/>
          </w:tcPr>
          <w:p w14:paraId="58D7034D" w14:textId="77777777" w:rsidR="00667C33" w:rsidRPr="00D52E65" w:rsidRDefault="00667C33" w:rsidP="004511DF">
            <w:pPr>
              <w:pStyle w:val="TableText"/>
              <w:jc w:val="center"/>
            </w:pPr>
            <w:r w:rsidRPr="009B5F70">
              <w:t>N/A – directly addressed</w:t>
            </w:r>
          </w:p>
        </w:tc>
      </w:tr>
      <w:tr w:rsidR="00667C33" w:rsidRPr="00D52E65" w14:paraId="6B62E9D4" w14:textId="77777777" w:rsidTr="004511DF">
        <w:trPr>
          <w:cnfStyle w:val="000000010000" w:firstRow="0" w:lastRow="0" w:firstColumn="0" w:lastColumn="0" w:oddVBand="0" w:evenVBand="0" w:oddHBand="0" w:evenHBand="1" w:firstRowFirstColumn="0" w:firstRowLastColumn="0" w:lastRowFirstColumn="0" w:lastRowLastColumn="0"/>
        </w:trPr>
        <w:tc>
          <w:tcPr>
            <w:tcW w:w="4734" w:type="dxa"/>
            <w:noWrap/>
            <w:hideMark/>
          </w:tcPr>
          <w:p w14:paraId="4FDE8B69" w14:textId="77777777" w:rsidR="00667C33" w:rsidRPr="00D52E65" w:rsidRDefault="00667C33" w:rsidP="004511DF">
            <w:pPr>
              <w:pStyle w:val="TableText"/>
            </w:pPr>
            <w:r w:rsidRPr="00D52E65">
              <w:t>Sulfur Dioxide</w:t>
            </w:r>
          </w:p>
        </w:tc>
        <w:tc>
          <w:tcPr>
            <w:tcW w:w="4626" w:type="dxa"/>
            <w:noWrap/>
            <w:hideMark/>
          </w:tcPr>
          <w:p w14:paraId="27971DE7" w14:textId="77777777" w:rsidR="00667C33" w:rsidRPr="00D52E65" w:rsidRDefault="00667C33" w:rsidP="004511DF">
            <w:pPr>
              <w:pStyle w:val="TableText"/>
              <w:jc w:val="center"/>
            </w:pPr>
            <w:r w:rsidRPr="009B5F70">
              <w:t>N/A – directly addressed</w:t>
            </w:r>
          </w:p>
        </w:tc>
      </w:tr>
      <w:tr w:rsidR="00667C33" w:rsidRPr="00D52E65" w14:paraId="0E61F159" w14:textId="77777777" w:rsidTr="004511DF">
        <w:trPr>
          <w:cnfStyle w:val="000000100000" w:firstRow="0" w:lastRow="0" w:firstColumn="0" w:lastColumn="0" w:oddVBand="0" w:evenVBand="0" w:oddHBand="1" w:evenHBand="0" w:firstRowFirstColumn="0" w:firstRowLastColumn="0" w:lastRowFirstColumn="0" w:lastRowLastColumn="0"/>
        </w:trPr>
        <w:tc>
          <w:tcPr>
            <w:tcW w:w="4734" w:type="dxa"/>
            <w:noWrap/>
            <w:hideMark/>
          </w:tcPr>
          <w:p w14:paraId="4CB14BB9" w14:textId="77777777" w:rsidR="00667C33" w:rsidRPr="00D52E65" w:rsidRDefault="00667C33" w:rsidP="004511DF">
            <w:pPr>
              <w:pStyle w:val="TableText"/>
            </w:pPr>
            <w:r w:rsidRPr="00D52E65">
              <w:t>Arsenic</w:t>
            </w:r>
          </w:p>
        </w:tc>
        <w:tc>
          <w:tcPr>
            <w:tcW w:w="4626" w:type="dxa"/>
            <w:noWrap/>
            <w:hideMark/>
          </w:tcPr>
          <w:p w14:paraId="48B2CCA7" w14:textId="77777777" w:rsidR="00667C33" w:rsidRPr="00FC78CC" w:rsidRDefault="00667C33" w:rsidP="004511DF">
            <w:pPr>
              <w:pStyle w:val="TableText"/>
              <w:jc w:val="center"/>
              <w:rPr>
                <w:vertAlign w:val="subscript"/>
              </w:rPr>
            </w:pPr>
            <w:r>
              <w:t>PM</w:t>
            </w:r>
            <w:r>
              <w:rPr>
                <w:vertAlign w:val="subscript"/>
              </w:rPr>
              <w:t>10</w:t>
            </w:r>
            <w:r>
              <w:t>/PM</w:t>
            </w:r>
            <w:r>
              <w:rPr>
                <w:vertAlign w:val="subscript"/>
              </w:rPr>
              <w:t>2.5</w:t>
            </w:r>
          </w:p>
        </w:tc>
      </w:tr>
      <w:tr w:rsidR="00667C33" w:rsidRPr="00D52E65" w14:paraId="77180BED" w14:textId="77777777" w:rsidTr="004511DF">
        <w:trPr>
          <w:cnfStyle w:val="000000010000" w:firstRow="0" w:lastRow="0" w:firstColumn="0" w:lastColumn="0" w:oddVBand="0" w:evenVBand="0" w:oddHBand="0" w:evenHBand="1" w:firstRowFirstColumn="0" w:firstRowLastColumn="0" w:lastRowFirstColumn="0" w:lastRowLastColumn="0"/>
        </w:trPr>
        <w:tc>
          <w:tcPr>
            <w:tcW w:w="4734" w:type="dxa"/>
            <w:noWrap/>
            <w:hideMark/>
          </w:tcPr>
          <w:p w14:paraId="5E748C2B" w14:textId="77777777" w:rsidR="00667C33" w:rsidRPr="00D52E65" w:rsidRDefault="00667C33" w:rsidP="004511DF">
            <w:pPr>
              <w:pStyle w:val="TableText"/>
            </w:pPr>
            <w:r w:rsidRPr="00D52E65">
              <w:t>Cadmium</w:t>
            </w:r>
          </w:p>
        </w:tc>
        <w:tc>
          <w:tcPr>
            <w:tcW w:w="4626" w:type="dxa"/>
            <w:noWrap/>
            <w:hideMark/>
          </w:tcPr>
          <w:p w14:paraId="3832273C" w14:textId="77777777" w:rsidR="00667C33" w:rsidRPr="00D52E65" w:rsidRDefault="00667C33" w:rsidP="004511DF">
            <w:pPr>
              <w:pStyle w:val="TableText"/>
              <w:jc w:val="center"/>
            </w:pPr>
            <w:r>
              <w:t>PM</w:t>
            </w:r>
            <w:r>
              <w:rPr>
                <w:vertAlign w:val="subscript"/>
              </w:rPr>
              <w:t>10</w:t>
            </w:r>
            <w:r>
              <w:t>/PM</w:t>
            </w:r>
            <w:r>
              <w:rPr>
                <w:vertAlign w:val="subscript"/>
              </w:rPr>
              <w:t>2.5</w:t>
            </w:r>
          </w:p>
        </w:tc>
      </w:tr>
      <w:tr w:rsidR="00667C33" w:rsidRPr="00D52E65" w14:paraId="550A39BE" w14:textId="77777777" w:rsidTr="004511DF">
        <w:trPr>
          <w:cnfStyle w:val="000000100000" w:firstRow="0" w:lastRow="0" w:firstColumn="0" w:lastColumn="0" w:oddVBand="0" w:evenVBand="0" w:oddHBand="1" w:evenHBand="0" w:firstRowFirstColumn="0" w:firstRowLastColumn="0" w:lastRowFirstColumn="0" w:lastRowLastColumn="0"/>
        </w:trPr>
        <w:tc>
          <w:tcPr>
            <w:tcW w:w="4734" w:type="dxa"/>
            <w:noWrap/>
            <w:hideMark/>
          </w:tcPr>
          <w:p w14:paraId="708E68D9" w14:textId="77777777" w:rsidR="00667C33" w:rsidRPr="00D52E65" w:rsidRDefault="00667C33" w:rsidP="004511DF">
            <w:pPr>
              <w:pStyle w:val="TableText"/>
            </w:pPr>
            <w:r w:rsidRPr="00D52E65">
              <w:t>Chromium (Hexavalent)</w:t>
            </w:r>
          </w:p>
        </w:tc>
        <w:tc>
          <w:tcPr>
            <w:tcW w:w="4626" w:type="dxa"/>
            <w:noWrap/>
            <w:hideMark/>
          </w:tcPr>
          <w:p w14:paraId="22594073" w14:textId="77777777" w:rsidR="00667C33" w:rsidRPr="00D52E65" w:rsidRDefault="00667C33" w:rsidP="004511DF">
            <w:pPr>
              <w:pStyle w:val="TableText"/>
              <w:jc w:val="center"/>
            </w:pPr>
            <w:r>
              <w:t>PM</w:t>
            </w:r>
            <w:r>
              <w:rPr>
                <w:vertAlign w:val="subscript"/>
              </w:rPr>
              <w:t>10</w:t>
            </w:r>
            <w:r>
              <w:t>/PM</w:t>
            </w:r>
            <w:r>
              <w:rPr>
                <w:vertAlign w:val="subscript"/>
              </w:rPr>
              <w:t>2.5</w:t>
            </w:r>
          </w:p>
        </w:tc>
      </w:tr>
      <w:tr w:rsidR="00667C33" w:rsidRPr="00D52E65" w14:paraId="4099CC42" w14:textId="77777777" w:rsidTr="004511DF">
        <w:trPr>
          <w:cnfStyle w:val="000000010000" w:firstRow="0" w:lastRow="0" w:firstColumn="0" w:lastColumn="0" w:oddVBand="0" w:evenVBand="0" w:oddHBand="0" w:evenHBand="1" w:firstRowFirstColumn="0" w:firstRowLastColumn="0" w:lastRowFirstColumn="0" w:lastRowLastColumn="0"/>
        </w:trPr>
        <w:tc>
          <w:tcPr>
            <w:tcW w:w="4734" w:type="dxa"/>
            <w:noWrap/>
            <w:hideMark/>
          </w:tcPr>
          <w:p w14:paraId="0456102F" w14:textId="77777777" w:rsidR="00667C33" w:rsidRPr="00D52E65" w:rsidRDefault="00667C33" w:rsidP="004511DF">
            <w:pPr>
              <w:pStyle w:val="TableText"/>
            </w:pPr>
            <w:r w:rsidRPr="00D52E65">
              <w:t>Formaldehyde</w:t>
            </w:r>
          </w:p>
        </w:tc>
        <w:tc>
          <w:tcPr>
            <w:tcW w:w="4626" w:type="dxa"/>
            <w:noWrap/>
            <w:hideMark/>
          </w:tcPr>
          <w:p w14:paraId="74B78C99" w14:textId="77777777" w:rsidR="00667C33" w:rsidRPr="00D52E65" w:rsidRDefault="00667C33" w:rsidP="004511DF">
            <w:pPr>
              <w:pStyle w:val="TableText"/>
              <w:jc w:val="center"/>
            </w:pPr>
            <w:r>
              <w:t>Organic TAPs</w:t>
            </w:r>
          </w:p>
        </w:tc>
      </w:tr>
      <w:tr w:rsidR="00667C33" w:rsidRPr="00D52E65" w14:paraId="68548B37" w14:textId="77777777" w:rsidTr="004511DF">
        <w:trPr>
          <w:cnfStyle w:val="000000100000" w:firstRow="0" w:lastRow="0" w:firstColumn="0" w:lastColumn="0" w:oddVBand="0" w:evenVBand="0" w:oddHBand="1" w:evenHBand="0" w:firstRowFirstColumn="0" w:firstRowLastColumn="0" w:lastRowFirstColumn="0" w:lastRowLastColumn="0"/>
        </w:trPr>
        <w:tc>
          <w:tcPr>
            <w:tcW w:w="4734" w:type="dxa"/>
            <w:noWrap/>
            <w:hideMark/>
          </w:tcPr>
          <w:p w14:paraId="673DD16C" w14:textId="77777777" w:rsidR="00667C33" w:rsidRPr="00D52E65" w:rsidRDefault="00667C33" w:rsidP="004511DF">
            <w:pPr>
              <w:pStyle w:val="TableText"/>
            </w:pPr>
            <w:r w:rsidRPr="00D52E65">
              <w:t>7,12-Dimethylbenz(a)anthracene</w:t>
            </w:r>
          </w:p>
        </w:tc>
        <w:tc>
          <w:tcPr>
            <w:tcW w:w="4626" w:type="dxa"/>
            <w:noWrap/>
            <w:hideMark/>
          </w:tcPr>
          <w:p w14:paraId="49980715" w14:textId="77777777" w:rsidR="00667C33" w:rsidRPr="00D52E65" w:rsidRDefault="00667C33" w:rsidP="004511DF">
            <w:pPr>
              <w:pStyle w:val="TableText"/>
              <w:jc w:val="center"/>
            </w:pPr>
            <w:r>
              <w:t>Organic TAPs</w:t>
            </w:r>
          </w:p>
        </w:tc>
      </w:tr>
    </w:tbl>
    <w:p w14:paraId="0E6DADFA" w14:textId="77777777" w:rsidR="00667C33" w:rsidRDefault="00667C33" w:rsidP="004511DF">
      <w:pPr>
        <w:pStyle w:val="TableFootnote"/>
      </w:pPr>
    </w:p>
    <w:p w14:paraId="20B80000" w14:textId="77777777" w:rsidR="00667C33" w:rsidRDefault="00667C33" w:rsidP="00667C33">
      <w:r w:rsidRPr="00783CD3">
        <w:t>This BACT analysis follows EPA’s five-step top-down approach, as specified in the U.S. EPA’s draft New Source Review Workshop Manual, (October 1990).</w:t>
      </w:r>
      <w:bookmarkStart w:id="25" w:name="_Ref223601585"/>
      <w:r>
        <w:rPr>
          <w:rStyle w:val="FootnoteReference"/>
        </w:rPr>
        <w:footnoteReference w:id="1"/>
      </w:r>
      <w:bookmarkEnd w:id="25"/>
    </w:p>
    <w:p w14:paraId="4DE4D1F9" w14:textId="77777777" w:rsidR="00667C33" w:rsidRPr="008D0D07" w:rsidRDefault="00667C33" w:rsidP="004511DF">
      <w:pPr>
        <w:pStyle w:val="Bulletslevel1"/>
      </w:pPr>
      <w:r w:rsidRPr="00DA382B">
        <w:t>Step 1 – Id</w:t>
      </w:r>
      <w:r>
        <w:t>entify All Available Control Technologies</w:t>
      </w:r>
    </w:p>
    <w:p w14:paraId="5E580C5B" w14:textId="77777777" w:rsidR="00667C33" w:rsidRPr="008D0D07" w:rsidRDefault="00667C33" w:rsidP="004511DF">
      <w:pPr>
        <w:pStyle w:val="Bulletslevel1"/>
      </w:pPr>
      <w:r w:rsidRPr="00DA382B">
        <w:t>Step 2 – Eliminate Technically Infeasible Options</w:t>
      </w:r>
    </w:p>
    <w:p w14:paraId="72DEE329" w14:textId="77777777" w:rsidR="00667C33" w:rsidRPr="008D0D07" w:rsidRDefault="00667C33" w:rsidP="004511DF">
      <w:pPr>
        <w:pStyle w:val="Bulletslevel1"/>
      </w:pPr>
      <w:r w:rsidRPr="00DA382B">
        <w:t>Step 3 – Rank Remaining Control Technologies by Control Effectiveness</w:t>
      </w:r>
    </w:p>
    <w:p w14:paraId="6BBD8F82" w14:textId="77777777" w:rsidR="00667C33" w:rsidRPr="008D0D07" w:rsidRDefault="00667C33" w:rsidP="004511DF">
      <w:pPr>
        <w:pStyle w:val="Bulletslevel1"/>
      </w:pPr>
      <w:r w:rsidRPr="00DA382B">
        <w:t>Step 4 – Evaluate Most Effective Control Technologies and Document Results</w:t>
      </w:r>
    </w:p>
    <w:p w14:paraId="6237528E" w14:textId="77777777" w:rsidR="00667C33" w:rsidRPr="004358A9" w:rsidRDefault="00667C33" w:rsidP="004511DF">
      <w:pPr>
        <w:pStyle w:val="Bulletslevel1"/>
      </w:pPr>
      <w:r w:rsidRPr="004358A9">
        <w:lastRenderedPageBreak/>
        <w:t>Step 5 – Select BACT</w:t>
      </w:r>
    </w:p>
    <w:p w14:paraId="7F66F3D0" w14:textId="001215D8" w:rsidR="00667C33" w:rsidRPr="0087521D" w:rsidRDefault="00667C33" w:rsidP="00667C33">
      <w:r>
        <w:fldChar w:fldCharType="begin"/>
      </w:r>
      <w:r>
        <w:instrText xml:space="preserve"> REF _Ref421816293 \h </w:instrText>
      </w:r>
      <w:r>
        <w:fldChar w:fldCharType="separate"/>
      </w:r>
      <w:r w:rsidR="00D56ACC">
        <w:t>Table </w:t>
      </w:r>
      <w:r w:rsidR="00D56ACC">
        <w:rPr>
          <w:noProof/>
        </w:rPr>
        <w:t>1</w:t>
      </w:r>
      <w:r w:rsidR="00D56ACC">
        <w:noBreakHyphen/>
      </w:r>
      <w:r w:rsidR="00D56ACC">
        <w:rPr>
          <w:noProof/>
        </w:rPr>
        <w:t>2</w:t>
      </w:r>
      <w:r>
        <w:fldChar w:fldCharType="end"/>
      </w:r>
      <w:r>
        <w:t xml:space="preserve"> below</w:t>
      </w:r>
      <w:r w:rsidRPr="00913B95">
        <w:t xml:space="preserve"> </w:t>
      </w:r>
      <w:r>
        <w:t xml:space="preserve">summarizes the determinations of the five step BACT analysis for each project-related </w:t>
      </w:r>
      <w:r w:rsidRPr="004358A9">
        <w:t>emission</w:t>
      </w:r>
      <w:r>
        <w:t>s</w:t>
      </w:r>
      <w:r w:rsidRPr="004358A9">
        <w:t xml:space="preserve"> unit</w:t>
      </w:r>
      <w:r>
        <w:t xml:space="preserve"> and pollutant </w:t>
      </w:r>
      <w:r w:rsidRPr="004358A9">
        <w:t>subject to</w:t>
      </w:r>
      <w:r>
        <w:t xml:space="preserve"> NWCAA</w:t>
      </w:r>
      <w:r w:rsidRPr="004358A9">
        <w:t xml:space="preserve"> BACT</w:t>
      </w:r>
      <w:r>
        <w:t xml:space="preserve"> requirements</w:t>
      </w:r>
      <w:commentRangeStart w:id="26"/>
      <w:commentRangeStart w:id="27"/>
      <w:r w:rsidRPr="006E1DF0">
        <w:t>.</w:t>
      </w:r>
      <w:r w:rsidRPr="00233C44">
        <w:t xml:space="preserve"> </w:t>
      </w:r>
      <w:bookmarkStart w:id="28" w:name="_Toc421206157"/>
      <w:bookmarkStart w:id="29" w:name="_Toc421206659"/>
      <w:bookmarkStart w:id="30" w:name="_Toc421280120"/>
      <w:bookmarkEnd w:id="28"/>
      <w:bookmarkEnd w:id="29"/>
      <w:bookmarkEnd w:id="30"/>
      <w:commentRangeEnd w:id="26"/>
      <w:r>
        <w:rPr>
          <w:rStyle w:val="CommentReference"/>
        </w:rPr>
        <w:commentReference w:id="26"/>
      </w:r>
      <w:commentRangeEnd w:id="27"/>
      <w:r>
        <w:rPr>
          <w:rStyle w:val="CommentReference"/>
        </w:rPr>
        <w:commentReference w:id="27"/>
      </w:r>
    </w:p>
    <w:p w14:paraId="0ECC1669" w14:textId="44321D81" w:rsidR="00667C33" w:rsidRDefault="00667C33" w:rsidP="00667C33">
      <w:pPr>
        <w:pStyle w:val="Caption"/>
      </w:pPr>
      <w:bookmarkStart w:id="31" w:name="_Ref421816293"/>
      <w:bookmarkStart w:id="32" w:name="_Toc421011230"/>
      <w:bookmarkStart w:id="33" w:name="_Toc34909559"/>
      <w:bookmarkStart w:id="34" w:name="_Toc223690227"/>
      <w:r>
        <w:t>Table</w:t>
      </w:r>
      <w:r w:rsidR="004511DF">
        <w:t> </w:t>
      </w:r>
      <w:r>
        <w:fldChar w:fldCharType="begin"/>
      </w:r>
      <w:r>
        <w:instrText xml:space="preserve"> STYLEREF 1 \s </w:instrText>
      </w:r>
      <w:r>
        <w:fldChar w:fldCharType="separate"/>
      </w:r>
      <w:r w:rsidR="00D56ACC">
        <w:rPr>
          <w:noProof/>
        </w:rPr>
        <w:t>1</w:t>
      </w:r>
      <w:r>
        <w:rPr>
          <w:noProof/>
        </w:rPr>
        <w:fldChar w:fldCharType="end"/>
      </w:r>
      <w:r>
        <w:noBreakHyphen/>
      </w:r>
      <w:r>
        <w:fldChar w:fldCharType="begin"/>
      </w:r>
      <w:r>
        <w:instrText xml:space="preserve"> SEQ Table \* ARABIC \s 1 </w:instrText>
      </w:r>
      <w:r>
        <w:fldChar w:fldCharType="separate"/>
      </w:r>
      <w:r w:rsidR="00D56ACC">
        <w:rPr>
          <w:noProof/>
        </w:rPr>
        <w:t>2</w:t>
      </w:r>
      <w:r>
        <w:rPr>
          <w:noProof/>
        </w:rPr>
        <w:fldChar w:fldCharType="end"/>
      </w:r>
      <w:bookmarkEnd w:id="31"/>
      <w:r>
        <w:tab/>
        <w:t>BACT Analysis Summary</w:t>
      </w:r>
      <w:bookmarkStart w:id="35" w:name="_Toc421206158"/>
      <w:bookmarkStart w:id="36" w:name="_Toc421206660"/>
      <w:bookmarkStart w:id="37" w:name="_Toc421280121"/>
      <w:bookmarkEnd w:id="32"/>
      <w:bookmarkEnd w:id="33"/>
      <w:bookmarkEnd w:id="34"/>
      <w:bookmarkEnd w:id="35"/>
      <w:bookmarkEnd w:id="36"/>
      <w:bookmarkEnd w:id="37"/>
    </w:p>
    <w:tbl>
      <w:tblPr>
        <w:tblStyle w:val="Barrbanded-blue"/>
        <w:tblW w:w="5000" w:type="pct"/>
        <w:tblLook w:val="04A0" w:firstRow="1" w:lastRow="0" w:firstColumn="1" w:lastColumn="0" w:noHBand="0" w:noVBand="1"/>
      </w:tblPr>
      <w:tblGrid>
        <w:gridCol w:w="2538"/>
        <w:gridCol w:w="1368"/>
        <w:gridCol w:w="1983"/>
        <w:gridCol w:w="3471"/>
      </w:tblGrid>
      <w:tr w:rsidR="00667C33" w:rsidRPr="004303BA" w14:paraId="7D7E8930" w14:textId="77777777" w:rsidTr="00293FB2">
        <w:trPr>
          <w:cnfStyle w:val="100000000000" w:firstRow="1" w:lastRow="0" w:firstColumn="0" w:lastColumn="0" w:oddVBand="0" w:evenVBand="0" w:oddHBand="0" w:evenHBand="0" w:firstRowFirstColumn="0" w:firstRowLastColumn="0" w:lastRowFirstColumn="0" w:lastRowLastColumn="0"/>
        </w:trPr>
        <w:tc>
          <w:tcPr>
            <w:tcW w:w="1673" w:type="dxa"/>
            <w:vAlign w:val="center"/>
            <w:hideMark/>
          </w:tcPr>
          <w:p w14:paraId="468466A7" w14:textId="77777777" w:rsidR="00667C33" w:rsidRPr="004303BA" w:rsidRDefault="00667C33" w:rsidP="009E75A3">
            <w:pPr>
              <w:pStyle w:val="TableHeading"/>
            </w:pPr>
            <w:r w:rsidRPr="004303BA">
              <w:t>Source</w:t>
            </w:r>
          </w:p>
        </w:tc>
        <w:tc>
          <w:tcPr>
            <w:tcW w:w="1282" w:type="dxa"/>
            <w:vAlign w:val="center"/>
            <w:hideMark/>
          </w:tcPr>
          <w:p w14:paraId="6062EA76" w14:textId="77777777" w:rsidR="00667C33" w:rsidRPr="004303BA" w:rsidRDefault="00667C33" w:rsidP="009E75A3">
            <w:pPr>
              <w:pStyle w:val="TableHeading"/>
            </w:pPr>
            <w:r w:rsidRPr="004303BA">
              <w:t>Pollutant</w:t>
            </w:r>
          </w:p>
        </w:tc>
        <w:tc>
          <w:tcPr>
            <w:tcW w:w="2247" w:type="dxa"/>
            <w:vAlign w:val="center"/>
            <w:hideMark/>
          </w:tcPr>
          <w:p w14:paraId="4DC989E2" w14:textId="77777777" w:rsidR="00667C33" w:rsidRPr="004303BA" w:rsidRDefault="00667C33" w:rsidP="009E75A3">
            <w:pPr>
              <w:pStyle w:val="TableHeading"/>
            </w:pPr>
            <w:r w:rsidRPr="004303BA">
              <w:t>Proposed BACT</w:t>
            </w:r>
          </w:p>
        </w:tc>
        <w:tc>
          <w:tcPr>
            <w:tcW w:w="4158" w:type="dxa"/>
            <w:vAlign w:val="center"/>
          </w:tcPr>
          <w:p w14:paraId="47BB74D9" w14:textId="77777777" w:rsidR="00667C33" w:rsidRPr="004303BA" w:rsidRDefault="00667C33" w:rsidP="009E75A3">
            <w:pPr>
              <w:pStyle w:val="TableHeading"/>
              <w:rPr>
                <w:bCs/>
              </w:rPr>
            </w:pPr>
            <w:r w:rsidRPr="004303BA">
              <w:t>Rationale</w:t>
            </w:r>
          </w:p>
        </w:tc>
      </w:tr>
      <w:tr w:rsidR="00667C33" w:rsidRPr="004303BA" w14:paraId="557FC53D" w14:textId="77777777" w:rsidTr="00293FB2">
        <w:trPr>
          <w:cnfStyle w:val="000000100000" w:firstRow="0" w:lastRow="0" w:firstColumn="0" w:lastColumn="0" w:oddVBand="0" w:evenVBand="0" w:oddHBand="1" w:evenHBand="0" w:firstRowFirstColumn="0" w:firstRowLastColumn="0" w:lastRowFirstColumn="0" w:lastRowLastColumn="0"/>
        </w:trPr>
        <w:tc>
          <w:tcPr>
            <w:tcW w:w="1673" w:type="dxa"/>
            <w:vMerge w:val="restart"/>
            <w:hideMark/>
          </w:tcPr>
          <w:p w14:paraId="7A61E6E7" w14:textId="05883266" w:rsidR="00667C33" w:rsidRPr="004511DF" w:rsidRDefault="00667C33" w:rsidP="004511DF">
            <w:pPr>
              <w:pStyle w:val="TableText"/>
              <w:jc w:val="center"/>
            </w:pPr>
            <w:r w:rsidRPr="004511DF">
              <w:t xml:space="preserve">MVEC System </w:t>
            </w:r>
            <w:r w:rsidR="004511DF" w:rsidRPr="00233C44">
              <w:rPr>
                <w:vertAlign w:val="superscript"/>
              </w:rPr>
              <w:t>[</w:t>
            </w:r>
            <w:r w:rsidRPr="00233C44">
              <w:rPr>
                <w:vertAlign w:val="superscript"/>
              </w:rPr>
              <w:t>A</w:t>
            </w:r>
            <w:r w:rsidR="004511DF" w:rsidRPr="00233C44">
              <w:rPr>
                <w:vertAlign w:val="superscript"/>
              </w:rPr>
              <w:t>]</w:t>
            </w:r>
          </w:p>
        </w:tc>
        <w:tc>
          <w:tcPr>
            <w:tcW w:w="1282" w:type="dxa"/>
            <w:shd w:val="clear" w:color="auto" w:fill="E8E8E8"/>
            <w:hideMark/>
          </w:tcPr>
          <w:p w14:paraId="18E41E7C" w14:textId="129D42CC" w:rsidR="00667C33" w:rsidRPr="004511DF" w:rsidRDefault="00667C33" w:rsidP="004511DF">
            <w:pPr>
              <w:pStyle w:val="TableText"/>
              <w:jc w:val="center"/>
            </w:pPr>
            <w:r w:rsidRPr="004511DF">
              <w:t>PM</w:t>
            </w:r>
            <w:r w:rsidRPr="00134B53">
              <w:rPr>
                <w:vertAlign w:val="subscript"/>
              </w:rPr>
              <w:t>10</w:t>
            </w:r>
            <w:r w:rsidRPr="004511DF">
              <w:t>/PM</w:t>
            </w:r>
            <w:r w:rsidRPr="00134B53">
              <w:rPr>
                <w:vertAlign w:val="subscript"/>
              </w:rPr>
              <w:t>2.5</w:t>
            </w:r>
          </w:p>
        </w:tc>
        <w:tc>
          <w:tcPr>
            <w:tcW w:w="2247" w:type="dxa"/>
            <w:shd w:val="clear" w:color="auto" w:fill="E8E8E8"/>
            <w:hideMark/>
          </w:tcPr>
          <w:p w14:paraId="02724A8D" w14:textId="77777777" w:rsidR="00667C33" w:rsidRPr="004511DF" w:rsidRDefault="00667C33" w:rsidP="004511DF">
            <w:pPr>
              <w:pStyle w:val="TableText"/>
              <w:jc w:val="center"/>
            </w:pPr>
            <w:r w:rsidRPr="004511DF">
              <w:t>Clean Fuels</w:t>
            </w:r>
          </w:p>
          <w:p w14:paraId="75A2ABFB" w14:textId="77777777" w:rsidR="00667C33" w:rsidRPr="004511DF" w:rsidRDefault="00667C33" w:rsidP="004511DF">
            <w:pPr>
              <w:pStyle w:val="TableText"/>
              <w:jc w:val="center"/>
            </w:pPr>
            <w:r w:rsidRPr="004511DF">
              <w:t>Good Design Methods</w:t>
            </w:r>
          </w:p>
          <w:p w14:paraId="7CACB531" w14:textId="77777777" w:rsidR="00667C33" w:rsidRPr="004511DF" w:rsidRDefault="00667C33" w:rsidP="004511DF">
            <w:pPr>
              <w:pStyle w:val="TableText"/>
              <w:jc w:val="center"/>
            </w:pPr>
            <w:r w:rsidRPr="004511DF">
              <w:t>Good Operating Practices</w:t>
            </w:r>
          </w:p>
          <w:p w14:paraId="08B0170F" w14:textId="77777777" w:rsidR="00667C33" w:rsidRPr="004511DF" w:rsidRDefault="00667C33" w:rsidP="004511DF">
            <w:pPr>
              <w:pStyle w:val="TableText"/>
              <w:jc w:val="center"/>
            </w:pPr>
          </w:p>
          <w:p w14:paraId="66715078" w14:textId="12F20694" w:rsidR="00667C33" w:rsidRPr="004511DF" w:rsidRDefault="00667C33" w:rsidP="004511DF">
            <w:pPr>
              <w:pStyle w:val="TableText"/>
              <w:jc w:val="center"/>
            </w:pPr>
            <w:r w:rsidRPr="00131BFD">
              <w:rPr>
                <w:highlight w:val="cyan"/>
              </w:rPr>
              <w:t>0.007</w:t>
            </w:r>
            <w:commentRangeStart w:id="38"/>
            <w:r w:rsidR="006F11B3">
              <w:t>5</w:t>
            </w:r>
            <w:commentRangeEnd w:id="38"/>
            <w:r w:rsidR="006F11B3">
              <w:rPr>
                <w:rStyle w:val="CommentReference"/>
                <w:rFonts w:ascii="Segoe UI" w:hAnsi="Segoe UI"/>
                <w:bCs w:val="0"/>
              </w:rPr>
              <w:commentReference w:id="38"/>
            </w:r>
            <w:r w:rsidRPr="004511DF">
              <w:t xml:space="preserve"> </w:t>
            </w:r>
            <w:proofErr w:type="spellStart"/>
            <w:r w:rsidRPr="004511DF">
              <w:t>lb</w:t>
            </w:r>
            <w:proofErr w:type="spellEnd"/>
            <w:r w:rsidRPr="004511DF">
              <w:t>/MMBtu, 3-hr avg</w:t>
            </w:r>
          </w:p>
        </w:tc>
        <w:tc>
          <w:tcPr>
            <w:tcW w:w="4158" w:type="dxa"/>
            <w:shd w:val="clear" w:color="auto" w:fill="E8E8E8"/>
          </w:tcPr>
          <w:p w14:paraId="24290A60" w14:textId="77777777" w:rsidR="00667C33" w:rsidRPr="004511DF" w:rsidRDefault="00667C33" w:rsidP="004511DF">
            <w:pPr>
              <w:pStyle w:val="TableText"/>
              <w:jc w:val="center"/>
            </w:pPr>
            <w:r w:rsidRPr="00131BFD">
              <w:rPr>
                <w:highlight w:val="cyan"/>
              </w:rPr>
              <w:t>Proposed PM</w:t>
            </w:r>
            <w:r w:rsidRPr="00131BFD">
              <w:rPr>
                <w:highlight w:val="cyan"/>
                <w:vertAlign w:val="subscript"/>
              </w:rPr>
              <w:t>10</w:t>
            </w:r>
            <w:r w:rsidRPr="00131BFD">
              <w:rPr>
                <w:highlight w:val="cyan"/>
              </w:rPr>
              <w:t>/PM</w:t>
            </w:r>
            <w:r w:rsidRPr="00131BFD">
              <w:rPr>
                <w:highlight w:val="cyan"/>
                <w:vertAlign w:val="subscript"/>
              </w:rPr>
              <w:t xml:space="preserve">2.5 </w:t>
            </w:r>
            <w:r w:rsidRPr="00131BFD">
              <w:rPr>
                <w:highlight w:val="cyan"/>
              </w:rPr>
              <w:t>performance is consistent with other applicable BACT determinations as well as AP-42 guidance for natural gas combustion, and there are no demonstrated and technically feasible combustion technologies applied to a similar marine loading operation which achieves better PM</w:t>
            </w:r>
            <w:r w:rsidRPr="00131BFD">
              <w:rPr>
                <w:highlight w:val="cyan"/>
                <w:vertAlign w:val="subscript"/>
              </w:rPr>
              <w:t>10</w:t>
            </w:r>
            <w:r w:rsidRPr="00131BFD">
              <w:rPr>
                <w:highlight w:val="cyan"/>
              </w:rPr>
              <w:t>/PM</w:t>
            </w:r>
            <w:r w:rsidRPr="00131BFD">
              <w:rPr>
                <w:highlight w:val="cyan"/>
                <w:vertAlign w:val="subscript"/>
              </w:rPr>
              <w:t>2.5</w:t>
            </w:r>
            <w:r w:rsidRPr="00131BFD">
              <w:rPr>
                <w:highlight w:val="cyan"/>
              </w:rPr>
              <w:t xml:space="preserve"> performance.</w:t>
            </w:r>
          </w:p>
        </w:tc>
      </w:tr>
      <w:tr w:rsidR="00667C33" w:rsidRPr="004303BA" w14:paraId="1BDCAC3C" w14:textId="77777777" w:rsidTr="00293FB2">
        <w:trPr>
          <w:cnfStyle w:val="000000010000" w:firstRow="0" w:lastRow="0" w:firstColumn="0" w:lastColumn="0" w:oddVBand="0" w:evenVBand="0" w:oddHBand="0" w:evenHBand="1" w:firstRowFirstColumn="0" w:firstRowLastColumn="0" w:lastRowFirstColumn="0" w:lastRowLastColumn="0"/>
        </w:trPr>
        <w:tc>
          <w:tcPr>
            <w:tcW w:w="1673" w:type="dxa"/>
            <w:vMerge/>
            <w:hideMark/>
          </w:tcPr>
          <w:p w14:paraId="21BE9020" w14:textId="77777777" w:rsidR="00667C33" w:rsidRPr="004511DF" w:rsidRDefault="00667C33" w:rsidP="004511DF">
            <w:pPr>
              <w:pStyle w:val="TableText"/>
              <w:jc w:val="center"/>
            </w:pPr>
          </w:p>
        </w:tc>
        <w:tc>
          <w:tcPr>
            <w:tcW w:w="1282" w:type="dxa"/>
            <w:shd w:val="clear" w:color="auto" w:fill="auto"/>
            <w:hideMark/>
          </w:tcPr>
          <w:p w14:paraId="26ABE2BC" w14:textId="77777777" w:rsidR="00667C33" w:rsidRPr="004511DF" w:rsidRDefault="00667C33" w:rsidP="004511DF">
            <w:pPr>
              <w:pStyle w:val="TableText"/>
              <w:jc w:val="center"/>
            </w:pPr>
            <w:r w:rsidRPr="004511DF">
              <w:t>SO</w:t>
            </w:r>
            <w:r w:rsidRPr="00134B53">
              <w:rPr>
                <w:vertAlign w:val="subscript"/>
              </w:rPr>
              <w:t>2</w:t>
            </w:r>
          </w:p>
        </w:tc>
        <w:tc>
          <w:tcPr>
            <w:tcW w:w="2247" w:type="dxa"/>
            <w:shd w:val="clear" w:color="auto" w:fill="auto"/>
            <w:hideMark/>
          </w:tcPr>
          <w:p w14:paraId="2B26083C" w14:textId="77777777" w:rsidR="00667C33" w:rsidRPr="004511DF" w:rsidRDefault="00667C33" w:rsidP="004511DF">
            <w:pPr>
              <w:pStyle w:val="TableText"/>
              <w:jc w:val="center"/>
            </w:pPr>
            <w:r w:rsidRPr="004511DF">
              <w:t>Clean Fuels</w:t>
            </w:r>
          </w:p>
        </w:tc>
        <w:tc>
          <w:tcPr>
            <w:tcW w:w="4158" w:type="dxa"/>
            <w:shd w:val="clear" w:color="auto" w:fill="auto"/>
          </w:tcPr>
          <w:p w14:paraId="6D16B9A4" w14:textId="77777777" w:rsidR="00667C33" w:rsidRPr="004511DF" w:rsidRDefault="00667C33" w:rsidP="004511DF">
            <w:pPr>
              <w:pStyle w:val="TableText"/>
              <w:jc w:val="center"/>
            </w:pPr>
            <w:r w:rsidRPr="004511DF">
              <w:t xml:space="preserve">There are no </w:t>
            </w:r>
            <w:proofErr w:type="gramStart"/>
            <w:r w:rsidRPr="004511DF">
              <w:t>demonstrated</w:t>
            </w:r>
            <w:proofErr w:type="gramEnd"/>
            <w:r w:rsidRPr="004511DF">
              <w:t xml:space="preserve"> SO2 control technologies for marine loading.</w:t>
            </w:r>
          </w:p>
        </w:tc>
      </w:tr>
      <w:tr w:rsidR="00667C33" w:rsidRPr="004303BA" w14:paraId="7E193127" w14:textId="77777777" w:rsidTr="00293FB2">
        <w:trPr>
          <w:cnfStyle w:val="000000100000" w:firstRow="0" w:lastRow="0" w:firstColumn="0" w:lastColumn="0" w:oddVBand="0" w:evenVBand="0" w:oddHBand="1" w:evenHBand="0" w:firstRowFirstColumn="0" w:firstRowLastColumn="0" w:lastRowFirstColumn="0" w:lastRowLastColumn="0"/>
        </w:trPr>
        <w:tc>
          <w:tcPr>
            <w:tcW w:w="1673" w:type="dxa"/>
            <w:vMerge/>
            <w:hideMark/>
          </w:tcPr>
          <w:p w14:paraId="7BC843BF" w14:textId="77777777" w:rsidR="00667C33" w:rsidRPr="004511DF" w:rsidRDefault="00667C33" w:rsidP="004511DF">
            <w:pPr>
              <w:pStyle w:val="TableText"/>
              <w:jc w:val="center"/>
            </w:pPr>
          </w:p>
        </w:tc>
        <w:tc>
          <w:tcPr>
            <w:tcW w:w="1282" w:type="dxa"/>
            <w:shd w:val="clear" w:color="auto" w:fill="E8E8E8"/>
            <w:hideMark/>
          </w:tcPr>
          <w:p w14:paraId="4CDC014E" w14:textId="77777777" w:rsidR="00667C33" w:rsidRPr="004511DF" w:rsidRDefault="00667C33" w:rsidP="004511DF">
            <w:pPr>
              <w:pStyle w:val="TableText"/>
              <w:jc w:val="center"/>
            </w:pPr>
            <w:r w:rsidRPr="004511DF">
              <w:t>NO</w:t>
            </w:r>
            <w:r w:rsidRPr="00134B53">
              <w:rPr>
                <w:vertAlign w:val="subscript"/>
              </w:rPr>
              <w:t>x</w:t>
            </w:r>
          </w:p>
        </w:tc>
        <w:tc>
          <w:tcPr>
            <w:tcW w:w="2247" w:type="dxa"/>
            <w:shd w:val="clear" w:color="auto" w:fill="E8E8E8"/>
            <w:hideMark/>
          </w:tcPr>
          <w:p w14:paraId="2F2ADE2F" w14:textId="77777777" w:rsidR="00667C33" w:rsidRPr="004511DF" w:rsidRDefault="00667C33" w:rsidP="004511DF">
            <w:pPr>
              <w:pStyle w:val="TableText"/>
              <w:jc w:val="center"/>
            </w:pPr>
            <w:r w:rsidRPr="004511DF">
              <w:t>Clean Fuels</w:t>
            </w:r>
          </w:p>
          <w:p w14:paraId="1A9A8A8B" w14:textId="77777777" w:rsidR="00667C33" w:rsidRPr="004511DF" w:rsidRDefault="00667C33" w:rsidP="004511DF">
            <w:pPr>
              <w:pStyle w:val="TableText"/>
              <w:jc w:val="center"/>
            </w:pPr>
            <w:r w:rsidRPr="004511DF">
              <w:t>Good Design Methods</w:t>
            </w:r>
          </w:p>
          <w:p w14:paraId="35C1A554" w14:textId="77777777" w:rsidR="00667C33" w:rsidRPr="004511DF" w:rsidRDefault="00667C33" w:rsidP="004511DF">
            <w:pPr>
              <w:pStyle w:val="TableText"/>
              <w:jc w:val="center"/>
            </w:pPr>
            <w:r w:rsidRPr="004511DF">
              <w:t>Good Operating Practices</w:t>
            </w:r>
            <w:r w:rsidRPr="004511DF">
              <w:br/>
            </w:r>
            <w:r w:rsidRPr="004511DF">
              <w:br/>
            </w:r>
            <w:r w:rsidRPr="00131BFD">
              <w:rPr>
                <w:highlight w:val="cyan"/>
              </w:rPr>
              <w:t xml:space="preserve">0.138 </w:t>
            </w:r>
            <w:proofErr w:type="spellStart"/>
            <w:r w:rsidRPr="00131BFD">
              <w:rPr>
                <w:highlight w:val="cyan"/>
              </w:rPr>
              <w:t>lb</w:t>
            </w:r>
            <w:proofErr w:type="spellEnd"/>
            <w:r w:rsidRPr="004511DF">
              <w:t>/MMBtu, 3-hr avg</w:t>
            </w:r>
          </w:p>
        </w:tc>
        <w:tc>
          <w:tcPr>
            <w:tcW w:w="4158" w:type="dxa"/>
            <w:shd w:val="clear" w:color="auto" w:fill="E8E8E8"/>
          </w:tcPr>
          <w:p w14:paraId="60F04F25" w14:textId="36184415" w:rsidR="00667C33" w:rsidRPr="004511DF" w:rsidRDefault="00667C33" w:rsidP="004511DF">
            <w:pPr>
              <w:pStyle w:val="TableText"/>
              <w:jc w:val="center"/>
            </w:pPr>
            <w:r w:rsidRPr="004511DF">
              <w:t>Proposed NOx performance is consistent with other applicable BACT determinations, and there are no demonstrated and technically feasible combustion technologies applied to a similar marine loading operation which achieves better NOx performance.</w:t>
            </w:r>
          </w:p>
        </w:tc>
      </w:tr>
      <w:tr w:rsidR="00667C33" w:rsidRPr="004303BA" w14:paraId="059E2B99" w14:textId="77777777" w:rsidTr="00293FB2">
        <w:trPr>
          <w:cnfStyle w:val="000000010000" w:firstRow="0" w:lastRow="0" w:firstColumn="0" w:lastColumn="0" w:oddVBand="0" w:evenVBand="0" w:oddHBand="0" w:evenHBand="1" w:firstRowFirstColumn="0" w:firstRowLastColumn="0" w:lastRowFirstColumn="0" w:lastRowLastColumn="0"/>
        </w:trPr>
        <w:tc>
          <w:tcPr>
            <w:tcW w:w="1673" w:type="dxa"/>
            <w:vMerge/>
            <w:hideMark/>
          </w:tcPr>
          <w:p w14:paraId="277FA8E5" w14:textId="77777777" w:rsidR="00667C33" w:rsidRPr="004511DF" w:rsidRDefault="00667C33" w:rsidP="004511DF">
            <w:pPr>
              <w:pStyle w:val="TableText"/>
              <w:jc w:val="center"/>
            </w:pPr>
          </w:p>
        </w:tc>
        <w:tc>
          <w:tcPr>
            <w:tcW w:w="1282" w:type="dxa"/>
            <w:shd w:val="clear" w:color="auto" w:fill="auto"/>
            <w:hideMark/>
          </w:tcPr>
          <w:p w14:paraId="677F1941" w14:textId="77777777" w:rsidR="00667C33" w:rsidRPr="004511DF" w:rsidRDefault="00667C33" w:rsidP="004511DF">
            <w:pPr>
              <w:pStyle w:val="TableText"/>
              <w:jc w:val="center"/>
            </w:pPr>
            <w:r w:rsidRPr="004511DF">
              <w:t>CO</w:t>
            </w:r>
          </w:p>
        </w:tc>
        <w:tc>
          <w:tcPr>
            <w:tcW w:w="2247" w:type="dxa"/>
            <w:shd w:val="clear" w:color="auto" w:fill="auto"/>
            <w:hideMark/>
          </w:tcPr>
          <w:p w14:paraId="11F8B812" w14:textId="77777777" w:rsidR="00667C33" w:rsidRPr="004511DF" w:rsidRDefault="00667C33" w:rsidP="004511DF">
            <w:pPr>
              <w:pStyle w:val="TableText"/>
              <w:jc w:val="center"/>
            </w:pPr>
            <w:r w:rsidRPr="004511DF">
              <w:t>Clean Fuels</w:t>
            </w:r>
          </w:p>
          <w:p w14:paraId="0DBA3BC5" w14:textId="77777777" w:rsidR="00667C33" w:rsidRPr="004511DF" w:rsidRDefault="00667C33" w:rsidP="004511DF">
            <w:pPr>
              <w:pStyle w:val="TableText"/>
              <w:jc w:val="center"/>
            </w:pPr>
            <w:r w:rsidRPr="004511DF">
              <w:t>Good Design Methods</w:t>
            </w:r>
          </w:p>
          <w:p w14:paraId="3C93B501" w14:textId="77777777" w:rsidR="00667C33" w:rsidRPr="004511DF" w:rsidRDefault="00667C33" w:rsidP="004511DF">
            <w:pPr>
              <w:pStyle w:val="TableText"/>
              <w:jc w:val="center"/>
            </w:pPr>
            <w:r w:rsidRPr="004511DF">
              <w:t>Good Operating Practices</w:t>
            </w:r>
            <w:r w:rsidRPr="004511DF">
              <w:br/>
            </w:r>
            <w:r w:rsidRPr="004511DF">
              <w:br/>
              <w:t xml:space="preserve">0.2 </w:t>
            </w:r>
            <w:proofErr w:type="spellStart"/>
            <w:r w:rsidRPr="004511DF">
              <w:t>lb</w:t>
            </w:r>
            <w:proofErr w:type="spellEnd"/>
            <w:r w:rsidRPr="004511DF">
              <w:t>/MMBtu, 3-hr avg</w:t>
            </w:r>
          </w:p>
        </w:tc>
        <w:tc>
          <w:tcPr>
            <w:tcW w:w="4158" w:type="dxa"/>
            <w:shd w:val="clear" w:color="auto" w:fill="auto"/>
          </w:tcPr>
          <w:p w14:paraId="0993C94C" w14:textId="77777777" w:rsidR="00667C33" w:rsidRPr="004511DF" w:rsidRDefault="00667C33" w:rsidP="004511DF">
            <w:pPr>
              <w:pStyle w:val="TableText"/>
              <w:jc w:val="center"/>
            </w:pPr>
            <w:r w:rsidRPr="004511DF">
              <w:t>Proposed CO performance is consistent with other applicable BACT determinations, and there are no demonstrated and technically feasible combustion technologies applied to a similar marine loading operation which achieves better CO performance.</w:t>
            </w:r>
          </w:p>
        </w:tc>
      </w:tr>
      <w:tr w:rsidR="00577204" w:rsidRPr="004303BA" w14:paraId="290A4DA1" w14:textId="77777777" w:rsidTr="00293FB2">
        <w:trPr>
          <w:cnfStyle w:val="000000100000" w:firstRow="0" w:lastRow="0" w:firstColumn="0" w:lastColumn="0" w:oddVBand="0" w:evenVBand="0" w:oddHBand="1" w:evenHBand="0" w:firstRowFirstColumn="0" w:firstRowLastColumn="0" w:lastRowFirstColumn="0" w:lastRowLastColumn="0"/>
        </w:trPr>
        <w:tc>
          <w:tcPr>
            <w:tcW w:w="1673" w:type="dxa"/>
            <w:shd w:val="clear" w:color="auto" w:fill="E8E8E8"/>
          </w:tcPr>
          <w:p w14:paraId="39063E9F" w14:textId="434BF79B" w:rsidR="00577204" w:rsidRPr="004511DF" w:rsidRDefault="00596DE0" w:rsidP="004511DF">
            <w:pPr>
              <w:pStyle w:val="TableText"/>
              <w:jc w:val="center"/>
            </w:pPr>
            <w:r>
              <w:t>External Floating Roof Storage Tank</w:t>
            </w:r>
          </w:p>
        </w:tc>
        <w:tc>
          <w:tcPr>
            <w:tcW w:w="1282" w:type="dxa"/>
            <w:shd w:val="clear" w:color="auto" w:fill="E8E8E8"/>
          </w:tcPr>
          <w:p w14:paraId="3F9D3985" w14:textId="62F3C7D8" w:rsidR="00577204" w:rsidRPr="004511DF" w:rsidRDefault="00F4283B" w:rsidP="004511DF">
            <w:pPr>
              <w:pStyle w:val="TableText"/>
              <w:jc w:val="center"/>
            </w:pPr>
            <w:r>
              <w:t>VOC</w:t>
            </w:r>
          </w:p>
        </w:tc>
        <w:tc>
          <w:tcPr>
            <w:tcW w:w="2247" w:type="dxa"/>
            <w:shd w:val="clear" w:color="auto" w:fill="E8E8E8"/>
          </w:tcPr>
          <w:p w14:paraId="0DB48267" w14:textId="06F3283A" w:rsidR="00577204" w:rsidRPr="004511DF" w:rsidRDefault="00596DE0" w:rsidP="004511DF">
            <w:pPr>
              <w:pStyle w:val="TableText"/>
              <w:jc w:val="center"/>
            </w:pPr>
            <w:commentRangeStart w:id="39"/>
            <w:r>
              <w:t>No numeric limit</w:t>
            </w:r>
            <w:commentRangeEnd w:id="39"/>
            <w:r w:rsidR="00BB31D3">
              <w:rPr>
                <w:rStyle w:val="CommentReference"/>
                <w:rFonts w:ascii="Segoe UI" w:hAnsi="Segoe UI"/>
                <w:bCs w:val="0"/>
              </w:rPr>
              <w:commentReference w:id="39"/>
            </w:r>
          </w:p>
        </w:tc>
        <w:tc>
          <w:tcPr>
            <w:tcW w:w="4158" w:type="dxa"/>
            <w:shd w:val="clear" w:color="auto" w:fill="E8E8E8"/>
          </w:tcPr>
          <w:p w14:paraId="60FB7026" w14:textId="4A5F6348" w:rsidR="00577204" w:rsidRPr="004511DF" w:rsidRDefault="00596DE0" w:rsidP="004511DF">
            <w:pPr>
              <w:pStyle w:val="TableText"/>
              <w:jc w:val="center"/>
            </w:pPr>
            <w:r>
              <w:t>Proposed VOC performance is consistent with other applicable BACT determinations.</w:t>
            </w:r>
          </w:p>
        </w:tc>
      </w:tr>
      <w:tr w:rsidR="00667C33" w:rsidRPr="004303BA" w14:paraId="65003701" w14:textId="77777777" w:rsidTr="00293FB2">
        <w:trPr>
          <w:cnfStyle w:val="000000010000" w:firstRow="0" w:lastRow="0" w:firstColumn="0" w:lastColumn="0" w:oddVBand="0" w:evenVBand="0" w:oddHBand="0" w:evenHBand="1" w:firstRowFirstColumn="0" w:firstRowLastColumn="0" w:lastRowFirstColumn="0" w:lastRowLastColumn="0"/>
        </w:trPr>
        <w:tc>
          <w:tcPr>
            <w:tcW w:w="1673" w:type="dxa"/>
            <w:shd w:val="clear" w:color="auto" w:fill="auto"/>
            <w:hideMark/>
          </w:tcPr>
          <w:p w14:paraId="1FFB4EE5" w14:textId="77777777" w:rsidR="00667C33" w:rsidRPr="004511DF" w:rsidRDefault="00667C33" w:rsidP="004511DF">
            <w:pPr>
              <w:pStyle w:val="TableText"/>
              <w:jc w:val="center"/>
            </w:pPr>
            <w:r w:rsidRPr="004511DF">
              <w:t xml:space="preserve">Fugitive </w:t>
            </w:r>
            <w:commentRangeStart w:id="40"/>
            <w:commentRangeStart w:id="41"/>
            <w:commentRangeStart w:id="42"/>
            <w:r w:rsidRPr="004511DF">
              <w:t>Components</w:t>
            </w:r>
            <w:commentRangeEnd w:id="40"/>
            <w:r w:rsidR="006F11B3">
              <w:rPr>
                <w:rStyle w:val="CommentReference"/>
                <w:rFonts w:ascii="Segoe UI" w:hAnsi="Segoe UI"/>
                <w:bCs w:val="0"/>
              </w:rPr>
              <w:commentReference w:id="40"/>
            </w:r>
            <w:commentRangeEnd w:id="41"/>
            <w:r w:rsidR="00F4283B">
              <w:rPr>
                <w:rStyle w:val="CommentReference"/>
                <w:rFonts w:ascii="Segoe UI" w:hAnsi="Segoe UI"/>
                <w:bCs w:val="0"/>
              </w:rPr>
              <w:commentReference w:id="41"/>
            </w:r>
            <w:commentRangeEnd w:id="42"/>
            <w:r w:rsidR="00293FB2">
              <w:rPr>
                <w:rStyle w:val="CommentReference"/>
                <w:rFonts w:ascii="Segoe UI" w:hAnsi="Segoe UI"/>
                <w:bCs w:val="0"/>
              </w:rPr>
              <w:commentReference w:id="42"/>
            </w:r>
          </w:p>
        </w:tc>
        <w:tc>
          <w:tcPr>
            <w:tcW w:w="1282" w:type="dxa"/>
            <w:shd w:val="clear" w:color="auto" w:fill="auto"/>
            <w:hideMark/>
          </w:tcPr>
          <w:p w14:paraId="070E7785" w14:textId="77777777" w:rsidR="00667C33" w:rsidRPr="004511DF" w:rsidRDefault="00667C33" w:rsidP="004511DF">
            <w:pPr>
              <w:pStyle w:val="TableText"/>
              <w:jc w:val="center"/>
            </w:pPr>
            <w:commentRangeStart w:id="43"/>
            <w:r w:rsidRPr="004511DF">
              <w:t>Organic</w:t>
            </w:r>
            <w:commentRangeEnd w:id="43"/>
            <w:r w:rsidR="006F11B3">
              <w:rPr>
                <w:rStyle w:val="CommentReference"/>
                <w:rFonts w:ascii="Segoe UI" w:hAnsi="Segoe UI"/>
                <w:bCs w:val="0"/>
              </w:rPr>
              <w:commentReference w:id="43"/>
            </w:r>
            <w:r w:rsidRPr="004511DF">
              <w:t xml:space="preserve"> TAPs</w:t>
            </w:r>
          </w:p>
        </w:tc>
        <w:tc>
          <w:tcPr>
            <w:tcW w:w="2247" w:type="dxa"/>
            <w:shd w:val="clear" w:color="auto" w:fill="auto"/>
            <w:hideMark/>
          </w:tcPr>
          <w:p w14:paraId="510BD200" w14:textId="77777777" w:rsidR="00667C33" w:rsidRPr="004511DF" w:rsidRDefault="00667C33" w:rsidP="004511DF">
            <w:pPr>
              <w:pStyle w:val="TableText"/>
              <w:jc w:val="center"/>
            </w:pPr>
            <w:r w:rsidRPr="004511DF">
              <w:t>Leak Detection and Repair Program</w:t>
            </w:r>
          </w:p>
        </w:tc>
        <w:tc>
          <w:tcPr>
            <w:tcW w:w="4158" w:type="dxa"/>
            <w:shd w:val="clear" w:color="auto" w:fill="auto"/>
          </w:tcPr>
          <w:p w14:paraId="4D843C0A" w14:textId="77777777" w:rsidR="00667C33" w:rsidRPr="004511DF" w:rsidRDefault="00667C33" w:rsidP="004511DF">
            <w:pPr>
              <w:pStyle w:val="TableText"/>
              <w:jc w:val="center"/>
            </w:pPr>
            <w:r w:rsidRPr="004511DF">
              <w:t>Consistent with NSPS requirements, MACT requirements, and other applicable BACT determinations.</w:t>
            </w:r>
          </w:p>
        </w:tc>
      </w:tr>
    </w:tbl>
    <w:p w14:paraId="7F34E458" w14:textId="560B68F6" w:rsidR="00667C33" w:rsidRDefault="004511DF" w:rsidP="004511DF">
      <w:pPr>
        <w:pStyle w:val="TableFootnote"/>
      </w:pPr>
      <w:r>
        <w:t>[</w:t>
      </w:r>
      <w:r w:rsidR="00667C33" w:rsidRPr="004511DF">
        <w:t>A</w:t>
      </w:r>
      <w:r>
        <w:t>]</w:t>
      </w:r>
      <w:r>
        <w:tab/>
      </w:r>
      <w:r w:rsidR="00667C33" w:rsidRPr="0046519A">
        <w:t>Installation of the MVEC System as a control device is inherent to the Project scope</w:t>
      </w:r>
      <w:r w:rsidR="00667C33">
        <w:t xml:space="preserve"> and there will be</w:t>
      </w:r>
      <w:r w:rsidR="00667C33" w:rsidRPr="0046519A">
        <w:t xml:space="preserve"> no increase in VOC emissions</w:t>
      </w:r>
      <w:r w:rsidR="006F11B3">
        <w:t xml:space="preserve"> from the Marine Terminal</w:t>
      </w:r>
      <w:r w:rsidR="00667C33" w:rsidRPr="0046519A">
        <w:t>. Therefore</w:t>
      </w:r>
      <w:r w:rsidR="00667C33" w:rsidRPr="00912D14">
        <w:t>, this unit is not required to undergo BACT review for VOC emissions</w:t>
      </w:r>
      <w:r w:rsidR="00667C33">
        <w:t>.</w:t>
      </w:r>
    </w:p>
    <w:p w14:paraId="7BC3E335" w14:textId="10CCEE16" w:rsidR="00667C33" w:rsidRDefault="00667C33" w:rsidP="002779C2">
      <w:r>
        <w:br w:type="page"/>
      </w:r>
    </w:p>
    <w:p w14:paraId="12B602C0" w14:textId="77777777" w:rsidR="00667C33" w:rsidRDefault="00667C33" w:rsidP="00667C33">
      <w:pPr>
        <w:pStyle w:val="Heading1"/>
      </w:pPr>
      <w:bookmarkStart w:id="44" w:name="_Toc462132998"/>
      <w:bookmarkStart w:id="45" w:name="_Toc471386130"/>
      <w:bookmarkStart w:id="46" w:name="_Toc471386847"/>
      <w:bookmarkStart w:id="47" w:name="_Toc471570105"/>
      <w:bookmarkStart w:id="48" w:name="_Ref510249756"/>
      <w:bookmarkStart w:id="49" w:name="_Ref510249879"/>
      <w:bookmarkStart w:id="50" w:name="_Toc510255782"/>
      <w:bookmarkStart w:id="51" w:name="_Toc519569773"/>
      <w:bookmarkStart w:id="52" w:name="_Toc141689482"/>
      <w:bookmarkStart w:id="53" w:name="_Toc243395531"/>
      <w:bookmarkStart w:id="54" w:name="_Toc289108183"/>
      <w:bookmarkStart w:id="55" w:name="_Toc367102415"/>
      <w:bookmarkStart w:id="56" w:name="_Ref369770486"/>
      <w:bookmarkStart w:id="57" w:name="_Toc421011140"/>
      <w:bookmarkStart w:id="58" w:name="_Toc221603903"/>
      <w:bookmarkStart w:id="59" w:name="_Toc223690176"/>
      <w:r>
        <w:lastRenderedPageBreak/>
        <w:t>BACT Methodology</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6B9432C6" w14:textId="77777777" w:rsidR="00667C33" w:rsidRPr="00290A50" w:rsidRDefault="00667C33" w:rsidP="00667C33">
      <w:pPr>
        <w:autoSpaceDE w:val="0"/>
        <w:autoSpaceDN w:val="0"/>
        <w:adjustRightInd w:val="0"/>
      </w:pPr>
      <w:r w:rsidRPr="00D060F0">
        <w:t xml:space="preserve">BACT is defined as an emission limitation based on the maximum emission reduction achievable after a case-by-case review of potential emission controls which </w:t>
      </w:r>
      <w:proofErr w:type="gramStart"/>
      <w:r w:rsidRPr="00D060F0">
        <w:t>takes into account</w:t>
      </w:r>
      <w:proofErr w:type="gramEnd"/>
      <w:r w:rsidRPr="00D060F0">
        <w:t xml:space="preserve"> energy, environmental and economic impacts. This emissions limit may be achieved by a variety of means, such as control technologies, clean fuels, inherently lower polluting processes or alternative operating practices</w:t>
      </w:r>
      <w:r>
        <w:t>.</w:t>
      </w:r>
      <w:r>
        <w:rPr>
          <w:rStyle w:val="FootnoteReference"/>
        </w:rPr>
        <w:footnoteReference w:id="2"/>
      </w:r>
    </w:p>
    <w:p w14:paraId="2F6CCA85" w14:textId="773ED0C4" w:rsidR="00667C33" w:rsidRDefault="00667C33" w:rsidP="00667C33">
      <w:pPr>
        <w:pStyle w:val="Heading2"/>
      </w:pPr>
      <w:bookmarkStart w:id="60" w:name="_Toc421011141"/>
      <w:bookmarkStart w:id="61" w:name="_Toc221603904"/>
      <w:bookmarkStart w:id="62" w:name="_Toc223690177"/>
      <w:r>
        <w:t>Top-Down BACT</w:t>
      </w:r>
      <w:r w:rsidRPr="00290A50">
        <w:t xml:space="preserve"> </w:t>
      </w:r>
      <w:r>
        <w:t>Approach</w:t>
      </w:r>
      <w:bookmarkEnd w:id="60"/>
      <w:bookmarkEnd w:id="61"/>
      <w:bookmarkEnd w:id="62"/>
    </w:p>
    <w:p w14:paraId="7BA21C11" w14:textId="35373278" w:rsidR="00667C33" w:rsidRPr="00BE2C54" w:rsidRDefault="00667C33" w:rsidP="00667C33">
      <w:r>
        <w:t>This BACT analysis has been conducted in accordance with NWCAA 300.9(B). Proposed BACT emissions limits have been selected using the “top-down” approach</w:t>
      </w:r>
      <w:r w:rsidDel="00622E46">
        <w:t xml:space="preserve"> </w:t>
      </w:r>
      <w:r>
        <w:t>specified in U.S. EPA’s draft New Source Review Workshop Manual, (October 1990),</w:t>
      </w:r>
      <w:r>
        <w:rPr>
          <w:rStyle w:val="FootnoteReference"/>
        </w:rPr>
        <w:footnoteReference w:id="3"/>
      </w:r>
      <w:r>
        <w:t xml:space="preserve"> using the</w:t>
      </w:r>
      <w:r w:rsidRPr="00BE2C54">
        <w:t xml:space="preserve"> </w:t>
      </w:r>
      <w:r>
        <w:t>five-step process</w:t>
      </w:r>
      <w:ins w:id="63" w:author="Tony Widboom" w:date="2026-03-31T10:28:00Z" w16du:dateUtc="2026-03-31T17:28:00Z">
        <w:r w:rsidR="00601F67">
          <w:t xml:space="preserve"> because BACT has a similar definition under NWCAA 200</w:t>
        </w:r>
      </w:ins>
      <w:ins w:id="64" w:author="Tony Widboom" w:date="2026-03-31T10:29:00Z" w16du:dateUtc="2026-03-31T17:29:00Z">
        <w:r w:rsidR="00601F67">
          <w:t xml:space="preserve"> and there is no alternative framework specified by NWCAA</w:t>
        </w:r>
      </w:ins>
      <w:r>
        <w:t xml:space="preserve">. </w:t>
      </w:r>
    </w:p>
    <w:p w14:paraId="03A2B791" w14:textId="77777777" w:rsidR="00C7321B" w:rsidRDefault="00667C33" w:rsidP="00131BFD">
      <w:pPr>
        <w:pStyle w:val="Heading3"/>
        <w:numPr>
          <w:ilvl w:val="0"/>
          <w:numId w:val="0"/>
        </w:numPr>
      </w:pPr>
      <w:bookmarkStart w:id="65" w:name="_Toc223690178"/>
      <w:bookmarkStart w:id="66" w:name="_Toc471386131"/>
      <w:bookmarkStart w:id="67" w:name="_Toc471386848"/>
      <w:bookmarkStart w:id="68" w:name="_Toc471570106"/>
      <w:bookmarkStart w:id="69" w:name="_Toc510255783"/>
      <w:bookmarkStart w:id="70" w:name="_Toc519569774"/>
      <w:bookmarkStart w:id="71" w:name="_Toc141689483"/>
      <w:bookmarkStart w:id="72" w:name="_Toc243395532"/>
      <w:r w:rsidRPr="00233C44">
        <w:t>Step 1 - Identify all Available Control Technologies</w:t>
      </w:r>
      <w:bookmarkEnd w:id="65"/>
    </w:p>
    <w:p w14:paraId="79CA07E8" w14:textId="77777777" w:rsidR="00C7321B" w:rsidRDefault="00C7321B" w:rsidP="00C7321B">
      <w:r>
        <w:t>A</w:t>
      </w:r>
      <w:r w:rsidRPr="002717C4">
        <w:t xml:space="preserve">ll available control </w:t>
      </w:r>
      <w:r>
        <w:t>technologies</w:t>
      </w:r>
      <w:r w:rsidRPr="002717C4">
        <w:t xml:space="preserve"> </w:t>
      </w:r>
      <w:r>
        <w:t xml:space="preserve">are identified </w:t>
      </w:r>
      <w:r w:rsidRPr="002717C4">
        <w:t>for each emission unit.</w:t>
      </w:r>
      <w:r>
        <w:t xml:space="preserve"> </w:t>
      </w:r>
      <w:proofErr w:type="gramStart"/>
      <w:r>
        <w:t>A control</w:t>
      </w:r>
      <w:proofErr w:type="gramEnd"/>
      <w:r>
        <w:t xml:space="preserve"> technology is considered available for a specific pollutant if it could practically be applied to the specific emission unit. To identify all available control technologies, the following sources were consulted: </w:t>
      </w:r>
    </w:p>
    <w:p w14:paraId="569E47B1" w14:textId="77777777" w:rsidR="00C7321B" w:rsidRPr="000F36C6" w:rsidRDefault="00C7321B" w:rsidP="006F35AA">
      <w:pPr>
        <w:pStyle w:val="Bulletslevel1"/>
      </w:pPr>
      <w:r w:rsidRPr="000F36C6">
        <w:t>U</w:t>
      </w:r>
      <w:r>
        <w:t>.</w:t>
      </w:r>
      <w:r w:rsidRPr="000F36C6">
        <w:t>S</w:t>
      </w:r>
      <w:r>
        <w:t>.</w:t>
      </w:r>
      <w:r w:rsidRPr="000F36C6">
        <w:t xml:space="preserve"> EPA’s RACT/BACT/LAER Clearinghouse (RBLC)</w:t>
      </w:r>
    </w:p>
    <w:p w14:paraId="1131273F" w14:textId="77777777" w:rsidR="00C7321B" w:rsidRDefault="00C7321B" w:rsidP="006F35AA">
      <w:pPr>
        <w:pStyle w:val="Bulletslevel1"/>
      </w:pPr>
      <w:r w:rsidRPr="000F36C6">
        <w:t>U</w:t>
      </w:r>
      <w:r>
        <w:t>.</w:t>
      </w:r>
      <w:r w:rsidRPr="000F36C6">
        <w:t>S</w:t>
      </w:r>
      <w:r>
        <w:t>.</w:t>
      </w:r>
      <w:r w:rsidRPr="000F36C6">
        <w:t xml:space="preserve"> EPA</w:t>
      </w:r>
      <w:r>
        <w:t xml:space="preserve"> draft permit review comments on recent PSD permits</w:t>
      </w:r>
    </w:p>
    <w:p w14:paraId="25BB5C7A" w14:textId="77777777" w:rsidR="00C7321B" w:rsidRDefault="00C7321B" w:rsidP="006F35AA">
      <w:pPr>
        <w:pStyle w:val="Bulletslevel1"/>
      </w:pPr>
      <w:r>
        <w:t>S</w:t>
      </w:r>
      <w:r w:rsidRPr="000F36C6">
        <w:t>tate</w:t>
      </w:r>
      <w:r>
        <w:t>/local agency</w:t>
      </w:r>
      <w:r w:rsidRPr="000F36C6">
        <w:t xml:space="preserve"> </w:t>
      </w:r>
      <w:r>
        <w:t>a</w:t>
      </w:r>
      <w:r w:rsidRPr="000F36C6">
        <w:t xml:space="preserve">ir </w:t>
      </w:r>
      <w:r>
        <w:t>q</w:t>
      </w:r>
      <w:r w:rsidRPr="000F36C6">
        <w:t xml:space="preserve">uality </w:t>
      </w:r>
      <w:r>
        <w:t>p</w:t>
      </w:r>
      <w:r w:rsidRPr="000F36C6">
        <w:t>ermits</w:t>
      </w:r>
      <w:r>
        <w:t xml:space="preserve"> and the associated agency review documents</w:t>
      </w:r>
    </w:p>
    <w:p w14:paraId="1FD77DD4" w14:textId="77777777" w:rsidR="00C7321B" w:rsidRPr="000F36C6" w:rsidRDefault="00C7321B" w:rsidP="006F35AA">
      <w:pPr>
        <w:pStyle w:val="Bulletslevel1"/>
      </w:pPr>
      <w:r>
        <w:t xml:space="preserve">Permit applications and BACT reports for recent projects </w:t>
      </w:r>
    </w:p>
    <w:p w14:paraId="2902E8C3" w14:textId="77777777" w:rsidR="00C7321B" w:rsidRPr="000F36C6" w:rsidRDefault="00C7321B" w:rsidP="006F35AA">
      <w:pPr>
        <w:pStyle w:val="Bulletslevel1"/>
      </w:pPr>
      <w:r w:rsidRPr="000F36C6">
        <w:t>Air pollution control technology vendors</w:t>
      </w:r>
      <w:r>
        <w:t xml:space="preserve"> and consultants</w:t>
      </w:r>
    </w:p>
    <w:p w14:paraId="6FA843E6" w14:textId="77777777" w:rsidR="00C7321B" w:rsidRDefault="00C7321B" w:rsidP="006F35AA">
      <w:pPr>
        <w:pStyle w:val="Bulletslevel1"/>
      </w:pPr>
      <w:r w:rsidRPr="000F36C6">
        <w:t>Manufacturer’s recommendations</w:t>
      </w:r>
    </w:p>
    <w:p w14:paraId="2541BE33" w14:textId="77777777" w:rsidR="00C7321B" w:rsidRDefault="00C7321B" w:rsidP="006F35AA">
      <w:pPr>
        <w:pStyle w:val="Bulletslevel1"/>
      </w:pPr>
      <w:r>
        <w:t>Technical journals, reports, webinars, conferences and seminars</w:t>
      </w:r>
    </w:p>
    <w:p w14:paraId="662A76E1" w14:textId="77777777" w:rsidR="00C7321B" w:rsidRDefault="00C7321B" w:rsidP="00C7321B">
      <w:r>
        <w:lastRenderedPageBreak/>
        <w:t xml:space="preserve">Certain </w:t>
      </w:r>
      <w:r w:rsidRPr="00533D82">
        <w:t xml:space="preserve">court </w:t>
      </w:r>
      <w:r>
        <w:t xml:space="preserve">and regulatory agency </w:t>
      </w:r>
      <w:r w:rsidRPr="00533D82">
        <w:t>determinations</w:t>
      </w:r>
      <w:r>
        <w:rPr>
          <w:rStyle w:val="FootnoteReference"/>
        </w:rPr>
        <w:footnoteReference w:id="4"/>
      </w:r>
      <w:r w:rsidRPr="00533D82">
        <w:t xml:space="preserve"> have held that “clean fuels” must be considered as one of the </w:t>
      </w:r>
      <w:r>
        <w:t xml:space="preserve">emission control technologies in a </w:t>
      </w:r>
      <w:r w:rsidRPr="00533D82">
        <w:t>BACT analysis</w:t>
      </w:r>
      <w:r>
        <w:t xml:space="preserve">. The fuels analysis is based on pollutant emissions directly associated with use of a particular fuel. </w:t>
      </w:r>
      <w:r w:rsidRPr="008D207E">
        <w:rPr>
          <w:szCs w:val="22"/>
        </w:rPr>
        <w:t xml:space="preserve">EPA has recognized that the initial list of control </w:t>
      </w:r>
      <w:r>
        <w:rPr>
          <w:szCs w:val="22"/>
        </w:rPr>
        <w:t>technologies</w:t>
      </w:r>
      <w:r w:rsidRPr="008D207E">
        <w:rPr>
          <w:szCs w:val="22"/>
        </w:rPr>
        <w:t xml:space="preserve"> for a BACT analysis does not need to include “clean fuel” </w:t>
      </w:r>
      <w:r>
        <w:rPr>
          <w:szCs w:val="22"/>
        </w:rPr>
        <w:t>technologies</w:t>
      </w:r>
      <w:r w:rsidRPr="008D207E">
        <w:rPr>
          <w:szCs w:val="22"/>
        </w:rPr>
        <w:t xml:space="preserve"> that would fundamentally redefine the source. Such </w:t>
      </w:r>
      <w:r>
        <w:rPr>
          <w:szCs w:val="22"/>
        </w:rPr>
        <w:t>technologies</w:t>
      </w:r>
      <w:r w:rsidRPr="008D207E">
        <w:rPr>
          <w:szCs w:val="22"/>
        </w:rPr>
        <w:t xml:space="preserve"> include those that would require a permit applicant to switch to a primary fuel type (i.e., coal, natural gas, or biomass) other than the type</w:t>
      </w:r>
      <w:r>
        <w:t xml:space="preserve"> of fuel that an applicant proposes to use for its primary combustion process.</w:t>
      </w:r>
    </w:p>
    <w:p w14:paraId="0E194EE3" w14:textId="77777777" w:rsidR="00667C33" w:rsidRPr="00233C44" w:rsidRDefault="00667C33" w:rsidP="00131BFD">
      <w:pPr>
        <w:pStyle w:val="Heading3"/>
        <w:numPr>
          <w:ilvl w:val="0"/>
          <w:numId w:val="0"/>
        </w:numPr>
      </w:pPr>
      <w:bookmarkStart w:id="73" w:name="_Toc223690179"/>
      <w:r w:rsidRPr="00233C44">
        <w:t>Step 2 - Eliminate Technically Infeasible Control Technologies</w:t>
      </w:r>
      <w:bookmarkEnd w:id="73"/>
    </w:p>
    <w:p w14:paraId="7BF4095E" w14:textId="77777777" w:rsidR="00667C33" w:rsidRPr="00CE50D2" w:rsidRDefault="00667C33" w:rsidP="00667C33">
      <w:r>
        <w:t>Each</w:t>
      </w:r>
      <w:r w:rsidRPr="00290A50">
        <w:t xml:space="preserve"> control </w:t>
      </w:r>
      <w:r>
        <w:t>technology</w:t>
      </w:r>
      <w:r w:rsidRPr="00290A50">
        <w:t xml:space="preserve"> identified in Step 1 </w:t>
      </w:r>
      <w:r>
        <w:t xml:space="preserve">is evaluated, using </w:t>
      </w:r>
      <w:r w:rsidRPr="00290A50">
        <w:t>source-specific factors</w:t>
      </w:r>
      <w:r>
        <w:t>,</w:t>
      </w:r>
      <w:r w:rsidRPr="00290A50" w:rsidDel="009A2C0D">
        <w:t xml:space="preserve"> </w:t>
      </w:r>
      <w:r>
        <w:t xml:space="preserve">to determine if it is </w:t>
      </w:r>
      <w:r w:rsidRPr="00290A50">
        <w:t>technical</w:t>
      </w:r>
      <w:r>
        <w:t>ly</w:t>
      </w:r>
      <w:r w:rsidRPr="00290A50">
        <w:t xml:space="preserve"> feasible. </w:t>
      </w:r>
      <w:r>
        <w:t xml:space="preserve">If physical, chemical or engineering principles demonstrate that a technology could not be successfully, reliably, and safely used on the emission unit, then that technology is determined to be technically infeasible. Economics are not considered in the determination of technical feasibility. </w:t>
      </w:r>
      <w:r w:rsidRPr="00290A50">
        <w:t xml:space="preserve">Technologies which </w:t>
      </w:r>
      <w:r>
        <w:t>are</w:t>
      </w:r>
      <w:r w:rsidRPr="00290A50">
        <w:t xml:space="preserve"> determined to be infeasible </w:t>
      </w:r>
      <w:r>
        <w:t>are</w:t>
      </w:r>
      <w:r w:rsidRPr="00290A50">
        <w:t xml:space="preserve"> eliminated from further consideration.</w:t>
      </w:r>
    </w:p>
    <w:p w14:paraId="5C18501C" w14:textId="77777777" w:rsidR="00667C33" w:rsidRPr="00233C44" w:rsidRDefault="00667C33" w:rsidP="00131BFD">
      <w:pPr>
        <w:pStyle w:val="Heading3"/>
        <w:numPr>
          <w:ilvl w:val="0"/>
          <w:numId w:val="0"/>
        </w:numPr>
      </w:pPr>
      <w:bookmarkStart w:id="74" w:name="_Toc223690180"/>
      <w:r w:rsidRPr="00233C44">
        <w:t>Step 3 - Rank Technically Feasible Technologies by Control Effectiveness</w:t>
      </w:r>
      <w:bookmarkEnd w:id="74"/>
    </w:p>
    <w:p w14:paraId="2BC630D8" w14:textId="77777777" w:rsidR="00667C33" w:rsidRDefault="00667C33" w:rsidP="00667C33">
      <w:r>
        <w:t>All technically feasible technologies are ranked in order of overall control effectiveness.</w:t>
      </w:r>
      <w:r w:rsidRPr="00A5444D">
        <w:t xml:space="preserve"> </w:t>
      </w:r>
      <w:r>
        <w:t>Rankings are based on the level of emission control expressed</w:t>
      </w:r>
      <w:r w:rsidRPr="00AA188E">
        <w:t xml:space="preserve"> as emissions per unit of production, emissions per unit of </w:t>
      </w:r>
      <w:r>
        <w:t xml:space="preserve">energy used, </w:t>
      </w:r>
      <w:r w:rsidRPr="00AA188E">
        <w:t xml:space="preserve">the concentration of a pollutant emitted from the source, </w:t>
      </w:r>
      <w:r>
        <w:t xml:space="preserve">control efficiency, </w:t>
      </w:r>
      <w:r w:rsidRPr="00AA188E">
        <w:t>or a similar measure</w:t>
      </w:r>
      <w:r>
        <w:t xml:space="preserve">. The control effectiveness listed will be representative of the </w:t>
      </w:r>
      <w:r w:rsidRPr="00AA188E">
        <w:t xml:space="preserve">level of </w:t>
      </w:r>
      <w:r>
        <w:t xml:space="preserve">emission </w:t>
      </w:r>
      <w:r w:rsidRPr="00AA188E">
        <w:t>control</w:t>
      </w:r>
      <w:r>
        <w:t xml:space="preserve"> which can</w:t>
      </w:r>
      <w:r w:rsidRPr="00AA188E">
        <w:t xml:space="preserve"> </w:t>
      </w:r>
      <w:r>
        <w:t xml:space="preserve">be </w:t>
      </w:r>
      <w:r w:rsidRPr="00AA188E">
        <w:t xml:space="preserve">achieved by the control </w:t>
      </w:r>
      <w:r>
        <w:t xml:space="preserve">technology at the operating conditions of the emission unit being reviewed. If the most effective control technology is selected as BACT, then Step 4 need not be completed. </w:t>
      </w:r>
    </w:p>
    <w:p w14:paraId="6D4C8CCF" w14:textId="77777777" w:rsidR="00667C33" w:rsidRPr="00233C44" w:rsidRDefault="00667C33" w:rsidP="00131BFD">
      <w:pPr>
        <w:pStyle w:val="Heading3"/>
        <w:numPr>
          <w:ilvl w:val="0"/>
          <w:numId w:val="0"/>
        </w:numPr>
      </w:pPr>
      <w:bookmarkStart w:id="75" w:name="_Toc223690181"/>
      <w:r w:rsidRPr="00233C44">
        <w:t>Step 4 - Evaluate Technically Feasible Control Technologies</w:t>
      </w:r>
      <w:bookmarkEnd w:id="75"/>
    </w:p>
    <w:p w14:paraId="2CC2BFD6" w14:textId="3F15FFD3" w:rsidR="00667C33" w:rsidRDefault="00667C33" w:rsidP="00667C33">
      <w:r>
        <w:t>T</w:t>
      </w:r>
      <w:r w:rsidRPr="00290A50">
        <w:t>he economic</w:t>
      </w:r>
      <w:r>
        <w:t>,</w:t>
      </w:r>
      <w:r w:rsidRPr="00290A50">
        <w:t xml:space="preserve"> environmental, and energy impacts </w:t>
      </w:r>
      <w:r>
        <w:t>of</w:t>
      </w:r>
      <w:r w:rsidRPr="00290A50">
        <w:t xml:space="preserve"> each </w:t>
      </w:r>
      <w:r>
        <w:t xml:space="preserve">control technology are evaluated. Step 4 is only required if the most effective control technology is not proposed as BACT. Tesoro did not complete Step 4 impacts </w:t>
      </w:r>
      <w:proofErr w:type="gramStart"/>
      <w:r>
        <w:t>analyses</w:t>
      </w:r>
      <w:proofErr w:type="gramEnd"/>
      <w:r>
        <w:t xml:space="preserve"> to support any of the BACT determinations in this report. </w:t>
      </w:r>
    </w:p>
    <w:p w14:paraId="4646381A" w14:textId="10635E59" w:rsidR="00667C33" w:rsidRPr="00233C44" w:rsidRDefault="00667C33" w:rsidP="00131BFD">
      <w:pPr>
        <w:pStyle w:val="Heading3"/>
        <w:numPr>
          <w:ilvl w:val="0"/>
          <w:numId w:val="0"/>
        </w:numPr>
      </w:pPr>
      <w:bookmarkStart w:id="76" w:name="_Toc223690182"/>
      <w:r w:rsidRPr="00233C44">
        <w:t>Step 5 - Select BACT</w:t>
      </w:r>
      <w:bookmarkEnd w:id="76"/>
    </w:p>
    <w:p w14:paraId="0EE3229A" w14:textId="77777777" w:rsidR="00667C33" w:rsidRDefault="00667C33" w:rsidP="006C2488">
      <w:r>
        <w:t>Based on technical considerations and economic, environmental, and energy impacts, the proposed BACT for each emissions unit will include:</w:t>
      </w:r>
    </w:p>
    <w:p w14:paraId="3AB329AA" w14:textId="77777777" w:rsidR="00667C33" w:rsidRPr="006C2488" w:rsidRDefault="00667C33" w:rsidP="006C2488">
      <w:pPr>
        <w:pStyle w:val="Bulletslevel1"/>
      </w:pPr>
      <w:r w:rsidRPr="006C2488">
        <w:t xml:space="preserve">A pollutant-specific emission control technology </w:t>
      </w:r>
      <w:proofErr w:type="gramStart"/>
      <w:r w:rsidRPr="006C2488">
        <w:t>as</w:t>
      </w:r>
      <w:proofErr w:type="gramEnd"/>
      <w:r w:rsidRPr="006C2488">
        <w:t xml:space="preserve"> BACT, or a combination of controls when appropriate</w:t>
      </w:r>
    </w:p>
    <w:p w14:paraId="06522FAF" w14:textId="77777777" w:rsidR="00667C33" w:rsidRPr="006C2488" w:rsidRDefault="00667C33" w:rsidP="006C2488">
      <w:pPr>
        <w:pStyle w:val="Bulletslevel1"/>
      </w:pPr>
      <w:r w:rsidRPr="006C2488">
        <w:t>A BACT emission limit or work practice standard, as appropriate</w:t>
      </w:r>
    </w:p>
    <w:p w14:paraId="19FC06A5" w14:textId="77777777" w:rsidR="00667C33" w:rsidRPr="006C2488" w:rsidRDefault="00667C33" w:rsidP="006C2488">
      <w:pPr>
        <w:pStyle w:val="Bulletslevel1"/>
      </w:pPr>
      <w:r w:rsidRPr="006C2488">
        <w:t xml:space="preserve">A BACT limit compliance demonstration method where an emission limit is stated, as appropriate </w:t>
      </w:r>
    </w:p>
    <w:p w14:paraId="7497B903" w14:textId="0EAAEC96" w:rsidR="00667C33" w:rsidRDefault="00667C33" w:rsidP="006C2488">
      <w:r>
        <w:t xml:space="preserve">Summary tables of relevant RBLC determinations used in establishing proposed BACT limitations </w:t>
      </w:r>
      <w:proofErr w:type="gramStart"/>
      <w:r>
        <w:t>are located in</w:t>
      </w:r>
      <w:proofErr w:type="gramEnd"/>
      <w:r>
        <w:t xml:space="preserve"> </w:t>
      </w:r>
      <w:r w:rsidR="00362CB0">
        <w:fldChar w:fldCharType="begin"/>
      </w:r>
      <w:r w:rsidR="00362CB0">
        <w:instrText xml:space="preserve"> REF _Ref222138743 \h </w:instrText>
      </w:r>
      <w:r w:rsidR="00362CB0">
        <w:fldChar w:fldCharType="separate"/>
      </w:r>
      <w:r w:rsidR="00D56ACC">
        <w:t>Appendix </w:t>
      </w:r>
      <w:r w:rsidR="00D56ACC">
        <w:rPr>
          <w:noProof/>
        </w:rPr>
        <w:t>A</w:t>
      </w:r>
      <w:r w:rsidR="00362CB0">
        <w:fldChar w:fldCharType="end"/>
      </w:r>
      <w:r w:rsidR="00362CB0">
        <w:t>.</w:t>
      </w:r>
      <w:commentRangeStart w:id="77"/>
      <w:r>
        <w:t xml:space="preserve"> </w:t>
      </w:r>
      <w:commentRangeEnd w:id="77"/>
      <w:r>
        <w:rPr>
          <w:rStyle w:val="CommentReference"/>
        </w:rPr>
        <w:commentReference w:id="77"/>
      </w:r>
    </w:p>
    <w:p w14:paraId="7BA19675" w14:textId="77777777" w:rsidR="00667C33" w:rsidRPr="00233C44" w:rsidRDefault="00667C33" w:rsidP="00233C44">
      <w:pPr>
        <w:pStyle w:val="Heading2"/>
      </w:pPr>
      <w:bookmarkStart w:id="78" w:name="_Toc419121633"/>
      <w:bookmarkStart w:id="79" w:name="_Toc215308053"/>
      <w:bookmarkStart w:id="80" w:name="_Toc215308342"/>
      <w:bookmarkStart w:id="81" w:name="_Toc215374646"/>
      <w:bookmarkStart w:id="82" w:name="_Toc215381086"/>
      <w:bookmarkStart w:id="83" w:name="_Toc215887597"/>
      <w:bookmarkStart w:id="84" w:name="_Toc215898396"/>
      <w:bookmarkStart w:id="85" w:name="_Toc215901463"/>
      <w:bookmarkStart w:id="86" w:name="_Toc215905356"/>
      <w:bookmarkStart w:id="87" w:name="_Toc421011143"/>
      <w:bookmarkStart w:id="88" w:name="_Toc221603905"/>
      <w:bookmarkStart w:id="89" w:name="_Toc223690183"/>
      <w:bookmarkStart w:id="90" w:name="_Toc270094030"/>
      <w:bookmarkStart w:id="91" w:name="_Toc289108189"/>
      <w:bookmarkStart w:id="92" w:name="_Toc367102421"/>
      <w:bookmarkEnd w:id="66"/>
      <w:bookmarkEnd w:id="67"/>
      <w:bookmarkEnd w:id="68"/>
      <w:bookmarkEnd w:id="69"/>
      <w:bookmarkEnd w:id="70"/>
      <w:bookmarkEnd w:id="71"/>
      <w:bookmarkEnd w:id="72"/>
      <w:bookmarkEnd w:id="78"/>
      <w:bookmarkEnd w:id="79"/>
      <w:bookmarkEnd w:id="80"/>
      <w:bookmarkEnd w:id="81"/>
      <w:bookmarkEnd w:id="82"/>
      <w:bookmarkEnd w:id="83"/>
      <w:bookmarkEnd w:id="84"/>
      <w:bookmarkEnd w:id="85"/>
      <w:bookmarkEnd w:id="86"/>
      <w:r w:rsidRPr="00233C44">
        <w:lastRenderedPageBreak/>
        <w:t>Constraints on BACT Emission Limits</w:t>
      </w:r>
      <w:bookmarkEnd w:id="87"/>
      <w:bookmarkEnd w:id="88"/>
      <w:bookmarkEnd w:id="89"/>
      <w:r w:rsidRPr="00233C44">
        <w:t xml:space="preserve"> </w:t>
      </w:r>
      <w:bookmarkEnd w:id="90"/>
      <w:bookmarkEnd w:id="91"/>
      <w:bookmarkEnd w:id="92"/>
    </w:p>
    <w:p w14:paraId="0115F5C7" w14:textId="77777777" w:rsidR="00667C33" w:rsidRDefault="00667C33" w:rsidP="00667C33">
      <w:r>
        <w:t>BACT emission limits</w:t>
      </w:r>
      <w:r w:rsidRPr="00E14034">
        <w:t xml:space="preserve"> </w:t>
      </w:r>
      <w:r>
        <w:t>for s</w:t>
      </w:r>
      <w:r w:rsidRPr="00AF3094">
        <w:t xml:space="preserve">ources subject to </w:t>
      </w:r>
      <w:r>
        <w:t>New Source Performance Standards</w:t>
      </w:r>
      <w:r w:rsidRPr="00AF3094">
        <w:t xml:space="preserve"> (NSPS</w:t>
      </w:r>
      <w:r>
        <w:t xml:space="preserve">) under </w:t>
      </w:r>
      <w:r w:rsidRPr="00AF3094">
        <w:t>40 CFR Part</w:t>
      </w:r>
      <w:r>
        <w:t> </w:t>
      </w:r>
      <w:r w:rsidRPr="00AF3094">
        <w:t>60</w:t>
      </w:r>
      <w:r>
        <w:t>, National Emission Standards for Hazardous Air Pollutants</w:t>
      </w:r>
      <w:r w:rsidRPr="00AF3094">
        <w:t xml:space="preserve"> (NESHAP</w:t>
      </w:r>
      <w:r>
        <w:t xml:space="preserve">s) under </w:t>
      </w:r>
      <w:r w:rsidRPr="00AF3094">
        <w:t>40 CFR Part 61</w:t>
      </w:r>
      <w:r>
        <w:t>, or M</w:t>
      </w:r>
      <w:r w:rsidRPr="00AF3094">
        <w:t xml:space="preserve">aximum Achievable Control Technology </w:t>
      </w:r>
      <w:r>
        <w:t>(</w:t>
      </w:r>
      <w:r w:rsidRPr="00AF3094">
        <w:t>MACT</w:t>
      </w:r>
      <w:r>
        <w:t>)</w:t>
      </w:r>
      <w:r w:rsidRPr="00AF3094">
        <w:t xml:space="preserve"> </w:t>
      </w:r>
      <w:r>
        <w:t xml:space="preserve">standards issued under </w:t>
      </w:r>
      <w:r w:rsidRPr="00AF3094">
        <w:t>40 CFR Part 63</w:t>
      </w:r>
      <w:r>
        <w:t xml:space="preserve"> </w:t>
      </w:r>
      <w:r w:rsidRPr="00AF3094">
        <w:t>cannot be less stringent than the applicable standards</w:t>
      </w:r>
      <w:r>
        <w:t xml:space="preserve">. In other words, these applicable standards provide a “floor” for </w:t>
      </w:r>
      <w:r w:rsidRPr="00AF3094">
        <w:t>BACT emission limits</w:t>
      </w:r>
      <w:r>
        <w:t xml:space="preserve">. </w:t>
      </w:r>
    </w:p>
    <w:p w14:paraId="42827CBA" w14:textId="59EACB50" w:rsidR="00667C33" w:rsidRPr="00AF3094" w:rsidRDefault="00667C33" w:rsidP="00667C33">
      <w:commentRangeStart w:id="93"/>
      <w:commentRangeStart w:id="94"/>
      <w:r>
        <w:t xml:space="preserve">The review of </w:t>
      </w:r>
      <w:r w:rsidRPr="00AF3094">
        <w:t>NSPS</w:t>
      </w:r>
      <w:r>
        <w:t>,</w:t>
      </w:r>
      <w:r w:rsidRPr="00AF3094">
        <w:t xml:space="preserve"> NESHAP</w:t>
      </w:r>
      <w:r>
        <w:t>, and MACT</w:t>
      </w:r>
      <w:commentRangeEnd w:id="93"/>
      <w:r>
        <w:rPr>
          <w:rStyle w:val="CommentReference"/>
        </w:rPr>
        <w:commentReference w:id="93"/>
      </w:r>
      <w:commentRangeEnd w:id="94"/>
      <w:r>
        <w:rPr>
          <w:rStyle w:val="CommentReference"/>
        </w:rPr>
        <w:commentReference w:id="94"/>
      </w:r>
      <w:r w:rsidRPr="00AF3094">
        <w:t xml:space="preserve"> standards</w:t>
      </w:r>
      <w:r>
        <w:t xml:space="preserve"> within </w:t>
      </w:r>
      <w:r w:rsidRPr="00A15281">
        <w:t xml:space="preserve">Section </w:t>
      </w:r>
      <w:r w:rsidRPr="004E7AA5">
        <w:t>4.0</w:t>
      </w:r>
      <w:r w:rsidRPr="00A15281">
        <w:t xml:space="preserve"> </w:t>
      </w:r>
      <w:r>
        <w:t xml:space="preserve">of </w:t>
      </w:r>
      <w:r w:rsidRPr="006D7A2B">
        <w:t xml:space="preserve">the </w:t>
      </w:r>
      <w:r w:rsidRPr="001A71DC">
        <w:t>permit application</w:t>
      </w:r>
      <w:r w:rsidRPr="006D7A2B">
        <w:t xml:space="preserve"> indicates </w:t>
      </w:r>
      <w:r>
        <w:t xml:space="preserve">that the </w:t>
      </w:r>
      <w:r w:rsidRPr="00AF3094">
        <w:t xml:space="preserve">standards </w:t>
      </w:r>
      <w:r>
        <w:t xml:space="preserve">identified in </w:t>
      </w:r>
      <w:r>
        <w:fldChar w:fldCharType="begin"/>
      </w:r>
      <w:r>
        <w:instrText xml:space="preserve"> REF _Ref418787586 \h </w:instrText>
      </w:r>
      <w:r>
        <w:fldChar w:fldCharType="separate"/>
      </w:r>
      <w:r w:rsidR="00D56ACC">
        <w:t>Table </w:t>
      </w:r>
      <w:r w:rsidR="00D56ACC">
        <w:rPr>
          <w:noProof/>
        </w:rPr>
        <w:t>2</w:t>
      </w:r>
      <w:r w:rsidR="00D56ACC">
        <w:noBreakHyphen/>
      </w:r>
      <w:r w:rsidR="00D56ACC">
        <w:rPr>
          <w:noProof/>
        </w:rPr>
        <w:t>1</w:t>
      </w:r>
      <w:r>
        <w:fldChar w:fldCharType="end"/>
      </w:r>
      <w:r>
        <w:t xml:space="preserve"> are applicable to the new equipment associated with the Project. There are no Part 61 NESHAPs applicable to new equipment associated with the Project. </w:t>
      </w:r>
    </w:p>
    <w:p w14:paraId="22F7D692" w14:textId="6EBF767E" w:rsidR="00667C33" w:rsidRDefault="00233C44" w:rsidP="00667C33">
      <w:pPr>
        <w:pStyle w:val="Caption"/>
      </w:pPr>
      <w:bookmarkStart w:id="95" w:name="_Ref418787586"/>
      <w:bookmarkStart w:id="96" w:name="_Toc421011235"/>
      <w:bookmarkStart w:id="97" w:name="_Toc34909560"/>
      <w:bookmarkStart w:id="98" w:name="_Toc223690228"/>
      <w:commentRangeStart w:id="99"/>
      <w:r>
        <w:t>Table </w:t>
      </w:r>
      <w:r w:rsidR="00667C33">
        <w:fldChar w:fldCharType="begin"/>
      </w:r>
      <w:r w:rsidR="00667C33">
        <w:instrText xml:space="preserve"> STYLEREF 1 \s </w:instrText>
      </w:r>
      <w:r w:rsidR="00667C33">
        <w:fldChar w:fldCharType="separate"/>
      </w:r>
      <w:r w:rsidR="00D56ACC">
        <w:rPr>
          <w:noProof/>
        </w:rPr>
        <w:t>2</w:t>
      </w:r>
      <w:r w:rsidR="00667C33">
        <w:rPr>
          <w:noProof/>
        </w:rPr>
        <w:fldChar w:fldCharType="end"/>
      </w:r>
      <w:r w:rsidR="00667C33">
        <w:noBreakHyphen/>
      </w:r>
      <w:r w:rsidR="00667C33">
        <w:fldChar w:fldCharType="begin"/>
      </w:r>
      <w:r w:rsidR="00667C33">
        <w:instrText xml:space="preserve"> SEQ Table \* ARABIC \s 1 </w:instrText>
      </w:r>
      <w:r w:rsidR="00667C33">
        <w:fldChar w:fldCharType="separate"/>
      </w:r>
      <w:r w:rsidR="00D56ACC">
        <w:rPr>
          <w:noProof/>
        </w:rPr>
        <w:t>1</w:t>
      </w:r>
      <w:r w:rsidR="00667C33">
        <w:rPr>
          <w:noProof/>
        </w:rPr>
        <w:fldChar w:fldCharType="end"/>
      </w:r>
      <w:bookmarkEnd w:id="95"/>
      <w:r w:rsidR="00667C33">
        <w:tab/>
        <w:t>Standards Establishing BACT “Floor”</w:t>
      </w:r>
      <w:bookmarkEnd w:id="96"/>
      <w:bookmarkEnd w:id="97"/>
      <w:bookmarkEnd w:id="98"/>
      <w:commentRangeEnd w:id="99"/>
      <w:r w:rsidR="00601F67">
        <w:rPr>
          <w:rStyle w:val="CommentReference"/>
          <w:rFonts w:ascii="Segoe UI" w:eastAsiaTheme="minorHAnsi" w:hAnsi="Segoe UI"/>
          <w:b w:val="0"/>
          <w:bCs w:val="0"/>
          <w:iCs w:val="0"/>
        </w:rPr>
        <w:commentReference w:id="99"/>
      </w:r>
    </w:p>
    <w:tbl>
      <w:tblPr>
        <w:tblStyle w:val="Barrbanded-blue"/>
        <w:tblW w:w="4988" w:type="pct"/>
        <w:tblLayout w:type="fixed"/>
        <w:tblLook w:val="00A0" w:firstRow="1" w:lastRow="0" w:firstColumn="1" w:lastColumn="0" w:noHBand="0" w:noVBand="0"/>
      </w:tblPr>
      <w:tblGrid>
        <w:gridCol w:w="2738"/>
        <w:gridCol w:w="2856"/>
        <w:gridCol w:w="3744"/>
      </w:tblGrid>
      <w:tr w:rsidR="00667C33" w:rsidRPr="000F5122" w14:paraId="7D264EF1" w14:textId="77777777" w:rsidTr="009267BE">
        <w:trPr>
          <w:cnfStyle w:val="100000000000" w:firstRow="1" w:lastRow="0" w:firstColumn="0" w:lastColumn="0" w:oddVBand="0" w:evenVBand="0" w:oddHBand="0" w:evenHBand="0" w:firstRowFirstColumn="0" w:firstRowLastColumn="0" w:lastRowFirstColumn="0" w:lastRowLastColumn="0"/>
        </w:trPr>
        <w:tc>
          <w:tcPr>
            <w:tcW w:w="2738" w:type="dxa"/>
            <w:vAlign w:val="center"/>
          </w:tcPr>
          <w:p w14:paraId="18EF6CAB" w14:textId="5D3B5F76" w:rsidR="00667C33" w:rsidRPr="007204D8" w:rsidRDefault="00667C33" w:rsidP="00134B53">
            <w:pPr>
              <w:pStyle w:val="TableHeading"/>
            </w:pPr>
            <w:r w:rsidRPr="00845999">
              <w:t>Subpart</w:t>
            </w:r>
          </w:p>
        </w:tc>
        <w:tc>
          <w:tcPr>
            <w:tcW w:w="2856" w:type="dxa"/>
            <w:vAlign w:val="center"/>
          </w:tcPr>
          <w:p w14:paraId="3428967E" w14:textId="77777777" w:rsidR="00667C33" w:rsidRPr="007204D8" w:rsidRDefault="00667C33" w:rsidP="00134B53">
            <w:pPr>
              <w:pStyle w:val="TableHeading"/>
            </w:pPr>
            <w:r w:rsidRPr="00845999">
              <w:t>Affected Source</w:t>
            </w:r>
          </w:p>
        </w:tc>
        <w:tc>
          <w:tcPr>
            <w:tcW w:w="3744" w:type="dxa"/>
            <w:vAlign w:val="center"/>
          </w:tcPr>
          <w:p w14:paraId="1422265C" w14:textId="77777777" w:rsidR="00667C33" w:rsidRPr="007204D8" w:rsidRDefault="00667C33" w:rsidP="00134B53">
            <w:pPr>
              <w:pStyle w:val="TableHeading"/>
            </w:pPr>
            <w:r w:rsidRPr="00845999">
              <w:t>Pollutants Regulated</w:t>
            </w:r>
          </w:p>
        </w:tc>
      </w:tr>
      <w:tr w:rsidR="00667C33" w14:paraId="7A676C65" w14:textId="77777777" w:rsidTr="009267BE">
        <w:trPr>
          <w:cnfStyle w:val="000000100000" w:firstRow="0" w:lastRow="0" w:firstColumn="0" w:lastColumn="0" w:oddVBand="0" w:evenVBand="0" w:oddHBand="1" w:evenHBand="0" w:firstRowFirstColumn="0" w:firstRowLastColumn="0" w:lastRowFirstColumn="0" w:lastRowLastColumn="0"/>
        </w:trPr>
        <w:tc>
          <w:tcPr>
            <w:tcW w:w="2738" w:type="dxa"/>
          </w:tcPr>
          <w:p w14:paraId="41AF643E" w14:textId="77777777" w:rsidR="00667C33" w:rsidRPr="007D5387" w:rsidDel="00845999" w:rsidRDefault="00667C33" w:rsidP="006C2488">
            <w:pPr>
              <w:pStyle w:val="TableText"/>
              <w:jc w:val="center"/>
            </w:pPr>
            <w:r w:rsidRPr="007D5387">
              <w:t xml:space="preserve">NSPS Subpart </w:t>
            </w:r>
            <w:proofErr w:type="spellStart"/>
            <w:r w:rsidRPr="007D5387">
              <w:t>GGGa</w:t>
            </w:r>
            <w:proofErr w:type="spellEnd"/>
          </w:p>
        </w:tc>
        <w:tc>
          <w:tcPr>
            <w:tcW w:w="2856" w:type="dxa"/>
          </w:tcPr>
          <w:p w14:paraId="00A57F8F" w14:textId="6456CD68" w:rsidR="00667C33" w:rsidRPr="007D5387" w:rsidRDefault="00667C33" w:rsidP="006C2488">
            <w:pPr>
              <w:pStyle w:val="TableText"/>
              <w:jc w:val="center"/>
            </w:pPr>
            <w:r w:rsidRPr="007D5387">
              <w:t>Fugitive Components</w:t>
            </w:r>
          </w:p>
        </w:tc>
        <w:tc>
          <w:tcPr>
            <w:tcW w:w="3744" w:type="dxa"/>
          </w:tcPr>
          <w:p w14:paraId="681B4D0A" w14:textId="77777777" w:rsidR="00667C33" w:rsidRPr="007D5387" w:rsidRDefault="00667C33" w:rsidP="006C2488">
            <w:pPr>
              <w:pStyle w:val="TableText"/>
              <w:jc w:val="center"/>
            </w:pPr>
            <w:r w:rsidRPr="007D5387">
              <w:t>VOC</w:t>
            </w:r>
          </w:p>
        </w:tc>
      </w:tr>
      <w:tr w:rsidR="00667C33" w14:paraId="60C5A0F0" w14:textId="77777777" w:rsidTr="009267BE">
        <w:trPr>
          <w:cnfStyle w:val="000000010000" w:firstRow="0" w:lastRow="0" w:firstColumn="0" w:lastColumn="0" w:oddVBand="0" w:evenVBand="0" w:oddHBand="0" w:evenHBand="1" w:firstRowFirstColumn="0" w:firstRowLastColumn="0" w:lastRowFirstColumn="0" w:lastRowLastColumn="0"/>
        </w:trPr>
        <w:tc>
          <w:tcPr>
            <w:tcW w:w="2738" w:type="dxa"/>
          </w:tcPr>
          <w:p w14:paraId="6CB65C58" w14:textId="77777777" w:rsidR="00667C33" w:rsidRPr="007D5387" w:rsidRDefault="00667C33" w:rsidP="006C2488">
            <w:pPr>
              <w:pStyle w:val="TableText"/>
              <w:jc w:val="center"/>
            </w:pPr>
            <w:r w:rsidRPr="007D5387">
              <w:t>MACT Subpart CC</w:t>
            </w:r>
          </w:p>
        </w:tc>
        <w:tc>
          <w:tcPr>
            <w:tcW w:w="2856" w:type="dxa"/>
          </w:tcPr>
          <w:p w14:paraId="2B018D56" w14:textId="7112F49B" w:rsidR="00667C33" w:rsidRPr="007D5387" w:rsidRDefault="00667C33" w:rsidP="006C2488">
            <w:pPr>
              <w:pStyle w:val="TableText"/>
              <w:jc w:val="center"/>
            </w:pPr>
            <w:r w:rsidRPr="007D5387">
              <w:t>Fugitive Components</w:t>
            </w:r>
          </w:p>
        </w:tc>
        <w:tc>
          <w:tcPr>
            <w:tcW w:w="3744" w:type="dxa"/>
          </w:tcPr>
          <w:p w14:paraId="7597EF56" w14:textId="77777777" w:rsidR="00667C33" w:rsidRPr="007D5387" w:rsidRDefault="00667C33" w:rsidP="006C2488">
            <w:pPr>
              <w:pStyle w:val="TableText"/>
              <w:jc w:val="center"/>
            </w:pPr>
            <w:r w:rsidRPr="007D5387">
              <w:t>VOC</w:t>
            </w:r>
            <w:r>
              <w:t xml:space="preserve"> as surrogate for organic HAPs</w:t>
            </w:r>
          </w:p>
        </w:tc>
      </w:tr>
    </w:tbl>
    <w:p w14:paraId="18BC0A35" w14:textId="77777777" w:rsidR="00667C33" w:rsidRDefault="00667C33" w:rsidP="006C2488">
      <w:pPr>
        <w:pStyle w:val="TableFootnote"/>
      </w:pPr>
    </w:p>
    <w:p w14:paraId="00E03FC4" w14:textId="77777777" w:rsidR="00667C33" w:rsidRPr="00AF3094" w:rsidRDefault="00667C33" w:rsidP="00667C33">
      <w:r>
        <w:t xml:space="preserve">The standards listed above for </w:t>
      </w:r>
      <w:r w:rsidRPr="008C7530">
        <w:t xml:space="preserve">Parts </w:t>
      </w:r>
      <w:r w:rsidRPr="009F50E0">
        <w:t>60 and 63</w:t>
      </w:r>
      <w:r w:rsidRPr="008C7530">
        <w:t xml:space="preserve"> are </w:t>
      </w:r>
      <w:r w:rsidRPr="00AF3094">
        <w:t>discussed in the following sections</w:t>
      </w:r>
      <w:r>
        <w:t xml:space="preserve"> of the BACT report</w:t>
      </w:r>
      <w:r w:rsidRPr="00AF3094">
        <w:t xml:space="preserve"> </w:t>
      </w:r>
      <w:r>
        <w:t>as appropriate</w:t>
      </w:r>
      <w:r w:rsidRPr="00AF3094">
        <w:t>.</w:t>
      </w:r>
    </w:p>
    <w:p w14:paraId="35FAF1A2" w14:textId="77777777" w:rsidR="00667C33" w:rsidRPr="002220DC" w:rsidRDefault="00667C33" w:rsidP="00667C33">
      <w:pPr>
        <w:pStyle w:val="Heading2"/>
      </w:pPr>
      <w:bookmarkStart w:id="100" w:name="_Toc421011144"/>
      <w:bookmarkStart w:id="101" w:name="_Toc221603906"/>
      <w:bookmarkStart w:id="102" w:name="_Toc223690184"/>
      <w:r w:rsidRPr="002220DC">
        <w:t xml:space="preserve">Compliance with BACT </w:t>
      </w:r>
      <w:r w:rsidRPr="00B61CBD">
        <w:t>during</w:t>
      </w:r>
      <w:r w:rsidRPr="002220DC">
        <w:t xml:space="preserve"> Startup, Shutdown and Malfunction</w:t>
      </w:r>
      <w:bookmarkEnd w:id="100"/>
      <w:bookmarkEnd w:id="101"/>
      <w:bookmarkEnd w:id="102"/>
    </w:p>
    <w:p w14:paraId="7714ACDD" w14:textId="77777777" w:rsidR="00667C33" w:rsidRDefault="00667C33" w:rsidP="00667C33">
      <w:r>
        <w:t xml:space="preserve">The MVEC will be operated intermittently depending on vessel loading activity and operational needs. Routine startup and shutdown of the MVEC is not expected to exceed proposed BACT standards and no separate startup / shutdown limitations are considered necessary. Good combustion practices will be </w:t>
      </w:r>
      <w:proofErr w:type="gramStart"/>
      <w:r>
        <w:t>followed at all times</w:t>
      </w:r>
      <w:proofErr w:type="gramEnd"/>
      <w:r>
        <w:t>. Tesoro will execute industry-standard maintenance practices and respond to malfunctions that present excess emissions by shutting the MVEC down for repair.</w:t>
      </w:r>
      <w:r w:rsidRPr="002220DC" w:rsidDel="00452F79">
        <w:t xml:space="preserve"> </w:t>
      </w:r>
      <w:r>
        <w:t xml:space="preserve">No alternative limits for malfunction conditions are deemed necessary. </w:t>
      </w:r>
      <w:bookmarkStart w:id="103" w:name="_Toc421011145"/>
    </w:p>
    <w:p>
      <w:r>
        <w:rPr>
          <w:b/>
          <w:color w:val="C00000"/>
          <w:sz w:val="20"/>
        </w:rPr>
        <w:t xml:space="preserve">[Reviewer Comment] </w:t>
      </w:r>
      <w:r>
        <w:rPr>
          <w:color w:val="C00000"/>
          <w:sz w:val="20"/>
        </w:rPr>
        <w:t>This startup/shutdown discussion is too conclusory for a permit-facing BACT record. Step 5 should either state that the same BACT limit applies during startup and shutdown, or explain any separate treatment with enforceable operating requirements, defined triggering conditions, and a compliance approach.</w:t>
      </w:r>
    </w:p>
    <w:p>
      <w:r>
        <w:rPr>
          <w:b/>
          <w:color w:val="A00000"/>
          <w:sz w:val="20"/>
        </w:rPr>
        <w:t xml:space="preserve">[Redline Suggestion] </w:t>
      </w:r>
      <w:r>
        <w:rPr>
          <w:color w:val="A00000"/>
          <w:sz w:val="20"/>
        </w:rPr>
        <w:t>Revise to identify the applicable startup/shutdown approach explicitly: same numeric limit, or separate enforceable work-practice/parametric requirements with monitoring, recordkeeping, and a clear basis for why a distinct limit is warranted.</w:t>
      </w:r>
    </w:p>
    <w:p w14:paraId="20EF34D9" w14:textId="03E64AEC" w:rsidR="00596DE0" w:rsidRDefault="00596DE0" w:rsidP="00667C33">
      <w:r>
        <w:t xml:space="preserve">The EFRT will be maintained and operated in compliance with </w:t>
      </w:r>
      <w:r w:rsidR="00394235">
        <w:t xml:space="preserve">40 CFR </w:t>
      </w:r>
      <w:del w:id="104" w:author="Tony Widboom" w:date="2026-03-31T10:31:00Z" w16du:dateUtc="2026-03-31T17:31:00Z">
        <w:r w:rsidR="00394235" w:rsidDel="00601F67">
          <w:delText>63</w:delText>
        </w:r>
      </w:del>
      <w:ins w:id="105" w:author="Tony Widboom" w:date="2026-03-31T10:31:00Z" w16du:dateUtc="2026-03-31T17:31:00Z">
        <w:r w:rsidR="00601F67">
          <w:t>60</w:t>
        </w:r>
      </w:ins>
      <w:r w:rsidR="00394235">
        <w:t xml:space="preserve">, </w:t>
      </w:r>
      <w:r w:rsidR="00394235" w:rsidRPr="00394235">
        <w:t>Subpart Kc—Standards of Performance for Volatile Organic Liquid Storage Vessels (Including Petroleum Liquid Storage Vessels) for Which Construction, Reconstruction, or Modification Commenced After October 4, 2023</w:t>
      </w:r>
      <w:r w:rsidR="00394235">
        <w:t xml:space="preserve"> (</w:t>
      </w:r>
      <w:r>
        <w:t>NSPS Kc</w:t>
      </w:r>
      <w:r w:rsidR="00394235">
        <w:t>)</w:t>
      </w:r>
      <w:r>
        <w:t xml:space="preserve">, including the </w:t>
      </w:r>
      <w:r w:rsidR="00004724">
        <w:t xml:space="preserve">emission control </w:t>
      </w:r>
      <w:r>
        <w:t xml:space="preserve">requirements for degassing </w:t>
      </w:r>
      <w:r w:rsidR="0075755F">
        <w:t>activities</w:t>
      </w:r>
      <w:r>
        <w:t xml:space="preserve">. </w:t>
      </w:r>
    </w:p>
    <w:p>
      <w:r>
        <w:rPr>
          <w:b/>
          <w:color w:val="C00000"/>
          <w:sz w:val="20"/>
        </w:rPr>
        <w:t xml:space="preserve">[Reviewer Comment] </w:t>
      </w:r>
      <w:r>
        <w:rPr>
          <w:color w:val="C00000"/>
          <w:sz w:val="20"/>
        </w:rPr>
        <w:t>Citation appears incomplete. Confirm the subpart citation and keep the NSPS Kc reference consistent wherever the tank BACT floor is discussed.</w:t>
      </w:r>
    </w:p>
    <w:p>
      <w:r>
        <w:rPr>
          <w:b/>
          <w:color w:val="A00000"/>
          <w:sz w:val="20"/>
        </w:rPr>
        <w:t xml:space="preserve">[Redline Suggestion] </w:t>
      </w:r>
      <w:r>
        <w:rPr>
          <w:color w:val="A00000"/>
          <w:sz w:val="20"/>
        </w:rPr>
        <w:t>Replace `40 CFR , Subpart Kc` with the complete citation.</w:t>
      </w:r>
    </w:p>
    <w:p w14:paraId="6F389DDB" w14:textId="77777777" w:rsidR="00667C33" w:rsidRDefault="00667C33" w:rsidP="00131BFD">
      <w:pPr>
        <w:pStyle w:val="Heading2"/>
      </w:pPr>
      <w:bookmarkStart w:id="106" w:name="_Toc221603907"/>
      <w:bookmarkStart w:id="107" w:name="_Toc223690185"/>
      <w:r>
        <w:t>Emission Unit Parameters Used in the BACT Evaluation</w:t>
      </w:r>
      <w:bookmarkEnd w:id="103"/>
      <w:bookmarkEnd w:id="106"/>
      <w:bookmarkEnd w:id="107"/>
    </w:p>
    <w:p w14:paraId="5E869811" w14:textId="6A0CD943" w:rsidR="00667C33" w:rsidRDefault="00667C33" w:rsidP="00667C33">
      <w:r>
        <w:t xml:space="preserve">The BACT determinations in this report are based on projected emission unit operating parameters. See </w:t>
      </w:r>
      <w:commentRangeStart w:id="108"/>
      <w:r>
        <w:t xml:space="preserve">Section </w:t>
      </w:r>
      <w:r w:rsidRPr="004E7AA5">
        <w:t>3.3</w:t>
      </w:r>
      <w:r>
        <w:t xml:space="preserve"> of </w:t>
      </w:r>
      <w:r w:rsidRPr="007727B7">
        <w:t xml:space="preserve">the </w:t>
      </w:r>
      <w:r w:rsidRPr="009F50E0">
        <w:t xml:space="preserve">permit application </w:t>
      </w:r>
      <w:r w:rsidRPr="007727B7">
        <w:t xml:space="preserve">for estimated </w:t>
      </w:r>
      <w:r>
        <w:t>emissions utilized in the BACT evaluation</w:t>
      </w:r>
      <w:commentRangeEnd w:id="108"/>
      <w:r>
        <w:rPr>
          <w:rStyle w:val="CommentReference"/>
        </w:rPr>
        <w:commentReference w:id="108"/>
      </w:r>
      <w:r>
        <w:t>. Note: emissions are based on potential to emit</w:t>
      </w:r>
      <w:r w:rsidRPr="00695C89">
        <w:t>.</w:t>
      </w:r>
    </w:p>
    <w:p w14:paraId="3CC7D372" w14:textId="386DA1F9" w:rsidR="004D3341" w:rsidRDefault="004D3341" w:rsidP="00667C33">
      <w:r>
        <w:br w:type="page"/>
      </w:r>
    </w:p>
    <w:p w14:paraId="57D0F879" w14:textId="77777777" w:rsidR="004D3341" w:rsidRPr="008C7530" w:rsidRDefault="004D3341" w:rsidP="004D3341">
      <w:pPr>
        <w:pStyle w:val="Heading1"/>
      </w:pPr>
      <w:bookmarkStart w:id="109" w:name="_Toc421011146"/>
      <w:bookmarkStart w:id="110" w:name="_Toc221603908"/>
      <w:bookmarkStart w:id="111" w:name="_Toc223690186"/>
      <w:r w:rsidRPr="008C7530">
        <w:lastRenderedPageBreak/>
        <w:t>Overview of Available Control Technologies</w:t>
      </w:r>
      <w:bookmarkEnd w:id="109"/>
      <w:bookmarkEnd w:id="110"/>
      <w:bookmarkEnd w:id="111"/>
    </w:p>
    <w:p w14:paraId="06D92628" w14:textId="160F9173" w:rsidR="004D3341" w:rsidRDefault="004D3341" w:rsidP="004D3341">
      <w:r>
        <w:t xml:space="preserve">Available emission control technologies for the pollutants evaluated in this report are listed below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w:t>
      </w:r>
    </w:p>
    <w:p w14:paraId="53998B18" w14:textId="129C48D2" w:rsidR="004D3341" w:rsidRPr="00653B96" w:rsidRDefault="004D3341" w:rsidP="004D3341">
      <w:pPr>
        <w:pStyle w:val="Caption"/>
      </w:pPr>
      <w:bookmarkStart w:id="112" w:name="_Ref407270100"/>
      <w:bookmarkStart w:id="113" w:name="_Toc421011236"/>
      <w:bookmarkStart w:id="114" w:name="_Toc34909561"/>
      <w:bookmarkStart w:id="115" w:name="_Toc223690229"/>
      <w:r>
        <w:t>Table </w:t>
      </w:r>
      <w:r>
        <w:fldChar w:fldCharType="begin"/>
      </w:r>
      <w:r>
        <w:instrText xml:space="preserve"> STYLEREF 1 \s </w:instrText>
      </w:r>
      <w:r>
        <w:fldChar w:fldCharType="separate"/>
      </w:r>
      <w:r w:rsidR="00D56ACC">
        <w:rPr>
          <w:noProof/>
        </w:rPr>
        <w:t>3</w:t>
      </w:r>
      <w:r>
        <w:rPr>
          <w:noProof/>
        </w:rPr>
        <w:fldChar w:fldCharType="end"/>
      </w:r>
      <w:r>
        <w:noBreakHyphen/>
      </w:r>
      <w:r>
        <w:fldChar w:fldCharType="begin"/>
      </w:r>
      <w:r>
        <w:instrText xml:space="preserve"> SEQ Table \* ARABIC \s 1 </w:instrText>
      </w:r>
      <w:r>
        <w:fldChar w:fldCharType="separate"/>
      </w:r>
      <w:r w:rsidR="00D56ACC">
        <w:rPr>
          <w:noProof/>
        </w:rPr>
        <w:t>1</w:t>
      </w:r>
      <w:r>
        <w:rPr>
          <w:noProof/>
        </w:rPr>
        <w:fldChar w:fldCharType="end"/>
      </w:r>
      <w:bookmarkEnd w:id="112"/>
      <w:r w:rsidRPr="009611D2">
        <w:tab/>
      </w:r>
      <w:r>
        <w:t xml:space="preserve">Available Emission </w:t>
      </w:r>
      <w:r w:rsidRPr="009611D2">
        <w:t xml:space="preserve">Control </w:t>
      </w:r>
      <w:r>
        <w:t>Technologies</w:t>
      </w:r>
      <w:bookmarkEnd w:id="113"/>
      <w:bookmarkEnd w:id="114"/>
      <w:bookmarkEnd w:id="115"/>
    </w:p>
    <w:tbl>
      <w:tblPr>
        <w:tblStyle w:val="Barrbanded-blue"/>
        <w:tblW w:w="5000" w:type="pct"/>
        <w:tblLayout w:type="fixed"/>
        <w:tblLook w:val="0020" w:firstRow="1" w:lastRow="0" w:firstColumn="0" w:lastColumn="0" w:noHBand="0" w:noVBand="0"/>
      </w:tblPr>
      <w:tblGrid>
        <w:gridCol w:w="2071"/>
        <w:gridCol w:w="7289"/>
      </w:tblGrid>
      <w:tr w:rsidR="004D3341" w:rsidRPr="00013ACB" w14:paraId="65F2A9A6" w14:textId="77777777" w:rsidTr="00E6204A">
        <w:trPr>
          <w:cnfStyle w:val="100000000000" w:firstRow="1" w:lastRow="0" w:firstColumn="0" w:lastColumn="0" w:oddVBand="0" w:evenVBand="0" w:oddHBand="0" w:evenHBand="0" w:firstRowFirstColumn="0" w:firstRowLastColumn="0" w:lastRowFirstColumn="0" w:lastRowLastColumn="0"/>
        </w:trPr>
        <w:tc>
          <w:tcPr>
            <w:tcW w:w="2071" w:type="dxa"/>
            <w:vAlign w:val="center"/>
          </w:tcPr>
          <w:p w14:paraId="447A0B42" w14:textId="77777777" w:rsidR="004D3341" w:rsidRPr="007204D8" w:rsidRDefault="004D3341" w:rsidP="00134B53">
            <w:pPr>
              <w:pStyle w:val="TableHeading"/>
            </w:pPr>
            <w:r w:rsidRPr="007204D8">
              <w:t>Pollutant</w:t>
            </w:r>
          </w:p>
        </w:tc>
        <w:tc>
          <w:tcPr>
            <w:tcW w:w="7289" w:type="dxa"/>
            <w:vAlign w:val="center"/>
          </w:tcPr>
          <w:p w14:paraId="190EC044" w14:textId="77777777" w:rsidR="004D3341" w:rsidRPr="007204D8" w:rsidRDefault="004D3341" w:rsidP="00134B53">
            <w:pPr>
              <w:pStyle w:val="TableHeading"/>
            </w:pPr>
            <w:r w:rsidRPr="007204D8">
              <w:t>Control Technology</w:t>
            </w:r>
          </w:p>
        </w:tc>
      </w:tr>
      <w:tr w:rsidR="004D3341" w:rsidRPr="00013ACB" w14:paraId="4EDB3F4D"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val="restart"/>
          </w:tcPr>
          <w:p w14:paraId="296320F2" w14:textId="29A44585" w:rsidR="004D3341" w:rsidRPr="006C2488" w:rsidRDefault="004D3341" w:rsidP="006C2488">
            <w:pPr>
              <w:pStyle w:val="TableText"/>
              <w:jc w:val="center"/>
            </w:pPr>
            <w:r w:rsidRPr="006C2488">
              <w:t>PM</w:t>
            </w:r>
            <w:r w:rsidRPr="006C2488">
              <w:rPr>
                <w:vertAlign w:val="subscript"/>
              </w:rPr>
              <w:t>10</w:t>
            </w:r>
            <w:r w:rsidRPr="006C2488">
              <w:t>/PM</w:t>
            </w:r>
            <w:r w:rsidRPr="006C2488">
              <w:rPr>
                <w:vertAlign w:val="subscript"/>
              </w:rPr>
              <w:t>2.5</w:t>
            </w:r>
          </w:p>
        </w:tc>
        <w:tc>
          <w:tcPr>
            <w:tcW w:w="7289" w:type="dxa"/>
          </w:tcPr>
          <w:p w14:paraId="5AF39D02" w14:textId="77777777" w:rsidR="004D3341" w:rsidRPr="006C2488" w:rsidRDefault="004D3341" w:rsidP="006C2488">
            <w:pPr>
              <w:pStyle w:val="TableText"/>
            </w:pPr>
            <w:r w:rsidRPr="006C2488">
              <w:t>Clean Fuels</w:t>
            </w:r>
          </w:p>
        </w:tc>
      </w:tr>
      <w:tr w:rsidR="004D3341" w:rsidRPr="00013ACB" w14:paraId="52BB3C03"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4C184430" w14:textId="77777777" w:rsidR="004D3341" w:rsidRPr="006C2488" w:rsidRDefault="004D3341" w:rsidP="006C2488">
            <w:pPr>
              <w:pStyle w:val="TableText"/>
              <w:jc w:val="center"/>
            </w:pPr>
          </w:p>
        </w:tc>
        <w:tc>
          <w:tcPr>
            <w:tcW w:w="7289" w:type="dxa"/>
          </w:tcPr>
          <w:p w14:paraId="59FCCFC2" w14:textId="77777777" w:rsidR="004D3341" w:rsidRPr="006C2488" w:rsidRDefault="004D3341" w:rsidP="006C2488">
            <w:pPr>
              <w:pStyle w:val="TableText"/>
            </w:pPr>
            <w:r w:rsidRPr="006C2488">
              <w:t>Good Design Methods and Operating Practices</w:t>
            </w:r>
          </w:p>
        </w:tc>
      </w:tr>
      <w:tr w:rsidR="004D3341" w:rsidRPr="00013ACB" w14:paraId="2F3B1DD8"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tcPr>
          <w:p w14:paraId="73FA2690" w14:textId="77777777" w:rsidR="004D3341" w:rsidRPr="006C2488" w:rsidRDefault="004D3341" w:rsidP="006C2488">
            <w:pPr>
              <w:pStyle w:val="TableText"/>
              <w:jc w:val="center"/>
            </w:pPr>
          </w:p>
        </w:tc>
        <w:tc>
          <w:tcPr>
            <w:tcW w:w="7289" w:type="dxa"/>
          </w:tcPr>
          <w:p w14:paraId="5EA65C98" w14:textId="77777777" w:rsidR="004D3341" w:rsidRPr="006C2488" w:rsidRDefault="004D3341" w:rsidP="006C2488">
            <w:pPr>
              <w:pStyle w:val="TableText"/>
            </w:pPr>
            <w:r w:rsidRPr="006C2488">
              <w:t>Fabric Filter (Baghouse)</w:t>
            </w:r>
          </w:p>
        </w:tc>
      </w:tr>
      <w:tr w:rsidR="004D3341" w:rsidRPr="00013ACB" w14:paraId="3EAB6250"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09F4AD28" w14:textId="77777777" w:rsidR="004D3341" w:rsidRPr="006C2488" w:rsidRDefault="004D3341" w:rsidP="006C2488">
            <w:pPr>
              <w:pStyle w:val="TableText"/>
              <w:jc w:val="center"/>
            </w:pPr>
          </w:p>
        </w:tc>
        <w:tc>
          <w:tcPr>
            <w:tcW w:w="7289" w:type="dxa"/>
          </w:tcPr>
          <w:p w14:paraId="0AA3882A" w14:textId="77777777" w:rsidR="004D3341" w:rsidRPr="006C2488" w:rsidRDefault="004D3341" w:rsidP="006C2488">
            <w:pPr>
              <w:pStyle w:val="TableText"/>
            </w:pPr>
            <w:r w:rsidRPr="006C2488">
              <w:t>Dry Electrostatic Precipitator</w:t>
            </w:r>
          </w:p>
        </w:tc>
      </w:tr>
      <w:tr w:rsidR="004D3341" w:rsidRPr="00013ACB" w14:paraId="3226A14F"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tcPr>
          <w:p w14:paraId="4FE77399" w14:textId="77777777" w:rsidR="004D3341" w:rsidRPr="006C2488" w:rsidRDefault="004D3341" w:rsidP="006C2488">
            <w:pPr>
              <w:pStyle w:val="TableText"/>
              <w:jc w:val="center"/>
            </w:pPr>
          </w:p>
        </w:tc>
        <w:tc>
          <w:tcPr>
            <w:tcW w:w="7289" w:type="dxa"/>
          </w:tcPr>
          <w:p w14:paraId="7D4A9AEE" w14:textId="77777777" w:rsidR="004D3341" w:rsidRPr="006C2488" w:rsidRDefault="004D3341" w:rsidP="006C2488">
            <w:pPr>
              <w:pStyle w:val="TableText"/>
            </w:pPr>
            <w:r w:rsidRPr="006C2488">
              <w:t>Wet Electrostatic Precipitator</w:t>
            </w:r>
          </w:p>
        </w:tc>
      </w:tr>
      <w:tr w:rsidR="004D3341" w:rsidRPr="00013ACB" w14:paraId="4E32F162"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0F072F7D" w14:textId="77777777" w:rsidR="004D3341" w:rsidRPr="006C2488" w:rsidRDefault="004D3341" w:rsidP="006C2488">
            <w:pPr>
              <w:pStyle w:val="TableText"/>
              <w:jc w:val="center"/>
            </w:pPr>
          </w:p>
        </w:tc>
        <w:tc>
          <w:tcPr>
            <w:tcW w:w="7289" w:type="dxa"/>
          </w:tcPr>
          <w:p w14:paraId="21B59572" w14:textId="77777777" w:rsidR="004D3341" w:rsidRPr="006C2488" w:rsidRDefault="004D3341" w:rsidP="006C2488">
            <w:pPr>
              <w:pStyle w:val="TableText"/>
            </w:pPr>
            <w:r w:rsidRPr="006C2488">
              <w:t>Wet Scrubber</w:t>
            </w:r>
          </w:p>
        </w:tc>
      </w:tr>
      <w:tr w:rsidR="004D3341" w:rsidRPr="00013ACB" w14:paraId="64A14154"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val="restart"/>
            <w:shd w:val="clear" w:color="auto" w:fill="E8E8E8"/>
          </w:tcPr>
          <w:p w14:paraId="13631492" w14:textId="77777777" w:rsidR="004D3341" w:rsidRPr="006C2488" w:rsidRDefault="004D3341" w:rsidP="006C2488">
            <w:pPr>
              <w:pStyle w:val="TableText"/>
              <w:jc w:val="center"/>
            </w:pPr>
            <w:r w:rsidRPr="006C2488">
              <w:t>NO</w:t>
            </w:r>
            <w:r w:rsidRPr="00134B53">
              <w:rPr>
                <w:vertAlign w:val="subscript"/>
              </w:rPr>
              <w:t>x</w:t>
            </w:r>
          </w:p>
        </w:tc>
        <w:tc>
          <w:tcPr>
            <w:tcW w:w="7289" w:type="dxa"/>
          </w:tcPr>
          <w:p w14:paraId="5B18E1F4" w14:textId="77777777" w:rsidR="004D3341" w:rsidRPr="006C2488" w:rsidRDefault="004D3341" w:rsidP="006C2488">
            <w:pPr>
              <w:pStyle w:val="TableText"/>
            </w:pPr>
            <w:r w:rsidRPr="006C2488">
              <w:t>Selective Catalytic Reduction (SCR)</w:t>
            </w:r>
          </w:p>
        </w:tc>
      </w:tr>
      <w:tr w:rsidR="004D3341" w:rsidRPr="00013ACB" w14:paraId="74642EF4"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19541EBE" w14:textId="77777777" w:rsidR="004D3341" w:rsidRPr="006C2488" w:rsidRDefault="004D3341" w:rsidP="006C2488">
            <w:pPr>
              <w:pStyle w:val="TableText"/>
              <w:jc w:val="center"/>
            </w:pPr>
          </w:p>
        </w:tc>
        <w:tc>
          <w:tcPr>
            <w:tcW w:w="7289" w:type="dxa"/>
          </w:tcPr>
          <w:p w14:paraId="4B2C0FBA" w14:textId="77777777" w:rsidR="004D3341" w:rsidRPr="006C2488" w:rsidRDefault="004D3341" w:rsidP="006C2488">
            <w:pPr>
              <w:pStyle w:val="TableText"/>
            </w:pPr>
            <w:r w:rsidRPr="006C2488">
              <w:t>Selective Non-Catalytic Reduction (SNCR)</w:t>
            </w:r>
          </w:p>
        </w:tc>
      </w:tr>
      <w:tr w:rsidR="004D3341" w:rsidRPr="00013ACB" w14:paraId="5581C88B"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shd w:val="clear" w:color="auto" w:fill="E8E8E8"/>
          </w:tcPr>
          <w:p w14:paraId="426A456B" w14:textId="77777777" w:rsidR="004D3341" w:rsidRPr="006C2488" w:rsidRDefault="004D3341" w:rsidP="006C2488">
            <w:pPr>
              <w:pStyle w:val="TableText"/>
              <w:jc w:val="center"/>
            </w:pPr>
          </w:p>
        </w:tc>
        <w:tc>
          <w:tcPr>
            <w:tcW w:w="7289" w:type="dxa"/>
          </w:tcPr>
          <w:p w14:paraId="01F6009A" w14:textId="77777777" w:rsidR="004D3341" w:rsidRPr="006C2488" w:rsidRDefault="004D3341" w:rsidP="006C2488">
            <w:pPr>
              <w:pStyle w:val="TableText"/>
            </w:pPr>
            <w:r w:rsidRPr="006C2488">
              <w:t>Low NO</w:t>
            </w:r>
            <w:r w:rsidRPr="00134B53">
              <w:rPr>
                <w:vertAlign w:val="subscript"/>
              </w:rPr>
              <w:t>x</w:t>
            </w:r>
            <w:r w:rsidRPr="006C2488">
              <w:t xml:space="preserve"> Burners with Flue Gas Recirculation</w:t>
            </w:r>
          </w:p>
        </w:tc>
      </w:tr>
      <w:tr w:rsidR="004D3341" w:rsidRPr="00013ACB" w14:paraId="0871AC20"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6EF769F7" w14:textId="77777777" w:rsidR="004D3341" w:rsidRPr="006C2488" w:rsidRDefault="004D3341" w:rsidP="006C2488">
            <w:pPr>
              <w:pStyle w:val="TableText"/>
              <w:jc w:val="center"/>
            </w:pPr>
          </w:p>
        </w:tc>
        <w:tc>
          <w:tcPr>
            <w:tcW w:w="7289" w:type="dxa"/>
          </w:tcPr>
          <w:p w14:paraId="24A92809" w14:textId="77777777" w:rsidR="004D3341" w:rsidRPr="006C2488" w:rsidRDefault="004D3341" w:rsidP="006C2488">
            <w:pPr>
              <w:pStyle w:val="TableText"/>
            </w:pPr>
            <w:r w:rsidRPr="006C2488">
              <w:t>Ultra Low NO</w:t>
            </w:r>
            <w:r w:rsidRPr="00134B53">
              <w:rPr>
                <w:vertAlign w:val="subscript"/>
              </w:rPr>
              <w:t>x</w:t>
            </w:r>
            <w:r w:rsidRPr="006C2488">
              <w:t xml:space="preserve"> Burners</w:t>
            </w:r>
          </w:p>
        </w:tc>
      </w:tr>
      <w:tr w:rsidR="004D3341" w:rsidRPr="00013ACB" w14:paraId="4F091A98"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shd w:val="clear" w:color="auto" w:fill="E8E8E8"/>
          </w:tcPr>
          <w:p w14:paraId="0BE50CB6" w14:textId="77777777" w:rsidR="004D3341" w:rsidRPr="006C2488" w:rsidRDefault="004D3341" w:rsidP="006C2488">
            <w:pPr>
              <w:pStyle w:val="TableText"/>
              <w:jc w:val="center"/>
            </w:pPr>
          </w:p>
        </w:tc>
        <w:tc>
          <w:tcPr>
            <w:tcW w:w="7289" w:type="dxa"/>
          </w:tcPr>
          <w:p w14:paraId="6D2567B9" w14:textId="77777777" w:rsidR="004D3341" w:rsidRPr="006C2488" w:rsidRDefault="004D3341" w:rsidP="006C2488">
            <w:pPr>
              <w:pStyle w:val="TableText"/>
            </w:pPr>
            <w:r w:rsidRPr="006C2488">
              <w:t>Clean Fuels</w:t>
            </w:r>
          </w:p>
        </w:tc>
      </w:tr>
      <w:tr w:rsidR="004D3341" w:rsidRPr="00013ACB" w14:paraId="444AEF17"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2B4E12C2" w14:textId="77777777" w:rsidR="004D3341" w:rsidRPr="006C2488" w:rsidRDefault="004D3341" w:rsidP="006C2488">
            <w:pPr>
              <w:pStyle w:val="TableText"/>
              <w:jc w:val="center"/>
            </w:pPr>
          </w:p>
        </w:tc>
        <w:tc>
          <w:tcPr>
            <w:tcW w:w="7289" w:type="dxa"/>
          </w:tcPr>
          <w:p w14:paraId="6D3278A3" w14:textId="77777777" w:rsidR="004D3341" w:rsidRPr="006C2488" w:rsidRDefault="004D3341" w:rsidP="006C2488">
            <w:pPr>
              <w:pStyle w:val="TableText"/>
            </w:pPr>
            <w:r w:rsidRPr="006C2488">
              <w:t>Good Design Methods and Operating Practices</w:t>
            </w:r>
          </w:p>
        </w:tc>
      </w:tr>
      <w:tr w:rsidR="004D3341" w:rsidRPr="00013ACB" w14:paraId="5A81FC28"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val="restart"/>
          </w:tcPr>
          <w:p w14:paraId="09C31229" w14:textId="77777777" w:rsidR="004D3341" w:rsidRPr="006C2488" w:rsidRDefault="004D3341" w:rsidP="006C2488">
            <w:pPr>
              <w:pStyle w:val="TableText"/>
              <w:jc w:val="center"/>
            </w:pPr>
            <w:r w:rsidRPr="006C2488">
              <w:t>CO</w:t>
            </w:r>
          </w:p>
        </w:tc>
        <w:tc>
          <w:tcPr>
            <w:tcW w:w="7289" w:type="dxa"/>
          </w:tcPr>
          <w:p w14:paraId="1B9C6957" w14:textId="77777777" w:rsidR="004D3341" w:rsidRPr="006C2488" w:rsidRDefault="004D3341" w:rsidP="006C2488">
            <w:pPr>
              <w:pStyle w:val="TableText"/>
            </w:pPr>
            <w:r w:rsidRPr="006C2488">
              <w:t>Clean Fuels</w:t>
            </w:r>
          </w:p>
        </w:tc>
      </w:tr>
      <w:tr w:rsidR="004D3341" w:rsidRPr="00013ACB" w14:paraId="62631492"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47B3644C" w14:textId="77777777" w:rsidR="004D3341" w:rsidRPr="006C2488" w:rsidRDefault="004D3341" w:rsidP="006C2488">
            <w:pPr>
              <w:pStyle w:val="TableText"/>
              <w:jc w:val="center"/>
            </w:pPr>
          </w:p>
        </w:tc>
        <w:tc>
          <w:tcPr>
            <w:tcW w:w="7289" w:type="dxa"/>
          </w:tcPr>
          <w:p w14:paraId="481B8250" w14:textId="77777777" w:rsidR="004D3341" w:rsidRPr="006C2488" w:rsidRDefault="004D3341" w:rsidP="006C2488">
            <w:pPr>
              <w:pStyle w:val="TableText"/>
            </w:pPr>
            <w:r w:rsidRPr="006C2488">
              <w:t>Good Design Methods and Operating Practices</w:t>
            </w:r>
            <w:r w:rsidRPr="006C2488" w:rsidDel="00416A2B">
              <w:t xml:space="preserve"> </w:t>
            </w:r>
          </w:p>
        </w:tc>
      </w:tr>
      <w:tr w:rsidR="004D3341" w:rsidRPr="00013ACB" w14:paraId="0B51620D"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tcPr>
          <w:p w14:paraId="0E191942" w14:textId="77777777" w:rsidR="004D3341" w:rsidRPr="006C2488" w:rsidRDefault="004D3341" w:rsidP="006C2488">
            <w:pPr>
              <w:pStyle w:val="TableText"/>
              <w:jc w:val="center"/>
            </w:pPr>
          </w:p>
        </w:tc>
        <w:tc>
          <w:tcPr>
            <w:tcW w:w="7289" w:type="dxa"/>
          </w:tcPr>
          <w:p w14:paraId="73EAA1E2" w14:textId="77777777" w:rsidR="004D3341" w:rsidRPr="006C2488" w:rsidRDefault="004D3341" w:rsidP="006C2488">
            <w:pPr>
              <w:pStyle w:val="TableText"/>
            </w:pPr>
            <w:r w:rsidRPr="006C2488">
              <w:t>Catalytic Oxidation</w:t>
            </w:r>
          </w:p>
        </w:tc>
      </w:tr>
      <w:tr w:rsidR="004D3341" w:rsidRPr="00013ACB" w14:paraId="1E7D9044"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4C2B4571" w14:textId="77777777" w:rsidR="004D3341" w:rsidRPr="006C2488" w:rsidRDefault="004D3341" w:rsidP="006C2488">
            <w:pPr>
              <w:pStyle w:val="TableText"/>
              <w:jc w:val="center"/>
            </w:pPr>
          </w:p>
        </w:tc>
        <w:tc>
          <w:tcPr>
            <w:tcW w:w="7289" w:type="dxa"/>
          </w:tcPr>
          <w:p w14:paraId="3313ED26" w14:textId="77777777" w:rsidR="004D3341" w:rsidRPr="006C2488" w:rsidRDefault="004D3341" w:rsidP="006C2488">
            <w:pPr>
              <w:pStyle w:val="TableText"/>
            </w:pPr>
            <w:r w:rsidRPr="006C2488">
              <w:t>Thermal Oxidation</w:t>
            </w:r>
          </w:p>
        </w:tc>
      </w:tr>
      <w:tr w:rsidR="004D3341" w:rsidRPr="00013ACB" w14:paraId="062C23AD"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val="restart"/>
            <w:shd w:val="clear" w:color="auto" w:fill="E8E8E8"/>
          </w:tcPr>
          <w:p w14:paraId="521442CA" w14:textId="77777777" w:rsidR="004D3341" w:rsidRPr="006C2488" w:rsidRDefault="004D3341" w:rsidP="006C2488">
            <w:pPr>
              <w:pStyle w:val="TableText"/>
              <w:jc w:val="center"/>
            </w:pPr>
            <w:r w:rsidRPr="006C2488">
              <w:t>SO</w:t>
            </w:r>
            <w:r w:rsidRPr="008C46B3">
              <w:rPr>
                <w:vertAlign w:val="subscript"/>
              </w:rPr>
              <w:t>2</w:t>
            </w:r>
          </w:p>
        </w:tc>
        <w:tc>
          <w:tcPr>
            <w:tcW w:w="7289" w:type="dxa"/>
          </w:tcPr>
          <w:p w14:paraId="6E532129" w14:textId="77777777" w:rsidR="004D3341" w:rsidRPr="006C2488" w:rsidRDefault="004D3341" w:rsidP="006C2488">
            <w:pPr>
              <w:pStyle w:val="TableText"/>
            </w:pPr>
            <w:r w:rsidRPr="006C2488">
              <w:t>Clean Fuels</w:t>
            </w:r>
          </w:p>
        </w:tc>
      </w:tr>
      <w:tr w:rsidR="004D3341" w:rsidRPr="00013ACB" w14:paraId="7B8B0258"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66614809" w14:textId="77777777" w:rsidR="004D3341" w:rsidRPr="006C2488" w:rsidRDefault="004D3341" w:rsidP="006C2488">
            <w:pPr>
              <w:pStyle w:val="TableText"/>
              <w:jc w:val="center"/>
            </w:pPr>
          </w:p>
        </w:tc>
        <w:tc>
          <w:tcPr>
            <w:tcW w:w="7289" w:type="dxa"/>
          </w:tcPr>
          <w:p w14:paraId="3D157735" w14:textId="77777777" w:rsidR="004D3341" w:rsidRPr="006C2488" w:rsidRDefault="004D3341" w:rsidP="006C2488">
            <w:pPr>
              <w:pStyle w:val="TableText"/>
            </w:pPr>
            <w:r w:rsidRPr="006C2488">
              <w:t>Dry Scrubbing</w:t>
            </w:r>
          </w:p>
        </w:tc>
      </w:tr>
      <w:tr w:rsidR="004D3341" w:rsidRPr="00013ACB" w14:paraId="5D876FEE"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shd w:val="clear" w:color="auto" w:fill="E8E8E8"/>
          </w:tcPr>
          <w:p w14:paraId="1EE5DEDC" w14:textId="77777777" w:rsidR="004D3341" w:rsidRPr="006C2488" w:rsidRDefault="004D3341" w:rsidP="006C2488">
            <w:pPr>
              <w:pStyle w:val="TableText"/>
              <w:jc w:val="center"/>
            </w:pPr>
          </w:p>
        </w:tc>
        <w:tc>
          <w:tcPr>
            <w:tcW w:w="7289" w:type="dxa"/>
          </w:tcPr>
          <w:p w14:paraId="73A35F2E" w14:textId="77777777" w:rsidR="004D3341" w:rsidRPr="006C2488" w:rsidRDefault="004D3341" w:rsidP="006C2488">
            <w:pPr>
              <w:pStyle w:val="TableText"/>
            </w:pPr>
            <w:r w:rsidRPr="006C2488">
              <w:t>Absorber (Wet Scrubber)</w:t>
            </w:r>
          </w:p>
        </w:tc>
      </w:tr>
      <w:tr w:rsidR="004D3341" w:rsidRPr="00013ACB" w14:paraId="4E516CA6"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2FDDDFFE" w14:textId="77777777" w:rsidR="004D3341" w:rsidRPr="006C2488" w:rsidRDefault="004D3341" w:rsidP="006C2488">
            <w:pPr>
              <w:pStyle w:val="TableText"/>
              <w:jc w:val="center"/>
            </w:pPr>
          </w:p>
        </w:tc>
        <w:tc>
          <w:tcPr>
            <w:tcW w:w="7289" w:type="dxa"/>
          </w:tcPr>
          <w:p w14:paraId="6DE6E7A4" w14:textId="77777777" w:rsidR="004D3341" w:rsidRPr="006C2488" w:rsidRDefault="004D3341" w:rsidP="006C2488">
            <w:pPr>
              <w:pStyle w:val="TableText"/>
            </w:pPr>
            <w:r w:rsidRPr="006C2488">
              <w:t>Dry Sorbent Injection</w:t>
            </w:r>
          </w:p>
        </w:tc>
      </w:tr>
      <w:tr w:rsidR="004D3341" w:rsidRPr="00013ACB" w14:paraId="37CB8E54"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val="restart"/>
          </w:tcPr>
          <w:p w14:paraId="24C1EFB4" w14:textId="77777777" w:rsidR="004D3341" w:rsidRPr="006C2488" w:rsidRDefault="004D3341" w:rsidP="006C2488">
            <w:pPr>
              <w:pStyle w:val="TableText"/>
              <w:jc w:val="center"/>
            </w:pPr>
            <w:r w:rsidRPr="006C2488">
              <w:t>Organic TAPs</w:t>
            </w:r>
          </w:p>
        </w:tc>
        <w:tc>
          <w:tcPr>
            <w:tcW w:w="7289" w:type="dxa"/>
          </w:tcPr>
          <w:p w14:paraId="3F15863C" w14:textId="77777777" w:rsidR="004D3341" w:rsidRPr="006C2488" w:rsidRDefault="004D3341" w:rsidP="006C2488">
            <w:pPr>
              <w:pStyle w:val="TableText"/>
            </w:pPr>
            <w:r w:rsidRPr="006C2488">
              <w:t>Leak Detection and Repair (LDAR) Monitoring</w:t>
            </w:r>
          </w:p>
        </w:tc>
      </w:tr>
      <w:tr w:rsidR="004D3341" w:rsidRPr="00013ACB" w14:paraId="357B874E"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172000E3" w14:textId="77777777" w:rsidR="004D3341" w:rsidRPr="006C2488" w:rsidRDefault="004D3341" w:rsidP="006C2488">
            <w:pPr>
              <w:pStyle w:val="TableText"/>
            </w:pPr>
          </w:p>
        </w:tc>
        <w:tc>
          <w:tcPr>
            <w:tcW w:w="7289" w:type="dxa"/>
          </w:tcPr>
          <w:p w14:paraId="41CECC2C" w14:textId="77777777" w:rsidR="004D3341" w:rsidRPr="006C2488" w:rsidRDefault="004D3341" w:rsidP="006C2488">
            <w:pPr>
              <w:pStyle w:val="TableText"/>
            </w:pPr>
            <w:r w:rsidRPr="006C2488">
              <w:t>Optical Gas Imaging LDAR Monitoring</w:t>
            </w:r>
          </w:p>
        </w:tc>
      </w:tr>
      <w:tr w:rsidR="005308CB" w:rsidRPr="006C2488" w14:paraId="68C7E8BE" w14:textId="77777777" w:rsidTr="00E6204A">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2071" w:type="dxa"/>
            <w:vMerge w:val="restart"/>
            <w:shd w:val="clear" w:color="auto" w:fill="E8E8E8"/>
          </w:tcPr>
          <w:p w14:paraId="011707B3" w14:textId="22124CAF" w:rsidR="005308CB" w:rsidRDefault="005308CB" w:rsidP="001B6413">
            <w:pPr>
              <w:pStyle w:val="TableText"/>
              <w:jc w:val="center"/>
            </w:pPr>
            <w:r>
              <w:t>VOC - Tank</w:t>
            </w:r>
          </w:p>
        </w:tc>
        <w:tc>
          <w:tcPr>
            <w:tcW w:w="7289" w:type="dxa"/>
          </w:tcPr>
          <w:p w14:paraId="6B8F0536" w14:textId="2C52D53A" w:rsidR="005308CB" w:rsidRDefault="005308CB" w:rsidP="001B6413">
            <w:pPr>
              <w:pStyle w:val="TableText"/>
            </w:pPr>
            <w:r>
              <w:t xml:space="preserve">Good Design </w:t>
            </w:r>
            <w:r w:rsidR="003B33C6">
              <w:t xml:space="preserve">Methods </w:t>
            </w:r>
            <w:r>
              <w:t>and Operating Practices</w:t>
            </w:r>
          </w:p>
        </w:tc>
      </w:tr>
      <w:tr w:rsidR="005308CB" w:rsidRPr="006C2488" w14:paraId="09644DFB" w14:textId="77777777" w:rsidTr="00E6204A">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tcW w:w="2071" w:type="dxa"/>
            <w:vMerge/>
          </w:tcPr>
          <w:p w14:paraId="5D6F19B9" w14:textId="1158FB2D" w:rsidR="005308CB" w:rsidRPr="006C2488" w:rsidRDefault="005308CB" w:rsidP="001B6413">
            <w:pPr>
              <w:pStyle w:val="TableText"/>
              <w:jc w:val="center"/>
            </w:pPr>
          </w:p>
        </w:tc>
        <w:tc>
          <w:tcPr>
            <w:tcW w:w="7289" w:type="dxa"/>
          </w:tcPr>
          <w:p w14:paraId="0A3AB5FC" w14:textId="022AF0D0" w:rsidR="008B558C" w:rsidRPr="006C2488" w:rsidRDefault="00FA4681" w:rsidP="001B6413">
            <w:pPr>
              <w:pStyle w:val="TableText"/>
            </w:pPr>
            <w:r>
              <w:t xml:space="preserve">Internal or </w:t>
            </w:r>
            <w:r w:rsidR="00324553">
              <w:t>External Floating Roof Tank (</w:t>
            </w:r>
            <w:r>
              <w:t>IFRT/</w:t>
            </w:r>
            <w:r w:rsidR="00324553">
              <w:t>EFRT)</w:t>
            </w:r>
          </w:p>
        </w:tc>
      </w:tr>
      <w:tr w:rsidR="00E35140" w:rsidRPr="006C2488" w14:paraId="5A6B4AA9" w14:textId="77777777" w:rsidTr="005308CB">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2071" w:type="dxa"/>
            <w:vMerge/>
          </w:tcPr>
          <w:p w14:paraId="751E9EE1" w14:textId="77777777" w:rsidR="00E35140" w:rsidRPr="006C2488" w:rsidRDefault="00E35140" w:rsidP="001B6413">
            <w:pPr>
              <w:pStyle w:val="TableText"/>
              <w:jc w:val="center"/>
            </w:pPr>
          </w:p>
        </w:tc>
        <w:tc>
          <w:tcPr>
            <w:tcW w:w="7289" w:type="dxa"/>
          </w:tcPr>
          <w:p w14:paraId="32C2134D" w14:textId="42FB9AF7" w:rsidR="00E35140" w:rsidRDefault="00E35140" w:rsidP="001B6413">
            <w:pPr>
              <w:pStyle w:val="TableText"/>
            </w:pPr>
            <w:r>
              <w:t>Optical Gas Imaging (OGI)</w:t>
            </w:r>
          </w:p>
        </w:tc>
      </w:tr>
      <w:tr w:rsidR="00324553" w:rsidRPr="006C2488" w14:paraId="7D2FF0FD" w14:textId="77777777" w:rsidTr="005308CB">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tcW w:w="2071" w:type="dxa"/>
            <w:vMerge/>
          </w:tcPr>
          <w:p w14:paraId="68B5100E" w14:textId="77777777" w:rsidR="00324553" w:rsidRPr="006C2488" w:rsidRDefault="00324553" w:rsidP="001B6413">
            <w:pPr>
              <w:pStyle w:val="TableText"/>
              <w:jc w:val="center"/>
            </w:pPr>
          </w:p>
        </w:tc>
        <w:tc>
          <w:tcPr>
            <w:tcW w:w="7289" w:type="dxa"/>
          </w:tcPr>
          <w:p w14:paraId="0535D4C3" w14:textId="5E32D6FC" w:rsidR="00324553" w:rsidRDefault="00324553" w:rsidP="001B6413">
            <w:pPr>
              <w:pStyle w:val="TableText"/>
            </w:pPr>
            <w:r>
              <w:t>Domed External Floating Roof Tank (DEFRT)</w:t>
            </w:r>
          </w:p>
        </w:tc>
      </w:tr>
      <w:tr w:rsidR="005308CB" w:rsidRPr="006C2488" w14:paraId="45FF4E16" w14:textId="77777777" w:rsidTr="006A279A">
        <w:trPr>
          <w:cnfStyle w:val="000000100000" w:firstRow="0" w:lastRow="0" w:firstColumn="0" w:lastColumn="0" w:oddVBand="0" w:evenVBand="0" w:oddHBand="1" w:evenHBand="0" w:firstRowFirstColumn="0" w:firstRowLastColumn="0" w:lastRowFirstColumn="0" w:lastRowLastColumn="0"/>
        </w:trPr>
        <w:tc>
          <w:tcPr>
            <w:tcW w:w="2071" w:type="dxa"/>
            <w:vMerge/>
          </w:tcPr>
          <w:p w14:paraId="4786F4B6" w14:textId="77777777" w:rsidR="005308CB" w:rsidRPr="006C2488" w:rsidRDefault="005308CB" w:rsidP="001B6413">
            <w:pPr>
              <w:pStyle w:val="TableText"/>
              <w:jc w:val="center"/>
            </w:pPr>
          </w:p>
        </w:tc>
        <w:tc>
          <w:tcPr>
            <w:tcW w:w="7289" w:type="dxa"/>
          </w:tcPr>
          <w:p w14:paraId="1F66CE26" w14:textId="1F5C8435" w:rsidR="005308CB" w:rsidRPr="006C2488" w:rsidRDefault="005308CB" w:rsidP="001B6413">
            <w:pPr>
              <w:pStyle w:val="TableText"/>
            </w:pPr>
            <w:r>
              <w:t>Routing to Closed Vent System (CVS) and Control Device (CD)</w:t>
            </w:r>
          </w:p>
        </w:tc>
      </w:tr>
    </w:tbl>
    <w:p w14:paraId="60EBAC17" w14:textId="77777777" w:rsidR="004D3341" w:rsidRDefault="004D3341" w:rsidP="006C2488">
      <w:pPr>
        <w:pStyle w:val="TableFootnote"/>
      </w:pPr>
    </w:p>
    <w:p w14:paraId="5F54F977" w14:textId="150DD1BE" w:rsidR="004D3341" w:rsidRDefault="004D3341" w:rsidP="00667C33">
      <w:r>
        <w:br w:type="page"/>
      </w:r>
    </w:p>
    <w:p w14:paraId="506BC387" w14:textId="77777777" w:rsidR="004D3341" w:rsidRPr="00A35FCE" w:rsidRDefault="004D3341" w:rsidP="004D3341">
      <w:pPr>
        <w:pStyle w:val="Heading1"/>
      </w:pPr>
      <w:bookmarkStart w:id="116" w:name="_Toc421011184"/>
      <w:bookmarkStart w:id="117" w:name="_Toc221603909"/>
      <w:bookmarkStart w:id="118" w:name="_Toc223690187"/>
      <w:r>
        <w:lastRenderedPageBreak/>
        <w:t xml:space="preserve">BACT for </w:t>
      </w:r>
      <w:bookmarkEnd w:id="116"/>
      <w:r>
        <w:t>Vapor Combustion Unit</w:t>
      </w:r>
      <w:bookmarkEnd w:id="117"/>
      <w:bookmarkEnd w:id="118"/>
    </w:p>
    <w:p w14:paraId="51390522" w14:textId="77777777" w:rsidR="004D3341" w:rsidRDefault="004D3341" w:rsidP="004D3341">
      <w:r>
        <w:t xml:space="preserve">The new MVEC System will be used to control hydrocarbon emissions from marine vessels during loading operations at the wharf. </w:t>
      </w:r>
    </w:p>
    <w:p w14:paraId="1386C332" w14:textId="77777777" w:rsidR="004D3341" w:rsidRDefault="004D3341" w:rsidP="004D3341">
      <w:bookmarkStart w:id="119" w:name="_Hlk221616016"/>
      <w:commentRangeStart w:id="120"/>
      <w:commentRangeStart w:id="121"/>
      <w:commentRangeStart w:id="122"/>
      <w:r w:rsidRPr="002947A5">
        <w:t xml:space="preserve">The displaced vapors will be collected by vapor hoses and routed to a Dock Safety Unit (DSU) that will be stationed on the wharf structure. The DSU is an essential piece of the overall MVEC System to ensure the safety </w:t>
      </w:r>
      <w:proofErr w:type="gramStart"/>
      <w:r w:rsidRPr="002947A5">
        <w:t>for</w:t>
      </w:r>
      <w:proofErr w:type="gramEnd"/>
      <w:r w:rsidRPr="002947A5">
        <w:t xml:space="preserve"> </w:t>
      </w:r>
      <w:proofErr w:type="gramStart"/>
      <w:r w:rsidRPr="002947A5">
        <w:t>the ships</w:t>
      </w:r>
      <w:proofErr w:type="gramEnd"/>
      <w:r w:rsidRPr="002947A5">
        <w:t>, vessels and the overall MVEC System</w:t>
      </w:r>
      <w:r>
        <w:t xml:space="preserve"> by safeguarding against over-pressure and flammable conditions in the vessels or vapor lines</w:t>
      </w:r>
      <w:r w:rsidRPr="002947A5">
        <w:t xml:space="preserve">. </w:t>
      </w:r>
      <w:r>
        <w:t xml:space="preserve">A </w:t>
      </w:r>
      <w:r w:rsidRPr="002947A5">
        <w:t xml:space="preserve">new 3” natural gas supply line to the DSU </w:t>
      </w:r>
      <w:r>
        <w:t xml:space="preserve">will be installed </w:t>
      </w:r>
      <w:r w:rsidRPr="002947A5">
        <w:t xml:space="preserve">to supply enrichment gas </w:t>
      </w:r>
      <w:r>
        <w:t>needed when loading</w:t>
      </w:r>
      <w:r w:rsidRPr="002947A5">
        <w:t xml:space="preserve"> non-</w:t>
      </w:r>
      <w:proofErr w:type="spellStart"/>
      <w:r w:rsidRPr="002947A5">
        <w:t>inerted</w:t>
      </w:r>
      <w:proofErr w:type="spellEnd"/>
      <w:r w:rsidRPr="002947A5">
        <w:t xml:space="preserve"> </w:t>
      </w:r>
      <w:r>
        <w:t>vessels. The enrichment gas will be</w:t>
      </w:r>
      <w:r w:rsidRPr="002947A5">
        <w:t xml:space="preserve"> </w:t>
      </w:r>
      <w:r>
        <w:t>sourced from</w:t>
      </w:r>
      <w:r w:rsidRPr="002947A5">
        <w:t xml:space="preserve"> </w:t>
      </w:r>
      <w:r>
        <w:t xml:space="preserve">an </w:t>
      </w:r>
      <w:r w:rsidRPr="002947A5">
        <w:t>existing</w:t>
      </w:r>
      <w:r>
        <w:t xml:space="preserve"> (purchased)</w:t>
      </w:r>
      <w:r w:rsidRPr="002947A5">
        <w:t xml:space="preserve"> natural gas</w:t>
      </w:r>
      <w:r>
        <w:t xml:space="preserve"> circuit</w:t>
      </w:r>
      <w:r w:rsidRPr="002947A5">
        <w:t xml:space="preserve"> within the refinery. The vapors </w:t>
      </w:r>
      <w:proofErr w:type="gramStart"/>
      <w:r w:rsidRPr="002947A5">
        <w:t>exiting</w:t>
      </w:r>
      <w:proofErr w:type="gramEnd"/>
      <w:r w:rsidRPr="002947A5">
        <w:t xml:space="preserve"> the DSU will be routed through an existing line available on the wharf/causeway structure</w:t>
      </w:r>
      <w:r>
        <w:t xml:space="preserve"> to a Vapor Blower Unit (VBU) to provide motive force and then</w:t>
      </w:r>
      <w:r w:rsidRPr="002947A5">
        <w:t xml:space="preserve"> to the new Vapor Combustion Unit (VCU) </w:t>
      </w:r>
      <w:r>
        <w:t xml:space="preserve">to </w:t>
      </w:r>
      <w:proofErr w:type="gramStart"/>
      <w:r>
        <w:t xml:space="preserve">be </w:t>
      </w:r>
      <w:r w:rsidRPr="002947A5">
        <w:t>located in</w:t>
      </w:r>
      <w:proofErr w:type="gramEnd"/>
      <w:r w:rsidRPr="002947A5">
        <w:t xml:space="preserve"> the refinery.</w:t>
      </w:r>
      <w:r>
        <w:t xml:space="preserve"> Natural gas will also be added as support gas to assist combustion (assist gas) in the VCU during loading of </w:t>
      </w:r>
      <w:proofErr w:type="spellStart"/>
      <w:r>
        <w:t>inerted</w:t>
      </w:r>
      <w:proofErr w:type="spellEnd"/>
      <w:r>
        <w:t xml:space="preserve"> vessels and to maintain adequate combustion zone temperature during low-flow and start-up conditions. </w:t>
      </w:r>
      <w:commentRangeEnd w:id="120"/>
      <w:r>
        <w:rPr>
          <w:rStyle w:val="CommentReference"/>
        </w:rPr>
        <w:commentReference w:id="120"/>
      </w:r>
      <w:commentRangeEnd w:id="121"/>
      <w:r>
        <w:rPr>
          <w:rStyle w:val="CommentReference"/>
        </w:rPr>
        <w:commentReference w:id="121"/>
      </w:r>
      <w:commentRangeEnd w:id="122"/>
      <w:r w:rsidR="00847936">
        <w:rPr>
          <w:rStyle w:val="CommentReference"/>
          <w:rFonts w:ascii="Segoe UI" w:hAnsi="Segoe UI"/>
        </w:rPr>
        <w:commentReference w:id="122"/>
      </w:r>
    </w:p>
    <w:bookmarkEnd w:id="119"/>
    <w:p w14:paraId="33FB0079" w14:textId="171FBA0F" w:rsidR="004D3341" w:rsidRDefault="004D3341" w:rsidP="004D3341">
      <w:r w:rsidRPr="009F50E0">
        <w:t xml:space="preserve">Pollutant emissions from the </w:t>
      </w:r>
      <w:r>
        <w:t>VCU</w:t>
      </w:r>
      <w:r w:rsidRPr="009F50E0">
        <w:t xml:space="preserve"> </w:t>
      </w:r>
      <w:r>
        <w:t>include</w:t>
      </w:r>
      <w:r w:rsidRPr="009F50E0">
        <w:t xml:space="preserve"> combustion products of </w:t>
      </w:r>
      <w:r>
        <w:t xml:space="preserve">both </w:t>
      </w:r>
      <w:proofErr w:type="gramStart"/>
      <w:r w:rsidRPr="009F50E0">
        <w:t xml:space="preserve">the </w:t>
      </w:r>
      <w:r>
        <w:t>natural</w:t>
      </w:r>
      <w:proofErr w:type="gramEnd"/>
      <w:r>
        <w:t xml:space="preserve"> gas and marine loading</w:t>
      </w:r>
      <w:r w:rsidRPr="009F50E0">
        <w:t xml:space="preserve"> vapors</w:t>
      </w:r>
      <w:r>
        <w:t xml:space="preserve">. </w:t>
      </w:r>
      <w:r w:rsidRPr="009F50E0">
        <w:t xml:space="preserve">Proper design and operation of the </w:t>
      </w:r>
      <w:r>
        <w:t>VCU</w:t>
      </w:r>
      <w:r w:rsidRPr="009F50E0">
        <w:t xml:space="preserve"> </w:t>
      </w:r>
      <w:r>
        <w:t>is</w:t>
      </w:r>
      <w:r w:rsidRPr="009F50E0">
        <w:t xml:space="preserve"> intended to</w:t>
      </w:r>
      <w:r>
        <w:t xml:space="preserve"> </w:t>
      </w:r>
      <w:r w:rsidRPr="009F50E0">
        <w:t>minimize the quantity of vapors that escape destruction. Good combustion practices and the use</w:t>
      </w:r>
      <w:r>
        <w:t xml:space="preserve"> </w:t>
      </w:r>
      <w:r w:rsidRPr="009F50E0">
        <w:t>of clean</w:t>
      </w:r>
      <w:r>
        <w:t xml:space="preserve"> natural gas as enrichment/assist gases</w:t>
      </w:r>
      <w:r w:rsidRPr="009F50E0">
        <w:t>, are intended to minimize the production of criteria pollutant emissions.</w:t>
      </w:r>
    </w:p>
    <w:p w14:paraId="3F4DFB59" w14:textId="77777777" w:rsidR="004D3341" w:rsidRPr="00D730B0" w:rsidRDefault="004D3341" w:rsidP="004D3341">
      <w:pPr>
        <w:pStyle w:val="Heading2"/>
      </w:pPr>
      <w:bookmarkStart w:id="123" w:name="_Toc421011185"/>
      <w:bookmarkStart w:id="124" w:name="_Toc221603910"/>
      <w:bookmarkStart w:id="125" w:name="_Toc223690188"/>
      <w:r>
        <w:t>Vapor Combustion Unit</w:t>
      </w:r>
      <w:r w:rsidRPr="009F50E0">
        <w:t xml:space="preserve"> </w:t>
      </w:r>
      <w:r w:rsidRPr="00D531B0">
        <w:rPr>
          <w:rFonts w:cs="Segoe UI"/>
        </w:rPr>
        <w:t>PM</w:t>
      </w:r>
      <w:r w:rsidRPr="00704046">
        <w:rPr>
          <w:rFonts w:cs="Segoe UI"/>
          <w:vertAlign w:val="subscript"/>
        </w:rPr>
        <w:t>10</w:t>
      </w:r>
      <w:r>
        <w:t>/</w:t>
      </w:r>
      <w:r w:rsidRPr="00D839F2">
        <w:t>PM</w:t>
      </w:r>
      <w:r w:rsidRPr="00D839F2">
        <w:rPr>
          <w:vertAlign w:val="subscript"/>
        </w:rPr>
        <w:t>2.5</w:t>
      </w:r>
      <w:r>
        <w:t xml:space="preserve"> </w:t>
      </w:r>
      <w:r w:rsidRPr="00232A87">
        <w:t>Emissions</w:t>
      </w:r>
      <w:bookmarkEnd w:id="123"/>
      <w:bookmarkEnd w:id="124"/>
      <w:bookmarkEnd w:id="125"/>
    </w:p>
    <w:p w14:paraId="2DB0538F" w14:textId="77777777" w:rsidR="004D3341" w:rsidRPr="00C66687" w:rsidRDefault="004D3341" w:rsidP="004D3341">
      <w:pPr>
        <w:rPr>
          <w:color w:val="FF0000"/>
        </w:rPr>
      </w:pPr>
      <w:r>
        <w:t>P</w:t>
      </w:r>
      <w:r w:rsidRPr="009F50E0">
        <w:t xml:space="preserve">articulate matter </w:t>
      </w:r>
      <w:r>
        <w:t xml:space="preserve">emissions </w:t>
      </w:r>
      <w:r w:rsidRPr="009F50E0">
        <w:t xml:space="preserve">from </w:t>
      </w:r>
      <w:r>
        <w:t xml:space="preserve">combustion of </w:t>
      </w:r>
      <w:r w:rsidRPr="009F50E0">
        <w:t xml:space="preserve">gaseous fuels </w:t>
      </w:r>
      <w:r>
        <w:t>are</w:t>
      </w:r>
      <w:r w:rsidRPr="009F50E0">
        <w:t xml:space="preserve"> typically low </w:t>
      </w:r>
      <w:r>
        <w:t>and consist of</w:t>
      </w:r>
      <w:r w:rsidRPr="009F50E0">
        <w:t xml:space="preserve"> filterable and condensable fractions. </w:t>
      </w:r>
      <w:r>
        <w:t xml:space="preserve">The particulate matter emitted from natural gas and hydrocarbon vapor combustion processes </w:t>
      </w:r>
      <w:proofErr w:type="gramStart"/>
      <w:r>
        <w:t>is</w:t>
      </w:r>
      <w:proofErr w:type="gramEnd"/>
      <w:r>
        <w:t xml:space="preserve"> primarily condensable, consisting of larger molecular weight hydrocarbons which are not fully combusted. Condensable particulate matter exists as a gas in the stack but condenses in the cooler ambient air to form PM</w:t>
      </w:r>
      <w:r w:rsidRPr="00A81698">
        <w:rPr>
          <w:vertAlign w:val="subscript"/>
        </w:rPr>
        <w:t>2.5</w:t>
      </w:r>
      <w:r w:rsidRPr="00E570BC">
        <w:t>.</w:t>
      </w:r>
    </w:p>
    <w:p w14:paraId="608260B3" w14:textId="77777777" w:rsidR="004D3341" w:rsidRPr="009F50E0" w:rsidRDefault="004D3341" w:rsidP="004D3341">
      <w:pPr>
        <w:pStyle w:val="Heading3"/>
      </w:pPr>
      <w:bookmarkStart w:id="126" w:name="_Toc421011186"/>
      <w:bookmarkStart w:id="127" w:name="_Toc221603911"/>
      <w:bookmarkStart w:id="128" w:name="_Toc223690189"/>
      <w:r>
        <w:t>Step 1 – Identify All Available Control Technologies</w:t>
      </w:r>
      <w:bookmarkEnd w:id="126"/>
      <w:bookmarkEnd w:id="127"/>
      <w:bookmarkEnd w:id="128"/>
    </w:p>
    <w:p w14:paraId="04C4A55F" w14:textId="325CA97F" w:rsidR="004D3341" w:rsidRDefault="004D3341" w:rsidP="004D3341">
      <w:r>
        <w:t xml:space="preserve">Potential control technologies for PM emissions from a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 xml:space="preserve">. </w:t>
      </w:r>
    </w:p>
    <w:p w14:paraId="0708E809" w14:textId="77777777" w:rsidR="004D3341" w:rsidRPr="009611D2" w:rsidRDefault="004D3341" w:rsidP="004D3341">
      <w:pPr>
        <w:pStyle w:val="Heading3"/>
      </w:pPr>
      <w:bookmarkStart w:id="129" w:name="_Toc421011187"/>
      <w:bookmarkStart w:id="130" w:name="_Toc221603912"/>
      <w:bookmarkStart w:id="131" w:name="_Toc223690190"/>
      <w:r>
        <w:t xml:space="preserve">Step 2 – </w:t>
      </w:r>
      <w:r w:rsidRPr="009611D2">
        <w:t>Technica</w:t>
      </w:r>
      <w:r>
        <w:t>l</w:t>
      </w:r>
      <w:r w:rsidRPr="009611D2">
        <w:t xml:space="preserve"> </w:t>
      </w:r>
      <w:r>
        <w:t>F</w:t>
      </w:r>
      <w:r w:rsidRPr="009611D2">
        <w:t>easib</w:t>
      </w:r>
      <w:r>
        <w:t>ility</w:t>
      </w:r>
      <w:r w:rsidRPr="009611D2">
        <w:t xml:space="preserve"> </w:t>
      </w:r>
      <w:r>
        <w:t xml:space="preserve">of </w:t>
      </w:r>
      <w:r w:rsidRPr="009611D2">
        <w:t xml:space="preserve">Control </w:t>
      </w:r>
      <w:r>
        <w:t>Technologies</w:t>
      </w:r>
      <w:bookmarkEnd w:id="129"/>
      <w:bookmarkEnd w:id="130"/>
      <w:bookmarkEnd w:id="131"/>
    </w:p>
    <w:p w14:paraId="7BBA4F6C" w14:textId="64C3E181" w:rsidR="004D3341" w:rsidRDefault="004D3341" w:rsidP="004D3341">
      <w:r>
        <w:t xml:space="preserve">The technical feasibility of potential control options for </w:t>
      </w:r>
      <w:r w:rsidRPr="00D531B0">
        <w:t>PM</w:t>
      </w:r>
      <w:r w:rsidRPr="00704046">
        <w:rPr>
          <w:vertAlign w:val="subscript"/>
        </w:rPr>
        <w:t>10</w:t>
      </w:r>
      <w:r>
        <w:t>/</w:t>
      </w:r>
      <w:r w:rsidRPr="00D839F2">
        <w:t>PM</w:t>
      </w:r>
      <w:r w:rsidRPr="00D839F2">
        <w:rPr>
          <w:vertAlign w:val="subscript"/>
        </w:rPr>
        <w:t>2.5</w:t>
      </w:r>
      <w:r>
        <w:t xml:space="preserve"> emissions is summarized in </w:t>
      </w:r>
      <w:r>
        <w:fldChar w:fldCharType="begin"/>
      </w:r>
      <w:r>
        <w:instrText xml:space="preserve"> REF _Ref417907826 \h </w:instrText>
      </w:r>
      <w:r>
        <w:fldChar w:fldCharType="separate"/>
      </w:r>
      <w:r w:rsidR="00D56ACC">
        <w:t>Table </w:t>
      </w:r>
      <w:r w:rsidR="00D56ACC">
        <w:rPr>
          <w:noProof/>
        </w:rPr>
        <w:t>4</w:t>
      </w:r>
      <w:r w:rsidR="00D56ACC">
        <w:noBreakHyphen/>
      </w:r>
      <w:r w:rsidR="00D56ACC">
        <w:rPr>
          <w:noProof/>
        </w:rPr>
        <w:t>1</w:t>
      </w:r>
      <w:r>
        <w:fldChar w:fldCharType="end"/>
      </w:r>
      <w:r>
        <w:t xml:space="preserve">. </w:t>
      </w:r>
    </w:p>
    <w:p w14:paraId="3585DE3E" w14:textId="60628E44" w:rsidR="004D3341" w:rsidRPr="008C46B3" w:rsidRDefault="004D3341" w:rsidP="004D3341">
      <w:pPr>
        <w:pStyle w:val="Caption"/>
      </w:pPr>
      <w:bookmarkStart w:id="132" w:name="_Ref417907826"/>
      <w:bookmarkStart w:id="133" w:name="_Toc421011252"/>
      <w:bookmarkStart w:id="134" w:name="_Toc34909562"/>
      <w:bookmarkStart w:id="135" w:name="_Toc223690230"/>
      <w:r>
        <w:lastRenderedPageBreak/>
        <w:t>Table </w:t>
      </w:r>
      <w:r>
        <w:fldChar w:fldCharType="begin"/>
      </w:r>
      <w:r>
        <w:instrText xml:space="preserve"> STYLEREF 1 \s </w:instrText>
      </w:r>
      <w:r>
        <w:fldChar w:fldCharType="separate"/>
      </w:r>
      <w:r w:rsidR="00D56ACC">
        <w:rPr>
          <w:noProof/>
        </w:rPr>
        <w:t>4</w:t>
      </w:r>
      <w:r>
        <w:rPr>
          <w:noProof/>
        </w:rPr>
        <w:fldChar w:fldCharType="end"/>
      </w:r>
      <w:r>
        <w:noBreakHyphen/>
      </w:r>
      <w:r>
        <w:fldChar w:fldCharType="begin"/>
      </w:r>
      <w:r>
        <w:instrText xml:space="preserve"> SEQ Table \* ARABIC \s 1 </w:instrText>
      </w:r>
      <w:r>
        <w:fldChar w:fldCharType="separate"/>
      </w:r>
      <w:r w:rsidR="00D56ACC">
        <w:rPr>
          <w:noProof/>
        </w:rPr>
        <w:t>1</w:t>
      </w:r>
      <w:r>
        <w:rPr>
          <w:noProof/>
        </w:rPr>
        <w:fldChar w:fldCharType="end"/>
      </w:r>
      <w:bookmarkEnd w:id="132"/>
      <w:r>
        <w:tab/>
        <w:t>Technical Feasibility of PM</w:t>
      </w:r>
      <w:r>
        <w:rPr>
          <w:vertAlign w:val="subscript"/>
        </w:rPr>
        <w:t>10</w:t>
      </w:r>
      <w:r>
        <w:t>/PM</w:t>
      </w:r>
      <w:r>
        <w:rPr>
          <w:vertAlign w:val="subscript"/>
        </w:rPr>
        <w:t>2.5</w:t>
      </w:r>
      <w:r w:rsidRPr="009611D2">
        <w:t xml:space="preserve"> Control Technologies</w:t>
      </w:r>
      <w:r>
        <w:t xml:space="preserve"> for the </w:t>
      </w:r>
      <w:bookmarkEnd w:id="133"/>
      <w:r>
        <w:t>Vapor Combustion Unit</w:t>
      </w:r>
      <w:bookmarkEnd w:id="134"/>
      <w:bookmarkEnd w:id="135"/>
    </w:p>
    <w:tbl>
      <w:tblPr>
        <w:tblStyle w:val="Barrbanded-blue"/>
        <w:tblW w:w="5000" w:type="pct"/>
        <w:tblLook w:val="0020" w:firstRow="1" w:lastRow="0" w:firstColumn="0" w:lastColumn="0" w:noHBand="0" w:noVBand="0"/>
      </w:tblPr>
      <w:tblGrid>
        <w:gridCol w:w="4229"/>
        <w:gridCol w:w="2718"/>
        <w:gridCol w:w="2413"/>
      </w:tblGrid>
      <w:tr w:rsidR="009267BE" w:rsidRPr="009611D2" w14:paraId="46E02F6A" w14:textId="77777777" w:rsidTr="009267BE">
        <w:trPr>
          <w:cnfStyle w:val="100000000000" w:firstRow="1" w:lastRow="0" w:firstColumn="0" w:lastColumn="0" w:oddVBand="0" w:evenVBand="0" w:oddHBand="0" w:evenHBand="0" w:firstRowFirstColumn="0" w:firstRowLastColumn="0" w:lastRowFirstColumn="0" w:lastRowLastColumn="0"/>
        </w:trPr>
        <w:tc>
          <w:tcPr>
            <w:tcW w:w="2259" w:type="pct"/>
            <w:vAlign w:val="center"/>
          </w:tcPr>
          <w:p w14:paraId="6BABBBAD" w14:textId="77777777" w:rsidR="004D3341" w:rsidRPr="00A14F0B" w:rsidRDefault="004D3341" w:rsidP="00134B53">
            <w:pPr>
              <w:pStyle w:val="TableHeading"/>
            </w:pPr>
            <w:r w:rsidRPr="00A14F0B">
              <w:t>Technology</w:t>
            </w:r>
          </w:p>
        </w:tc>
        <w:tc>
          <w:tcPr>
            <w:tcW w:w="1452" w:type="pct"/>
            <w:vAlign w:val="center"/>
          </w:tcPr>
          <w:p w14:paraId="364BBCCE" w14:textId="06C4E872" w:rsidR="004D3341" w:rsidRPr="00A14F0B" w:rsidRDefault="004D3341" w:rsidP="00134B53">
            <w:pPr>
              <w:pStyle w:val="TableHeading"/>
            </w:pPr>
            <w:r w:rsidRPr="00A14F0B">
              <w:t>Demonstrated In Practice?</w:t>
            </w:r>
          </w:p>
        </w:tc>
        <w:tc>
          <w:tcPr>
            <w:tcW w:w="1289" w:type="pct"/>
            <w:vAlign w:val="center"/>
          </w:tcPr>
          <w:p w14:paraId="1297067A" w14:textId="77777777" w:rsidR="004D3341" w:rsidRPr="00A14F0B" w:rsidRDefault="004D3341" w:rsidP="00134B53">
            <w:pPr>
              <w:pStyle w:val="TableHeading"/>
            </w:pPr>
            <w:r w:rsidRPr="00A14F0B">
              <w:t>Technically Feasible?</w:t>
            </w:r>
          </w:p>
        </w:tc>
      </w:tr>
      <w:tr w:rsidR="009267BE" w:rsidRPr="009611D2" w14:paraId="5EC69AFE" w14:textId="77777777" w:rsidTr="009267BE">
        <w:trPr>
          <w:cnfStyle w:val="000000100000" w:firstRow="0" w:lastRow="0" w:firstColumn="0" w:lastColumn="0" w:oddVBand="0" w:evenVBand="0" w:oddHBand="1" w:evenHBand="0" w:firstRowFirstColumn="0" w:firstRowLastColumn="0" w:lastRowFirstColumn="0" w:lastRowLastColumn="0"/>
        </w:trPr>
        <w:tc>
          <w:tcPr>
            <w:tcW w:w="2259" w:type="pct"/>
          </w:tcPr>
          <w:p w14:paraId="2187DF15" w14:textId="77777777" w:rsidR="004D3341" w:rsidRPr="00A14F0B" w:rsidRDefault="004D3341" w:rsidP="008C46B3">
            <w:pPr>
              <w:pStyle w:val="TableText"/>
              <w:jc w:val="center"/>
            </w:pPr>
            <w:r w:rsidRPr="00A14F0B">
              <w:t>Clean Fuels</w:t>
            </w:r>
          </w:p>
        </w:tc>
        <w:tc>
          <w:tcPr>
            <w:tcW w:w="1452" w:type="pct"/>
          </w:tcPr>
          <w:p w14:paraId="7485FFD8" w14:textId="77777777" w:rsidR="004D3341" w:rsidRPr="00A14F0B" w:rsidRDefault="004D3341" w:rsidP="008C46B3">
            <w:pPr>
              <w:pStyle w:val="TableText"/>
              <w:jc w:val="center"/>
            </w:pPr>
            <w:r w:rsidRPr="00A14F0B">
              <w:t>Yes</w:t>
            </w:r>
          </w:p>
        </w:tc>
        <w:tc>
          <w:tcPr>
            <w:tcW w:w="1289" w:type="pct"/>
          </w:tcPr>
          <w:p w14:paraId="53B4EBCB" w14:textId="77777777" w:rsidR="004D3341" w:rsidRPr="00A14F0B" w:rsidRDefault="004D3341" w:rsidP="008C46B3">
            <w:pPr>
              <w:pStyle w:val="TableText"/>
              <w:jc w:val="center"/>
            </w:pPr>
            <w:r w:rsidRPr="00A14F0B">
              <w:t>Yes</w:t>
            </w:r>
          </w:p>
        </w:tc>
      </w:tr>
      <w:tr w:rsidR="009267BE" w:rsidRPr="009611D2" w14:paraId="0A0D57EE" w14:textId="77777777" w:rsidTr="009267BE">
        <w:trPr>
          <w:cnfStyle w:val="000000010000" w:firstRow="0" w:lastRow="0" w:firstColumn="0" w:lastColumn="0" w:oddVBand="0" w:evenVBand="0" w:oddHBand="0" w:evenHBand="1" w:firstRowFirstColumn="0" w:firstRowLastColumn="0" w:lastRowFirstColumn="0" w:lastRowLastColumn="0"/>
        </w:trPr>
        <w:tc>
          <w:tcPr>
            <w:tcW w:w="2259" w:type="pct"/>
          </w:tcPr>
          <w:p w14:paraId="0434F0B9" w14:textId="77777777" w:rsidR="004D3341" w:rsidRPr="00A14F0B" w:rsidRDefault="004D3341" w:rsidP="008C46B3">
            <w:pPr>
              <w:pStyle w:val="TableText"/>
              <w:jc w:val="center"/>
            </w:pPr>
            <w:r w:rsidRPr="00A14F0B">
              <w:t>Good Design Methods and Operating Practices</w:t>
            </w:r>
          </w:p>
        </w:tc>
        <w:tc>
          <w:tcPr>
            <w:tcW w:w="1452" w:type="pct"/>
          </w:tcPr>
          <w:p w14:paraId="7E0392A4" w14:textId="77777777" w:rsidR="004D3341" w:rsidRPr="00A14F0B" w:rsidRDefault="004D3341" w:rsidP="008C46B3">
            <w:pPr>
              <w:pStyle w:val="TableText"/>
              <w:jc w:val="center"/>
            </w:pPr>
            <w:r w:rsidRPr="00A14F0B">
              <w:t>Yes</w:t>
            </w:r>
          </w:p>
        </w:tc>
        <w:tc>
          <w:tcPr>
            <w:tcW w:w="1289" w:type="pct"/>
          </w:tcPr>
          <w:p w14:paraId="6A1D8893" w14:textId="77777777" w:rsidR="004D3341" w:rsidRPr="00A14F0B" w:rsidRDefault="004D3341" w:rsidP="008C46B3">
            <w:pPr>
              <w:pStyle w:val="TableText"/>
              <w:jc w:val="center"/>
            </w:pPr>
            <w:r w:rsidRPr="00A14F0B">
              <w:t>Yes</w:t>
            </w:r>
          </w:p>
        </w:tc>
      </w:tr>
      <w:tr w:rsidR="009267BE" w:rsidRPr="009611D2" w14:paraId="5789F0A3" w14:textId="77777777" w:rsidTr="009267BE">
        <w:trPr>
          <w:cnfStyle w:val="000000100000" w:firstRow="0" w:lastRow="0" w:firstColumn="0" w:lastColumn="0" w:oddVBand="0" w:evenVBand="0" w:oddHBand="1" w:evenHBand="0" w:firstRowFirstColumn="0" w:firstRowLastColumn="0" w:lastRowFirstColumn="0" w:lastRowLastColumn="0"/>
        </w:trPr>
        <w:tc>
          <w:tcPr>
            <w:tcW w:w="2259" w:type="pct"/>
          </w:tcPr>
          <w:p w14:paraId="3CF307D9" w14:textId="77777777" w:rsidR="004D3341" w:rsidRPr="00A14F0B" w:rsidRDefault="004D3341" w:rsidP="008C46B3">
            <w:pPr>
              <w:pStyle w:val="TableText"/>
              <w:jc w:val="center"/>
            </w:pPr>
            <w:r w:rsidRPr="00A14F0B">
              <w:t>Fabric Filter (Baghouse)</w:t>
            </w:r>
          </w:p>
        </w:tc>
        <w:tc>
          <w:tcPr>
            <w:tcW w:w="1452" w:type="pct"/>
          </w:tcPr>
          <w:p w14:paraId="5280E71F" w14:textId="77777777" w:rsidR="004D3341" w:rsidRPr="00A14F0B" w:rsidRDefault="004D3341" w:rsidP="008C46B3">
            <w:pPr>
              <w:pStyle w:val="TableText"/>
              <w:jc w:val="center"/>
            </w:pPr>
            <w:r>
              <w:t>No</w:t>
            </w:r>
          </w:p>
        </w:tc>
        <w:tc>
          <w:tcPr>
            <w:tcW w:w="1289" w:type="pct"/>
          </w:tcPr>
          <w:p w14:paraId="362F818E" w14:textId="77777777" w:rsidR="004D3341" w:rsidRPr="00A14F0B" w:rsidRDefault="004D3341" w:rsidP="008C46B3">
            <w:pPr>
              <w:pStyle w:val="TableText"/>
              <w:jc w:val="center"/>
            </w:pPr>
            <w:r w:rsidRPr="00A14F0B">
              <w:t>No</w:t>
            </w:r>
          </w:p>
        </w:tc>
      </w:tr>
      <w:tr w:rsidR="009267BE" w:rsidRPr="009611D2" w14:paraId="15E014CB" w14:textId="77777777" w:rsidTr="009267BE">
        <w:trPr>
          <w:cnfStyle w:val="000000010000" w:firstRow="0" w:lastRow="0" w:firstColumn="0" w:lastColumn="0" w:oddVBand="0" w:evenVBand="0" w:oddHBand="0" w:evenHBand="1" w:firstRowFirstColumn="0" w:firstRowLastColumn="0" w:lastRowFirstColumn="0" w:lastRowLastColumn="0"/>
        </w:trPr>
        <w:tc>
          <w:tcPr>
            <w:tcW w:w="2259" w:type="pct"/>
          </w:tcPr>
          <w:p w14:paraId="61E18510" w14:textId="77777777" w:rsidR="004D3341" w:rsidRPr="00A14F0B" w:rsidRDefault="004D3341" w:rsidP="008C46B3">
            <w:pPr>
              <w:pStyle w:val="TableText"/>
              <w:jc w:val="center"/>
            </w:pPr>
            <w:r w:rsidRPr="00A14F0B">
              <w:t>Dry ESP</w:t>
            </w:r>
          </w:p>
        </w:tc>
        <w:tc>
          <w:tcPr>
            <w:tcW w:w="1452" w:type="pct"/>
          </w:tcPr>
          <w:p w14:paraId="23BAAD93" w14:textId="77777777" w:rsidR="004D3341" w:rsidRPr="00A14F0B" w:rsidRDefault="004D3341" w:rsidP="008C46B3">
            <w:pPr>
              <w:pStyle w:val="TableText"/>
              <w:jc w:val="center"/>
            </w:pPr>
            <w:r>
              <w:t>No</w:t>
            </w:r>
          </w:p>
        </w:tc>
        <w:tc>
          <w:tcPr>
            <w:tcW w:w="1289" w:type="pct"/>
          </w:tcPr>
          <w:p w14:paraId="4BA1B66B" w14:textId="77777777" w:rsidR="004D3341" w:rsidRPr="00A14F0B" w:rsidRDefault="004D3341" w:rsidP="008C46B3">
            <w:pPr>
              <w:pStyle w:val="TableText"/>
              <w:jc w:val="center"/>
            </w:pPr>
            <w:r w:rsidRPr="00A14F0B">
              <w:t>No</w:t>
            </w:r>
          </w:p>
        </w:tc>
      </w:tr>
      <w:tr w:rsidR="009267BE" w:rsidRPr="009611D2" w14:paraId="0E9F942E" w14:textId="77777777" w:rsidTr="009267BE">
        <w:trPr>
          <w:cnfStyle w:val="000000100000" w:firstRow="0" w:lastRow="0" w:firstColumn="0" w:lastColumn="0" w:oddVBand="0" w:evenVBand="0" w:oddHBand="1" w:evenHBand="0" w:firstRowFirstColumn="0" w:firstRowLastColumn="0" w:lastRowFirstColumn="0" w:lastRowLastColumn="0"/>
        </w:trPr>
        <w:tc>
          <w:tcPr>
            <w:tcW w:w="2259" w:type="pct"/>
          </w:tcPr>
          <w:p w14:paraId="508A7521" w14:textId="77777777" w:rsidR="004D3341" w:rsidRPr="00A14F0B" w:rsidRDefault="004D3341" w:rsidP="008C46B3">
            <w:pPr>
              <w:pStyle w:val="TableText"/>
              <w:jc w:val="center"/>
            </w:pPr>
            <w:r w:rsidRPr="00A14F0B">
              <w:t>Wet ESP</w:t>
            </w:r>
          </w:p>
        </w:tc>
        <w:tc>
          <w:tcPr>
            <w:tcW w:w="1452" w:type="pct"/>
          </w:tcPr>
          <w:p w14:paraId="6ABC5478" w14:textId="77777777" w:rsidR="004D3341" w:rsidRPr="00A14F0B" w:rsidRDefault="004D3341" w:rsidP="008C46B3">
            <w:pPr>
              <w:pStyle w:val="TableText"/>
              <w:jc w:val="center"/>
            </w:pPr>
            <w:r>
              <w:t>No</w:t>
            </w:r>
          </w:p>
        </w:tc>
        <w:tc>
          <w:tcPr>
            <w:tcW w:w="1289" w:type="pct"/>
          </w:tcPr>
          <w:p w14:paraId="5601657F" w14:textId="77777777" w:rsidR="004D3341" w:rsidRPr="00A14F0B" w:rsidRDefault="004D3341" w:rsidP="008C46B3">
            <w:pPr>
              <w:pStyle w:val="TableText"/>
              <w:jc w:val="center"/>
            </w:pPr>
            <w:r w:rsidRPr="00A14F0B">
              <w:t>No</w:t>
            </w:r>
          </w:p>
        </w:tc>
      </w:tr>
      <w:tr w:rsidR="009267BE" w:rsidRPr="009611D2" w14:paraId="7B0B58B3" w14:textId="77777777" w:rsidTr="009267BE">
        <w:trPr>
          <w:cnfStyle w:val="000000010000" w:firstRow="0" w:lastRow="0" w:firstColumn="0" w:lastColumn="0" w:oddVBand="0" w:evenVBand="0" w:oddHBand="0" w:evenHBand="1" w:firstRowFirstColumn="0" w:firstRowLastColumn="0" w:lastRowFirstColumn="0" w:lastRowLastColumn="0"/>
        </w:trPr>
        <w:tc>
          <w:tcPr>
            <w:tcW w:w="2259" w:type="pct"/>
          </w:tcPr>
          <w:p w14:paraId="1B04506D" w14:textId="77777777" w:rsidR="004D3341" w:rsidRPr="00A14F0B" w:rsidRDefault="004D3341" w:rsidP="008C46B3">
            <w:pPr>
              <w:pStyle w:val="TableText"/>
              <w:jc w:val="center"/>
            </w:pPr>
            <w:r w:rsidRPr="00A14F0B">
              <w:t>Wet Scrubber</w:t>
            </w:r>
          </w:p>
        </w:tc>
        <w:tc>
          <w:tcPr>
            <w:tcW w:w="1452" w:type="pct"/>
          </w:tcPr>
          <w:p w14:paraId="0F8E236B" w14:textId="77777777" w:rsidR="004D3341" w:rsidRPr="00A14F0B" w:rsidRDefault="004D3341" w:rsidP="008C46B3">
            <w:pPr>
              <w:pStyle w:val="TableText"/>
              <w:jc w:val="center"/>
            </w:pPr>
            <w:r>
              <w:t>No</w:t>
            </w:r>
          </w:p>
        </w:tc>
        <w:tc>
          <w:tcPr>
            <w:tcW w:w="1289" w:type="pct"/>
          </w:tcPr>
          <w:p w14:paraId="5AF16DBA" w14:textId="77777777" w:rsidR="004D3341" w:rsidRPr="00A14F0B" w:rsidRDefault="004D3341" w:rsidP="008C46B3">
            <w:pPr>
              <w:pStyle w:val="TableText"/>
              <w:jc w:val="center"/>
            </w:pPr>
            <w:r w:rsidRPr="00A14F0B">
              <w:t>No</w:t>
            </w:r>
          </w:p>
        </w:tc>
      </w:tr>
    </w:tbl>
    <w:p w14:paraId="7D56CCF3" w14:textId="77777777" w:rsidR="004D3341" w:rsidRPr="008C46B3" w:rsidRDefault="004D3341" w:rsidP="008C46B3">
      <w:pPr>
        <w:pStyle w:val="TableFootnote"/>
      </w:pPr>
    </w:p>
    <w:p w14:paraId="06018549" w14:textId="23F11D98" w:rsidR="004D3341" w:rsidRPr="00384286" w:rsidRDefault="004D3341" w:rsidP="00384286">
      <w:r w:rsidRPr="008B0ED2">
        <w:t xml:space="preserve">The </w:t>
      </w:r>
      <w:r>
        <w:t>VCU</w:t>
      </w:r>
      <w:r w:rsidRPr="00C66687">
        <w:t xml:space="preserve"> will </w:t>
      </w:r>
      <w:r w:rsidRPr="00F94510">
        <w:t xml:space="preserve">be </w:t>
      </w:r>
      <w:r>
        <w:t xml:space="preserve">an </w:t>
      </w:r>
      <w:r w:rsidRPr="00F94510">
        <w:t xml:space="preserve">intermittently operated </w:t>
      </w:r>
      <w:r w:rsidRPr="00827FBB">
        <w:t>combustion device combusting gaseous fuels</w:t>
      </w:r>
      <w:r>
        <w:t xml:space="preserve"> of variable nature depending on the product loaded. </w:t>
      </w:r>
      <w:proofErr w:type="gramStart"/>
      <w:r>
        <w:t>Particulate</w:t>
      </w:r>
      <w:proofErr w:type="gramEnd"/>
      <w:r>
        <w:t xml:space="preserve"> from natural gas and other vapors are primarily condensable particulates, which are not readily removed by filterable particulate control devices. At very low particulate concentrations, as is the case here, the use of add-on control technologies such as a baghouse, an electrostatic precipitator (ESP), or a wet scrubber is technically infeasible due to the capture limitations of these control technologies. </w:t>
      </w:r>
      <w:commentRangeStart w:id="136"/>
      <w:r w:rsidR="00384286" w:rsidRPr="00384286">
        <w:t>These add-on control devices remove filterable particulate matter from solid and liquid fuel combustion processes. However, the particulate loading produced by vapor combustion is</w:t>
      </w:r>
      <w:r w:rsidR="00384286">
        <w:t xml:space="preserve"> </w:t>
      </w:r>
      <w:r w:rsidR="00384286" w:rsidRPr="00384286">
        <w:t xml:space="preserve">lower than what these controls are capable of effectively capturing. As a result, the application of post-combustion control devices is not technically feasible due to the minimal particulate emissions from the </w:t>
      </w:r>
      <w:r w:rsidR="00384286">
        <w:t>VCU.</w:t>
      </w:r>
      <w:commentRangeEnd w:id="136"/>
      <w:r w:rsidR="00847936">
        <w:rPr>
          <w:rStyle w:val="CommentReference"/>
          <w:rFonts w:ascii="Segoe UI" w:hAnsi="Segoe UI"/>
        </w:rPr>
        <w:commentReference w:id="136"/>
      </w:r>
    </w:p>
    <w:p w14:paraId="0362F081" w14:textId="77777777" w:rsidR="004D3341" w:rsidRPr="009611D2" w:rsidRDefault="004D3341" w:rsidP="004D3341">
      <w:pPr>
        <w:pStyle w:val="Heading3"/>
      </w:pPr>
      <w:bookmarkStart w:id="137" w:name="_Toc421011188"/>
      <w:bookmarkStart w:id="138" w:name="_Toc221603913"/>
      <w:bookmarkStart w:id="139" w:name="_Toc223690191"/>
      <w:r>
        <w:t xml:space="preserve">Step 3 – </w:t>
      </w:r>
      <w:r w:rsidRPr="009611D2">
        <w:t xml:space="preserve">Effectiveness of </w:t>
      </w:r>
      <w:r>
        <w:t>Feasible</w:t>
      </w:r>
      <w:r w:rsidRPr="009611D2">
        <w:t xml:space="preserve"> Control </w:t>
      </w:r>
      <w:r>
        <w:t>Technologies</w:t>
      </w:r>
      <w:bookmarkEnd w:id="137"/>
      <w:bookmarkEnd w:id="138"/>
      <w:bookmarkEnd w:id="139"/>
    </w:p>
    <w:p w14:paraId="05B13412" w14:textId="355EF8A3" w:rsidR="004D3341" w:rsidRPr="008F6982" w:rsidRDefault="004D3341" w:rsidP="004D3341">
      <w:pPr>
        <w:rPr>
          <w:color w:val="FF0000"/>
        </w:rPr>
      </w:pPr>
      <w:r w:rsidRPr="009611D2">
        <w:t xml:space="preserve">The </w:t>
      </w:r>
      <w:r>
        <w:t xml:space="preserve">technically feasible control options are ranked in </w:t>
      </w:r>
      <w:r>
        <w:fldChar w:fldCharType="begin"/>
      </w:r>
      <w:r>
        <w:instrText xml:space="preserve"> REF _Ref417907844 \h </w:instrText>
      </w:r>
      <w:r>
        <w:fldChar w:fldCharType="separate"/>
      </w:r>
      <w:r w:rsidR="00D56ACC">
        <w:t>Table </w:t>
      </w:r>
      <w:r w:rsidR="00D56ACC">
        <w:rPr>
          <w:noProof/>
        </w:rPr>
        <w:t>4</w:t>
      </w:r>
      <w:r w:rsidR="00D56ACC">
        <w:noBreakHyphen/>
      </w:r>
      <w:r w:rsidR="00D56ACC">
        <w:rPr>
          <w:noProof/>
        </w:rPr>
        <w:t>2</w:t>
      </w:r>
      <w:r>
        <w:fldChar w:fldCharType="end"/>
      </w:r>
      <w:r>
        <w:t xml:space="preserve">, according to their control effectiveness. </w:t>
      </w:r>
    </w:p>
    <w:p w14:paraId="7A275AA5" w14:textId="4F3B0E7F" w:rsidR="004D3341" w:rsidRPr="009611D2" w:rsidRDefault="00233C44" w:rsidP="004D3341">
      <w:pPr>
        <w:pStyle w:val="Caption"/>
      </w:pPr>
      <w:bookmarkStart w:id="140" w:name="_Ref417907844"/>
      <w:bookmarkStart w:id="141" w:name="_Toc421011253"/>
      <w:bookmarkStart w:id="142" w:name="_Toc34909563"/>
      <w:bookmarkStart w:id="143" w:name="_Toc223690231"/>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2</w:t>
      </w:r>
      <w:r w:rsidR="004D3341">
        <w:rPr>
          <w:noProof/>
        </w:rPr>
        <w:fldChar w:fldCharType="end"/>
      </w:r>
      <w:bookmarkEnd w:id="140"/>
      <w:r w:rsidR="004D3341">
        <w:tab/>
      </w:r>
      <w:r w:rsidR="004D3341" w:rsidRPr="009611D2">
        <w:t xml:space="preserve">Control Effectiveness Ranking </w:t>
      </w:r>
      <w:r w:rsidR="004D3341" w:rsidRPr="009F50E0">
        <w:t xml:space="preserve">of </w:t>
      </w:r>
      <w:r w:rsidR="004D3341" w:rsidRPr="00E626F3">
        <w:rPr>
          <w:rFonts w:cs="Segoe UI"/>
        </w:rPr>
        <w:t>PM</w:t>
      </w:r>
      <w:r w:rsidR="004D3341" w:rsidRPr="00704046">
        <w:rPr>
          <w:rFonts w:cs="Segoe UI"/>
          <w:vertAlign w:val="subscript"/>
        </w:rPr>
        <w:t>10</w:t>
      </w:r>
      <w:r w:rsidR="004D3341">
        <w:t>/</w:t>
      </w:r>
      <w:r w:rsidR="004D3341" w:rsidRPr="00E626F3">
        <w:t>PM</w:t>
      </w:r>
      <w:r w:rsidR="004D3341" w:rsidRPr="00E626F3">
        <w:rPr>
          <w:vertAlign w:val="subscript"/>
        </w:rPr>
        <w:t>2.5</w:t>
      </w:r>
      <w:r w:rsidR="004D3341">
        <w:t xml:space="preserve"> </w:t>
      </w:r>
      <w:r w:rsidR="004D3341" w:rsidRPr="009F50E0">
        <w:t xml:space="preserve">Control </w:t>
      </w:r>
      <w:r w:rsidR="004D3341" w:rsidRPr="009611D2">
        <w:t xml:space="preserve">Technologies </w:t>
      </w:r>
      <w:r w:rsidR="004D3341">
        <w:t xml:space="preserve">for the </w:t>
      </w:r>
      <w:bookmarkEnd w:id="141"/>
      <w:r w:rsidR="004D3341">
        <w:t>Vapor Combustion Unit</w:t>
      </w:r>
      <w:bookmarkEnd w:id="142"/>
      <w:bookmarkEnd w:id="143"/>
    </w:p>
    <w:tbl>
      <w:tblPr>
        <w:tblStyle w:val="Barrbanded-blue"/>
        <w:tblW w:w="5000" w:type="pct"/>
        <w:tblLook w:val="00A0" w:firstRow="1" w:lastRow="0" w:firstColumn="1" w:lastColumn="0" w:noHBand="0" w:noVBand="0"/>
      </w:tblPr>
      <w:tblGrid>
        <w:gridCol w:w="1058"/>
        <w:gridCol w:w="2717"/>
        <w:gridCol w:w="2868"/>
        <w:gridCol w:w="2717"/>
      </w:tblGrid>
      <w:tr w:rsidR="004D3341" w:rsidRPr="008C46B3" w14:paraId="697C7003" w14:textId="77777777" w:rsidTr="009267BE">
        <w:trPr>
          <w:cnfStyle w:val="100000000000" w:firstRow="1" w:lastRow="0" w:firstColumn="0" w:lastColumn="0" w:oddVBand="0" w:evenVBand="0" w:oddHBand="0" w:evenHBand="0" w:firstRowFirstColumn="0" w:firstRowLastColumn="0" w:lastRowFirstColumn="0" w:lastRowLastColumn="0"/>
          <w:tblHeader/>
        </w:trPr>
        <w:tc>
          <w:tcPr>
            <w:tcW w:w="1010" w:type="dxa"/>
            <w:vAlign w:val="center"/>
          </w:tcPr>
          <w:p w14:paraId="52CD706A" w14:textId="77777777" w:rsidR="004D3341" w:rsidRPr="008C46B3" w:rsidRDefault="004D3341" w:rsidP="00134B53">
            <w:pPr>
              <w:pStyle w:val="TableHeading"/>
            </w:pPr>
            <w:r w:rsidRPr="008C46B3">
              <w:t>Rank</w:t>
            </w:r>
          </w:p>
        </w:tc>
        <w:tc>
          <w:tcPr>
            <w:tcW w:w="2592" w:type="dxa"/>
            <w:vAlign w:val="center"/>
          </w:tcPr>
          <w:p w14:paraId="2E5E71BE" w14:textId="77777777" w:rsidR="004D3341" w:rsidRPr="008C46B3" w:rsidRDefault="004D3341" w:rsidP="00134B53">
            <w:pPr>
              <w:pStyle w:val="TableHeading"/>
            </w:pPr>
            <w:r w:rsidRPr="008C46B3">
              <w:t>Technology</w:t>
            </w:r>
          </w:p>
        </w:tc>
        <w:tc>
          <w:tcPr>
            <w:tcW w:w="2736" w:type="dxa"/>
            <w:vAlign w:val="center"/>
          </w:tcPr>
          <w:p w14:paraId="783E5AB0" w14:textId="77777777" w:rsidR="004D3341" w:rsidRPr="008C46B3" w:rsidRDefault="004D3341" w:rsidP="00134B53">
            <w:pPr>
              <w:pStyle w:val="TableHeading"/>
            </w:pPr>
            <w:r w:rsidRPr="008C46B3">
              <w:t>Emission Control Effectiveness</w:t>
            </w:r>
          </w:p>
        </w:tc>
        <w:tc>
          <w:tcPr>
            <w:tcW w:w="2592" w:type="dxa"/>
            <w:vAlign w:val="center"/>
          </w:tcPr>
          <w:p w14:paraId="0B2A1BE2" w14:textId="09501E4B" w:rsidR="004D3341" w:rsidRPr="008C46B3" w:rsidRDefault="004D3341" w:rsidP="00134B53">
            <w:pPr>
              <w:pStyle w:val="TableHeading"/>
            </w:pPr>
            <w:r w:rsidRPr="008C46B3">
              <w:t>Basis for Listed Performance</w:t>
            </w:r>
          </w:p>
        </w:tc>
      </w:tr>
      <w:tr w:rsidR="004D3341" w:rsidRPr="009611D2" w14:paraId="574FE4BF" w14:textId="77777777" w:rsidTr="009267BE">
        <w:trPr>
          <w:cnfStyle w:val="000000100000" w:firstRow="0" w:lastRow="0" w:firstColumn="0" w:lastColumn="0" w:oddVBand="0" w:evenVBand="0" w:oddHBand="1" w:evenHBand="0" w:firstRowFirstColumn="0" w:firstRowLastColumn="0" w:lastRowFirstColumn="0" w:lastRowLastColumn="0"/>
        </w:trPr>
        <w:tc>
          <w:tcPr>
            <w:tcW w:w="1010" w:type="dxa"/>
          </w:tcPr>
          <w:p w14:paraId="65E204CB" w14:textId="77777777" w:rsidR="004D3341" w:rsidRPr="001A71DC" w:rsidRDefault="004D3341" w:rsidP="008C46B3">
            <w:pPr>
              <w:pStyle w:val="TableText"/>
              <w:jc w:val="center"/>
            </w:pPr>
            <w:r w:rsidRPr="001A71DC">
              <w:t>1</w:t>
            </w:r>
          </w:p>
        </w:tc>
        <w:tc>
          <w:tcPr>
            <w:tcW w:w="2592" w:type="dxa"/>
          </w:tcPr>
          <w:p w14:paraId="2ADEDA8E" w14:textId="77777777" w:rsidR="004D3341" w:rsidRPr="001A71DC" w:rsidRDefault="004D3341" w:rsidP="008C46B3">
            <w:pPr>
              <w:pStyle w:val="TableText"/>
              <w:jc w:val="center"/>
            </w:pPr>
            <w:r>
              <w:t>Clean Fuels</w:t>
            </w:r>
          </w:p>
        </w:tc>
        <w:tc>
          <w:tcPr>
            <w:tcW w:w="2736" w:type="dxa"/>
          </w:tcPr>
          <w:p w14:paraId="42734843" w14:textId="12ED8D11" w:rsidR="004D3341" w:rsidRPr="001A71DC" w:rsidRDefault="00061FA5" w:rsidP="008C46B3">
            <w:pPr>
              <w:pStyle w:val="TableText"/>
              <w:jc w:val="center"/>
            </w:pPr>
            <w:commentRangeStart w:id="144"/>
            <w:ins w:id="145" w:author="Tony Widboom" w:date="2026-03-31T10:37:00Z" w16du:dateUtc="2026-03-31T17:37:00Z">
              <w:r>
                <w:t>F</w:t>
              </w:r>
            </w:ins>
            <w:r w:rsidR="004D3341">
              <w:t>0</w:t>
            </w:r>
            <w:commentRangeEnd w:id="144"/>
            <w:r>
              <w:rPr>
                <w:rStyle w:val="CommentReference"/>
                <w:rFonts w:ascii="Segoe UI" w:hAnsi="Segoe UI"/>
                <w:bCs w:val="0"/>
              </w:rPr>
              <w:commentReference w:id="144"/>
            </w:r>
            <w:r w:rsidR="004D3341">
              <w:t xml:space="preserve">.0075 </w:t>
            </w:r>
            <w:proofErr w:type="spellStart"/>
            <w:r w:rsidR="004D3341">
              <w:t>lb</w:t>
            </w:r>
            <w:proofErr w:type="spellEnd"/>
            <w:r w:rsidR="004D3341">
              <w:t>/MMBtu</w:t>
            </w:r>
          </w:p>
        </w:tc>
        <w:tc>
          <w:tcPr>
            <w:tcW w:w="2592" w:type="dxa"/>
          </w:tcPr>
          <w:p w14:paraId="5BA8018A" w14:textId="77777777" w:rsidR="004D3341" w:rsidRPr="001A71DC" w:rsidRDefault="004D3341" w:rsidP="008C46B3">
            <w:pPr>
              <w:pStyle w:val="TableText"/>
              <w:jc w:val="center"/>
            </w:pPr>
            <w:r>
              <w:t>AP-42 Section 1.4</w:t>
            </w:r>
          </w:p>
        </w:tc>
      </w:tr>
      <w:tr w:rsidR="004D3341" w:rsidRPr="009611D2" w14:paraId="5F8502CE" w14:textId="77777777" w:rsidTr="009267BE">
        <w:trPr>
          <w:cnfStyle w:val="000000010000" w:firstRow="0" w:lastRow="0" w:firstColumn="0" w:lastColumn="0" w:oddVBand="0" w:evenVBand="0" w:oddHBand="0" w:evenHBand="1" w:firstRowFirstColumn="0" w:firstRowLastColumn="0" w:lastRowFirstColumn="0" w:lastRowLastColumn="0"/>
        </w:trPr>
        <w:tc>
          <w:tcPr>
            <w:tcW w:w="1010" w:type="dxa"/>
          </w:tcPr>
          <w:p w14:paraId="2F075685" w14:textId="77777777" w:rsidR="004D3341" w:rsidRPr="001A71DC" w:rsidRDefault="004D3341" w:rsidP="008C46B3">
            <w:pPr>
              <w:pStyle w:val="TableText"/>
              <w:jc w:val="center"/>
            </w:pPr>
            <w:r w:rsidRPr="001A71DC">
              <w:t>2</w:t>
            </w:r>
          </w:p>
        </w:tc>
        <w:tc>
          <w:tcPr>
            <w:tcW w:w="2592" w:type="dxa"/>
          </w:tcPr>
          <w:p w14:paraId="478EEBB5" w14:textId="77777777" w:rsidR="004D3341" w:rsidRPr="001A71DC" w:rsidRDefault="004D3341" w:rsidP="008C46B3">
            <w:pPr>
              <w:pStyle w:val="TableText"/>
              <w:jc w:val="center"/>
            </w:pPr>
            <w:r>
              <w:t>Good Design Methods and Operating Practices</w:t>
            </w:r>
          </w:p>
        </w:tc>
        <w:tc>
          <w:tcPr>
            <w:tcW w:w="2736" w:type="dxa"/>
          </w:tcPr>
          <w:p w14:paraId="50F54BDB" w14:textId="77777777" w:rsidR="004D3341" w:rsidRPr="001A71DC" w:rsidRDefault="004D3341" w:rsidP="008C46B3">
            <w:pPr>
              <w:pStyle w:val="TableText"/>
              <w:jc w:val="center"/>
            </w:pPr>
            <w:r>
              <w:t xml:space="preserve">0.0075 </w:t>
            </w:r>
            <w:proofErr w:type="spellStart"/>
            <w:r>
              <w:t>lb</w:t>
            </w:r>
            <w:proofErr w:type="spellEnd"/>
            <w:r>
              <w:t>/MMBtu</w:t>
            </w:r>
          </w:p>
        </w:tc>
        <w:tc>
          <w:tcPr>
            <w:tcW w:w="2592" w:type="dxa"/>
          </w:tcPr>
          <w:p w14:paraId="6D6BE6E0" w14:textId="77777777" w:rsidR="004D3341" w:rsidRPr="001A71DC" w:rsidRDefault="004D3341" w:rsidP="008C46B3">
            <w:pPr>
              <w:pStyle w:val="TableText"/>
              <w:jc w:val="center"/>
            </w:pPr>
            <w:r>
              <w:t>AP-42 Section 1.4</w:t>
            </w:r>
          </w:p>
        </w:tc>
      </w:tr>
    </w:tbl>
    <w:p w14:paraId="0CC9742D" w14:textId="77777777" w:rsidR="004D3341" w:rsidRDefault="004D3341" w:rsidP="008C46B3">
      <w:pPr>
        <w:pStyle w:val="TableFootnote"/>
      </w:pPr>
    </w:p>
    <w:p w14:paraId="277AA5EF" w14:textId="77777777" w:rsidR="004D3341" w:rsidRPr="009409AD" w:rsidRDefault="004D3341" w:rsidP="004D3341">
      <w:pPr>
        <w:pStyle w:val="Heading3"/>
      </w:pPr>
      <w:bookmarkStart w:id="146" w:name="_Toc421011189"/>
      <w:bookmarkStart w:id="147" w:name="_Toc221603914"/>
      <w:bookmarkStart w:id="148" w:name="_Toc223690192"/>
      <w:r>
        <w:t xml:space="preserve">Step 4 - </w:t>
      </w:r>
      <w:r w:rsidRPr="009409AD">
        <w:t xml:space="preserve">Evaluation of </w:t>
      </w:r>
      <w:r>
        <w:t xml:space="preserve">Feasible </w:t>
      </w:r>
      <w:r w:rsidRPr="009409AD">
        <w:t>Control</w:t>
      </w:r>
      <w:r>
        <w:t xml:space="preserve"> Technologies</w:t>
      </w:r>
      <w:bookmarkEnd w:id="146"/>
      <w:bookmarkEnd w:id="147"/>
      <w:bookmarkEnd w:id="148"/>
    </w:p>
    <w:p w14:paraId="273C9585" w14:textId="77777777" w:rsidR="004D3341" w:rsidRDefault="004D3341" w:rsidP="004D3341">
      <w:r>
        <w:t xml:space="preserve">The economic, environmental and energy impacts of technically feasible control options are not required, as the top feasible control option is selected. All feasible technologies have no difference in environmental or energy impact, since natural gas, as a clean fuel, has inherently low </w:t>
      </w:r>
      <w:r w:rsidRPr="00D531B0">
        <w:t>PM</w:t>
      </w:r>
      <w:r w:rsidRPr="00704046">
        <w:rPr>
          <w:vertAlign w:val="subscript"/>
        </w:rPr>
        <w:t>10</w:t>
      </w:r>
      <w:r>
        <w:t>/</w:t>
      </w:r>
      <w:r w:rsidRPr="00D839F2">
        <w:t>PM</w:t>
      </w:r>
      <w:r w:rsidRPr="00D839F2">
        <w:rPr>
          <w:vertAlign w:val="subscript"/>
        </w:rPr>
        <w:t>2.5</w:t>
      </w:r>
      <w:r>
        <w:t xml:space="preserve"> emission levels which make add-on control infeasible. </w:t>
      </w:r>
    </w:p>
    <w:p w14:paraId="5A40E508" w14:textId="77777777" w:rsidR="004D3341" w:rsidRPr="00CE3097" w:rsidRDefault="004D3341" w:rsidP="004D3341">
      <w:pPr>
        <w:pStyle w:val="Heading3"/>
      </w:pPr>
      <w:bookmarkStart w:id="149" w:name="_Toc421011190"/>
      <w:bookmarkStart w:id="150" w:name="_Toc221603915"/>
      <w:bookmarkStart w:id="151" w:name="_Toc223690193"/>
      <w:r>
        <w:lastRenderedPageBreak/>
        <w:t>Step 5 –</w:t>
      </w:r>
      <w:r w:rsidRPr="00636A6F">
        <w:t xml:space="preserve"> </w:t>
      </w:r>
      <w:r w:rsidRPr="00CE3097">
        <w:t>BACT Selection</w:t>
      </w:r>
      <w:bookmarkEnd w:id="149"/>
      <w:bookmarkEnd w:id="150"/>
      <w:bookmarkEnd w:id="151"/>
    </w:p>
    <w:p w14:paraId="069F5C52" w14:textId="5577F7DD" w:rsidR="004D3341" w:rsidRDefault="004D3341" w:rsidP="004D3341">
      <w:pPr>
        <w:keepNext/>
      </w:pPr>
      <w:r>
        <w:t>The proposed BACT for the MVEC System is clean fuels, combined with good design methods and operating practices.</w:t>
      </w:r>
    </w:p>
    <w:p>
      <w:r>
        <w:rPr>
          <w:b/>
          <w:color w:val="C00000"/>
          <w:sz w:val="20"/>
        </w:rPr>
        <w:t xml:space="preserve">[Reviewer Comment] </w:t>
      </w:r>
      <w:r>
        <w:rPr>
          <w:color w:val="C00000"/>
          <w:sz w:val="20"/>
        </w:rPr>
        <w:t>This Step 5 sentence names the control approach but does not yet state the full BACT result. Per top-down BACT practice, the final selection should be framed as an emission limitation plus the associated averaging time, operating mode treatment, and compliance demonstration method.</w:t>
      </w:r>
    </w:p>
    <w:p>
      <w:r>
        <w:rPr>
          <w:b/>
          <w:color w:val="A00000"/>
          <w:sz w:val="20"/>
        </w:rPr>
        <w:t xml:space="preserve">[Redline Suggestion] </w:t>
      </w:r>
      <w:r>
        <w:rPr>
          <w:color w:val="A00000"/>
          <w:sz w:val="20"/>
        </w:rPr>
        <w:t>Revise the opening sentence so it introduces the complete BACT package, for example: control basis, numeric PM limit, 3-hour averaging time, startup/shutdown treatment, and performance-test or parametric compliance method.</w:t>
      </w:r>
    </w:p>
    <w:p w14:paraId="2AA5654C" w14:textId="3BD14478" w:rsidR="004D3341" w:rsidRPr="00BE0EA5" w:rsidRDefault="004D3341" w:rsidP="004D3341">
      <w:pPr>
        <w:keepNext/>
        <w:rPr>
          <w:highlight w:val="cyan"/>
        </w:rPr>
      </w:pPr>
      <w:r>
        <w:t>The PM</w:t>
      </w:r>
      <w:r>
        <w:rPr>
          <w:vertAlign w:val="subscript"/>
        </w:rPr>
        <w:t>10</w:t>
      </w:r>
      <w:r>
        <w:t>/PM</w:t>
      </w:r>
      <w:r>
        <w:rPr>
          <w:vertAlign w:val="subscript"/>
        </w:rPr>
        <w:t>2.5</w:t>
      </w:r>
      <w:r>
        <w:t xml:space="preserve"> emissions performance of the MVEC System VCU will be 0.007</w:t>
      </w:r>
      <w:r w:rsidR="00491BBE">
        <w:t>5</w:t>
      </w:r>
      <w:r>
        <w:t xml:space="preserve"> </w:t>
      </w:r>
      <w:proofErr w:type="spellStart"/>
      <w:r>
        <w:t>lb</w:t>
      </w:r>
      <w:proofErr w:type="spellEnd"/>
      <w:r>
        <w:t xml:space="preserve">/MMBtu on a 3-hour average. </w:t>
      </w:r>
      <w:r w:rsidRPr="00BE0EA5">
        <w:rPr>
          <w:highlight w:val="cyan"/>
        </w:rPr>
        <w:t>The MVEC to be installed will be a proven, commonly installed, and safe marine vapor control technology. Tesoro reviewed permitting determinations in Washington and the RBLC to confirm that this performance meets BACT, summarized as follows:</w:t>
      </w:r>
    </w:p>
    <w:p w14:paraId="6D79A781" w14:textId="77777777" w:rsidR="0094730D" w:rsidRPr="00BE0EA5" w:rsidRDefault="0094730D" w:rsidP="0094730D">
      <w:pPr>
        <w:pStyle w:val="Bulletslevel1"/>
        <w:rPr>
          <w:highlight w:val="cyan"/>
        </w:rPr>
      </w:pPr>
      <w:r w:rsidRPr="00BE0EA5">
        <w:rPr>
          <w:highlight w:val="cyan"/>
        </w:rPr>
        <w:t xml:space="preserve">The proposed emissions performance is consistent with the total PM emission factor of 0.0075 </w:t>
      </w:r>
      <w:proofErr w:type="spellStart"/>
      <w:r w:rsidRPr="00BE0EA5">
        <w:rPr>
          <w:highlight w:val="cyan"/>
        </w:rPr>
        <w:t>lb</w:t>
      </w:r>
      <w:proofErr w:type="spellEnd"/>
      <w:r w:rsidRPr="00BE0EA5">
        <w:rPr>
          <w:highlight w:val="cyan"/>
        </w:rPr>
        <w:t xml:space="preserve">/MMBtu from AP-42 </w:t>
      </w:r>
      <w:r w:rsidRPr="00BE0EA5">
        <w:rPr>
          <w:i/>
          <w:iCs/>
          <w:highlight w:val="cyan"/>
        </w:rPr>
        <w:t xml:space="preserve">Chapter 1.4: Natural Gas Combustion, </w:t>
      </w:r>
      <w:r>
        <w:rPr>
          <w:highlight w:val="cyan"/>
        </w:rPr>
        <w:t>Table </w:t>
      </w:r>
      <w:r w:rsidRPr="00BE0EA5">
        <w:rPr>
          <w:highlight w:val="cyan"/>
        </w:rPr>
        <w:t xml:space="preserve">1.4-2. </w:t>
      </w:r>
    </w:p>
    <w:p w14:paraId="262BCE3B" w14:textId="7514A430" w:rsidR="004D3341" w:rsidRPr="0088110D" w:rsidRDefault="004D3341" w:rsidP="0088110D">
      <w:pPr>
        <w:pStyle w:val="Bulletslevel1"/>
        <w:rPr>
          <w:highlight w:val="cyan"/>
        </w:rPr>
      </w:pPr>
      <w:r w:rsidRPr="00BE0EA5">
        <w:rPr>
          <w:highlight w:val="cyan"/>
        </w:rPr>
        <w:t xml:space="preserve">The proposed emissions performance is consistent with the </w:t>
      </w:r>
      <w:r w:rsidR="0094730D">
        <w:rPr>
          <w:highlight w:val="cyan"/>
        </w:rPr>
        <w:t xml:space="preserve">limit of 0.0074 </w:t>
      </w:r>
      <w:proofErr w:type="spellStart"/>
      <w:r w:rsidR="0094730D">
        <w:rPr>
          <w:highlight w:val="cyan"/>
        </w:rPr>
        <w:t>lb</w:t>
      </w:r>
      <w:proofErr w:type="spellEnd"/>
      <w:r w:rsidR="0094730D">
        <w:rPr>
          <w:highlight w:val="cyan"/>
        </w:rPr>
        <w:t>/MMBtu</w:t>
      </w:r>
      <w:r w:rsidR="0094730D" w:rsidRPr="00BE0EA5">
        <w:rPr>
          <w:highlight w:val="cyan"/>
        </w:rPr>
        <w:t xml:space="preserve"> </w:t>
      </w:r>
      <w:r w:rsidRPr="00BE0EA5">
        <w:rPr>
          <w:highlight w:val="cyan"/>
        </w:rPr>
        <w:t xml:space="preserve">from Venture Global Calcasieu </w:t>
      </w:r>
      <w:proofErr w:type="gramStart"/>
      <w:r w:rsidRPr="00BE0EA5">
        <w:rPr>
          <w:highlight w:val="cyan"/>
        </w:rPr>
        <w:t>Pass,</w:t>
      </w:r>
      <w:proofErr w:type="gramEnd"/>
      <w:r w:rsidRPr="00BE0EA5">
        <w:rPr>
          <w:highlight w:val="cyan"/>
        </w:rPr>
        <w:t xml:space="preserve"> LLC’s Calcasieu Pass marine loading flare for liquid natural gas </w:t>
      </w:r>
      <w:commentRangeStart w:id="152"/>
      <w:commentRangeStart w:id="153"/>
      <w:r w:rsidRPr="00BE0EA5">
        <w:rPr>
          <w:highlight w:val="cyan"/>
        </w:rPr>
        <w:t>loading</w:t>
      </w:r>
      <w:commentRangeEnd w:id="152"/>
      <w:r w:rsidR="00491BBE">
        <w:rPr>
          <w:rStyle w:val="CommentReference"/>
          <w:rFonts w:ascii="Segoe UI" w:hAnsi="Segoe UI"/>
        </w:rPr>
        <w:commentReference w:id="152"/>
      </w:r>
      <w:commentRangeEnd w:id="153"/>
      <w:r w:rsidR="0088110D">
        <w:rPr>
          <w:rStyle w:val="CommentReference"/>
          <w:rFonts w:ascii="Segoe UI" w:hAnsi="Segoe UI"/>
        </w:rPr>
        <w:commentReference w:id="153"/>
      </w:r>
      <w:r w:rsidRPr="00BE0EA5">
        <w:rPr>
          <w:highlight w:val="cyan"/>
        </w:rPr>
        <w:t xml:space="preserve">. </w:t>
      </w:r>
      <w:r w:rsidR="0094730D">
        <w:rPr>
          <w:highlight w:val="cyan"/>
        </w:rPr>
        <w:t>This value</w:t>
      </w:r>
      <w:r w:rsidR="0088110D">
        <w:rPr>
          <w:highlight w:val="cyan"/>
        </w:rPr>
        <w:t xml:space="preserve"> results from </w:t>
      </w:r>
      <w:r w:rsidR="0094730D">
        <w:rPr>
          <w:highlight w:val="cyan"/>
        </w:rPr>
        <w:t xml:space="preserve">rounding down the PM emission factor from </w:t>
      </w:r>
      <w:r w:rsidR="0094730D" w:rsidRPr="00BE0EA5">
        <w:rPr>
          <w:highlight w:val="cyan"/>
        </w:rPr>
        <w:t xml:space="preserve">AP-42 </w:t>
      </w:r>
      <w:r w:rsidR="0094730D" w:rsidRPr="00BE0EA5">
        <w:rPr>
          <w:i/>
          <w:iCs/>
          <w:highlight w:val="cyan"/>
        </w:rPr>
        <w:t xml:space="preserve">Chapter 1.4: Natural Gas Combustion, </w:t>
      </w:r>
      <w:r w:rsidR="0094730D">
        <w:rPr>
          <w:highlight w:val="cyan"/>
        </w:rPr>
        <w:t>Table </w:t>
      </w:r>
      <w:r w:rsidR="0094730D" w:rsidRPr="00BE0EA5">
        <w:rPr>
          <w:highlight w:val="cyan"/>
        </w:rPr>
        <w:t>1.4-2</w:t>
      </w:r>
      <w:r w:rsidR="0088110D">
        <w:rPr>
          <w:highlight w:val="cyan"/>
        </w:rPr>
        <w:t>.</w:t>
      </w:r>
    </w:p>
    <w:p w14:paraId="29E4CF2F" w14:textId="77777777" w:rsidR="004D3341" w:rsidRDefault="004D3341" w:rsidP="004D3341">
      <w:pPr>
        <w:keepNext/>
      </w:pPr>
      <w:r>
        <w:t xml:space="preserve">Compliance will be demonstrated with performance testing. During unit startup or shutdown, good combustion practices will be followed </w:t>
      </w:r>
      <w:proofErr w:type="gramStart"/>
      <w:r>
        <w:t>in order to</w:t>
      </w:r>
      <w:proofErr w:type="gramEnd"/>
      <w:r>
        <w:t xml:space="preserve"> minimize emissions of PM.</w:t>
      </w:r>
    </w:p>
    <w:p w14:paraId="49ED04BB" w14:textId="77777777" w:rsidR="004D3341" w:rsidRDefault="004D3341" w:rsidP="004D3341">
      <w:pPr>
        <w:pStyle w:val="Heading2"/>
      </w:pPr>
      <w:bookmarkStart w:id="154" w:name="_Toc421011191"/>
      <w:bookmarkStart w:id="155" w:name="_Toc221603916"/>
      <w:bookmarkStart w:id="156" w:name="_Toc223690194"/>
      <w:r>
        <w:t>Vapor Combustion Unit</w:t>
      </w:r>
      <w:r w:rsidRPr="009F50E0">
        <w:t xml:space="preserve"> NOx</w:t>
      </w:r>
      <w:r w:rsidRPr="00233C44">
        <w:t xml:space="preserve"> </w:t>
      </w:r>
      <w:r>
        <w:t>Emissions</w:t>
      </w:r>
      <w:bookmarkEnd w:id="154"/>
      <w:bookmarkEnd w:id="155"/>
      <w:bookmarkEnd w:id="156"/>
    </w:p>
    <w:p w14:paraId="24DB5ECA" w14:textId="77777777" w:rsidR="004D3341" w:rsidRPr="009F50E0" w:rsidRDefault="004D3341" w:rsidP="004D3341">
      <w:r w:rsidRPr="0082247F">
        <w:t>There are three mechanisms by which NOx production occurs</w:t>
      </w:r>
      <w:r>
        <w:t xml:space="preserve"> during combustion including</w:t>
      </w:r>
      <w:r w:rsidRPr="0082247F">
        <w:t xml:space="preserve"> thermal, fuel</w:t>
      </w:r>
      <w:r>
        <w:t>,</w:t>
      </w:r>
      <w:r w:rsidRPr="0082247F">
        <w:t xml:space="preserve"> and prompt</w:t>
      </w:r>
      <w:r>
        <w:t xml:space="preserve"> </w:t>
      </w:r>
      <w:r w:rsidRPr="0082247F">
        <w:t>NOx formation.</w:t>
      </w:r>
      <w:r>
        <w:t xml:space="preserve"> For</w:t>
      </w:r>
      <w:r w:rsidRPr="0082247F">
        <w:t xml:space="preserve"> </w:t>
      </w:r>
      <w:r>
        <w:t xml:space="preserve">combustion of </w:t>
      </w:r>
      <w:r w:rsidRPr="0082247F">
        <w:t>natural gas</w:t>
      </w:r>
      <w:r>
        <w:t xml:space="preserve"> and other fuels with insignificant nitrogen content</w:t>
      </w:r>
      <w:r w:rsidRPr="0082247F">
        <w:t>, the primary mechanism of NOx production is through thermal</w:t>
      </w:r>
      <w:r>
        <w:t xml:space="preserve"> </w:t>
      </w:r>
      <w:r w:rsidRPr="0082247F">
        <w:t xml:space="preserve">NOx formation. Natural gas </w:t>
      </w:r>
      <w:r>
        <w:t>and hydrocarbon vapors from vessel loading have</w:t>
      </w:r>
      <w:r w:rsidRPr="0082247F">
        <w:t xml:space="preserve"> minimal fuel</w:t>
      </w:r>
      <w:r>
        <w:t xml:space="preserve"> </w:t>
      </w:r>
      <w:r w:rsidRPr="0082247F">
        <w:t>bound nitrogen which eliminates fuel bound NOx as a major concern.</w:t>
      </w:r>
      <w:r>
        <w:t xml:space="preserve"> Thermal and prompt NOx control is generally achieved by controlling combustion conditions (i.e. burners designed for lower flame temperature or via optimized combustion tuning) or via add-on emission control devices.</w:t>
      </w:r>
    </w:p>
    <w:p w14:paraId="0ED03198" w14:textId="77777777" w:rsidR="004D3341" w:rsidRPr="009F50E0" w:rsidRDefault="004D3341" w:rsidP="004D3341">
      <w:pPr>
        <w:pStyle w:val="Heading3"/>
      </w:pPr>
      <w:bookmarkStart w:id="157" w:name="_Toc421011192"/>
      <w:bookmarkStart w:id="158" w:name="_Toc221603917"/>
      <w:bookmarkStart w:id="159" w:name="_Toc223690195"/>
      <w:r>
        <w:t>Step 1 – Identify All Available Control Technologies</w:t>
      </w:r>
      <w:bookmarkEnd w:id="157"/>
      <w:bookmarkEnd w:id="158"/>
      <w:bookmarkEnd w:id="159"/>
    </w:p>
    <w:p w14:paraId="640B4F43" w14:textId="07C21079" w:rsidR="004D3341" w:rsidRDefault="004D3341" w:rsidP="004D3341">
      <w:r>
        <w:t xml:space="preserve">Potential control technologies for </w:t>
      </w:r>
      <w:r w:rsidRPr="009F50E0">
        <w:t xml:space="preserve">NOx </w:t>
      </w:r>
      <w:r>
        <w:t xml:space="preserve">emissions from </w:t>
      </w:r>
      <w:r w:rsidRPr="009F50E0">
        <w:t>a</w:t>
      </w:r>
      <w:r>
        <w:t xml:space="preserve">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w:t>
      </w:r>
    </w:p>
    <w:p w14:paraId="20EC9C47" w14:textId="77777777" w:rsidR="004D3341" w:rsidRDefault="004D3341" w:rsidP="004D3341">
      <w:pPr>
        <w:pStyle w:val="Heading3"/>
      </w:pPr>
      <w:bookmarkStart w:id="160" w:name="_Toc421011193"/>
      <w:bookmarkStart w:id="161" w:name="_Ref33090710"/>
      <w:bookmarkStart w:id="162" w:name="_Toc221603918"/>
      <w:bookmarkStart w:id="163" w:name="_Toc223690196"/>
      <w:r>
        <w:t>Step 2 – Technical Feasibility of Control Technologies</w:t>
      </w:r>
      <w:bookmarkEnd w:id="160"/>
      <w:bookmarkEnd w:id="161"/>
      <w:bookmarkEnd w:id="162"/>
      <w:bookmarkEnd w:id="163"/>
    </w:p>
    <w:p w14:paraId="30340897" w14:textId="1B90CA14" w:rsidR="004D3341" w:rsidRDefault="004D3341" w:rsidP="004D3341">
      <w:r>
        <w:t xml:space="preserve">The technical feasibility of potential control options for </w:t>
      </w:r>
      <w:r w:rsidRPr="009F50E0">
        <w:t xml:space="preserve">NOx </w:t>
      </w:r>
      <w:r>
        <w:t xml:space="preserve">emissions is summarized in </w:t>
      </w:r>
      <w:r>
        <w:fldChar w:fldCharType="begin"/>
      </w:r>
      <w:r>
        <w:instrText xml:space="preserve"> REF _Ref417907867 \h </w:instrText>
      </w:r>
      <w:r>
        <w:fldChar w:fldCharType="separate"/>
      </w:r>
      <w:r w:rsidR="00D56ACC">
        <w:t>Table </w:t>
      </w:r>
      <w:r w:rsidR="00D56ACC">
        <w:rPr>
          <w:noProof/>
        </w:rPr>
        <w:t>4</w:t>
      </w:r>
      <w:r w:rsidR="00D56ACC">
        <w:noBreakHyphen/>
      </w:r>
      <w:r w:rsidR="00D56ACC">
        <w:rPr>
          <w:noProof/>
        </w:rPr>
        <w:t>3</w:t>
      </w:r>
      <w:r>
        <w:fldChar w:fldCharType="end"/>
      </w:r>
      <w:r>
        <w:t xml:space="preserve">. </w:t>
      </w:r>
    </w:p>
    <w:p w14:paraId="573A568E" w14:textId="444BF84F" w:rsidR="004D3341" w:rsidRPr="008C46B3" w:rsidRDefault="00233C44" w:rsidP="004D3341">
      <w:pPr>
        <w:pStyle w:val="Caption"/>
      </w:pPr>
      <w:bookmarkStart w:id="164" w:name="_Ref417907867"/>
      <w:bookmarkStart w:id="165" w:name="_Toc421011254"/>
      <w:bookmarkStart w:id="166" w:name="_Toc34909564"/>
      <w:bookmarkStart w:id="167" w:name="_Toc223690232"/>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3</w:t>
      </w:r>
      <w:r w:rsidR="004D3341">
        <w:rPr>
          <w:noProof/>
        </w:rPr>
        <w:fldChar w:fldCharType="end"/>
      </w:r>
      <w:bookmarkEnd w:id="164"/>
      <w:r w:rsidR="004D3341">
        <w:tab/>
        <w:t xml:space="preserve">Technical Feasibility of NOx Control Technologies for </w:t>
      </w:r>
      <w:bookmarkEnd w:id="165"/>
      <w:r w:rsidR="004D3341">
        <w:t>Vapor Combustion Unit</w:t>
      </w:r>
      <w:bookmarkEnd w:id="166"/>
      <w:bookmarkEnd w:id="167"/>
    </w:p>
    <w:tbl>
      <w:tblPr>
        <w:tblStyle w:val="Barrbanded-blue"/>
        <w:tblW w:w="5000" w:type="pct"/>
        <w:tblLook w:val="04A0" w:firstRow="1" w:lastRow="0" w:firstColumn="1" w:lastColumn="0" w:noHBand="0" w:noVBand="1"/>
      </w:tblPr>
      <w:tblGrid>
        <w:gridCol w:w="4459"/>
        <w:gridCol w:w="2675"/>
        <w:gridCol w:w="2226"/>
      </w:tblGrid>
      <w:tr w:rsidR="009267BE" w14:paraId="022F161E" w14:textId="77777777" w:rsidTr="009267BE">
        <w:trPr>
          <w:cnfStyle w:val="100000000000" w:firstRow="1" w:lastRow="0" w:firstColumn="0" w:lastColumn="0" w:oddVBand="0" w:evenVBand="0" w:oddHBand="0" w:evenHBand="0" w:firstRowFirstColumn="0" w:firstRowLastColumn="0" w:lastRowFirstColumn="0" w:lastRowLastColumn="0"/>
        </w:trPr>
        <w:tc>
          <w:tcPr>
            <w:tcW w:w="2382" w:type="pct"/>
            <w:vAlign w:val="center"/>
            <w:hideMark/>
          </w:tcPr>
          <w:p w14:paraId="74176D49" w14:textId="77777777" w:rsidR="004D3341" w:rsidRPr="00A14F0B" w:rsidRDefault="004D3341" w:rsidP="00134B53">
            <w:pPr>
              <w:pStyle w:val="TableHeading"/>
            </w:pPr>
            <w:r w:rsidRPr="00A14F0B">
              <w:t>Technology</w:t>
            </w:r>
          </w:p>
        </w:tc>
        <w:tc>
          <w:tcPr>
            <w:tcW w:w="1429" w:type="pct"/>
            <w:vAlign w:val="center"/>
            <w:hideMark/>
          </w:tcPr>
          <w:p w14:paraId="41C87258" w14:textId="39CABD67" w:rsidR="004D3341" w:rsidRPr="00A14F0B" w:rsidRDefault="004D3341" w:rsidP="00134B53">
            <w:pPr>
              <w:pStyle w:val="TableHeading"/>
            </w:pPr>
            <w:r w:rsidRPr="00A14F0B">
              <w:t>Demonstrated In Practice?</w:t>
            </w:r>
          </w:p>
        </w:tc>
        <w:tc>
          <w:tcPr>
            <w:tcW w:w="1189" w:type="pct"/>
            <w:vAlign w:val="center"/>
            <w:hideMark/>
          </w:tcPr>
          <w:p w14:paraId="41D7784E" w14:textId="77777777" w:rsidR="004D3341" w:rsidRPr="00A14F0B" w:rsidRDefault="004D3341" w:rsidP="00134B53">
            <w:pPr>
              <w:pStyle w:val="TableHeading"/>
            </w:pPr>
            <w:r w:rsidRPr="00A14F0B">
              <w:t>Technically Feasible?</w:t>
            </w:r>
          </w:p>
        </w:tc>
      </w:tr>
      <w:tr w:rsidR="009267BE" w14:paraId="4BFA5653" w14:textId="77777777" w:rsidTr="009267BE">
        <w:trPr>
          <w:cnfStyle w:val="000000100000" w:firstRow="0" w:lastRow="0" w:firstColumn="0" w:lastColumn="0" w:oddVBand="0" w:evenVBand="0" w:oddHBand="1" w:evenHBand="0" w:firstRowFirstColumn="0" w:firstRowLastColumn="0" w:lastRowFirstColumn="0" w:lastRowLastColumn="0"/>
        </w:trPr>
        <w:tc>
          <w:tcPr>
            <w:tcW w:w="2382" w:type="pct"/>
          </w:tcPr>
          <w:p w14:paraId="63701ED7" w14:textId="1E0FAF61" w:rsidR="004D3341" w:rsidRPr="00A14F0B" w:rsidRDefault="004D3341" w:rsidP="008C46B3">
            <w:pPr>
              <w:pStyle w:val="TableText"/>
              <w:jc w:val="center"/>
            </w:pPr>
            <w:r w:rsidRPr="00A14F0B">
              <w:t>Clean Fuels (Natural Gas)</w:t>
            </w:r>
            <w:r w:rsidR="008C46B3">
              <w:t xml:space="preserve"> </w:t>
            </w:r>
            <w:r w:rsidRPr="00A14F0B">
              <w:t>with Good Design and Operating Practices</w:t>
            </w:r>
          </w:p>
        </w:tc>
        <w:tc>
          <w:tcPr>
            <w:tcW w:w="1429" w:type="pct"/>
          </w:tcPr>
          <w:p w14:paraId="5F5C02CF" w14:textId="77777777" w:rsidR="004D3341" w:rsidRPr="00A14F0B" w:rsidRDefault="004D3341" w:rsidP="008C46B3">
            <w:pPr>
              <w:pStyle w:val="TableText"/>
              <w:jc w:val="center"/>
            </w:pPr>
            <w:r w:rsidRPr="00A14F0B">
              <w:t>Yes</w:t>
            </w:r>
          </w:p>
        </w:tc>
        <w:tc>
          <w:tcPr>
            <w:tcW w:w="1189" w:type="pct"/>
          </w:tcPr>
          <w:p w14:paraId="67E4B4D6" w14:textId="77777777" w:rsidR="004D3341" w:rsidRPr="00A14F0B" w:rsidRDefault="004D3341" w:rsidP="008C46B3">
            <w:pPr>
              <w:pStyle w:val="TableText"/>
              <w:jc w:val="center"/>
            </w:pPr>
            <w:r w:rsidRPr="00A14F0B">
              <w:t>Yes</w:t>
            </w:r>
          </w:p>
        </w:tc>
      </w:tr>
      <w:tr w:rsidR="009267BE" w14:paraId="675FF18D" w14:textId="77777777" w:rsidTr="009267BE">
        <w:trPr>
          <w:cnfStyle w:val="000000010000" w:firstRow="0" w:lastRow="0" w:firstColumn="0" w:lastColumn="0" w:oddVBand="0" w:evenVBand="0" w:oddHBand="0" w:evenHBand="1" w:firstRowFirstColumn="0" w:firstRowLastColumn="0" w:lastRowFirstColumn="0" w:lastRowLastColumn="0"/>
        </w:trPr>
        <w:tc>
          <w:tcPr>
            <w:tcW w:w="2382" w:type="pct"/>
          </w:tcPr>
          <w:p w14:paraId="5DCE8D29" w14:textId="77777777" w:rsidR="004D3341" w:rsidRPr="00A14F0B" w:rsidRDefault="004D3341" w:rsidP="008C46B3">
            <w:pPr>
              <w:pStyle w:val="TableText"/>
              <w:jc w:val="center"/>
            </w:pPr>
            <w:r w:rsidRPr="00A14F0B">
              <w:t>Selective Catalytic Reduction (SCR)</w:t>
            </w:r>
          </w:p>
        </w:tc>
        <w:tc>
          <w:tcPr>
            <w:tcW w:w="1429" w:type="pct"/>
          </w:tcPr>
          <w:p w14:paraId="580A4405" w14:textId="77777777" w:rsidR="004D3341" w:rsidRPr="00A14F0B" w:rsidRDefault="004D3341" w:rsidP="008C46B3">
            <w:pPr>
              <w:pStyle w:val="TableText"/>
              <w:jc w:val="center"/>
            </w:pPr>
            <w:r w:rsidRPr="00A14F0B">
              <w:t>No</w:t>
            </w:r>
          </w:p>
        </w:tc>
        <w:tc>
          <w:tcPr>
            <w:tcW w:w="1189" w:type="pct"/>
          </w:tcPr>
          <w:p w14:paraId="1CE063C3" w14:textId="77777777" w:rsidR="004D3341" w:rsidRPr="00A14F0B" w:rsidRDefault="004D3341" w:rsidP="008C46B3">
            <w:pPr>
              <w:pStyle w:val="TableText"/>
              <w:jc w:val="center"/>
            </w:pPr>
            <w:r w:rsidRPr="00A14F0B">
              <w:t>No</w:t>
            </w:r>
          </w:p>
        </w:tc>
      </w:tr>
      <w:tr w:rsidR="009267BE" w14:paraId="301252F0" w14:textId="77777777" w:rsidTr="009267BE">
        <w:trPr>
          <w:cnfStyle w:val="000000100000" w:firstRow="0" w:lastRow="0" w:firstColumn="0" w:lastColumn="0" w:oddVBand="0" w:evenVBand="0" w:oddHBand="1" w:evenHBand="0" w:firstRowFirstColumn="0" w:firstRowLastColumn="0" w:lastRowFirstColumn="0" w:lastRowLastColumn="0"/>
        </w:trPr>
        <w:tc>
          <w:tcPr>
            <w:tcW w:w="2382" w:type="pct"/>
          </w:tcPr>
          <w:p w14:paraId="66C29386" w14:textId="77777777" w:rsidR="004D3341" w:rsidRPr="00A14F0B" w:rsidRDefault="004D3341" w:rsidP="008C46B3">
            <w:pPr>
              <w:pStyle w:val="TableText"/>
              <w:jc w:val="center"/>
            </w:pPr>
            <w:r w:rsidRPr="00A14F0B">
              <w:t>Selective Non-Catalytic Reduction (SNCR)</w:t>
            </w:r>
          </w:p>
        </w:tc>
        <w:tc>
          <w:tcPr>
            <w:tcW w:w="1429" w:type="pct"/>
          </w:tcPr>
          <w:p w14:paraId="51A26BB2" w14:textId="77777777" w:rsidR="004D3341" w:rsidRPr="00A14F0B" w:rsidRDefault="004D3341" w:rsidP="008C46B3">
            <w:pPr>
              <w:pStyle w:val="TableText"/>
              <w:jc w:val="center"/>
            </w:pPr>
            <w:r w:rsidRPr="00A14F0B">
              <w:t>No</w:t>
            </w:r>
          </w:p>
        </w:tc>
        <w:tc>
          <w:tcPr>
            <w:tcW w:w="1189" w:type="pct"/>
          </w:tcPr>
          <w:p w14:paraId="5F0A7AB5" w14:textId="77777777" w:rsidR="004D3341" w:rsidRPr="00A14F0B" w:rsidRDefault="004D3341" w:rsidP="008C46B3">
            <w:pPr>
              <w:pStyle w:val="TableText"/>
              <w:jc w:val="center"/>
            </w:pPr>
            <w:r w:rsidRPr="00A14F0B">
              <w:t>No</w:t>
            </w:r>
          </w:p>
        </w:tc>
      </w:tr>
      <w:tr w:rsidR="009267BE" w14:paraId="44409FF4" w14:textId="77777777" w:rsidTr="009267BE">
        <w:trPr>
          <w:cnfStyle w:val="000000010000" w:firstRow="0" w:lastRow="0" w:firstColumn="0" w:lastColumn="0" w:oddVBand="0" w:evenVBand="0" w:oddHBand="0" w:evenHBand="1" w:firstRowFirstColumn="0" w:firstRowLastColumn="0" w:lastRowFirstColumn="0" w:lastRowLastColumn="0"/>
        </w:trPr>
        <w:tc>
          <w:tcPr>
            <w:tcW w:w="2382" w:type="pct"/>
          </w:tcPr>
          <w:p w14:paraId="4A048B37" w14:textId="39922D12" w:rsidR="004D3341" w:rsidRPr="00A14F0B" w:rsidRDefault="004D3341" w:rsidP="008C46B3">
            <w:pPr>
              <w:pStyle w:val="TableText"/>
              <w:jc w:val="center"/>
            </w:pPr>
            <w:r>
              <w:t>High-</w:t>
            </w:r>
            <w:r w:rsidR="006A279A">
              <w:t>Efficiency</w:t>
            </w:r>
            <w:r>
              <w:t>/L</w:t>
            </w:r>
            <w:r w:rsidRPr="00A14F0B">
              <w:t xml:space="preserve">ow </w:t>
            </w:r>
            <w:r>
              <w:t>Emitting Design</w:t>
            </w:r>
          </w:p>
        </w:tc>
        <w:tc>
          <w:tcPr>
            <w:tcW w:w="1429" w:type="pct"/>
          </w:tcPr>
          <w:p w14:paraId="2B5DA881" w14:textId="77777777" w:rsidR="004D3341" w:rsidRPr="00A14F0B" w:rsidRDefault="004D3341" w:rsidP="008C46B3">
            <w:pPr>
              <w:pStyle w:val="TableText"/>
              <w:jc w:val="center"/>
            </w:pPr>
            <w:r w:rsidRPr="00A14F0B">
              <w:t>No</w:t>
            </w:r>
          </w:p>
        </w:tc>
        <w:tc>
          <w:tcPr>
            <w:tcW w:w="1189" w:type="pct"/>
          </w:tcPr>
          <w:p w14:paraId="43162971" w14:textId="77777777" w:rsidR="004D3341" w:rsidRPr="00A14F0B" w:rsidRDefault="004D3341" w:rsidP="008C46B3">
            <w:pPr>
              <w:pStyle w:val="TableText"/>
              <w:jc w:val="center"/>
            </w:pPr>
            <w:r w:rsidRPr="00A14F0B">
              <w:t>No</w:t>
            </w:r>
          </w:p>
        </w:tc>
      </w:tr>
    </w:tbl>
    <w:p w14:paraId="7E452D8D" w14:textId="77777777" w:rsidR="004D3341" w:rsidRDefault="004D3341" w:rsidP="008C46B3">
      <w:pPr>
        <w:pStyle w:val="TableFootnote"/>
      </w:pPr>
    </w:p>
    <w:p w14:paraId="3EF1793A" w14:textId="77777777" w:rsidR="004D3341" w:rsidRDefault="004D3341" w:rsidP="004D3341">
      <w:r>
        <w:lastRenderedPageBreak/>
        <w:t xml:space="preserve">Add-on control devices such as SCR and SNCR generally require continuously stable flue gas conditions and are not technically feasible for the intermittently operated VCU. </w:t>
      </w:r>
      <w:r w:rsidRPr="009F50E0">
        <w:t xml:space="preserve">In most cases, the </w:t>
      </w:r>
      <w:r>
        <w:t>gas</w:t>
      </w:r>
      <w:r w:rsidRPr="009F50E0">
        <w:t xml:space="preserve"> stream </w:t>
      </w:r>
      <w:r>
        <w:t xml:space="preserve">controlled by the VCU </w:t>
      </w:r>
      <w:r w:rsidRPr="009F50E0">
        <w:t>is of variable</w:t>
      </w:r>
      <w:r>
        <w:t xml:space="preserve"> </w:t>
      </w:r>
      <w:r w:rsidRPr="009F50E0">
        <w:t>composition and concentration</w:t>
      </w:r>
      <w:r>
        <w:t xml:space="preserve"> and presents</w:t>
      </w:r>
      <w:r w:rsidRPr="009F50E0">
        <w:t xml:space="preserve"> a</w:t>
      </w:r>
      <w:r>
        <w:t xml:space="preserve"> </w:t>
      </w:r>
      <w:r w:rsidRPr="009F50E0">
        <w:t>wide range of combustion conditions</w:t>
      </w:r>
      <w:r>
        <w:t>. Review of available information does not indicate any marine loading vapor combustion units installed that are controlled via SCR or SNCR.</w:t>
      </w:r>
    </w:p>
    <w:p>
      <w:r>
        <w:rPr>
          <w:b/>
          <w:color w:val="C00000"/>
          <w:sz w:val="20"/>
        </w:rPr>
        <w:t xml:space="preserve">[Reviewer Comment] </w:t>
      </w:r>
      <w:r>
        <w:rPr>
          <w:color w:val="C00000"/>
          <w:sz w:val="20"/>
        </w:rPr>
        <w:t>The technical infeasibility rationale is too categorical as written. A top-down record should distinguish between true infeasibility and a control that is merely difficult, expensive, or not demonstrated on the exact same source type. The current text leans heavily on intermittency and lack of marine-loading analogs without fully explaining why analogous applications, reheating, or other design adaptations could not reasonably be applied here.</w:t>
      </w:r>
    </w:p>
    <w:p>
      <w:r>
        <w:rPr>
          <w:b/>
          <w:color w:val="A00000"/>
          <w:sz w:val="20"/>
        </w:rPr>
        <w:t xml:space="preserve">[Redline Suggestion] </w:t>
      </w:r>
      <w:r>
        <w:rPr>
          <w:color w:val="A00000"/>
          <w:sz w:val="20"/>
        </w:rPr>
        <w:t>Add source-specific feasibility factors such as flue-gas temperature window, variability, sulfur or catalyst poisoning risk, pressure drop, reheating needs, startup frequency, and safety constraints, and explain why those factors make SCR/SNCR or low-NOx burner concepts not reasonably applicable to this VCU.</w:t>
      </w:r>
    </w:p>
    <w:p w14:paraId="0119F6FD" w14:textId="7B001169" w:rsidR="004D3341" w:rsidRPr="006C7CE0" w:rsidRDefault="004235BB" w:rsidP="006C7CE0">
      <w:r w:rsidRPr="004235BB">
        <w:t xml:space="preserve">Tesoro previously </w:t>
      </w:r>
      <w:r w:rsidR="00C0057F">
        <w:t>considered</w:t>
      </w:r>
      <w:r w:rsidRPr="004235BB">
        <w:t xml:space="preserve"> </w:t>
      </w:r>
      <w:r w:rsidR="00C0057F">
        <w:t>BACT</w:t>
      </w:r>
      <w:r w:rsidRPr="004235BB">
        <w:t xml:space="preserve"> for NOx using a high-efficiency, low-emitting burner design. However, subsequent evaluations revealed concerns regarding the technical feasibility of these units for marine loading operations, including design limitations such as the inability to handle multiple product loadings and operational issues with multi-stage designs. Safety issues were also identified, </w:t>
      </w:r>
      <w:r>
        <w:t>evidenced by</w:t>
      </w:r>
      <w:r w:rsidRPr="004235BB">
        <w:t xml:space="preserve"> an explosion with</w:t>
      </w:r>
      <w:r w:rsidR="00C0057F">
        <w:t xml:space="preserve"> the first installation of</w:t>
      </w:r>
      <w:r w:rsidRPr="004235BB">
        <w:t xml:space="preserve"> one vendor’s low-NOx thermal oxidizer technology. </w:t>
      </w:r>
      <w:r w:rsidR="00C0057F">
        <w:t>Later installations by the same vendor have failed to consistently demonstrate low NOx performance levels</w:t>
      </w:r>
      <w:r w:rsidRPr="004235BB">
        <w:t xml:space="preserve">. </w:t>
      </w:r>
      <w:r>
        <w:t>Therefore</w:t>
      </w:r>
      <w:r w:rsidRPr="004235BB">
        <w:t xml:space="preserve">, Tesoro concludes that high-efficiency, low-emitting design vapor combustors are not a technically feasible control option for </w:t>
      </w:r>
      <w:r>
        <w:t>marine loading</w:t>
      </w:r>
      <w:r w:rsidRPr="004235BB">
        <w:t xml:space="preserve"> operations.</w:t>
      </w:r>
    </w:p>
    <w:p w14:paraId="5C2500C8" w14:textId="77777777" w:rsidR="004D3341" w:rsidRDefault="004D3341" w:rsidP="004D3341">
      <w:r>
        <w:t>Good design practices include premix combustion technology to burn the VOC-laden gases and use of natural gas as assist and enrichment gas. M</w:t>
      </w:r>
      <w:r w:rsidRPr="009F50E0">
        <w:t>inimizing NO</w:t>
      </w:r>
      <w:r>
        <w:t>x</w:t>
      </w:r>
      <w:r w:rsidRPr="009F50E0">
        <w:t xml:space="preserve"> emissions while maintaining an acceptable </w:t>
      </w:r>
      <w:r>
        <w:t xml:space="preserve">VOC </w:t>
      </w:r>
      <w:r w:rsidRPr="009F50E0">
        <w:t>destruction efficiency is</w:t>
      </w:r>
      <w:r>
        <w:t xml:space="preserve"> </w:t>
      </w:r>
      <w:r w:rsidRPr="009F50E0">
        <w:t>considered part of good combustion practices</w:t>
      </w:r>
      <w:r>
        <w:t>.</w:t>
      </w:r>
    </w:p>
    <w:p w14:paraId="129BCD54" w14:textId="77777777" w:rsidR="004D3341" w:rsidRDefault="004D3341" w:rsidP="004D3341">
      <w:pPr>
        <w:pStyle w:val="Heading3"/>
      </w:pPr>
      <w:bookmarkStart w:id="168" w:name="_Toc418773898"/>
      <w:bookmarkStart w:id="169" w:name="_Toc418779933"/>
      <w:bookmarkStart w:id="170" w:name="_Toc418777961"/>
      <w:bookmarkStart w:id="171" w:name="_Toc421011194"/>
      <w:bookmarkStart w:id="172" w:name="_Toc221603919"/>
      <w:bookmarkStart w:id="173" w:name="_Toc223690197"/>
      <w:bookmarkEnd w:id="168"/>
      <w:bookmarkEnd w:id="169"/>
      <w:bookmarkEnd w:id="170"/>
      <w:r>
        <w:t>Step 3 – Effectiveness of Feasible Control Technologies</w:t>
      </w:r>
      <w:bookmarkEnd w:id="171"/>
      <w:bookmarkEnd w:id="172"/>
      <w:bookmarkEnd w:id="173"/>
    </w:p>
    <w:p w14:paraId="7E20D831" w14:textId="21308E52" w:rsidR="004D3341" w:rsidRPr="008C46B3" w:rsidRDefault="004D3341" w:rsidP="004D3341">
      <w:r>
        <w:t xml:space="preserve">The technically feasible control options are ranked in </w:t>
      </w:r>
      <w:r>
        <w:fldChar w:fldCharType="begin"/>
      </w:r>
      <w:r>
        <w:instrText xml:space="preserve"> REF _Ref417907886 \h </w:instrText>
      </w:r>
      <w:r>
        <w:fldChar w:fldCharType="separate"/>
      </w:r>
      <w:r w:rsidR="00D56ACC">
        <w:t>Table </w:t>
      </w:r>
      <w:r w:rsidR="00D56ACC">
        <w:rPr>
          <w:noProof/>
        </w:rPr>
        <w:t>4</w:t>
      </w:r>
      <w:r w:rsidR="00D56ACC">
        <w:noBreakHyphen/>
      </w:r>
      <w:r w:rsidR="00D56ACC">
        <w:rPr>
          <w:noProof/>
        </w:rPr>
        <w:t>4</w:t>
      </w:r>
      <w:r>
        <w:fldChar w:fldCharType="end"/>
      </w:r>
      <w:r>
        <w:t xml:space="preserve">, according to their control effectiveness. </w:t>
      </w:r>
    </w:p>
    <w:p w14:paraId="4D12D758" w14:textId="17FFEA99" w:rsidR="004D3341" w:rsidRDefault="00233C44" w:rsidP="004D3341">
      <w:pPr>
        <w:pStyle w:val="Caption"/>
      </w:pPr>
      <w:bookmarkStart w:id="174" w:name="_Ref417907886"/>
      <w:bookmarkStart w:id="175" w:name="_Toc421011255"/>
      <w:bookmarkStart w:id="176" w:name="_Toc34909565"/>
      <w:bookmarkStart w:id="177" w:name="_Toc223690233"/>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4</w:t>
      </w:r>
      <w:r w:rsidR="004D3341">
        <w:rPr>
          <w:noProof/>
        </w:rPr>
        <w:fldChar w:fldCharType="end"/>
      </w:r>
      <w:bookmarkEnd w:id="174"/>
      <w:r w:rsidR="004D3341">
        <w:tab/>
        <w:t xml:space="preserve">Control Effectiveness Ranking of NOx Control Technologies for </w:t>
      </w:r>
      <w:bookmarkEnd w:id="175"/>
      <w:r w:rsidR="004D3341">
        <w:t>the Vapor Combustion Unit</w:t>
      </w:r>
      <w:bookmarkEnd w:id="176"/>
      <w:bookmarkEnd w:id="177"/>
    </w:p>
    <w:tbl>
      <w:tblPr>
        <w:tblStyle w:val="Barrbanded-blue"/>
        <w:tblW w:w="5000" w:type="pct"/>
        <w:tblLook w:val="00A0" w:firstRow="1" w:lastRow="0" w:firstColumn="1" w:lastColumn="0" w:noHBand="0" w:noVBand="0"/>
      </w:tblPr>
      <w:tblGrid>
        <w:gridCol w:w="898"/>
        <w:gridCol w:w="3896"/>
        <w:gridCol w:w="1949"/>
        <w:gridCol w:w="2617"/>
      </w:tblGrid>
      <w:tr w:rsidR="009267BE" w:rsidRPr="008C46B3" w14:paraId="67FBB621" w14:textId="77777777" w:rsidTr="009267BE">
        <w:trPr>
          <w:cnfStyle w:val="100000000000" w:firstRow="1" w:lastRow="0" w:firstColumn="0" w:lastColumn="0" w:oddVBand="0" w:evenVBand="0" w:oddHBand="0" w:evenHBand="0" w:firstRowFirstColumn="0" w:firstRowLastColumn="0" w:lastRowFirstColumn="0" w:lastRowLastColumn="0"/>
          <w:tblHeader/>
        </w:trPr>
        <w:tc>
          <w:tcPr>
            <w:tcW w:w="480" w:type="pct"/>
            <w:vAlign w:val="center"/>
            <w:hideMark/>
          </w:tcPr>
          <w:p w14:paraId="66DC3B6F" w14:textId="77777777" w:rsidR="004D3341" w:rsidRPr="008C46B3" w:rsidRDefault="004D3341" w:rsidP="00134B53">
            <w:pPr>
              <w:pStyle w:val="TableHeading"/>
            </w:pPr>
            <w:r w:rsidRPr="008C46B3">
              <w:t>Rank</w:t>
            </w:r>
          </w:p>
        </w:tc>
        <w:tc>
          <w:tcPr>
            <w:tcW w:w="2081" w:type="pct"/>
            <w:vAlign w:val="center"/>
            <w:hideMark/>
          </w:tcPr>
          <w:p w14:paraId="29E103D1" w14:textId="77777777" w:rsidR="004D3341" w:rsidRPr="008C46B3" w:rsidRDefault="004D3341" w:rsidP="00134B53">
            <w:pPr>
              <w:pStyle w:val="TableHeading"/>
            </w:pPr>
            <w:r w:rsidRPr="008C46B3">
              <w:t>Technology</w:t>
            </w:r>
          </w:p>
        </w:tc>
        <w:tc>
          <w:tcPr>
            <w:tcW w:w="1041" w:type="pct"/>
            <w:vAlign w:val="center"/>
            <w:hideMark/>
          </w:tcPr>
          <w:p w14:paraId="385C3162" w14:textId="77777777" w:rsidR="004D3341" w:rsidRPr="008C46B3" w:rsidRDefault="004D3341" w:rsidP="00134B53">
            <w:pPr>
              <w:pStyle w:val="TableHeading"/>
            </w:pPr>
            <w:r w:rsidRPr="008C46B3">
              <w:t>Emission Control Effectiveness</w:t>
            </w:r>
          </w:p>
        </w:tc>
        <w:tc>
          <w:tcPr>
            <w:tcW w:w="1398" w:type="pct"/>
            <w:vAlign w:val="center"/>
            <w:hideMark/>
          </w:tcPr>
          <w:p w14:paraId="43DF48E1" w14:textId="44AE39CF" w:rsidR="004D3341" w:rsidRPr="008C46B3" w:rsidRDefault="004D3341" w:rsidP="00134B53">
            <w:pPr>
              <w:pStyle w:val="TableHeading"/>
            </w:pPr>
            <w:r w:rsidRPr="008C46B3">
              <w:t>Basis for Listed Performance</w:t>
            </w:r>
          </w:p>
        </w:tc>
      </w:tr>
      <w:tr w:rsidR="009267BE" w14:paraId="31E76D53" w14:textId="77777777" w:rsidTr="009267BE">
        <w:trPr>
          <w:cnfStyle w:val="000000100000" w:firstRow="0" w:lastRow="0" w:firstColumn="0" w:lastColumn="0" w:oddVBand="0" w:evenVBand="0" w:oddHBand="1" w:evenHBand="0" w:firstRowFirstColumn="0" w:firstRowLastColumn="0" w:lastRowFirstColumn="0" w:lastRowLastColumn="0"/>
        </w:trPr>
        <w:tc>
          <w:tcPr>
            <w:tcW w:w="480" w:type="pct"/>
            <w:hideMark/>
          </w:tcPr>
          <w:p w14:paraId="3E86FA63" w14:textId="77777777" w:rsidR="004D3341" w:rsidRPr="008C46B3" w:rsidRDefault="004D3341" w:rsidP="008C46B3">
            <w:pPr>
              <w:pStyle w:val="TableText"/>
              <w:jc w:val="center"/>
            </w:pPr>
            <w:r w:rsidRPr="008C46B3">
              <w:t>1</w:t>
            </w:r>
          </w:p>
        </w:tc>
        <w:tc>
          <w:tcPr>
            <w:tcW w:w="2081" w:type="pct"/>
          </w:tcPr>
          <w:p w14:paraId="5B407F1B" w14:textId="77777777" w:rsidR="004D3341" w:rsidRPr="008C46B3" w:rsidRDefault="004D3341" w:rsidP="008C46B3">
            <w:pPr>
              <w:pStyle w:val="TableText"/>
              <w:jc w:val="center"/>
            </w:pPr>
            <w:r w:rsidRPr="008C46B3">
              <w:t>Clean Fuels (Natural Gas)</w:t>
            </w:r>
            <w:r w:rsidRPr="008C46B3">
              <w:br/>
              <w:t>with Good Design and Operating Practices</w:t>
            </w:r>
          </w:p>
        </w:tc>
        <w:tc>
          <w:tcPr>
            <w:tcW w:w="1041" w:type="pct"/>
          </w:tcPr>
          <w:p w14:paraId="5459122A" w14:textId="77777777" w:rsidR="004D3341" w:rsidRPr="008C46B3" w:rsidRDefault="004D3341" w:rsidP="008C46B3">
            <w:pPr>
              <w:pStyle w:val="TableText"/>
              <w:jc w:val="center"/>
            </w:pPr>
            <w:r w:rsidRPr="008C46B3">
              <w:rPr>
                <w:highlight w:val="cyan"/>
              </w:rPr>
              <w:t>0.138</w:t>
            </w:r>
            <w:r w:rsidRPr="008C46B3">
              <w:t xml:space="preserve"> </w:t>
            </w:r>
            <w:proofErr w:type="spellStart"/>
            <w:r w:rsidRPr="008C46B3">
              <w:t>lb</w:t>
            </w:r>
            <w:proofErr w:type="spellEnd"/>
            <w:r w:rsidRPr="008C46B3">
              <w:t>/MMBtu</w:t>
            </w:r>
          </w:p>
        </w:tc>
        <w:tc>
          <w:tcPr>
            <w:tcW w:w="1398" w:type="pct"/>
          </w:tcPr>
          <w:p w14:paraId="781AA98D" w14:textId="6238245A" w:rsidR="004D3341" w:rsidRPr="008C46B3" w:rsidRDefault="004D3341" w:rsidP="008C46B3">
            <w:pPr>
              <w:pStyle w:val="TableText"/>
              <w:jc w:val="center"/>
            </w:pPr>
            <w:r w:rsidRPr="00131BFD">
              <w:rPr>
                <w:highlight w:val="cyan"/>
              </w:rPr>
              <w:t xml:space="preserve">RBLC </w:t>
            </w:r>
            <w:r w:rsidRPr="008C46B3">
              <w:rPr>
                <w:highlight w:val="cyan"/>
              </w:rPr>
              <w:t xml:space="preserve">ID TX-0879 </w:t>
            </w:r>
            <w:r w:rsidRPr="00131BFD">
              <w:rPr>
                <w:highlight w:val="cyan"/>
              </w:rPr>
              <w:t xml:space="preserve">VCU determination for </w:t>
            </w:r>
            <w:r w:rsidRPr="008C46B3">
              <w:rPr>
                <w:highlight w:val="cyan"/>
              </w:rPr>
              <w:t>M</w:t>
            </w:r>
            <w:r w:rsidRPr="00131BFD">
              <w:rPr>
                <w:highlight w:val="cyan"/>
              </w:rPr>
              <w:t>otiva Enterprises, LLC Port Arthur Terminal</w:t>
            </w:r>
          </w:p>
        </w:tc>
      </w:tr>
    </w:tbl>
    <w:p w14:paraId="1659E099" w14:textId="77777777" w:rsidR="004D3341" w:rsidRDefault="004D3341" w:rsidP="008C46B3">
      <w:pPr>
        <w:pStyle w:val="TableFootnote"/>
      </w:pPr>
    </w:p>
    <w:p w14:paraId="110A0016" w14:textId="77777777" w:rsidR="004D3341" w:rsidRDefault="004D3341" w:rsidP="004D3341">
      <w:pPr>
        <w:pStyle w:val="Heading3"/>
      </w:pPr>
      <w:bookmarkStart w:id="178" w:name="_Toc421011195"/>
      <w:bookmarkStart w:id="179" w:name="_Toc221603920"/>
      <w:bookmarkStart w:id="180" w:name="_Toc223690198"/>
      <w:r>
        <w:t>Step 4 – Evaluation of Feasible Control Technologies</w:t>
      </w:r>
      <w:bookmarkEnd w:id="178"/>
      <w:bookmarkEnd w:id="179"/>
      <w:bookmarkEnd w:id="180"/>
    </w:p>
    <w:p w14:paraId="47B20FCD" w14:textId="77777777" w:rsidR="004D3341" w:rsidRDefault="004D3341" w:rsidP="004D3341">
      <w:r>
        <w:t>The economic, environmental and energy impacts of technically feasible control options are not required, as the top technically feasible control option is selected.</w:t>
      </w:r>
    </w:p>
    <w:p w14:paraId="15151413" w14:textId="77777777" w:rsidR="004D3341" w:rsidRDefault="004D3341" w:rsidP="004D3341">
      <w:pPr>
        <w:pStyle w:val="Heading3"/>
      </w:pPr>
      <w:r w:rsidRPr="009F50E0">
        <w:t xml:space="preserve"> </w:t>
      </w:r>
      <w:bookmarkStart w:id="181" w:name="_Toc421011196"/>
      <w:bookmarkStart w:id="182" w:name="_Toc221603921"/>
      <w:bookmarkStart w:id="183" w:name="_Toc223690199"/>
      <w:r>
        <w:t>Step 5 –</w:t>
      </w:r>
      <w:r w:rsidRPr="009F50E0">
        <w:t xml:space="preserve"> </w:t>
      </w:r>
      <w:r>
        <w:t>BACT Selection</w:t>
      </w:r>
      <w:bookmarkEnd w:id="181"/>
      <w:bookmarkEnd w:id="182"/>
      <w:bookmarkEnd w:id="183"/>
    </w:p>
    <w:p w14:paraId="64AFE641" w14:textId="1ED76C43" w:rsidR="004D3341" w:rsidRDefault="004D3341" w:rsidP="004D3341">
      <w:r>
        <w:t xml:space="preserve">The proposed BACT for the MVEC System is clean fuels, combined with good design methods and operating practices. </w:t>
      </w:r>
    </w:p>
    <w:p w14:paraId="4B214526" w14:textId="4898A897" w:rsidR="004D3341" w:rsidRDefault="004D3341" w:rsidP="004D3341">
      <w:r>
        <w:t xml:space="preserve">The </w:t>
      </w:r>
      <w:r w:rsidRPr="00054E64">
        <w:rPr>
          <w:szCs w:val="22"/>
        </w:rPr>
        <w:t>NO</w:t>
      </w:r>
      <w:r w:rsidRPr="00054E64">
        <w:rPr>
          <w:szCs w:val="22"/>
          <w:vertAlign w:val="subscript"/>
        </w:rPr>
        <w:t>x</w:t>
      </w:r>
      <w:r>
        <w:t xml:space="preserve"> emissions performance of the MVEC System Vapor Combustion Unit will be </w:t>
      </w:r>
      <w:commentRangeStart w:id="184"/>
      <w:commentRangeStart w:id="185"/>
      <w:commentRangeStart w:id="186"/>
      <w:r w:rsidRPr="00BA400B">
        <w:rPr>
          <w:highlight w:val="cyan"/>
        </w:rPr>
        <w:t xml:space="preserve">0.138 </w:t>
      </w:r>
      <w:proofErr w:type="spellStart"/>
      <w:r w:rsidRPr="00BA400B">
        <w:rPr>
          <w:highlight w:val="cyan"/>
        </w:rPr>
        <w:t>lb</w:t>
      </w:r>
      <w:proofErr w:type="spellEnd"/>
      <w:r w:rsidRPr="00BA400B">
        <w:rPr>
          <w:highlight w:val="cyan"/>
        </w:rPr>
        <w:t xml:space="preserve">/MMBtu </w:t>
      </w:r>
      <w:commentRangeEnd w:id="184"/>
      <w:r w:rsidR="00C770A2">
        <w:rPr>
          <w:rStyle w:val="CommentReference"/>
          <w:rFonts w:ascii="Segoe UI" w:hAnsi="Segoe UI"/>
        </w:rPr>
        <w:commentReference w:id="184"/>
      </w:r>
      <w:r>
        <w:t>o</w:t>
      </w:r>
      <w:commentRangeEnd w:id="185"/>
      <w:r w:rsidR="00FE5810">
        <w:rPr>
          <w:rStyle w:val="CommentReference"/>
          <w:rFonts w:ascii="Segoe UI" w:hAnsi="Segoe UI"/>
        </w:rPr>
        <w:commentReference w:id="185"/>
      </w:r>
      <w:commentRangeEnd w:id="186"/>
      <w:r w:rsidR="00B82A83">
        <w:rPr>
          <w:rStyle w:val="CommentReference"/>
          <w:rFonts w:ascii="Segoe UI" w:hAnsi="Segoe UI"/>
        </w:rPr>
        <w:commentReference w:id="186"/>
      </w:r>
      <w:r>
        <w:t>n a 3-hour average. The MVEC to be installed will be a proven, commonly installed, and safe marine vapor control technology. Tesoro reviewed permitting determinations in Washington and the RBLC to confirm that this performance meets BACT, summarized as follows:</w:t>
      </w:r>
    </w:p>
    <w:p>
      <w:r>
        <w:rPr>
          <w:b/>
          <w:color w:val="C00000"/>
          <w:sz w:val="20"/>
        </w:rPr>
        <w:t xml:space="preserve">[Reviewer Comment] </w:t>
      </w:r>
      <w:r>
        <w:rPr>
          <w:color w:val="C00000"/>
          <w:sz w:val="20"/>
        </w:rPr>
        <w:t>The benchmarking discussion needs tighter normalization. If lower limits from other permits are being screened out, explain why differences in source type, duty, fuel chemistry, averaging time, operating mode, or permit posture make those values non-comparable. `LAER is more stringent than BACT` alone is not enough to explain why a lower demonstrated VCU value should not inform the Step 3 and Step 5 record.</w:t>
      </w:r>
    </w:p>
    <w:p>
      <w:r>
        <w:rPr>
          <w:b/>
          <w:color w:val="A00000"/>
          <w:sz w:val="20"/>
        </w:rPr>
        <w:t xml:space="preserve">[Redline Suggestion] </w:t>
      </w:r>
      <w:r>
        <w:rPr>
          <w:color w:val="A00000"/>
          <w:sz w:val="20"/>
        </w:rPr>
        <w:t>Add a short normalization paragraph before the bullets stating the comparison basis used for NOx precedents, including unit type, fuel or vapor composition, averaging time, and whether the cited determination reflects demonstrated operation.</w:t>
      </w:r>
    </w:p>
    <w:p w14:paraId="56668E1B" w14:textId="77777777" w:rsidR="004D3341" w:rsidRDefault="004D3341" w:rsidP="008C46B3">
      <w:pPr>
        <w:pStyle w:val="Bulletslevel1"/>
      </w:pPr>
      <w:r>
        <w:t xml:space="preserve">The MVEC at BP Cherry Point permitted by NWCAA does not have any BACT NOx emission limits. Additionally, the MVECs at US Oil and Targa permitted by PSCAA in 2013 and 2017, </w:t>
      </w:r>
      <w:r>
        <w:lastRenderedPageBreak/>
        <w:t>respectively, do not have any BACT NOx limits and the agency thereby concluded conventional VCU technology presents BACT-level NOx performance.</w:t>
      </w:r>
    </w:p>
    <w:p w14:paraId="376690B4" w14:textId="77777777" w:rsidR="004D3341" w:rsidRDefault="004D3341" w:rsidP="008C46B3">
      <w:pPr>
        <w:pStyle w:val="Bulletslevel1"/>
      </w:pPr>
      <w:r>
        <w:t xml:space="preserve">The proposed emissions performance is consistent with the emissions limit for </w:t>
      </w:r>
      <w:r w:rsidRPr="00BA400B">
        <w:rPr>
          <w:highlight w:val="cyan"/>
        </w:rPr>
        <w:t>Motiva Enterprises, LLC Port Arthur Terminal for petroleum product loading.</w:t>
      </w:r>
    </w:p>
    <w:p w14:paraId="74CA1CA2" w14:textId="77777777" w:rsidR="004D3341" w:rsidRPr="00BA400B" w:rsidRDefault="004D3341" w:rsidP="008C46B3">
      <w:pPr>
        <w:pStyle w:val="Bulletslevel1"/>
        <w:rPr>
          <w:highlight w:val="cyan"/>
        </w:rPr>
      </w:pPr>
      <w:r w:rsidRPr="00BA400B">
        <w:rPr>
          <w:highlight w:val="cyan"/>
        </w:rPr>
        <w:t xml:space="preserve">A portable VCU permitted at Motiva Enterprises, LLC Port Arthur Terminal has a NOx BACT limit of 0.12 </w:t>
      </w:r>
      <w:proofErr w:type="spellStart"/>
      <w:r w:rsidRPr="00BA400B">
        <w:rPr>
          <w:highlight w:val="cyan"/>
        </w:rPr>
        <w:t>lb</w:t>
      </w:r>
      <w:proofErr w:type="spellEnd"/>
      <w:r w:rsidRPr="00BA400B">
        <w:rPr>
          <w:highlight w:val="cyan"/>
        </w:rPr>
        <w:t xml:space="preserve">/MMBtu. However, this limit was permitted for VOC emission control during startup, shutdown, maintenance, or malfunction and is therefore not applicable to a system intended for standard operation. </w:t>
      </w:r>
    </w:p>
    <w:p w14:paraId="08B96B7D" w14:textId="77777777" w:rsidR="004D3341" w:rsidRDefault="004D3341" w:rsidP="008C46B3">
      <w:pPr>
        <w:pStyle w:val="Bulletslevel1"/>
      </w:pPr>
      <w:r>
        <w:t xml:space="preserve">A marine loading flare installed at the Venture Global Calcasieu Pass, LLC’s Calcasieu Pass LNG Project (RBLC ID LA-0331) has a NOx BACT limit of 0.068 </w:t>
      </w:r>
      <w:proofErr w:type="spellStart"/>
      <w:r>
        <w:t>lb</w:t>
      </w:r>
      <w:proofErr w:type="spellEnd"/>
      <w:r>
        <w:t>/MMBtu. Upon review, the BACT determination does not establish a performance limit but instead establishes proper burner design and good combustion practices for the unit.</w:t>
      </w:r>
      <w:r>
        <w:rPr>
          <w:rStyle w:val="FootnoteReference"/>
        </w:rPr>
        <w:footnoteReference w:id="5"/>
      </w:r>
      <w:r>
        <w:t xml:space="preserve"> However, the design of this unit is inherently different than the proposed MVEC System due to the significant difference in materials loaded (i.e., gasoline vs. natural gas). Additionally, this emission factor is set because it is equivalent to the AP-42 emission factor for industrial flares (AP-42 Section 13.5), which is not appropriate for a vapor combustor.</w:t>
      </w:r>
    </w:p>
    <w:p w14:paraId="4C5D5EF8" w14:textId="77777777" w:rsidR="004D3341" w:rsidRDefault="004D3341" w:rsidP="008C46B3">
      <w:pPr>
        <w:pStyle w:val="Bulletslevel1"/>
      </w:pPr>
      <w:r>
        <w:t xml:space="preserve">VCUs installed at the Oxy Ingleside Energy Center (RBLC ID TX-0844) have a NOx LAER limit of 0.06 </w:t>
      </w:r>
      <w:proofErr w:type="spellStart"/>
      <w:r>
        <w:t>lb</w:t>
      </w:r>
      <w:proofErr w:type="spellEnd"/>
      <w:r>
        <w:t xml:space="preserve">/MMBtu. LAER is more stringent than </w:t>
      </w:r>
      <w:proofErr w:type="gramStart"/>
      <w:r>
        <w:t>BACT</w:t>
      </w:r>
      <w:proofErr w:type="gramEnd"/>
      <w:r>
        <w:t xml:space="preserve"> so the limit is not applicable to this project.</w:t>
      </w:r>
    </w:p>
    <w:p w14:paraId="351131A7" w14:textId="559223F3" w:rsidR="004D3341" w:rsidRPr="00131BFD" w:rsidRDefault="004D3341" w:rsidP="008C46B3">
      <w:pPr>
        <w:pStyle w:val="Bulletslevel1"/>
        <w:rPr>
          <w:highlight w:val="cyan"/>
        </w:rPr>
      </w:pPr>
      <w:r w:rsidRPr="00131BFD">
        <w:rPr>
          <w:highlight w:val="cyan"/>
        </w:rPr>
        <w:t xml:space="preserve">VCUs permitted for Jupiter Brownsville, LLC Centurion Brownsville (RBLC ID TX-0930) have a NOx BACT limit of 0.06 </w:t>
      </w:r>
      <w:proofErr w:type="spellStart"/>
      <w:r w:rsidRPr="00131BFD">
        <w:rPr>
          <w:highlight w:val="cyan"/>
        </w:rPr>
        <w:t>lb</w:t>
      </w:r>
      <w:proofErr w:type="spellEnd"/>
      <w:r w:rsidRPr="00131BFD">
        <w:rPr>
          <w:highlight w:val="cyan"/>
        </w:rPr>
        <w:t>/MMBtu. However, this project was never constructed. Based on the PACAN Decision made by the Texas Supreme Court, a permitted limit that has not been demonstrated should not be considered BACT</w:t>
      </w:r>
      <w:bookmarkStart w:id="187" w:name="_Ref221787178"/>
      <w:r w:rsidR="00FE5810">
        <w:rPr>
          <w:highlight w:val="cyan"/>
        </w:rPr>
        <w:t>.</w:t>
      </w:r>
      <w:r w:rsidRPr="00131BFD">
        <w:rPr>
          <w:rStyle w:val="FootnoteReference"/>
          <w:highlight w:val="cyan"/>
        </w:rPr>
        <w:footnoteReference w:id="6"/>
      </w:r>
      <w:bookmarkEnd w:id="187"/>
      <w:r w:rsidRPr="00131BFD">
        <w:rPr>
          <w:highlight w:val="cyan"/>
        </w:rPr>
        <w:t xml:space="preserve"> Since the project </w:t>
      </w:r>
      <w:r>
        <w:rPr>
          <w:highlight w:val="cyan"/>
        </w:rPr>
        <w:t>at Centurion Brownsville</w:t>
      </w:r>
      <w:r w:rsidRPr="00131BFD">
        <w:rPr>
          <w:highlight w:val="cyan"/>
        </w:rPr>
        <w:t xml:space="preserve"> was never constructed, the NOx limit of 0.06 </w:t>
      </w:r>
      <w:proofErr w:type="spellStart"/>
      <w:r w:rsidRPr="00131BFD">
        <w:rPr>
          <w:highlight w:val="cyan"/>
        </w:rPr>
        <w:t>lb</w:t>
      </w:r>
      <w:proofErr w:type="spellEnd"/>
      <w:r w:rsidRPr="00131BFD">
        <w:rPr>
          <w:highlight w:val="cyan"/>
        </w:rPr>
        <w:t>/MMBtu for a VCU has not been demonstrated and is not applicable to the MVEC System.</w:t>
      </w:r>
    </w:p>
    <w:p w14:paraId="6FAA9A2C" w14:textId="77777777" w:rsidR="004D3341" w:rsidRDefault="004D3341" w:rsidP="008C46B3">
      <w:pPr>
        <w:pStyle w:val="Bulletslevel1"/>
      </w:pPr>
      <w:r>
        <w:t xml:space="preserve">TCEQ does not specify NOx BACT for VCUs. TCEQ guidelines indicate a NOx BACT limit of 0.06 </w:t>
      </w:r>
      <w:proofErr w:type="spellStart"/>
      <w:r>
        <w:t>lb</w:t>
      </w:r>
      <w:proofErr w:type="spellEnd"/>
      <w:r>
        <w:t>/MMBtu for thermal oxidizers; however, this limit is not applicable to the VCU. Consistent with controls installed at most hydrocarbon loading operations, Tesoro is installing a vapor combustor, not a thermal oxidizer. Vapor combustors provide control for high Btu and variable flow hydrocarbon streams, whereas thermal oxidizers are typically characterized by separate enclosed combustion chambers designed for continuous low-Btu waste gas streams.</w:t>
      </w:r>
    </w:p>
    <w:p w14:paraId="7EE98743" w14:textId="7499ACDF" w:rsidR="004D3341" w:rsidRDefault="004D3341" w:rsidP="008C46B3">
      <w:pPr>
        <w:pStyle w:val="Bulletslevel1"/>
      </w:pPr>
      <w:r>
        <w:t xml:space="preserve">Bay Area Air Quality Management District (BAAQMD) and South Coast Air Quality Management District (SCAQMD) do not specify NOx BACT for marine loading. SCAQMD does regulate organic liquid loading operations controlled via flares at sources other than refineries at Rule 1118.1. Rule 1118.1 specifies a NOx limit of </w:t>
      </w:r>
      <w:commentRangeStart w:id="188"/>
      <w:r>
        <w:t xml:space="preserve">0.034 </w:t>
      </w:r>
      <w:proofErr w:type="spellStart"/>
      <w:r>
        <w:t>lb</w:t>
      </w:r>
      <w:proofErr w:type="spellEnd"/>
      <w:r>
        <w:t>/</w:t>
      </w:r>
      <w:proofErr w:type="spellStart"/>
      <w:r>
        <w:t>Mgal</w:t>
      </w:r>
      <w:proofErr w:type="spellEnd"/>
      <w:r>
        <w:t xml:space="preserve"> </w:t>
      </w:r>
      <w:proofErr w:type="spellStart"/>
      <w:r>
        <w:t>loaded.</w:t>
      </w:r>
      <w:commentRangeEnd w:id="188"/>
      <w:r w:rsidR="00E16842">
        <w:rPr>
          <w:rStyle w:val="CommentReference"/>
          <w:rFonts w:ascii="Segoe UI" w:hAnsi="Segoe UI"/>
        </w:rPr>
        <w:commentReference w:id="188"/>
      </w:r>
      <w:ins w:id="189" w:author="Tony Widboom" w:date="2026-03-31T10:50:00Z" w16du:dateUtc="2026-03-31T17:50:00Z">
        <w:r w:rsidR="00E16842">
          <w:t>C</w:t>
        </w:r>
      </w:ins>
      <w:proofErr w:type="spellEnd"/>
      <w:r>
        <w:t xml:space="preserve"> </w:t>
      </w:r>
      <w:ins w:id="190" w:author="Tony Widboom" w:date="2026-03-31T10:49:00Z" w16du:dateUtc="2026-03-31T17:49:00Z">
        <w:r w:rsidR="00E16842">
          <w:t xml:space="preserve">Limits for flares are not appropriate for vapor combustors; however, </w:t>
        </w:r>
      </w:ins>
      <w:del w:id="191" w:author="Tony Widboom" w:date="2026-03-31T10:49:00Z" w16du:dateUtc="2026-03-31T17:49:00Z">
        <w:r w:rsidDel="00E16842">
          <w:delText>T</w:delText>
        </w:r>
      </w:del>
      <w:ins w:id="192" w:author="Tony Widboom" w:date="2026-03-31T10:49:00Z" w16du:dateUtc="2026-03-31T17:49:00Z">
        <w:r w:rsidR="00E16842">
          <w:t>t</w:t>
        </w:r>
      </w:ins>
      <w:r>
        <w:t xml:space="preserve">he proposed NOx performance </w:t>
      </w:r>
      <w:ins w:id="193" w:author="Tony Widboom" w:date="2026-03-31T10:49:00Z" w16du:dateUtc="2026-03-31T17:49:00Z">
        <w:r w:rsidR="00E16842">
          <w:t xml:space="preserve">would </w:t>
        </w:r>
      </w:ins>
      <w:r>
        <w:t>meet</w:t>
      </w:r>
      <w:del w:id="194" w:author="Tony Widboom" w:date="2026-03-31T10:49:00Z" w16du:dateUtc="2026-03-31T17:49:00Z">
        <w:r w:rsidDel="00E16842">
          <w:delText>s</w:delText>
        </w:r>
      </w:del>
      <w:r>
        <w:t xml:space="preserve"> this limit.</w:t>
      </w:r>
    </w:p>
    <w:p>
      <w:r>
        <w:rPr>
          <w:b/>
          <w:color w:val="C00000"/>
          <w:sz w:val="20"/>
        </w:rPr>
        <w:t xml:space="preserve">[Reviewer Comment] </w:t>
      </w:r>
      <w:r>
        <w:rPr>
          <w:color w:val="C00000"/>
          <w:sz w:val="20"/>
        </w:rPr>
        <w:t>This sentence has a typographical error and should more clearly explain the unit conversion or comparison logic if a `lb/Mgal loaded` limit is being used as corroborating support.</w:t>
      </w:r>
    </w:p>
    <w:p>
      <w:r>
        <w:rPr>
          <w:b/>
          <w:color w:val="A00000"/>
          <w:sz w:val="20"/>
        </w:rPr>
        <w:t xml:space="preserve">[Redline Suggestion] </w:t>
      </w:r>
      <w:r>
        <w:rPr>
          <w:color w:val="A00000"/>
          <w:sz w:val="20"/>
        </w:rPr>
        <w:t>Change `he proposed NOx performance meet this limit` to `The proposed NOx performance meets this limit.`</w:t>
      </w:r>
    </w:p>
    <w:p w14:paraId="5FF70A27" w14:textId="77777777" w:rsidR="004D3341" w:rsidRDefault="004D3341" w:rsidP="004D3341">
      <w:r>
        <w:t xml:space="preserve">Compliance will be demonstrated through performance testing. During unit startup or shutdown, good combustion practices will be followed </w:t>
      </w:r>
      <w:proofErr w:type="gramStart"/>
      <w:r>
        <w:t>in order to</w:t>
      </w:r>
      <w:proofErr w:type="gramEnd"/>
      <w:r>
        <w:t xml:space="preserve"> minimize the amount of NO</w:t>
      </w:r>
      <w:r w:rsidRPr="00557D13">
        <w:rPr>
          <w:vertAlign w:val="subscript"/>
        </w:rPr>
        <w:t>x</w:t>
      </w:r>
      <w:r w:rsidRPr="008333D8">
        <w:rPr>
          <w:vertAlign w:val="subscript"/>
        </w:rPr>
        <w:t xml:space="preserve"> </w:t>
      </w:r>
      <w:r>
        <w:t>generated.</w:t>
      </w:r>
    </w:p>
    <w:p w14:paraId="234D5AE7" w14:textId="77777777" w:rsidR="004D3341" w:rsidRDefault="004D3341" w:rsidP="004D3341">
      <w:pPr>
        <w:pStyle w:val="Heading2"/>
      </w:pPr>
      <w:bookmarkStart w:id="195" w:name="_Toc418773902"/>
      <w:bookmarkStart w:id="196" w:name="_Toc418779937"/>
      <w:bookmarkStart w:id="197" w:name="_Toc418777965"/>
      <w:bookmarkStart w:id="198" w:name="_Toc421011197"/>
      <w:bookmarkStart w:id="199" w:name="_Toc221603922"/>
      <w:bookmarkStart w:id="200" w:name="_Toc223690200"/>
      <w:bookmarkEnd w:id="195"/>
      <w:bookmarkEnd w:id="196"/>
      <w:bookmarkEnd w:id="197"/>
      <w:r>
        <w:lastRenderedPageBreak/>
        <w:t>Vapor Combustion Unit</w:t>
      </w:r>
      <w:r w:rsidRPr="009F50E0">
        <w:t xml:space="preserve"> CO</w:t>
      </w:r>
      <w:r w:rsidRPr="00233C44">
        <w:t xml:space="preserve"> </w:t>
      </w:r>
      <w:r>
        <w:t>Emissions</w:t>
      </w:r>
      <w:bookmarkEnd w:id="198"/>
      <w:bookmarkEnd w:id="199"/>
      <w:bookmarkEnd w:id="200"/>
    </w:p>
    <w:p w14:paraId="69A51680" w14:textId="77777777" w:rsidR="004D3341" w:rsidRPr="009F50E0" w:rsidRDefault="004D3341" w:rsidP="004D3341">
      <w:r w:rsidRPr="009F50E0">
        <w:t xml:space="preserve">CO emissions from the </w:t>
      </w:r>
      <w:r>
        <w:t>VCU</w:t>
      </w:r>
      <w:r w:rsidRPr="009F50E0">
        <w:t xml:space="preserve"> are a result of incomplete combustion of natural gas</w:t>
      </w:r>
      <w:r>
        <w:t xml:space="preserve"> and displaced hydrocarbons</w:t>
      </w:r>
      <w:r w:rsidRPr="009F50E0">
        <w:t xml:space="preserve">. </w:t>
      </w:r>
      <w:r>
        <w:t xml:space="preserve">In fuel-rich mixtures, CO occurs as a direct product of combustion. In fuel-lean mixtures, CO can still occur due to poor air-fuel mixtures causing localized fuel-rich regions in the combustion zone. </w:t>
      </w:r>
    </w:p>
    <w:p w14:paraId="7D5D0A62" w14:textId="77777777" w:rsidR="004D3341" w:rsidRPr="009F50E0" w:rsidRDefault="004D3341" w:rsidP="004D3341">
      <w:pPr>
        <w:pStyle w:val="Heading3"/>
      </w:pPr>
      <w:bookmarkStart w:id="201" w:name="_Toc421011198"/>
      <w:bookmarkStart w:id="202" w:name="_Toc221603923"/>
      <w:bookmarkStart w:id="203" w:name="_Toc223690201"/>
      <w:r>
        <w:t>Step 1 – Identify All Available Control Technologies</w:t>
      </w:r>
      <w:bookmarkEnd w:id="201"/>
      <w:bookmarkEnd w:id="202"/>
      <w:bookmarkEnd w:id="203"/>
    </w:p>
    <w:p w14:paraId="7564424A" w14:textId="523F2239" w:rsidR="004D3341" w:rsidRDefault="004D3341" w:rsidP="004D3341">
      <w:r>
        <w:t xml:space="preserve">Potential control technologies for </w:t>
      </w:r>
      <w:r w:rsidRPr="009F50E0">
        <w:t xml:space="preserve">CO </w:t>
      </w:r>
      <w:r>
        <w:t xml:space="preserve">emissions from </w:t>
      </w:r>
      <w:r w:rsidRPr="009F50E0">
        <w:t>a</w:t>
      </w:r>
      <w:r>
        <w:t xml:space="preserve">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w:t>
      </w:r>
    </w:p>
    <w:p w14:paraId="22501848" w14:textId="77777777" w:rsidR="004D3341" w:rsidRDefault="004D3341" w:rsidP="004D3341">
      <w:pPr>
        <w:pStyle w:val="Heading3"/>
      </w:pPr>
      <w:bookmarkStart w:id="204" w:name="_Toc421011199"/>
      <w:bookmarkStart w:id="205" w:name="_Toc221603924"/>
      <w:bookmarkStart w:id="206" w:name="_Toc223690202"/>
      <w:r>
        <w:t>Step 2 – Technical Feasibility of Control Technologies</w:t>
      </w:r>
      <w:bookmarkEnd w:id="204"/>
      <w:bookmarkEnd w:id="205"/>
      <w:bookmarkEnd w:id="206"/>
    </w:p>
    <w:p w14:paraId="75C03E52" w14:textId="616F7B2C" w:rsidR="004D3341" w:rsidRDefault="004D3341" w:rsidP="004D3341">
      <w:r>
        <w:t xml:space="preserve">The technical feasibility of potential control options for </w:t>
      </w:r>
      <w:r w:rsidRPr="009F50E0">
        <w:t xml:space="preserve">CO </w:t>
      </w:r>
      <w:r>
        <w:t xml:space="preserve">emissions is summarized in </w:t>
      </w:r>
      <w:r>
        <w:fldChar w:fldCharType="begin"/>
      </w:r>
      <w:r>
        <w:instrText xml:space="preserve"> REF _Ref417908000 \h </w:instrText>
      </w:r>
      <w:r>
        <w:fldChar w:fldCharType="separate"/>
      </w:r>
      <w:r w:rsidR="00D56ACC">
        <w:t>Table </w:t>
      </w:r>
      <w:r w:rsidR="00D56ACC">
        <w:rPr>
          <w:noProof/>
        </w:rPr>
        <w:t>4</w:t>
      </w:r>
      <w:r w:rsidR="00D56ACC">
        <w:noBreakHyphen/>
      </w:r>
      <w:r w:rsidR="00D56ACC">
        <w:rPr>
          <w:noProof/>
        </w:rPr>
        <w:t>5</w:t>
      </w:r>
      <w:r>
        <w:fldChar w:fldCharType="end"/>
      </w:r>
      <w:r>
        <w:t>.</w:t>
      </w:r>
    </w:p>
    <w:p w14:paraId="6B23CA85" w14:textId="15A76F0F" w:rsidR="004D3341" w:rsidRPr="00DC7B9A" w:rsidRDefault="00233C44" w:rsidP="004D3341">
      <w:pPr>
        <w:pStyle w:val="Caption"/>
      </w:pPr>
      <w:bookmarkStart w:id="207" w:name="_Ref417908000"/>
      <w:bookmarkStart w:id="208" w:name="_Toc421011256"/>
      <w:bookmarkStart w:id="209" w:name="_Toc34909566"/>
      <w:bookmarkStart w:id="210" w:name="_Toc223690234"/>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5</w:t>
      </w:r>
      <w:r w:rsidR="004D3341">
        <w:rPr>
          <w:noProof/>
        </w:rPr>
        <w:fldChar w:fldCharType="end"/>
      </w:r>
      <w:bookmarkEnd w:id="207"/>
      <w:r w:rsidR="004D3341">
        <w:tab/>
        <w:t xml:space="preserve">Technical Feasibility of </w:t>
      </w:r>
      <w:r w:rsidR="004D3341" w:rsidRPr="009F50E0">
        <w:t>CO</w:t>
      </w:r>
      <w:r w:rsidR="004D3341">
        <w:t xml:space="preserve"> Control Technologies for the Vapor Combustion Unit</w:t>
      </w:r>
      <w:bookmarkEnd w:id="208"/>
      <w:bookmarkEnd w:id="209"/>
      <w:bookmarkEnd w:id="210"/>
    </w:p>
    <w:tbl>
      <w:tblPr>
        <w:tblStyle w:val="Barrbanded-blue"/>
        <w:tblW w:w="5000" w:type="pct"/>
        <w:tblLook w:val="04A0" w:firstRow="1" w:lastRow="0" w:firstColumn="1" w:lastColumn="0" w:noHBand="0" w:noVBand="1"/>
      </w:tblPr>
      <w:tblGrid>
        <w:gridCol w:w="4459"/>
        <w:gridCol w:w="2679"/>
        <w:gridCol w:w="2222"/>
      </w:tblGrid>
      <w:tr w:rsidR="009267BE" w14:paraId="6101EF6C" w14:textId="77777777" w:rsidTr="009267BE">
        <w:trPr>
          <w:cnfStyle w:val="100000000000" w:firstRow="1" w:lastRow="0" w:firstColumn="0" w:lastColumn="0" w:oddVBand="0" w:evenVBand="0" w:oddHBand="0" w:evenHBand="0" w:firstRowFirstColumn="0" w:firstRowLastColumn="0" w:lastRowFirstColumn="0" w:lastRowLastColumn="0"/>
        </w:trPr>
        <w:tc>
          <w:tcPr>
            <w:tcW w:w="2382" w:type="pct"/>
            <w:hideMark/>
          </w:tcPr>
          <w:p w14:paraId="571D3E89" w14:textId="77777777" w:rsidR="004D3341" w:rsidRPr="00A14F0B" w:rsidRDefault="004D3341" w:rsidP="008C46B3">
            <w:pPr>
              <w:pStyle w:val="TableHeading"/>
            </w:pPr>
            <w:r w:rsidRPr="00A14F0B">
              <w:t>Technology</w:t>
            </w:r>
          </w:p>
        </w:tc>
        <w:tc>
          <w:tcPr>
            <w:tcW w:w="1431" w:type="pct"/>
            <w:hideMark/>
          </w:tcPr>
          <w:p w14:paraId="17F4EF1B" w14:textId="77777777" w:rsidR="004D3341" w:rsidRPr="00A14F0B" w:rsidRDefault="004D3341" w:rsidP="008C46B3">
            <w:pPr>
              <w:pStyle w:val="TableHeading"/>
            </w:pPr>
            <w:r w:rsidRPr="00A14F0B">
              <w:t xml:space="preserve">Demonstrated In Practice? </w:t>
            </w:r>
          </w:p>
        </w:tc>
        <w:tc>
          <w:tcPr>
            <w:tcW w:w="1187" w:type="pct"/>
            <w:hideMark/>
          </w:tcPr>
          <w:p w14:paraId="2A85906A" w14:textId="77777777" w:rsidR="004D3341" w:rsidRPr="00A14F0B" w:rsidRDefault="004D3341" w:rsidP="008C46B3">
            <w:pPr>
              <w:pStyle w:val="TableHeading"/>
            </w:pPr>
            <w:r w:rsidRPr="00A14F0B">
              <w:t>Technically Feasible?</w:t>
            </w:r>
          </w:p>
        </w:tc>
      </w:tr>
      <w:tr w:rsidR="009267BE" w14:paraId="371375ED" w14:textId="77777777" w:rsidTr="009267BE">
        <w:trPr>
          <w:cnfStyle w:val="000000100000" w:firstRow="0" w:lastRow="0" w:firstColumn="0" w:lastColumn="0" w:oddVBand="0" w:evenVBand="0" w:oddHBand="1" w:evenHBand="0" w:firstRowFirstColumn="0" w:firstRowLastColumn="0" w:lastRowFirstColumn="0" w:lastRowLastColumn="0"/>
        </w:trPr>
        <w:tc>
          <w:tcPr>
            <w:tcW w:w="2382" w:type="pct"/>
          </w:tcPr>
          <w:p w14:paraId="224AF5ED" w14:textId="7DE3737E" w:rsidR="004D3341" w:rsidRPr="008C46B3" w:rsidRDefault="004D3341" w:rsidP="008C46B3">
            <w:pPr>
              <w:pStyle w:val="TableText"/>
              <w:jc w:val="center"/>
            </w:pPr>
            <w:r w:rsidRPr="008C46B3">
              <w:t>Clean Fuels (Natural Gas)</w:t>
            </w:r>
            <w:r w:rsidR="00DC7B9A">
              <w:t xml:space="preserve"> </w:t>
            </w:r>
            <w:r w:rsidRPr="008C46B3">
              <w:t>with Good Design and Operating Practices</w:t>
            </w:r>
          </w:p>
        </w:tc>
        <w:tc>
          <w:tcPr>
            <w:tcW w:w="1431" w:type="pct"/>
          </w:tcPr>
          <w:p w14:paraId="30C949F5" w14:textId="77777777" w:rsidR="004D3341" w:rsidRPr="008C46B3" w:rsidRDefault="004D3341" w:rsidP="008C46B3">
            <w:pPr>
              <w:pStyle w:val="TableText"/>
              <w:jc w:val="center"/>
            </w:pPr>
            <w:r w:rsidRPr="008C46B3">
              <w:t>Yes</w:t>
            </w:r>
          </w:p>
        </w:tc>
        <w:tc>
          <w:tcPr>
            <w:tcW w:w="1187" w:type="pct"/>
          </w:tcPr>
          <w:p w14:paraId="35271312" w14:textId="77777777" w:rsidR="004D3341" w:rsidRPr="008C46B3" w:rsidRDefault="004D3341" w:rsidP="008C46B3">
            <w:pPr>
              <w:pStyle w:val="TableText"/>
              <w:jc w:val="center"/>
            </w:pPr>
            <w:r w:rsidRPr="008C46B3">
              <w:t>Yes</w:t>
            </w:r>
          </w:p>
        </w:tc>
      </w:tr>
      <w:tr w:rsidR="009267BE" w14:paraId="009E2DF1" w14:textId="77777777" w:rsidTr="009267BE">
        <w:trPr>
          <w:cnfStyle w:val="000000010000" w:firstRow="0" w:lastRow="0" w:firstColumn="0" w:lastColumn="0" w:oddVBand="0" w:evenVBand="0" w:oddHBand="0" w:evenHBand="1" w:firstRowFirstColumn="0" w:firstRowLastColumn="0" w:lastRowFirstColumn="0" w:lastRowLastColumn="0"/>
        </w:trPr>
        <w:tc>
          <w:tcPr>
            <w:tcW w:w="2382" w:type="pct"/>
          </w:tcPr>
          <w:p w14:paraId="009FDD84" w14:textId="77777777" w:rsidR="004D3341" w:rsidRPr="008C46B3" w:rsidRDefault="004D3341" w:rsidP="008C46B3">
            <w:pPr>
              <w:pStyle w:val="TableText"/>
              <w:jc w:val="center"/>
            </w:pPr>
            <w:r w:rsidRPr="008C46B3">
              <w:t>Catalytic Oxidation</w:t>
            </w:r>
          </w:p>
        </w:tc>
        <w:tc>
          <w:tcPr>
            <w:tcW w:w="1431" w:type="pct"/>
          </w:tcPr>
          <w:p w14:paraId="1001D152" w14:textId="77777777" w:rsidR="004D3341" w:rsidRPr="008C46B3" w:rsidRDefault="004D3341" w:rsidP="008C46B3">
            <w:pPr>
              <w:pStyle w:val="TableText"/>
              <w:jc w:val="center"/>
            </w:pPr>
            <w:r w:rsidRPr="008C46B3">
              <w:t>No</w:t>
            </w:r>
          </w:p>
        </w:tc>
        <w:tc>
          <w:tcPr>
            <w:tcW w:w="1187" w:type="pct"/>
          </w:tcPr>
          <w:p w14:paraId="30C7EB64" w14:textId="77777777" w:rsidR="004D3341" w:rsidRPr="008C46B3" w:rsidRDefault="004D3341" w:rsidP="008C46B3">
            <w:pPr>
              <w:pStyle w:val="TableText"/>
              <w:jc w:val="center"/>
            </w:pPr>
            <w:r w:rsidRPr="008C46B3">
              <w:t>No</w:t>
            </w:r>
          </w:p>
        </w:tc>
      </w:tr>
      <w:tr w:rsidR="009267BE" w14:paraId="0DDA10D9" w14:textId="77777777" w:rsidTr="009267BE">
        <w:trPr>
          <w:cnfStyle w:val="000000100000" w:firstRow="0" w:lastRow="0" w:firstColumn="0" w:lastColumn="0" w:oddVBand="0" w:evenVBand="0" w:oddHBand="1" w:evenHBand="0" w:firstRowFirstColumn="0" w:firstRowLastColumn="0" w:lastRowFirstColumn="0" w:lastRowLastColumn="0"/>
        </w:trPr>
        <w:tc>
          <w:tcPr>
            <w:tcW w:w="2382" w:type="pct"/>
          </w:tcPr>
          <w:p w14:paraId="4F5520C6" w14:textId="77777777" w:rsidR="004D3341" w:rsidRPr="008C46B3" w:rsidRDefault="004D3341" w:rsidP="008C46B3">
            <w:pPr>
              <w:pStyle w:val="TableText"/>
              <w:jc w:val="center"/>
            </w:pPr>
            <w:r w:rsidRPr="008C46B3">
              <w:t>Thermal Oxidation</w:t>
            </w:r>
          </w:p>
        </w:tc>
        <w:tc>
          <w:tcPr>
            <w:tcW w:w="1431" w:type="pct"/>
          </w:tcPr>
          <w:p w14:paraId="0FD72031" w14:textId="77777777" w:rsidR="004D3341" w:rsidRPr="008C46B3" w:rsidRDefault="004D3341" w:rsidP="008C46B3">
            <w:pPr>
              <w:pStyle w:val="TableText"/>
              <w:jc w:val="center"/>
            </w:pPr>
            <w:r w:rsidRPr="008C46B3">
              <w:t>No</w:t>
            </w:r>
          </w:p>
        </w:tc>
        <w:tc>
          <w:tcPr>
            <w:tcW w:w="1187" w:type="pct"/>
          </w:tcPr>
          <w:p w14:paraId="4AFAAD60" w14:textId="77777777" w:rsidR="004D3341" w:rsidRPr="008C46B3" w:rsidRDefault="004D3341" w:rsidP="008C46B3">
            <w:pPr>
              <w:pStyle w:val="TableText"/>
              <w:jc w:val="center"/>
            </w:pPr>
            <w:r w:rsidRPr="008C46B3">
              <w:t>No</w:t>
            </w:r>
          </w:p>
        </w:tc>
      </w:tr>
      <w:tr w:rsidR="009267BE" w14:paraId="39A6121E" w14:textId="77777777" w:rsidTr="009267BE">
        <w:trPr>
          <w:cnfStyle w:val="000000010000" w:firstRow="0" w:lastRow="0" w:firstColumn="0" w:lastColumn="0" w:oddVBand="0" w:evenVBand="0" w:oddHBand="0" w:evenHBand="1" w:firstRowFirstColumn="0" w:firstRowLastColumn="0" w:lastRowFirstColumn="0" w:lastRowLastColumn="0"/>
        </w:trPr>
        <w:tc>
          <w:tcPr>
            <w:tcW w:w="2382" w:type="pct"/>
          </w:tcPr>
          <w:p w14:paraId="01C50790" w14:textId="1ECBE5BD" w:rsidR="004D3341" w:rsidRPr="008C46B3" w:rsidRDefault="004D3341" w:rsidP="008C46B3">
            <w:pPr>
              <w:pStyle w:val="TableText"/>
              <w:jc w:val="center"/>
            </w:pPr>
            <w:proofErr w:type="gramStart"/>
            <w:r w:rsidRPr="008C46B3">
              <w:t>High-efficiency</w:t>
            </w:r>
            <w:proofErr w:type="gramEnd"/>
            <w:r w:rsidRPr="008C46B3">
              <w:t>/Low Emitting Design</w:t>
            </w:r>
          </w:p>
        </w:tc>
        <w:tc>
          <w:tcPr>
            <w:tcW w:w="1431" w:type="pct"/>
          </w:tcPr>
          <w:p w14:paraId="7EBFD1A9" w14:textId="77777777" w:rsidR="004D3341" w:rsidRPr="008C46B3" w:rsidRDefault="004D3341" w:rsidP="008C46B3">
            <w:pPr>
              <w:pStyle w:val="TableText"/>
              <w:jc w:val="center"/>
            </w:pPr>
            <w:r w:rsidRPr="008C46B3">
              <w:t>No</w:t>
            </w:r>
          </w:p>
        </w:tc>
        <w:tc>
          <w:tcPr>
            <w:tcW w:w="1187" w:type="pct"/>
          </w:tcPr>
          <w:p w14:paraId="1FDB4300" w14:textId="77777777" w:rsidR="004D3341" w:rsidRPr="008C46B3" w:rsidRDefault="004D3341" w:rsidP="008C46B3">
            <w:pPr>
              <w:pStyle w:val="TableText"/>
              <w:jc w:val="center"/>
            </w:pPr>
            <w:r w:rsidRPr="008C46B3">
              <w:t>No</w:t>
            </w:r>
          </w:p>
        </w:tc>
      </w:tr>
    </w:tbl>
    <w:p w14:paraId="3311EECD" w14:textId="77777777" w:rsidR="004D3341" w:rsidRDefault="004D3341" w:rsidP="008C46B3">
      <w:pPr>
        <w:pStyle w:val="TableFootnote"/>
      </w:pPr>
    </w:p>
    <w:p w14:paraId="52030982" w14:textId="43F831DD" w:rsidR="004D3341" w:rsidRDefault="004D3341" w:rsidP="004D3341">
      <w:r>
        <w:t xml:space="preserve">Add-on control devices such as catalytic and thermal oxidation devices are not technically feasible for the intermittently operated VCU. </w:t>
      </w:r>
      <w:r w:rsidRPr="009F50E0">
        <w:t xml:space="preserve">In most cases, the VOC stream that a </w:t>
      </w:r>
      <w:r>
        <w:t>VCU</w:t>
      </w:r>
      <w:r w:rsidRPr="00020947">
        <w:t xml:space="preserve"> </w:t>
      </w:r>
      <w:r w:rsidRPr="009F50E0">
        <w:t>controls is of variable</w:t>
      </w:r>
      <w:r>
        <w:t xml:space="preserve"> </w:t>
      </w:r>
      <w:r w:rsidRPr="009F50E0">
        <w:t>composition and concentration. As a result, the associated burner must be designed to handle a</w:t>
      </w:r>
      <w:r>
        <w:t xml:space="preserve"> </w:t>
      </w:r>
      <w:r w:rsidRPr="009F50E0">
        <w:t>wide range of combustion conditions and cannot be optimized.</w:t>
      </w:r>
      <w:r>
        <w:t xml:space="preserve"> The high-efficiency/low-emitting design is not technically feasible as discussed in Section </w:t>
      </w:r>
      <w:r>
        <w:fldChar w:fldCharType="begin"/>
      </w:r>
      <w:r>
        <w:instrText xml:space="preserve"> REF _Ref33090710 \r \h </w:instrText>
      </w:r>
      <w:r>
        <w:fldChar w:fldCharType="separate"/>
      </w:r>
      <w:r w:rsidR="00D56ACC">
        <w:t>4.2.2</w:t>
      </w:r>
      <w:r>
        <w:fldChar w:fldCharType="end"/>
      </w:r>
      <w:r>
        <w:t>.</w:t>
      </w:r>
    </w:p>
    <w:p w14:paraId="5990B4AA" w14:textId="77777777" w:rsidR="004D3341" w:rsidRDefault="004D3341" w:rsidP="004D3341">
      <w:r>
        <w:t>Clean fuels and g</w:t>
      </w:r>
      <w:r w:rsidRPr="00FA7F9E">
        <w:t>ood design</w:t>
      </w:r>
      <w:r>
        <w:t xml:space="preserve"> and operating</w:t>
      </w:r>
      <w:r w:rsidRPr="00FA7F9E">
        <w:t xml:space="preserve"> practices include premix combustion technology to burn the VOC-laden gases and use of natural gas as the assist or enrichment gas. Minimizing</w:t>
      </w:r>
      <w:r w:rsidRPr="009F50E0">
        <w:t xml:space="preserve"> </w:t>
      </w:r>
      <w:r>
        <w:t>CO</w:t>
      </w:r>
      <w:r w:rsidRPr="009F50E0">
        <w:t xml:space="preserve"> emissions while maintaining acceptable destruction efficiency is</w:t>
      </w:r>
      <w:r>
        <w:t xml:space="preserve"> </w:t>
      </w:r>
      <w:r w:rsidRPr="009F50E0">
        <w:t>considered part of good combustion practices</w:t>
      </w:r>
      <w:r>
        <w:t>.</w:t>
      </w:r>
    </w:p>
    <w:p w14:paraId="1F6FC1F0" w14:textId="77777777" w:rsidR="004D3341" w:rsidRDefault="004D3341" w:rsidP="004D3341">
      <w:pPr>
        <w:pStyle w:val="Heading3"/>
      </w:pPr>
      <w:bookmarkStart w:id="211" w:name="_Toc418773906"/>
      <w:bookmarkStart w:id="212" w:name="_Toc418779941"/>
      <w:bookmarkStart w:id="213" w:name="_Toc418777969"/>
      <w:bookmarkStart w:id="214" w:name="_Toc421011200"/>
      <w:bookmarkStart w:id="215" w:name="_Toc221603925"/>
      <w:bookmarkStart w:id="216" w:name="_Toc223690203"/>
      <w:bookmarkEnd w:id="211"/>
      <w:bookmarkEnd w:id="212"/>
      <w:bookmarkEnd w:id="213"/>
      <w:r>
        <w:t>Step 3 – Effectiveness of Feasible Control Technologies</w:t>
      </w:r>
      <w:bookmarkEnd w:id="214"/>
      <w:bookmarkEnd w:id="215"/>
      <w:bookmarkEnd w:id="216"/>
    </w:p>
    <w:p w14:paraId="1D6FE869" w14:textId="75B282E3" w:rsidR="004D3341" w:rsidRPr="00DC7B9A" w:rsidRDefault="004D3341" w:rsidP="004D3341">
      <w:r>
        <w:t xml:space="preserve">The technically feasible control options are ranked in </w:t>
      </w:r>
      <w:r>
        <w:fldChar w:fldCharType="begin"/>
      </w:r>
      <w:r>
        <w:instrText xml:space="preserve"> REF _Ref417908014 \h </w:instrText>
      </w:r>
      <w:r>
        <w:fldChar w:fldCharType="separate"/>
      </w:r>
      <w:r w:rsidR="00D56ACC">
        <w:t>Table </w:t>
      </w:r>
      <w:r w:rsidR="00D56ACC">
        <w:rPr>
          <w:noProof/>
        </w:rPr>
        <w:t>4</w:t>
      </w:r>
      <w:r w:rsidR="00D56ACC">
        <w:noBreakHyphen/>
      </w:r>
      <w:r w:rsidR="00D56ACC">
        <w:rPr>
          <w:noProof/>
        </w:rPr>
        <w:t>6</w:t>
      </w:r>
      <w:r>
        <w:fldChar w:fldCharType="end"/>
      </w:r>
      <w:r>
        <w:t xml:space="preserve">, according to their control effectiveness. </w:t>
      </w:r>
    </w:p>
    <w:p w14:paraId="6933BDE9" w14:textId="355EF693" w:rsidR="004D3341" w:rsidRDefault="00233C44" w:rsidP="004D3341">
      <w:pPr>
        <w:pStyle w:val="Caption"/>
      </w:pPr>
      <w:bookmarkStart w:id="217" w:name="_Ref417908014"/>
      <w:bookmarkStart w:id="218" w:name="_Toc421011257"/>
      <w:bookmarkStart w:id="219" w:name="_Toc34909567"/>
      <w:bookmarkStart w:id="220" w:name="_Toc223690235"/>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6</w:t>
      </w:r>
      <w:r w:rsidR="004D3341">
        <w:rPr>
          <w:noProof/>
        </w:rPr>
        <w:fldChar w:fldCharType="end"/>
      </w:r>
      <w:bookmarkEnd w:id="217"/>
      <w:r w:rsidR="004D3341">
        <w:tab/>
        <w:t xml:space="preserve">Control Effectiveness Ranking of CO Control Technologies for </w:t>
      </w:r>
      <w:bookmarkEnd w:id="218"/>
      <w:r w:rsidR="004D3341">
        <w:t>the Vapor Combustion Unit</w:t>
      </w:r>
      <w:bookmarkEnd w:id="219"/>
      <w:bookmarkEnd w:id="220"/>
    </w:p>
    <w:tbl>
      <w:tblPr>
        <w:tblStyle w:val="Barrbanded-blue"/>
        <w:tblW w:w="5000" w:type="pct"/>
        <w:tblLook w:val="00A0" w:firstRow="1" w:lastRow="0" w:firstColumn="1" w:lastColumn="0" w:noHBand="0" w:noVBand="0"/>
      </w:tblPr>
      <w:tblGrid>
        <w:gridCol w:w="1213"/>
        <w:gridCol w:w="3323"/>
        <w:gridCol w:w="2413"/>
        <w:gridCol w:w="2411"/>
      </w:tblGrid>
      <w:tr w:rsidR="009267BE" w:rsidRPr="00DC7B9A" w14:paraId="2D6D778F" w14:textId="77777777" w:rsidTr="009267BE">
        <w:trPr>
          <w:cnfStyle w:val="100000000000" w:firstRow="1" w:lastRow="0" w:firstColumn="0" w:lastColumn="0" w:oddVBand="0" w:evenVBand="0" w:oddHBand="0" w:evenHBand="0" w:firstRowFirstColumn="0" w:firstRowLastColumn="0" w:lastRowFirstColumn="0" w:lastRowLastColumn="0"/>
          <w:tblHeader/>
        </w:trPr>
        <w:tc>
          <w:tcPr>
            <w:tcW w:w="648" w:type="pct"/>
            <w:vAlign w:val="center"/>
            <w:hideMark/>
          </w:tcPr>
          <w:p w14:paraId="01099593" w14:textId="77777777" w:rsidR="004D3341" w:rsidRPr="00DC7B9A" w:rsidRDefault="004D3341" w:rsidP="00DA013F">
            <w:pPr>
              <w:pStyle w:val="TableHeading"/>
            </w:pPr>
            <w:r w:rsidRPr="00DC7B9A">
              <w:t>Rank</w:t>
            </w:r>
          </w:p>
        </w:tc>
        <w:tc>
          <w:tcPr>
            <w:tcW w:w="1775" w:type="pct"/>
            <w:vAlign w:val="center"/>
            <w:hideMark/>
          </w:tcPr>
          <w:p w14:paraId="67BBDA87" w14:textId="77777777" w:rsidR="004D3341" w:rsidRPr="00DC7B9A" w:rsidRDefault="004D3341" w:rsidP="00DA013F">
            <w:pPr>
              <w:pStyle w:val="TableHeading"/>
            </w:pPr>
            <w:r w:rsidRPr="00DC7B9A">
              <w:t>Technology</w:t>
            </w:r>
          </w:p>
        </w:tc>
        <w:tc>
          <w:tcPr>
            <w:tcW w:w="1289" w:type="pct"/>
            <w:vAlign w:val="center"/>
            <w:hideMark/>
          </w:tcPr>
          <w:p w14:paraId="2CBB5ABE" w14:textId="77777777" w:rsidR="004D3341" w:rsidRPr="00DC7B9A" w:rsidRDefault="004D3341" w:rsidP="00DA013F">
            <w:pPr>
              <w:pStyle w:val="TableHeading"/>
            </w:pPr>
            <w:r w:rsidRPr="00DC7B9A">
              <w:t>Emission Control Effectiveness</w:t>
            </w:r>
          </w:p>
        </w:tc>
        <w:tc>
          <w:tcPr>
            <w:tcW w:w="1289" w:type="pct"/>
            <w:vAlign w:val="center"/>
            <w:hideMark/>
          </w:tcPr>
          <w:p w14:paraId="2A94E6F8" w14:textId="115095E6" w:rsidR="004D3341" w:rsidRPr="00DC7B9A" w:rsidRDefault="004D3341" w:rsidP="00DA013F">
            <w:pPr>
              <w:pStyle w:val="TableHeading"/>
            </w:pPr>
            <w:r w:rsidRPr="00DC7B9A">
              <w:t>Basis for Listed Performance</w:t>
            </w:r>
          </w:p>
        </w:tc>
      </w:tr>
      <w:tr w:rsidR="009267BE" w14:paraId="35CD9433" w14:textId="77777777" w:rsidTr="009267BE">
        <w:trPr>
          <w:cnfStyle w:val="000000100000" w:firstRow="0" w:lastRow="0" w:firstColumn="0" w:lastColumn="0" w:oddVBand="0" w:evenVBand="0" w:oddHBand="1" w:evenHBand="0" w:firstRowFirstColumn="0" w:firstRowLastColumn="0" w:lastRowFirstColumn="0" w:lastRowLastColumn="0"/>
        </w:trPr>
        <w:tc>
          <w:tcPr>
            <w:tcW w:w="648" w:type="pct"/>
            <w:hideMark/>
          </w:tcPr>
          <w:p w14:paraId="5B907D04" w14:textId="77777777" w:rsidR="004D3341" w:rsidRPr="00DC7B9A" w:rsidRDefault="004D3341" w:rsidP="00DC7B9A">
            <w:pPr>
              <w:pStyle w:val="TableText"/>
              <w:jc w:val="center"/>
            </w:pPr>
            <w:r w:rsidRPr="00DC7B9A">
              <w:t>1</w:t>
            </w:r>
          </w:p>
        </w:tc>
        <w:tc>
          <w:tcPr>
            <w:tcW w:w="1775" w:type="pct"/>
          </w:tcPr>
          <w:p w14:paraId="5118FB03" w14:textId="3401BE74" w:rsidR="004D3341" w:rsidRPr="00DC7B9A" w:rsidRDefault="004D3341" w:rsidP="00DC7B9A">
            <w:pPr>
              <w:pStyle w:val="TableText"/>
              <w:jc w:val="center"/>
            </w:pPr>
            <w:r w:rsidRPr="00DC7B9A">
              <w:t>Clean Fuels (Natural Gas)</w:t>
            </w:r>
            <w:r w:rsidR="00DC7B9A" w:rsidRPr="00DC7B9A">
              <w:t xml:space="preserve"> </w:t>
            </w:r>
            <w:r w:rsidRPr="00DC7B9A">
              <w:t>with Good Design and Operating Practices</w:t>
            </w:r>
          </w:p>
        </w:tc>
        <w:tc>
          <w:tcPr>
            <w:tcW w:w="1289" w:type="pct"/>
          </w:tcPr>
          <w:p w14:paraId="466285E5" w14:textId="77777777" w:rsidR="004D3341" w:rsidRPr="00DC7B9A" w:rsidRDefault="004D3341" w:rsidP="00DC7B9A">
            <w:pPr>
              <w:pStyle w:val="TableText"/>
              <w:jc w:val="center"/>
            </w:pPr>
            <w:r w:rsidRPr="00DC7B9A">
              <w:t xml:space="preserve">0.2 </w:t>
            </w:r>
            <w:proofErr w:type="spellStart"/>
            <w:r w:rsidRPr="00DC7B9A">
              <w:t>lb</w:t>
            </w:r>
            <w:proofErr w:type="spellEnd"/>
            <w:r w:rsidRPr="00DC7B9A">
              <w:t>/MMBtu</w:t>
            </w:r>
          </w:p>
        </w:tc>
        <w:tc>
          <w:tcPr>
            <w:tcW w:w="1289" w:type="pct"/>
          </w:tcPr>
          <w:p w14:paraId="4CB779EF" w14:textId="77777777" w:rsidR="004D3341" w:rsidRPr="00DC7B9A" w:rsidRDefault="004D3341" w:rsidP="00DC7B9A">
            <w:pPr>
              <w:pStyle w:val="TableText"/>
              <w:jc w:val="center"/>
            </w:pPr>
            <w:r w:rsidRPr="00DC7B9A">
              <w:t>Vendor information</w:t>
            </w:r>
          </w:p>
        </w:tc>
      </w:tr>
    </w:tbl>
    <w:p w14:paraId="2ABB4238" w14:textId="77777777" w:rsidR="004D3341" w:rsidRDefault="004D3341" w:rsidP="00DC7B9A">
      <w:pPr>
        <w:pStyle w:val="TableFootnote"/>
      </w:pPr>
    </w:p>
    <w:p w14:paraId="6CE82214" w14:textId="3CEEF071" w:rsidR="00C770A2" w:rsidRDefault="004D3341" w:rsidP="004D3341">
      <w:pPr>
        <w:pStyle w:val="Heading3"/>
      </w:pPr>
      <w:bookmarkStart w:id="221" w:name="_Toc421011201"/>
      <w:bookmarkStart w:id="222" w:name="_Toc221603926"/>
      <w:bookmarkStart w:id="223" w:name="_Toc223690204"/>
      <w:r>
        <w:lastRenderedPageBreak/>
        <w:t>Step 4 – Evaluation of Feasible Control Technologies</w:t>
      </w:r>
      <w:bookmarkEnd w:id="221"/>
      <w:bookmarkEnd w:id="222"/>
      <w:bookmarkEnd w:id="223"/>
    </w:p>
    <w:p w14:paraId="20703AE6" w14:textId="77777777" w:rsidR="004D3341" w:rsidRDefault="004D3341" w:rsidP="004D3341">
      <w:r>
        <w:t>The economic, environmental and energy impacts of technically feasible control options are not required, as the top feasible control option is selected.</w:t>
      </w:r>
    </w:p>
    <w:p w14:paraId="0C90571C" w14:textId="77777777" w:rsidR="004D3341" w:rsidRDefault="004D3341" w:rsidP="004D3341">
      <w:pPr>
        <w:pStyle w:val="Heading3"/>
      </w:pPr>
      <w:bookmarkStart w:id="224" w:name="_Toc421011202"/>
      <w:bookmarkStart w:id="225" w:name="_Toc221603927"/>
      <w:bookmarkStart w:id="226" w:name="_Toc223690205"/>
      <w:r>
        <w:t>Step 5 –</w:t>
      </w:r>
      <w:r>
        <w:rPr>
          <w:vertAlign w:val="subscript"/>
        </w:rPr>
        <w:t xml:space="preserve"> </w:t>
      </w:r>
      <w:r>
        <w:t>BACT Selection</w:t>
      </w:r>
      <w:bookmarkEnd w:id="224"/>
      <w:bookmarkEnd w:id="225"/>
      <w:bookmarkEnd w:id="226"/>
    </w:p>
    <w:p w14:paraId="186A8093" w14:textId="77777777" w:rsidR="004D3341" w:rsidRDefault="004D3341" w:rsidP="004D3341">
      <w:r>
        <w:t xml:space="preserve">Tesoro proposes that BACT for </w:t>
      </w:r>
      <w:r>
        <w:rPr>
          <w:szCs w:val="22"/>
        </w:rPr>
        <w:t>CO</w:t>
      </w:r>
      <w:r>
        <w:t xml:space="preserve"> emissions from the MVEC System is clean fuels, combined with good design methods and operating practices. There are no feasible add-on control devices for CO.</w:t>
      </w:r>
    </w:p>
    <w:p>
      <w:r>
        <w:rPr>
          <w:b/>
          <w:color w:val="C00000"/>
          <w:sz w:val="20"/>
        </w:rPr>
        <w:t xml:space="preserve">[Reviewer Comment] </w:t>
      </w:r>
      <w:r>
        <w:rPr>
          <w:color w:val="C00000"/>
          <w:sz w:val="20"/>
        </w:rPr>
        <w:t>Same Step 5 issue as the PM and NOx sections: the narrative stops at the control name. For CO, state the selected emission limit, averaging time, compliance method, and how startup/shutdown are handled as part of the actual BACT determination.</w:t>
      </w:r>
    </w:p>
    <w:p>
      <w:r>
        <w:rPr>
          <w:b/>
          <w:color w:val="A00000"/>
          <w:sz w:val="20"/>
        </w:rPr>
        <w:t xml:space="preserve">[Redline Suggestion] </w:t>
      </w:r>
      <w:r>
        <w:rPr>
          <w:color w:val="A00000"/>
          <w:sz w:val="20"/>
        </w:rPr>
        <w:t>Revise to present the CO BACT outcome as an enforceable package rather than only `clean fuels, combined with good design methods and operating practices`.</w:t>
      </w:r>
    </w:p>
    <w:p w14:paraId="48D3521B" w14:textId="0645E923" w:rsidR="004D3341" w:rsidRPr="00131BFD" w:rsidRDefault="004D3341" w:rsidP="004D3341">
      <w:pPr>
        <w:rPr>
          <w:highlight w:val="cyan"/>
        </w:rPr>
      </w:pPr>
      <w:r>
        <w:t xml:space="preserve">The CO emissions performance by the MVEC System will be </w:t>
      </w:r>
      <w:commentRangeStart w:id="227"/>
      <w:r>
        <w:t xml:space="preserve">0.2 </w:t>
      </w:r>
      <w:proofErr w:type="spellStart"/>
      <w:r>
        <w:t>lb</w:t>
      </w:r>
      <w:proofErr w:type="spellEnd"/>
      <w:r>
        <w:t xml:space="preserve">/MMBtu </w:t>
      </w:r>
      <w:commentRangeEnd w:id="227"/>
      <w:r w:rsidR="00C770A2">
        <w:rPr>
          <w:rStyle w:val="CommentReference"/>
          <w:rFonts w:ascii="Segoe UI" w:hAnsi="Segoe UI"/>
        </w:rPr>
        <w:commentReference w:id="227"/>
      </w:r>
      <w:r>
        <w:t xml:space="preserve">on a 3-hour average. Tesoro reviewed final BACT determinations in the RBLC and found that performance limits ranged </w:t>
      </w:r>
      <w:r w:rsidR="0036666B">
        <w:t xml:space="preserve">primarily </w:t>
      </w:r>
      <w:r>
        <w:t xml:space="preserve">from </w:t>
      </w:r>
      <w:commentRangeStart w:id="228"/>
      <w:commentRangeStart w:id="229"/>
      <w:r w:rsidR="00683A21">
        <w:t>0.2</w:t>
      </w:r>
      <w:r>
        <w:t xml:space="preserve"> to 0.376 </w:t>
      </w:r>
      <w:proofErr w:type="spellStart"/>
      <w:r>
        <w:t>lb</w:t>
      </w:r>
      <w:proofErr w:type="spellEnd"/>
      <w:r>
        <w:t>/MMBtu CO</w:t>
      </w:r>
      <w:r w:rsidR="00683A21">
        <w:t xml:space="preserve">, with a single </w:t>
      </w:r>
      <w:r w:rsidR="00C6495C">
        <w:t xml:space="preserve">lower </w:t>
      </w:r>
      <w:r w:rsidR="00683A21">
        <w:t xml:space="preserve">determination at 0.004 </w:t>
      </w:r>
      <w:proofErr w:type="spellStart"/>
      <w:r w:rsidR="00683A21">
        <w:t>lb</w:t>
      </w:r>
      <w:proofErr w:type="spellEnd"/>
      <w:r w:rsidR="00683A21">
        <w:t>/MMBtu</w:t>
      </w:r>
      <w:r w:rsidR="00B82A83">
        <w:t xml:space="preserve"> for </w:t>
      </w:r>
      <w:commentRangeEnd w:id="228"/>
      <w:r w:rsidR="00FE5810">
        <w:rPr>
          <w:rStyle w:val="CommentReference"/>
          <w:rFonts w:ascii="Segoe UI" w:hAnsi="Segoe UI"/>
        </w:rPr>
        <w:commentReference w:id="228"/>
      </w:r>
      <w:commentRangeEnd w:id="229"/>
      <w:r w:rsidR="00683A21">
        <w:rPr>
          <w:rStyle w:val="CommentReference"/>
          <w:rFonts w:ascii="Segoe UI" w:hAnsi="Segoe UI"/>
        </w:rPr>
        <w:commentReference w:id="229"/>
      </w:r>
      <w:r w:rsidR="00B82A83">
        <w:t>the</w:t>
      </w:r>
      <w:r>
        <w:t xml:space="preserve"> </w:t>
      </w:r>
      <w:r w:rsidRPr="00AF6758">
        <w:rPr>
          <w:highlight w:val="cyan"/>
        </w:rPr>
        <w:t>VCUs permitted for Jupiter Brownsville, LLC Centurion Brownsville (RBLC ID TX-0930)</w:t>
      </w:r>
      <w:r w:rsidR="00B82A83">
        <w:rPr>
          <w:highlight w:val="cyan"/>
        </w:rPr>
        <w:t>.</w:t>
      </w:r>
      <w:r w:rsidRPr="00AF6758">
        <w:rPr>
          <w:highlight w:val="cyan"/>
        </w:rPr>
        <w:t xml:space="preserve"> However, this project was never constructed. Based on the PACAN Decision made by the Texas Supreme Court, a permitted limit that has not been demonstrated should not be considered BAC</w:t>
      </w:r>
      <w:r>
        <w:rPr>
          <w:highlight w:val="cyan"/>
        </w:rPr>
        <w:t>T</w:t>
      </w:r>
      <w:r>
        <w:rPr>
          <w:highlight w:val="cyan"/>
        </w:rPr>
        <w:fldChar w:fldCharType="begin"/>
      </w:r>
      <w:r>
        <w:rPr>
          <w:highlight w:val="cyan"/>
        </w:rPr>
        <w:instrText xml:space="preserve"> NOTEREF _Ref221787178 \f \h </w:instrText>
      </w:r>
      <w:r>
        <w:rPr>
          <w:highlight w:val="cyan"/>
        </w:rPr>
      </w:r>
      <w:r>
        <w:rPr>
          <w:highlight w:val="cyan"/>
        </w:rPr>
        <w:fldChar w:fldCharType="separate"/>
      </w:r>
      <w:r w:rsidR="00D56ACC" w:rsidRPr="006772D1">
        <w:rPr>
          <w:rStyle w:val="FootnoteReference"/>
          <w:highlight w:val="cyan"/>
        </w:rPr>
        <w:t>6</w:t>
      </w:r>
      <w:r>
        <w:rPr>
          <w:highlight w:val="cyan"/>
        </w:rPr>
        <w:fldChar w:fldCharType="end"/>
      </w:r>
      <w:r>
        <w:rPr>
          <w:highlight w:val="cyan"/>
        </w:rPr>
        <w:t>.</w:t>
      </w:r>
      <w:r w:rsidRPr="00AF6758">
        <w:rPr>
          <w:highlight w:val="cyan"/>
        </w:rPr>
        <w:t xml:space="preserve"> Since the project at Centurion Brownsville was never constructed, the CO limit of 0.004 </w:t>
      </w:r>
      <w:proofErr w:type="spellStart"/>
      <w:r w:rsidRPr="00AF6758">
        <w:rPr>
          <w:highlight w:val="cyan"/>
        </w:rPr>
        <w:t>lb</w:t>
      </w:r>
      <w:proofErr w:type="spellEnd"/>
      <w:r w:rsidRPr="00AF6758">
        <w:rPr>
          <w:highlight w:val="cyan"/>
        </w:rPr>
        <w:t>/MMBtu for a VCU has not been demonstrated and is not applicable to the MVEC System.</w:t>
      </w:r>
      <w:r>
        <w:t xml:space="preserve"> The expected performance of the MVEC system is consistent with the best-</w:t>
      </w:r>
      <w:proofErr w:type="gramStart"/>
      <w:r>
        <w:t>performing</w:t>
      </w:r>
      <w:r w:rsidRPr="00131BFD">
        <w:rPr>
          <w:highlight w:val="cyan"/>
        </w:rPr>
        <w:t>,</w:t>
      </w:r>
      <w:proofErr w:type="gramEnd"/>
      <w:r w:rsidRPr="00131BFD">
        <w:rPr>
          <w:highlight w:val="cyan"/>
        </w:rPr>
        <w:t xml:space="preserve"> </w:t>
      </w:r>
      <w:proofErr w:type="gramStart"/>
      <w:r w:rsidRPr="00131BFD">
        <w:rPr>
          <w:highlight w:val="cyan"/>
        </w:rPr>
        <w:t>demonstrated</w:t>
      </w:r>
      <w:r>
        <w:t xml:space="preserve"> units</w:t>
      </w:r>
      <w:proofErr w:type="gramEnd"/>
      <w:r>
        <w:t xml:space="preserve"> listed in the RBLC. </w:t>
      </w:r>
    </w:p>
    <w:p w14:paraId="6E01B351" w14:textId="77777777" w:rsidR="004D3341" w:rsidRDefault="004D3341" w:rsidP="004D3341">
      <w:r>
        <w:t>No additional Washington state minor NSR BACT emission limits were identified. No CO limits were stipulated for the BP Cherry Point, Targa, or US Oil MVECs referenced in the NOx BACT.</w:t>
      </w:r>
    </w:p>
    <w:p w14:paraId="52491EA4" w14:textId="77777777" w:rsidR="004D3341" w:rsidRDefault="004D3341" w:rsidP="004D3341">
      <w:r>
        <w:t xml:space="preserve">Compliance will be demonstrated through performance testing. During unit startup or shutdown, good combustion practices will be followed </w:t>
      </w:r>
      <w:proofErr w:type="gramStart"/>
      <w:r>
        <w:t>in order to</w:t>
      </w:r>
      <w:proofErr w:type="gramEnd"/>
      <w:r>
        <w:t xml:space="preserve"> minimize the emissions of CO.</w:t>
      </w:r>
    </w:p>
    <w:p w14:paraId="5A2948ED" w14:textId="77777777" w:rsidR="004D3341" w:rsidRDefault="004D3341" w:rsidP="004D3341">
      <w:pPr>
        <w:pStyle w:val="Heading2"/>
      </w:pPr>
      <w:bookmarkStart w:id="230" w:name="_Toc421206544"/>
      <w:bookmarkStart w:id="231" w:name="_Toc421207046"/>
      <w:bookmarkStart w:id="232" w:name="_Toc421280507"/>
      <w:bookmarkStart w:id="233" w:name="_Toc421617999"/>
      <w:bookmarkStart w:id="234" w:name="_Toc421206545"/>
      <w:bookmarkStart w:id="235" w:name="_Toc421207047"/>
      <w:bookmarkStart w:id="236" w:name="_Toc421280508"/>
      <w:bookmarkStart w:id="237" w:name="_Toc421618000"/>
      <w:bookmarkStart w:id="238" w:name="_Toc421206549"/>
      <w:bookmarkStart w:id="239" w:name="_Toc421207051"/>
      <w:bookmarkStart w:id="240" w:name="_Toc421280512"/>
      <w:bookmarkStart w:id="241" w:name="_Toc421618004"/>
      <w:bookmarkStart w:id="242" w:name="_Toc421206562"/>
      <w:bookmarkStart w:id="243" w:name="_Toc421207064"/>
      <w:bookmarkStart w:id="244" w:name="_Toc421280525"/>
      <w:bookmarkStart w:id="245" w:name="_Toc421618017"/>
      <w:bookmarkStart w:id="246" w:name="_Toc421206564"/>
      <w:bookmarkStart w:id="247" w:name="_Toc421207066"/>
      <w:bookmarkStart w:id="248" w:name="_Toc421280527"/>
      <w:bookmarkStart w:id="249" w:name="_Toc421618019"/>
      <w:bookmarkStart w:id="250" w:name="_Toc421206565"/>
      <w:bookmarkStart w:id="251" w:name="_Toc421207067"/>
      <w:bookmarkStart w:id="252" w:name="_Toc421280528"/>
      <w:bookmarkStart w:id="253" w:name="_Toc421618020"/>
      <w:bookmarkStart w:id="254" w:name="_Toc421206583"/>
      <w:bookmarkStart w:id="255" w:name="_Toc421207085"/>
      <w:bookmarkStart w:id="256" w:name="_Toc421280546"/>
      <w:bookmarkStart w:id="257" w:name="_Toc421618038"/>
      <w:bookmarkStart w:id="258" w:name="_Toc421206586"/>
      <w:bookmarkStart w:id="259" w:name="_Toc421207088"/>
      <w:bookmarkStart w:id="260" w:name="_Toc421280549"/>
      <w:bookmarkStart w:id="261" w:name="_Toc421618041"/>
      <w:bookmarkStart w:id="262" w:name="_Toc421206587"/>
      <w:bookmarkStart w:id="263" w:name="_Toc421207089"/>
      <w:bookmarkStart w:id="264" w:name="_Toc421280550"/>
      <w:bookmarkStart w:id="265" w:name="_Toc421618042"/>
      <w:bookmarkStart w:id="266" w:name="_Toc421011209"/>
      <w:bookmarkStart w:id="267" w:name="_Toc221603928"/>
      <w:bookmarkStart w:id="268" w:name="_Toc223690206"/>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r>
        <w:t>Vapor Combustion Unit</w:t>
      </w:r>
      <w:r w:rsidRPr="009F50E0">
        <w:t xml:space="preserve"> SO</w:t>
      </w:r>
      <w:r w:rsidRPr="009F50E0">
        <w:rPr>
          <w:vertAlign w:val="subscript"/>
        </w:rPr>
        <w:t>2</w:t>
      </w:r>
      <w:r w:rsidRPr="009F50E0">
        <w:t xml:space="preserve"> </w:t>
      </w:r>
      <w:r>
        <w:t>Emissions</w:t>
      </w:r>
      <w:bookmarkEnd w:id="266"/>
      <w:bookmarkEnd w:id="267"/>
      <w:bookmarkEnd w:id="268"/>
    </w:p>
    <w:p w14:paraId="7CDF93A5" w14:textId="77777777" w:rsidR="004D3341" w:rsidRPr="00917A57" w:rsidRDefault="004D3341" w:rsidP="004D3341">
      <w:r w:rsidRPr="00917A57">
        <w:t>SO</w:t>
      </w:r>
      <w:r w:rsidRPr="00917A57">
        <w:rPr>
          <w:vertAlign w:val="subscript"/>
        </w:rPr>
        <w:t>2</w:t>
      </w:r>
      <w:r w:rsidRPr="00917A57">
        <w:t xml:space="preserve"> emissions are due to the </w:t>
      </w:r>
      <w:r>
        <w:t xml:space="preserve">intermittent </w:t>
      </w:r>
      <w:r w:rsidRPr="00917A57">
        <w:t xml:space="preserve">combustion of </w:t>
      </w:r>
      <w:r>
        <w:t xml:space="preserve">potential </w:t>
      </w:r>
      <w:r w:rsidRPr="00917A57">
        <w:t>sulfur</w:t>
      </w:r>
      <w:r>
        <w:t>-containing compounds</w:t>
      </w:r>
      <w:r w:rsidRPr="00917A57">
        <w:t xml:space="preserve"> in the gaseous vapors</w:t>
      </w:r>
      <w:r>
        <w:t xml:space="preserve"> from the marine vessels. Sulfur containing compounds may be present in the vapors from material loading, which would be oxidized to SO</w:t>
      </w:r>
      <w:r w:rsidRPr="00917A57">
        <w:rPr>
          <w:vertAlign w:val="subscript"/>
        </w:rPr>
        <w:t>2</w:t>
      </w:r>
      <w:r>
        <w:rPr>
          <w:vertAlign w:val="subscript"/>
        </w:rPr>
        <w:t xml:space="preserve"> </w:t>
      </w:r>
      <w:r w:rsidRPr="007C7A0D">
        <w:t>at the VCU</w:t>
      </w:r>
      <w:r>
        <w:t>. In a review of the RBLC, Tesoro did not identify any SO</w:t>
      </w:r>
      <w:r w:rsidRPr="00917A57">
        <w:rPr>
          <w:vertAlign w:val="subscript"/>
        </w:rPr>
        <w:t>2</w:t>
      </w:r>
      <w:r>
        <w:t xml:space="preserve"> control technologies applied to VCU at other permitted facilities.</w:t>
      </w:r>
    </w:p>
    <w:p w14:paraId="28302232" w14:textId="77777777" w:rsidR="004D3341" w:rsidRPr="009F50E0" w:rsidRDefault="004D3341" w:rsidP="004D3341">
      <w:pPr>
        <w:pStyle w:val="Heading3"/>
      </w:pPr>
      <w:bookmarkStart w:id="269" w:name="_Toc421011210"/>
      <w:bookmarkStart w:id="270" w:name="_Toc221603929"/>
      <w:bookmarkStart w:id="271" w:name="_Toc223690207"/>
      <w:r>
        <w:t>Step 1 – Identify All Available Control Technologies</w:t>
      </w:r>
      <w:bookmarkEnd w:id="269"/>
      <w:bookmarkEnd w:id="270"/>
      <w:bookmarkEnd w:id="271"/>
    </w:p>
    <w:p w14:paraId="599C9860" w14:textId="405245B4" w:rsidR="004D3341" w:rsidRDefault="004D3341" w:rsidP="004D3341">
      <w:r>
        <w:t>Potential control technologies for SO</w:t>
      </w:r>
      <w:r w:rsidRPr="009F50E0">
        <w:rPr>
          <w:vertAlign w:val="subscript"/>
        </w:rPr>
        <w:t>2</w:t>
      </w:r>
      <w:r>
        <w:rPr>
          <w:color w:val="FF0000"/>
        </w:rPr>
        <w:t xml:space="preserve"> </w:t>
      </w:r>
      <w:r>
        <w:t xml:space="preserve">emissions from a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 xml:space="preserve">. </w:t>
      </w:r>
    </w:p>
    <w:p w14:paraId="678E8E43" w14:textId="77777777" w:rsidR="004D3341" w:rsidRDefault="004D3341" w:rsidP="004D3341">
      <w:pPr>
        <w:pStyle w:val="Heading3"/>
      </w:pPr>
      <w:bookmarkStart w:id="272" w:name="_Toc421011211"/>
      <w:bookmarkStart w:id="273" w:name="_Toc221603930"/>
      <w:bookmarkStart w:id="274" w:name="_Toc223690208"/>
      <w:r>
        <w:t>Step 2 – Technical Feasibility of Control Technologies</w:t>
      </w:r>
      <w:bookmarkEnd w:id="272"/>
      <w:bookmarkEnd w:id="273"/>
      <w:bookmarkEnd w:id="274"/>
    </w:p>
    <w:p w14:paraId="62F4960D" w14:textId="70E3DADC" w:rsidR="004D3341" w:rsidRDefault="004D3341" w:rsidP="004D3341">
      <w:r>
        <w:t>The technical feasibility of potential control options for SO</w:t>
      </w:r>
      <w:r w:rsidRPr="009F50E0">
        <w:rPr>
          <w:vertAlign w:val="subscript"/>
        </w:rPr>
        <w:t>2</w:t>
      </w:r>
      <w:r>
        <w:rPr>
          <w:color w:val="FF0000"/>
        </w:rPr>
        <w:t xml:space="preserve"> </w:t>
      </w:r>
      <w:r>
        <w:t xml:space="preserve">emissions </w:t>
      </w:r>
      <w:proofErr w:type="gramStart"/>
      <w:r>
        <w:t>are</w:t>
      </w:r>
      <w:proofErr w:type="gramEnd"/>
      <w:r>
        <w:t xml:space="preserve"> summarized in </w:t>
      </w:r>
      <w:r>
        <w:fldChar w:fldCharType="begin"/>
      </w:r>
      <w:r>
        <w:instrText xml:space="preserve"> REF _Ref417908181 \h </w:instrText>
      </w:r>
      <w:r>
        <w:fldChar w:fldCharType="separate"/>
      </w:r>
      <w:r w:rsidR="00D56ACC">
        <w:t>Table </w:t>
      </w:r>
      <w:r w:rsidR="00D56ACC">
        <w:rPr>
          <w:noProof/>
        </w:rPr>
        <w:t>4</w:t>
      </w:r>
      <w:r w:rsidR="00D56ACC">
        <w:noBreakHyphen/>
      </w:r>
      <w:r w:rsidR="00D56ACC">
        <w:rPr>
          <w:noProof/>
        </w:rPr>
        <w:t>7</w:t>
      </w:r>
      <w:r>
        <w:fldChar w:fldCharType="end"/>
      </w:r>
      <w:r>
        <w:t>. The following sections provide additional detail.</w:t>
      </w:r>
    </w:p>
    <w:p w14:paraId="5C2D5846" w14:textId="68E74194" w:rsidR="004D3341" w:rsidRPr="00DC7B9A" w:rsidRDefault="00233C44" w:rsidP="004D3341">
      <w:pPr>
        <w:pStyle w:val="Caption"/>
      </w:pPr>
      <w:bookmarkStart w:id="275" w:name="_Ref417908181"/>
      <w:bookmarkStart w:id="276" w:name="_Toc421011260"/>
      <w:bookmarkStart w:id="277" w:name="_Toc34909568"/>
      <w:bookmarkStart w:id="278" w:name="_Toc223690236"/>
      <w:commentRangeStart w:id="279"/>
      <w:r>
        <w:lastRenderedPageBreak/>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7</w:t>
      </w:r>
      <w:r w:rsidR="004D3341">
        <w:rPr>
          <w:noProof/>
        </w:rPr>
        <w:fldChar w:fldCharType="end"/>
      </w:r>
      <w:bookmarkEnd w:id="275"/>
      <w:r w:rsidR="004D3341">
        <w:tab/>
        <w:t>Technical Feasibility of SO</w:t>
      </w:r>
      <w:r w:rsidR="004D3341" w:rsidRPr="009F50E0">
        <w:rPr>
          <w:vertAlign w:val="subscript"/>
        </w:rPr>
        <w:t>2</w:t>
      </w:r>
      <w:r w:rsidR="004D3341">
        <w:t xml:space="preserve"> Control Technologies for </w:t>
      </w:r>
      <w:bookmarkEnd w:id="276"/>
      <w:r w:rsidR="004D3341">
        <w:t>the Vapor Combustion Unit</w:t>
      </w:r>
      <w:bookmarkEnd w:id="277"/>
      <w:bookmarkEnd w:id="278"/>
      <w:commentRangeEnd w:id="279"/>
      <w:r w:rsidR="00E16842">
        <w:rPr>
          <w:rStyle w:val="CommentReference"/>
          <w:rFonts w:ascii="Segoe UI" w:eastAsiaTheme="minorHAnsi" w:hAnsi="Segoe UI"/>
          <w:b w:val="0"/>
          <w:bCs w:val="0"/>
          <w:iCs w:val="0"/>
        </w:rPr>
        <w:commentReference w:id="279"/>
      </w:r>
    </w:p>
    <w:tbl>
      <w:tblPr>
        <w:tblStyle w:val="Barrbanded-blue"/>
        <w:tblW w:w="5000" w:type="pct"/>
        <w:tblLook w:val="04A0" w:firstRow="1" w:lastRow="0" w:firstColumn="1" w:lastColumn="0" w:noHBand="0" w:noVBand="1"/>
      </w:tblPr>
      <w:tblGrid>
        <w:gridCol w:w="5202"/>
        <w:gridCol w:w="2228"/>
        <w:gridCol w:w="1930"/>
      </w:tblGrid>
      <w:tr w:rsidR="003D390A" w14:paraId="714812DC" w14:textId="77777777" w:rsidTr="003D390A">
        <w:trPr>
          <w:cnfStyle w:val="100000000000" w:firstRow="1" w:lastRow="0" w:firstColumn="0" w:lastColumn="0" w:oddVBand="0" w:evenVBand="0" w:oddHBand="0" w:evenHBand="0" w:firstRowFirstColumn="0" w:firstRowLastColumn="0" w:lastRowFirstColumn="0" w:lastRowLastColumn="0"/>
        </w:trPr>
        <w:tc>
          <w:tcPr>
            <w:tcW w:w="2779" w:type="pct"/>
            <w:vAlign w:val="center"/>
            <w:hideMark/>
          </w:tcPr>
          <w:p w14:paraId="52A05051" w14:textId="77777777" w:rsidR="004D3341" w:rsidRPr="00A14F0B" w:rsidRDefault="004D3341" w:rsidP="00DA013F">
            <w:pPr>
              <w:pStyle w:val="TableHeading"/>
            </w:pPr>
            <w:r w:rsidRPr="00A14F0B">
              <w:t>Technology</w:t>
            </w:r>
          </w:p>
        </w:tc>
        <w:tc>
          <w:tcPr>
            <w:tcW w:w="1190" w:type="pct"/>
            <w:vAlign w:val="center"/>
            <w:hideMark/>
          </w:tcPr>
          <w:p w14:paraId="6B3619ED" w14:textId="60C2840E" w:rsidR="004D3341" w:rsidRPr="00A14F0B" w:rsidRDefault="004D3341" w:rsidP="00DA013F">
            <w:pPr>
              <w:pStyle w:val="TableHeading"/>
            </w:pPr>
            <w:r w:rsidRPr="00A14F0B">
              <w:t>Demonstrated In Practice?</w:t>
            </w:r>
          </w:p>
        </w:tc>
        <w:tc>
          <w:tcPr>
            <w:tcW w:w="1031" w:type="pct"/>
            <w:vAlign w:val="center"/>
            <w:hideMark/>
          </w:tcPr>
          <w:p w14:paraId="158D8586" w14:textId="77777777" w:rsidR="004D3341" w:rsidRPr="00A14F0B" w:rsidRDefault="004D3341" w:rsidP="00DA013F">
            <w:pPr>
              <w:pStyle w:val="TableHeading"/>
            </w:pPr>
            <w:r w:rsidRPr="00A14F0B">
              <w:t>Technically Feasible?</w:t>
            </w:r>
          </w:p>
        </w:tc>
      </w:tr>
      <w:tr w:rsidR="003D390A" w14:paraId="4718F903" w14:textId="77777777" w:rsidTr="003D390A">
        <w:trPr>
          <w:cnfStyle w:val="000000100000" w:firstRow="0" w:lastRow="0" w:firstColumn="0" w:lastColumn="0" w:oddVBand="0" w:evenVBand="0" w:oddHBand="1" w:evenHBand="0" w:firstRowFirstColumn="0" w:firstRowLastColumn="0" w:lastRowFirstColumn="0" w:lastRowLastColumn="0"/>
        </w:trPr>
        <w:tc>
          <w:tcPr>
            <w:tcW w:w="2779" w:type="pct"/>
          </w:tcPr>
          <w:p w14:paraId="75087010" w14:textId="77777777" w:rsidR="004D3341" w:rsidRPr="00A14F0B" w:rsidRDefault="004D3341" w:rsidP="00DC7B9A">
            <w:pPr>
              <w:pStyle w:val="TableText"/>
              <w:jc w:val="center"/>
            </w:pPr>
            <w:r w:rsidRPr="00A14F0B">
              <w:t>Clean Fuels (Natural Gas) for Assist and Enrichment Gases</w:t>
            </w:r>
          </w:p>
        </w:tc>
        <w:tc>
          <w:tcPr>
            <w:tcW w:w="1190" w:type="pct"/>
          </w:tcPr>
          <w:p w14:paraId="5FC0169D" w14:textId="77777777" w:rsidR="004D3341" w:rsidRPr="00A14F0B" w:rsidRDefault="004D3341" w:rsidP="00DC7B9A">
            <w:pPr>
              <w:pStyle w:val="TableText"/>
              <w:jc w:val="center"/>
            </w:pPr>
            <w:r w:rsidRPr="00A14F0B">
              <w:t>Yes</w:t>
            </w:r>
          </w:p>
        </w:tc>
        <w:tc>
          <w:tcPr>
            <w:tcW w:w="1031" w:type="pct"/>
          </w:tcPr>
          <w:p w14:paraId="6730682A" w14:textId="77777777" w:rsidR="004D3341" w:rsidRPr="00A14F0B" w:rsidRDefault="004D3341" w:rsidP="00DC7B9A">
            <w:pPr>
              <w:pStyle w:val="TableText"/>
              <w:jc w:val="center"/>
            </w:pPr>
            <w:r w:rsidRPr="00A14F0B">
              <w:t>Yes</w:t>
            </w:r>
          </w:p>
        </w:tc>
      </w:tr>
      <w:tr w:rsidR="003D390A" w14:paraId="5898B2DA" w14:textId="77777777" w:rsidTr="003D390A">
        <w:trPr>
          <w:cnfStyle w:val="000000010000" w:firstRow="0" w:lastRow="0" w:firstColumn="0" w:lastColumn="0" w:oddVBand="0" w:evenVBand="0" w:oddHBand="0" w:evenHBand="1" w:firstRowFirstColumn="0" w:firstRowLastColumn="0" w:lastRowFirstColumn="0" w:lastRowLastColumn="0"/>
        </w:trPr>
        <w:tc>
          <w:tcPr>
            <w:tcW w:w="2779" w:type="pct"/>
          </w:tcPr>
          <w:p w14:paraId="2415B531" w14:textId="77777777" w:rsidR="004D3341" w:rsidRPr="00A14F0B" w:rsidRDefault="004D3341" w:rsidP="00DC7B9A">
            <w:pPr>
              <w:pStyle w:val="TableText"/>
              <w:jc w:val="center"/>
            </w:pPr>
            <w:r>
              <w:t>Spray Dryer Absorber</w:t>
            </w:r>
          </w:p>
        </w:tc>
        <w:tc>
          <w:tcPr>
            <w:tcW w:w="1190" w:type="pct"/>
          </w:tcPr>
          <w:p w14:paraId="6FD4EF1E" w14:textId="77777777" w:rsidR="004D3341" w:rsidRPr="00A14F0B" w:rsidRDefault="004D3341" w:rsidP="00DC7B9A">
            <w:pPr>
              <w:pStyle w:val="TableText"/>
              <w:jc w:val="center"/>
            </w:pPr>
            <w:r w:rsidRPr="00A14F0B">
              <w:t>No</w:t>
            </w:r>
          </w:p>
        </w:tc>
        <w:tc>
          <w:tcPr>
            <w:tcW w:w="1031" w:type="pct"/>
          </w:tcPr>
          <w:p w14:paraId="56E63554" w14:textId="77777777" w:rsidR="004D3341" w:rsidRPr="00A14F0B" w:rsidRDefault="004D3341" w:rsidP="00DC7B9A">
            <w:pPr>
              <w:pStyle w:val="TableText"/>
              <w:jc w:val="center"/>
            </w:pPr>
            <w:r>
              <w:t>No</w:t>
            </w:r>
          </w:p>
        </w:tc>
      </w:tr>
      <w:tr w:rsidR="003D390A" w14:paraId="49CC6A3E" w14:textId="77777777" w:rsidTr="003D390A">
        <w:trPr>
          <w:cnfStyle w:val="000000100000" w:firstRow="0" w:lastRow="0" w:firstColumn="0" w:lastColumn="0" w:oddVBand="0" w:evenVBand="0" w:oddHBand="1" w:evenHBand="0" w:firstRowFirstColumn="0" w:firstRowLastColumn="0" w:lastRowFirstColumn="0" w:lastRowLastColumn="0"/>
        </w:trPr>
        <w:tc>
          <w:tcPr>
            <w:tcW w:w="2779" w:type="pct"/>
          </w:tcPr>
          <w:p w14:paraId="75123F24" w14:textId="77777777" w:rsidR="004D3341" w:rsidRPr="00A14F0B" w:rsidRDefault="004D3341" w:rsidP="00DC7B9A">
            <w:pPr>
              <w:pStyle w:val="TableText"/>
              <w:jc w:val="center"/>
            </w:pPr>
            <w:r w:rsidRPr="00A14F0B">
              <w:t xml:space="preserve">Absorber </w:t>
            </w:r>
            <w:r w:rsidRPr="00A14F0B">
              <w:br/>
              <w:t>(Wet Scrubber)</w:t>
            </w:r>
          </w:p>
        </w:tc>
        <w:tc>
          <w:tcPr>
            <w:tcW w:w="1190" w:type="pct"/>
          </w:tcPr>
          <w:p w14:paraId="580D4223" w14:textId="77777777" w:rsidR="004D3341" w:rsidRPr="00A14F0B" w:rsidRDefault="004D3341" w:rsidP="00DC7B9A">
            <w:pPr>
              <w:pStyle w:val="TableText"/>
              <w:jc w:val="center"/>
            </w:pPr>
            <w:r w:rsidRPr="00A14F0B">
              <w:t>No</w:t>
            </w:r>
          </w:p>
        </w:tc>
        <w:tc>
          <w:tcPr>
            <w:tcW w:w="1031" w:type="pct"/>
          </w:tcPr>
          <w:p w14:paraId="0FAF0E83" w14:textId="77777777" w:rsidR="004D3341" w:rsidRPr="00A14F0B" w:rsidRDefault="004D3341" w:rsidP="00DC7B9A">
            <w:pPr>
              <w:pStyle w:val="TableText"/>
              <w:jc w:val="center"/>
            </w:pPr>
            <w:r>
              <w:t>No</w:t>
            </w:r>
          </w:p>
        </w:tc>
      </w:tr>
      <w:tr w:rsidR="003D390A" w14:paraId="59024D84" w14:textId="77777777" w:rsidTr="003D390A">
        <w:trPr>
          <w:cnfStyle w:val="000000010000" w:firstRow="0" w:lastRow="0" w:firstColumn="0" w:lastColumn="0" w:oddVBand="0" w:evenVBand="0" w:oddHBand="0" w:evenHBand="1" w:firstRowFirstColumn="0" w:firstRowLastColumn="0" w:lastRowFirstColumn="0" w:lastRowLastColumn="0"/>
        </w:trPr>
        <w:tc>
          <w:tcPr>
            <w:tcW w:w="2779" w:type="pct"/>
          </w:tcPr>
          <w:p w14:paraId="42149E45" w14:textId="77777777" w:rsidR="004D3341" w:rsidRPr="00A14F0B" w:rsidRDefault="004D3341" w:rsidP="00DC7B9A">
            <w:pPr>
              <w:pStyle w:val="TableText"/>
              <w:jc w:val="center"/>
            </w:pPr>
            <w:r w:rsidRPr="00A14F0B">
              <w:t>Dry Sorbent Injection</w:t>
            </w:r>
          </w:p>
        </w:tc>
        <w:tc>
          <w:tcPr>
            <w:tcW w:w="1190" w:type="pct"/>
          </w:tcPr>
          <w:p w14:paraId="2C089D6D" w14:textId="77777777" w:rsidR="004D3341" w:rsidRPr="00A14F0B" w:rsidRDefault="004D3341" w:rsidP="00DC7B9A">
            <w:pPr>
              <w:pStyle w:val="TableText"/>
              <w:jc w:val="center"/>
            </w:pPr>
            <w:r w:rsidRPr="00A14F0B">
              <w:t>No</w:t>
            </w:r>
          </w:p>
        </w:tc>
        <w:tc>
          <w:tcPr>
            <w:tcW w:w="1031" w:type="pct"/>
          </w:tcPr>
          <w:p w14:paraId="618C28B3" w14:textId="77777777" w:rsidR="004D3341" w:rsidRPr="00A14F0B" w:rsidRDefault="004D3341" w:rsidP="00DC7B9A">
            <w:pPr>
              <w:pStyle w:val="TableText"/>
              <w:jc w:val="center"/>
            </w:pPr>
            <w:r>
              <w:t>No</w:t>
            </w:r>
          </w:p>
        </w:tc>
      </w:tr>
    </w:tbl>
    <w:p w14:paraId="4864AFC6" w14:textId="77777777" w:rsidR="004D3341" w:rsidRDefault="004D3341" w:rsidP="00DC7B9A">
      <w:pPr>
        <w:pStyle w:val="TableFootnote"/>
      </w:pPr>
    </w:p>
    <w:p w14:paraId="59B80B35" w14:textId="77777777" w:rsidR="004D3341" w:rsidRDefault="004D3341" w:rsidP="006C2488">
      <w:r>
        <w:t>All add-on control technologies are infeasible. Flue gas desulfurization is not demonstrated on MVEC Systems. The outlet concentration of SO</w:t>
      </w:r>
      <w:r w:rsidRPr="0082247F">
        <w:rPr>
          <w:vertAlign w:val="subscript"/>
        </w:rPr>
        <w:t>2</w:t>
      </w:r>
      <w:r>
        <w:t xml:space="preserve"> will be below the exhaust concentrations that can be achieved with add-on controls during typical operations. As such, coupled with the fact that the VCU is an intermittently operated combustion device, these add-on controls are not feasible control technologies for SO</w:t>
      </w:r>
      <w:r w:rsidRPr="000A5407">
        <w:rPr>
          <w:vertAlign w:val="subscript"/>
        </w:rPr>
        <w:t>2</w:t>
      </w:r>
      <w:r>
        <w:t>.</w:t>
      </w:r>
    </w:p>
    <w:p>
      <w:r>
        <w:rPr>
          <w:b/>
          <w:color w:val="C00000"/>
          <w:sz w:val="20"/>
        </w:rPr>
        <w:t xml:space="preserve">[Reviewer Comment] </w:t>
      </w:r>
      <w:r>
        <w:rPr>
          <w:color w:val="C00000"/>
          <w:sz w:val="20"/>
        </w:rPr>
        <w:t>This feasibility rationale needs more support. The statement that outlet concentrations will be below what add-on controls can achieve is not self-executing and should cite the project-specific sulfur basis, expected inlet or outlet range, and why intermittent operation or low concentration makes the candidate controls not reasonably applicable.</w:t>
      </w:r>
    </w:p>
    <w:p>
      <w:r>
        <w:rPr>
          <w:b/>
          <w:color w:val="A00000"/>
          <w:sz w:val="20"/>
        </w:rPr>
        <w:t xml:space="preserve">[Redline Suggestion] </w:t>
      </w:r>
      <w:r>
        <w:rPr>
          <w:color w:val="A00000"/>
          <w:sz w:val="20"/>
        </w:rPr>
        <w:t>Add the sulfur-content or SO2 generation basis used for the screening and explain whether the issue is mass loading, concentration, gas-stream variability, corrosion, reagent system practicality, or another specific feasibility constraint.</w:t>
      </w:r>
    </w:p>
    <w:p w14:paraId="0DDB9258" w14:textId="77777777" w:rsidR="004D3341" w:rsidRDefault="004D3341" w:rsidP="004D3341">
      <w:pPr>
        <w:pStyle w:val="Heading3"/>
      </w:pPr>
      <w:bookmarkStart w:id="280" w:name="_Toc421011212"/>
      <w:bookmarkStart w:id="281" w:name="_Toc221603931"/>
      <w:bookmarkStart w:id="282" w:name="_Toc223690209"/>
      <w:r>
        <w:t>Step 3 – Effectiveness of Feasible Control Technologies</w:t>
      </w:r>
      <w:bookmarkEnd w:id="280"/>
      <w:bookmarkEnd w:id="281"/>
      <w:bookmarkEnd w:id="282"/>
    </w:p>
    <w:p w14:paraId="3B89EABF" w14:textId="3846EAEC" w:rsidR="004D3341" w:rsidRPr="00DC7B9A" w:rsidRDefault="004D3341" w:rsidP="004D3341">
      <w:r>
        <w:t xml:space="preserve">The technically feasible control options are ranked in </w:t>
      </w:r>
      <w:r>
        <w:fldChar w:fldCharType="begin"/>
      </w:r>
      <w:r>
        <w:instrText xml:space="preserve"> REF _Ref417908198 \h </w:instrText>
      </w:r>
      <w:r>
        <w:fldChar w:fldCharType="separate"/>
      </w:r>
      <w:r w:rsidR="00D56ACC">
        <w:t>Table </w:t>
      </w:r>
      <w:r w:rsidR="00D56ACC">
        <w:rPr>
          <w:noProof/>
        </w:rPr>
        <w:t>4</w:t>
      </w:r>
      <w:r w:rsidR="00D56ACC">
        <w:noBreakHyphen/>
      </w:r>
      <w:r w:rsidR="00D56ACC">
        <w:rPr>
          <w:noProof/>
        </w:rPr>
        <w:t>8</w:t>
      </w:r>
      <w:r>
        <w:fldChar w:fldCharType="end"/>
      </w:r>
      <w:r>
        <w:t xml:space="preserve">, according to their control effectiveness. </w:t>
      </w:r>
    </w:p>
    <w:p w14:paraId="34FF84BE" w14:textId="56A2D588" w:rsidR="004D3341" w:rsidRDefault="00233C44" w:rsidP="004D3341">
      <w:pPr>
        <w:pStyle w:val="Caption"/>
      </w:pPr>
      <w:bookmarkStart w:id="283" w:name="_Ref417908198"/>
      <w:bookmarkStart w:id="284" w:name="_Toc421011261"/>
      <w:bookmarkStart w:id="285" w:name="_Toc34909569"/>
      <w:bookmarkStart w:id="286" w:name="_Toc223690237"/>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8</w:t>
      </w:r>
      <w:r w:rsidR="004D3341">
        <w:rPr>
          <w:noProof/>
        </w:rPr>
        <w:fldChar w:fldCharType="end"/>
      </w:r>
      <w:bookmarkEnd w:id="283"/>
      <w:r w:rsidR="004D3341">
        <w:tab/>
        <w:t>Control Effectiveness Ranking of SO</w:t>
      </w:r>
      <w:r w:rsidR="004D3341" w:rsidRPr="009F50E0">
        <w:rPr>
          <w:vertAlign w:val="subscript"/>
        </w:rPr>
        <w:t>2</w:t>
      </w:r>
      <w:r w:rsidR="004D3341">
        <w:t xml:space="preserve"> Control Technologies for </w:t>
      </w:r>
      <w:bookmarkEnd w:id="284"/>
      <w:r w:rsidR="004D3341">
        <w:t>the</w:t>
      </w:r>
      <w:r w:rsidR="004D3341" w:rsidRPr="00625CFE">
        <w:t xml:space="preserve"> </w:t>
      </w:r>
      <w:r w:rsidR="004D3341">
        <w:t>Vapor Combustion Unit</w:t>
      </w:r>
      <w:bookmarkEnd w:id="285"/>
      <w:bookmarkEnd w:id="286"/>
    </w:p>
    <w:tbl>
      <w:tblPr>
        <w:tblStyle w:val="Barrbanded-blue"/>
        <w:tblW w:w="4968" w:type="pct"/>
        <w:tblLook w:val="00A0" w:firstRow="1" w:lastRow="0" w:firstColumn="1" w:lastColumn="0" w:noHBand="0" w:noVBand="0"/>
      </w:tblPr>
      <w:tblGrid>
        <w:gridCol w:w="862"/>
        <w:gridCol w:w="2646"/>
        <w:gridCol w:w="3048"/>
        <w:gridCol w:w="2744"/>
      </w:tblGrid>
      <w:tr w:rsidR="004D3341" w14:paraId="7286D2D1" w14:textId="77777777" w:rsidTr="003D390A">
        <w:trPr>
          <w:cnfStyle w:val="100000000000" w:firstRow="1" w:lastRow="0" w:firstColumn="0" w:lastColumn="0" w:oddVBand="0" w:evenVBand="0" w:oddHBand="0" w:evenHBand="0" w:firstRowFirstColumn="0" w:firstRowLastColumn="0" w:lastRowFirstColumn="0" w:lastRowLastColumn="0"/>
        </w:trPr>
        <w:tc>
          <w:tcPr>
            <w:tcW w:w="864" w:type="dxa"/>
            <w:vAlign w:val="center"/>
            <w:hideMark/>
          </w:tcPr>
          <w:p w14:paraId="49944151" w14:textId="77777777" w:rsidR="004D3341" w:rsidRPr="00A14F0B" w:rsidRDefault="004D3341" w:rsidP="00DA013F">
            <w:pPr>
              <w:pStyle w:val="TableHeading"/>
            </w:pPr>
            <w:r w:rsidRPr="00A14F0B">
              <w:t>Rank</w:t>
            </w:r>
          </w:p>
        </w:tc>
        <w:tc>
          <w:tcPr>
            <w:tcW w:w="2658" w:type="dxa"/>
            <w:vAlign w:val="center"/>
            <w:hideMark/>
          </w:tcPr>
          <w:p w14:paraId="579AA787" w14:textId="77777777" w:rsidR="004D3341" w:rsidRPr="00A14F0B" w:rsidRDefault="004D3341" w:rsidP="00DA013F">
            <w:pPr>
              <w:pStyle w:val="TableHeading"/>
            </w:pPr>
            <w:r w:rsidRPr="00A14F0B">
              <w:t>Technology</w:t>
            </w:r>
          </w:p>
        </w:tc>
        <w:tc>
          <w:tcPr>
            <w:tcW w:w="3062" w:type="dxa"/>
            <w:vAlign w:val="center"/>
            <w:hideMark/>
          </w:tcPr>
          <w:p w14:paraId="6319BD7C" w14:textId="77777777" w:rsidR="004D3341" w:rsidRPr="00A14F0B" w:rsidRDefault="004D3341" w:rsidP="00DA013F">
            <w:pPr>
              <w:pStyle w:val="TableHeading"/>
            </w:pPr>
            <w:r w:rsidRPr="00A14F0B">
              <w:t>Emission Control Effectiveness</w:t>
            </w:r>
          </w:p>
        </w:tc>
        <w:tc>
          <w:tcPr>
            <w:tcW w:w="2717" w:type="dxa"/>
            <w:vAlign w:val="center"/>
            <w:hideMark/>
          </w:tcPr>
          <w:p w14:paraId="6D8716E9" w14:textId="5CC16367" w:rsidR="004D3341" w:rsidRPr="00A14F0B" w:rsidRDefault="004D3341" w:rsidP="00DA013F">
            <w:pPr>
              <w:pStyle w:val="TableHeading"/>
            </w:pPr>
            <w:r w:rsidRPr="00A14F0B">
              <w:t>Basis for Listed Performance</w:t>
            </w:r>
          </w:p>
        </w:tc>
      </w:tr>
      <w:tr w:rsidR="004D3341" w:rsidRPr="00DC7B9A" w14:paraId="383B32FA" w14:textId="77777777" w:rsidTr="003D390A">
        <w:trPr>
          <w:cnfStyle w:val="000000100000" w:firstRow="0" w:lastRow="0" w:firstColumn="0" w:lastColumn="0" w:oddVBand="0" w:evenVBand="0" w:oddHBand="1" w:evenHBand="0" w:firstRowFirstColumn="0" w:firstRowLastColumn="0" w:lastRowFirstColumn="0" w:lastRowLastColumn="0"/>
        </w:trPr>
        <w:tc>
          <w:tcPr>
            <w:tcW w:w="864" w:type="dxa"/>
            <w:hideMark/>
          </w:tcPr>
          <w:p w14:paraId="3952849A" w14:textId="77777777" w:rsidR="004D3341" w:rsidRPr="00DC7B9A" w:rsidRDefault="004D3341" w:rsidP="00DC7B9A">
            <w:pPr>
              <w:pStyle w:val="TableText"/>
              <w:jc w:val="center"/>
            </w:pPr>
            <w:r w:rsidRPr="00DC7B9A">
              <w:t>1</w:t>
            </w:r>
          </w:p>
        </w:tc>
        <w:tc>
          <w:tcPr>
            <w:tcW w:w="2658" w:type="dxa"/>
          </w:tcPr>
          <w:p w14:paraId="2DB5D858" w14:textId="77777777" w:rsidR="004D3341" w:rsidRPr="00DC7B9A" w:rsidRDefault="004D3341" w:rsidP="00DC7B9A">
            <w:pPr>
              <w:pStyle w:val="TableText"/>
              <w:jc w:val="center"/>
            </w:pPr>
            <w:r w:rsidRPr="00DC7B9A">
              <w:t>Clean Fuels (Natural Gas) for Assist and Enrichment Gases</w:t>
            </w:r>
          </w:p>
        </w:tc>
        <w:tc>
          <w:tcPr>
            <w:tcW w:w="3062" w:type="dxa"/>
          </w:tcPr>
          <w:p w14:paraId="34397DFD" w14:textId="77777777" w:rsidR="004D3341" w:rsidRPr="00DC7B9A" w:rsidRDefault="004D3341" w:rsidP="00DC7B9A">
            <w:pPr>
              <w:pStyle w:val="TableText"/>
              <w:jc w:val="center"/>
            </w:pPr>
            <w:commentRangeStart w:id="287"/>
            <w:r w:rsidRPr="00DC7B9A">
              <w:t xml:space="preserve">0.0025 </w:t>
            </w:r>
            <w:proofErr w:type="spellStart"/>
            <w:r w:rsidRPr="00DC7B9A">
              <w:t>lb</w:t>
            </w:r>
            <w:proofErr w:type="spellEnd"/>
            <w:r w:rsidRPr="00DC7B9A">
              <w:t>/MMBtu for Assist and Enrichment Gases</w:t>
            </w:r>
            <w:commentRangeEnd w:id="287"/>
            <w:r w:rsidR="00E560C7">
              <w:rPr>
                <w:rStyle w:val="CommentReference"/>
                <w:rFonts w:ascii="Segoe UI" w:hAnsi="Segoe UI"/>
                <w:bCs w:val="0"/>
              </w:rPr>
              <w:commentReference w:id="287"/>
            </w:r>
          </w:p>
        </w:tc>
        <w:tc>
          <w:tcPr>
            <w:tcW w:w="2717" w:type="dxa"/>
          </w:tcPr>
          <w:p w14:paraId="1CA31A78" w14:textId="636A3461" w:rsidR="004D3341" w:rsidRPr="00DC7B9A" w:rsidRDefault="004D3341" w:rsidP="00DC7B9A">
            <w:pPr>
              <w:pStyle w:val="TableText"/>
              <w:jc w:val="center"/>
            </w:pPr>
            <w:r w:rsidRPr="00DC7B9A">
              <w:t>Site-Specific Natural Gas Emission Factor</w:t>
            </w:r>
            <w:r w:rsidR="00DC7B9A">
              <w:br/>
            </w:r>
            <w:r w:rsidRPr="00DC7B9A">
              <w:t>(</w:t>
            </w:r>
            <w:commentRangeStart w:id="288"/>
            <w:commentRangeStart w:id="289"/>
            <w:commentRangeStart w:id="290"/>
            <w:commentRangeStart w:id="291"/>
            <w:r w:rsidRPr="00DC7B9A">
              <w:t xml:space="preserve">Williams </w:t>
            </w:r>
            <w:commentRangeEnd w:id="288"/>
            <w:r w:rsidR="007E3519">
              <w:rPr>
                <w:rStyle w:val="CommentReference"/>
                <w:rFonts w:ascii="Segoe UI" w:hAnsi="Segoe UI"/>
                <w:bCs w:val="0"/>
              </w:rPr>
              <w:commentReference w:id="288"/>
            </w:r>
            <w:commentRangeEnd w:id="289"/>
            <w:r w:rsidR="007E47CE">
              <w:rPr>
                <w:rStyle w:val="CommentReference"/>
                <w:rFonts w:ascii="Segoe UI" w:hAnsi="Segoe UI"/>
                <w:bCs w:val="0"/>
              </w:rPr>
              <w:commentReference w:id="289"/>
            </w:r>
            <w:commentRangeEnd w:id="290"/>
            <w:r w:rsidR="005C7546">
              <w:rPr>
                <w:rStyle w:val="CommentReference"/>
                <w:rFonts w:ascii="Segoe UI" w:hAnsi="Segoe UI"/>
                <w:bCs w:val="0"/>
              </w:rPr>
              <w:commentReference w:id="290"/>
            </w:r>
            <w:commentRangeEnd w:id="291"/>
            <w:r w:rsidR="00E560C7">
              <w:rPr>
                <w:rStyle w:val="CommentReference"/>
                <w:rFonts w:ascii="Segoe UI" w:hAnsi="Segoe UI"/>
                <w:bCs w:val="0"/>
              </w:rPr>
              <w:commentReference w:id="291"/>
            </w:r>
            <w:r w:rsidRPr="00DC7B9A">
              <w:t>Natural Gas Data)</w:t>
            </w:r>
          </w:p>
        </w:tc>
      </w:tr>
    </w:tbl>
    <w:p w14:paraId="521F824D" w14:textId="77777777" w:rsidR="004D3341" w:rsidRDefault="004D3341" w:rsidP="00DC7B9A">
      <w:pPr>
        <w:pStyle w:val="TableFootnote"/>
      </w:pPr>
    </w:p>
    <w:p w14:paraId="1DD6A9E1" w14:textId="77777777" w:rsidR="004D3341" w:rsidRDefault="004D3341" w:rsidP="004D3341">
      <w:pPr>
        <w:pStyle w:val="Heading3"/>
      </w:pPr>
      <w:bookmarkStart w:id="292" w:name="_Toc421011213"/>
      <w:bookmarkStart w:id="293" w:name="_Toc221603932"/>
      <w:bookmarkStart w:id="294" w:name="_Toc223690210"/>
      <w:r>
        <w:t>Step 4 – Evaluation of Feasible Control Technologies</w:t>
      </w:r>
      <w:bookmarkEnd w:id="292"/>
      <w:bookmarkEnd w:id="293"/>
      <w:bookmarkEnd w:id="294"/>
    </w:p>
    <w:p w14:paraId="4F3FD16A" w14:textId="77777777" w:rsidR="004D3341" w:rsidRDefault="004D3341" w:rsidP="004D3341">
      <w:r>
        <w:t>The economic, environmental and energy impacts of technically feasible control options are not required, as the top feasible control option is selected.</w:t>
      </w:r>
    </w:p>
    <w:p w14:paraId="5E519D95" w14:textId="77777777" w:rsidR="004D3341" w:rsidRDefault="004D3341" w:rsidP="004D3341">
      <w:pPr>
        <w:pStyle w:val="Heading3"/>
      </w:pPr>
      <w:bookmarkStart w:id="295" w:name="_Toc421011214"/>
      <w:bookmarkStart w:id="296" w:name="_Toc221603933"/>
      <w:bookmarkStart w:id="297" w:name="_Toc223690211"/>
      <w:r>
        <w:t>Step 5 –</w:t>
      </w:r>
      <w:r>
        <w:rPr>
          <w:vertAlign w:val="subscript"/>
        </w:rPr>
        <w:t xml:space="preserve"> </w:t>
      </w:r>
      <w:r>
        <w:t>BACT Selection</w:t>
      </w:r>
      <w:bookmarkEnd w:id="295"/>
      <w:bookmarkEnd w:id="296"/>
      <w:bookmarkEnd w:id="297"/>
    </w:p>
    <w:p w14:paraId="7C17414E" w14:textId="3AFC6916" w:rsidR="004D3341" w:rsidRDefault="004D3341" w:rsidP="004D3341">
      <w:r>
        <w:t>The proposed BACT for the M</w:t>
      </w:r>
      <w:r w:rsidR="007E3519">
        <w:t>V</w:t>
      </w:r>
      <w:r>
        <w:t xml:space="preserve">EC System is the </w:t>
      </w:r>
      <w:r w:rsidRPr="009F50E0">
        <w:t>use</w:t>
      </w:r>
      <w:r>
        <w:t xml:space="preserve"> of </w:t>
      </w:r>
      <w:r w:rsidRPr="00C0485F">
        <w:rPr>
          <w:color w:val="000000"/>
        </w:rPr>
        <w:t xml:space="preserve">clean fuels (natural gas) as assist and enrichment gases. </w:t>
      </w:r>
      <w:r>
        <w:t xml:space="preserve">There are no feasible </w:t>
      </w:r>
      <w:proofErr w:type="gramStart"/>
      <w:r>
        <w:t>add on</w:t>
      </w:r>
      <w:proofErr w:type="gramEnd"/>
      <w:r>
        <w:t xml:space="preserve"> control devices for </w:t>
      </w:r>
      <w:r w:rsidRPr="00B50326">
        <w:t>SO</w:t>
      </w:r>
      <w:r w:rsidRPr="00C0485F">
        <w:rPr>
          <w:vertAlign w:val="subscript"/>
        </w:rPr>
        <w:t>2</w:t>
      </w:r>
      <w:r>
        <w:t>. Tesoro reviewed permitting determinations in Washington and the RBLC to confirm that this performance meets BACT, summarized as follows:</w:t>
      </w:r>
    </w:p>
    <w:p>
      <w:r>
        <w:rPr>
          <w:b/>
          <w:color w:val="C00000"/>
          <w:sz w:val="20"/>
        </w:rPr>
        <w:t xml:space="preserve">[Reviewer Comment] </w:t>
      </w:r>
      <w:r>
        <w:rPr>
          <w:color w:val="C00000"/>
          <w:sz w:val="20"/>
        </w:rPr>
        <w:t>The SO2 Step 5 section does not clearly state the final emission limitation or compliance structure. The narrative should say whether the BACT outcome is only the use of pipeline natural gas for assist and enrichment service, or whether there is also a numeric SO2 limit for the VCU during normal operation. The current discussion also leaves a mismatch with Table 4-8 unresolved.</w:t>
      </w:r>
    </w:p>
    <w:p>
      <w:r>
        <w:rPr>
          <w:b/>
          <w:color w:val="A00000"/>
          <w:sz w:val="20"/>
        </w:rPr>
        <w:t xml:space="preserve">[Redline Suggestion] </w:t>
      </w:r>
      <w:r>
        <w:rPr>
          <w:color w:val="A00000"/>
          <w:sz w:val="20"/>
        </w:rPr>
        <w:t>Add an explicit SO2 BACT statement with the selected limit basis, averaging time, and compliance method, and correct the typographical error in the Jupiter Brownsville sentence so the value and units are internally consistent.</w:t>
      </w:r>
    </w:p>
    <w:p w14:paraId="233147EC" w14:textId="77777777" w:rsidR="004D3341" w:rsidRPr="00233C44" w:rsidRDefault="004D3341" w:rsidP="00DC7B9A">
      <w:pPr>
        <w:pStyle w:val="Bulletslevel1"/>
      </w:pPr>
      <w:r w:rsidRPr="00B402BA">
        <w:rPr>
          <w:highlight w:val="cyan"/>
        </w:rPr>
        <w:t>A marine loading flare installed at the Venture Global Calcasieu Pass, LLC’s Calcasieu Pass LNG Project has an SO</w:t>
      </w:r>
      <w:r w:rsidRPr="00B402BA">
        <w:rPr>
          <w:highlight w:val="cyan"/>
          <w:vertAlign w:val="subscript"/>
        </w:rPr>
        <w:t>2</w:t>
      </w:r>
      <w:r w:rsidRPr="00B402BA">
        <w:rPr>
          <w:highlight w:val="cyan"/>
        </w:rPr>
        <w:t xml:space="preserve"> BACT limit of 4 ppmv. However, the only displaced vapors being combusted at this flare are from liquified natural gas loading which has inherently low sulfur content. Therefore, the limit of 4 ppmv is not reasonable for systems loading higher sulfur-containing products.</w:t>
      </w:r>
    </w:p>
    <w:p w14:paraId="34A0E281" w14:textId="3B1D0918" w:rsidR="004D3341" w:rsidRPr="00131BFD" w:rsidRDefault="004D3341" w:rsidP="00131BFD">
      <w:pPr>
        <w:pStyle w:val="Bulletslevel1"/>
        <w:rPr>
          <w:highlight w:val="cyan"/>
        </w:rPr>
      </w:pPr>
      <w:r w:rsidRPr="002747C8">
        <w:rPr>
          <w:highlight w:val="cyan"/>
        </w:rPr>
        <w:lastRenderedPageBreak/>
        <w:t xml:space="preserve">VCUs permitted for Jupiter Brownsville, LLC Centurion Brownsville (RBLC ID TX-0930) have a </w:t>
      </w:r>
      <w:r w:rsidR="005C1D18">
        <w:rPr>
          <w:highlight w:val="cyan"/>
        </w:rPr>
        <w:t>SO</w:t>
      </w:r>
      <w:r w:rsidR="005C1D18">
        <w:rPr>
          <w:highlight w:val="cyan"/>
          <w:vertAlign w:val="subscript"/>
        </w:rPr>
        <w:t>2</w:t>
      </w:r>
      <w:r w:rsidR="005C1D18" w:rsidRPr="002747C8">
        <w:rPr>
          <w:highlight w:val="cyan"/>
        </w:rPr>
        <w:t xml:space="preserve"> </w:t>
      </w:r>
      <w:commentRangeStart w:id="298"/>
      <w:commentRangeStart w:id="299"/>
      <w:commentRangeStart w:id="300"/>
      <w:commentRangeStart w:id="301"/>
      <w:commentRangeEnd w:id="298"/>
      <w:commentRangeEnd w:id="299"/>
      <w:commentRangeEnd w:id="300"/>
      <w:commentRangeEnd w:id="301"/>
      <w:r w:rsidR="007E3519">
        <w:rPr>
          <w:rStyle w:val="CommentReference"/>
          <w:rFonts w:ascii="Segoe UI" w:hAnsi="Segoe UI"/>
        </w:rPr>
        <w:commentReference w:id="298"/>
      </w:r>
      <w:r w:rsidR="0066580A">
        <w:rPr>
          <w:rStyle w:val="CommentReference"/>
          <w:rFonts w:ascii="Segoe UI" w:hAnsi="Segoe UI"/>
        </w:rPr>
        <w:commentReference w:id="299"/>
      </w:r>
      <w:r w:rsidR="00B82A83">
        <w:rPr>
          <w:rStyle w:val="CommentReference"/>
          <w:rFonts w:ascii="Segoe UI" w:hAnsi="Segoe UI"/>
        </w:rPr>
        <w:commentReference w:id="300"/>
      </w:r>
      <w:r w:rsidR="00037067">
        <w:rPr>
          <w:rStyle w:val="CommentReference"/>
          <w:rFonts w:ascii="Segoe UI" w:hAnsi="Segoe UI"/>
        </w:rPr>
        <w:commentReference w:id="301"/>
      </w:r>
      <w:r w:rsidRPr="002747C8">
        <w:rPr>
          <w:highlight w:val="cyan"/>
        </w:rPr>
        <w:t xml:space="preserve">BACT limit of </w:t>
      </w:r>
      <w:commentRangeStart w:id="302"/>
      <w:r w:rsidR="00037067">
        <w:rPr>
          <w:highlight w:val="cyan"/>
        </w:rPr>
        <w:t xml:space="preserve">0.028 </w:t>
      </w:r>
      <w:proofErr w:type="spellStart"/>
      <w:r w:rsidR="00037067">
        <w:rPr>
          <w:highlight w:val="cyan"/>
        </w:rPr>
        <w:t>lb</w:t>
      </w:r>
      <w:proofErr w:type="spellEnd"/>
      <w:r w:rsidR="00037067">
        <w:rPr>
          <w:highlight w:val="cyan"/>
        </w:rPr>
        <w:t>/MMBtu</w:t>
      </w:r>
      <w:commentRangeEnd w:id="302"/>
      <w:r w:rsidR="00037067">
        <w:rPr>
          <w:rStyle w:val="CommentReference"/>
          <w:rFonts w:ascii="Segoe UI" w:hAnsi="Segoe UI"/>
        </w:rPr>
        <w:commentReference w:id="302"/>
      </w:r>
      <w:r w:rsidRPr="002747C8">
        <w:rPr>
          <w:highlight w:val="cyan"/>
        </w:rPr>
        <w:t>.</w:t>
      </w:r>
      <w:r w:rsidR="00C770A2">
        <w:rPr>
          <w:rStyle w:val="FootnoteReference"/>
          <w:highlight w:val="cyan"/>
        </w:rPr>
        <w:footnoteReference w:id="7"/>
      </w:r>
      <w:r w:rsidRPr="002747C8">
        <w:rPr>
          <w:highlight w:val="cyan"/>
        </w:rPr>
        <w:t xml:space="preserve"> However, this project was never constructed. Based on the PACAN Decision made by the Texas Supreme Court, a permitted limit that has not been demonstrated should not be considered BACT</w:t>
      </w:r>
      <w:r>
        <w:rPr>
          <w:highlight w:val="cyan"/>
        </w:rPr>
        <w:fldChar w:fldCharType="begin"/>
      </w:r>
      <w:r>
        <w:rPr>
          <w:highlight w:val="cyan"/>
        </w:rPr>
        <w:instrText xml:space="preserve"> NOTEREF _Ref221787178 \f \h </w:instrText>
      </w:r>
      <w:r w:rsidR="00DC7B9A">
        <w:rPr>
          <w:highlight w:val="cyan"/>
        </w:rPr>
        <w:instrText xml:space="preserve"> \* MERGEFORMAT </w:instrText>
      </w:r>
      <w:r>
        <w:rPr>
          <w:highlight w:val="cyan"/>
        </w:rPr>
      </w:r>
      <w:r>
        <w:rPr>
          <w:highlight w:val="cyan"/>
        </w:rPr>
        <w:fldChar w:fldCharType="separate"/>
      </w:r>
      <w:r w:rsidR="00D56ACC" w:rsidRPr="00D56ACC">
        <w:rPr>
          <w:rStyle w:val="FootnoteReference"/>
          <w:highlight w:val="cyan"/>
        </w:rPr>
        <w:t>6</w:t>
      </w:r>
      <w:r>
        <w:rPr>
          <w:highlight w:val="cyan"/>
        </w:rPr>
        <w:fldChar w:fldCharType="end"/>
      </w:r>
      <w:r w:rsidRPr="002747C8">
        <w:rPr>
          <w:highlight w:val="cyan"/>
        </w:rPr>
        <w:t xml:space="preserve">. Since the project </w:t>
      </w:r>
      <w:r>
        <w:rPr>
          <w:highlight w:val="cyan"/>
        </w:rPr>
        <w:t>at Centurion Brownsville</w:t>
      </w:r>
      <w:r w:rsidRPr="002747C8">
        <w:rPr>
          <w:highlight w:val="cyan"/>
        </w:rPr>
        <w:t xml:space="preserve"> was never constructed, the </w:t>
      </w:r>
      <w:del w:id="303" w:author="Tony Widboom" w:date="2026-03-31T10:54:00Z" w16du:dateUtc="2026-03-31T17:54:00Z">
        <w:r w:rsidRPr="002747C8" w:rsidDel="00E16842">
          <w:rPr>
            <w:highlight w:val="cyan"/>
          </w:rPr>
          <w:delText xml:space="preserve">NOx </w:delText>
        </w:r>
      </w:del>
      <w:ins w:id="304" w:author="Tony Widboom" w:date="2026-03-31T10:54:00Z" w16du:dateUtc="2026-03-31T17:54:00Z">
        <w:r w:rsidR="00E16842">
          <w:rPr>
            <w:highlight w:val="cyan"/>
          </w:rPr>
          <w:t>SO</w:t>
        </w:r>
        <w:r w:rsidR="00E16842" w:rsidRPr="00E16842">
          <w:rPr>
            <w:highlight w:val="cyan"/>
            <w:vertAlign w:val="subscript"/>
            <w:rPrChange w:id="305" w:author="Tony Widboom" w:date="2026-03-31T10:54:00Z" w16du:dateUtc="2026-03-31T17:54:00Z">
              <w:rPr>
                <w:highlight w:val="cyan"/>
              </w:rPr>
            </w:rPrChange>
          </w:rPr>
          <w:t>2</w:t>
        </w:r>
        <w:r w:rsidR="00E16842" w:rsidRPr="002747C8">
          <w:rPr>
            <w:highlight w:val="cyan"/>
          </w:rPr>
          <w:t xml:space="preserve"> </w:t>
        </w:r>
      </w:ins>
      <w:r w:rsidRPr="002747C8">
        <w:rPr>
          <w:highlight w:val="cyan"/>
        </w:rPr>
        <w:t xml:space="preserve">limit of </w:t>
      </w:r>
      <w:r>
        <w:rPr>
          <w:highlight w:val="cyan"/>
        </w:rPr>
        <w:t>0.</w:t>
      </w:r>
      <w:ins w:id="306" w:author="Tony Widboom" w:date="2026-03-31T10:54:00Z" w16du:dateUtc="2026-03-31T17:54:00Z">
        <w:r w:rsidR="00E16842">
          <w:rPr>
            <w:highlight w:val="cyan"/>
          </w:rPr>
          <w:t>0</w:t>
        </w:r>
      </w:ins>
      <w:r>
        <w:rPr>
          <w:highlight w:val="cyan"/>
        </w:rPr>
        <w:t>2</w:t>
      </w:r>
      <w:ins w:id="307" w:author="Tony Widboom" w:date="2026-03-31T10:54:00Z" w16du:dateUtc="2026-03-31T17:54:00Z">
        <w:r w:rsidR="00E16842">
          <w:rPr>
            <w:highlight w:val="cyan"/>
          </w:rPr>
          <w:t>8</w:t>
        </w:r>
      </w:ins>
      <w:r>
        <w:rPr>
          <w:highlight w:val="cyan"/>
        </w:rPr>
        <w:t xml:space="preserve"> </w:t>
      </w:r>
      <w:del w:id="308" w:author="Tony Widboom" w:date="2026-03-31T10:54:00Z" w16du:dateUtc="2026-03-31T17:54:00Z">
        <w:r w:rsidDel="00E16842">
          <w:rPr>
            <w:highlight w:val="cyan"/>
          </w:rPr>
          <w:delText>gr/dscf</w:delText>
        </w:r>
      </w:del>
      <w:proofErr w:type="spellStart"/>
      <w:ins w:id="309" w:author="Tony Widboom" w:date="2026-03-31T10:54:00Z" w16du:dateUtc="2026-03-31T17:54:00Z">
        <w:r w:rsidR="00E16842">
          <w:rPr>
            <w:highlight w:val="cyan"/>
          </w:rPr>
          <w:t>lb</w:t>
        </w:r>
        <w:proofErr w:type="spellEnd"/>
        <w:r w:rsidR="00E16842">
          <w:rPr>
            <w:highlight w:val="cyan"/>
          </w:rPr>
          <w:t>/MMBtu</w:t>
        </w:r>
      </w:ins>
      <w:r w:rsidRPr="002747C8">
        <w:rPr>
          <w:highlight w:val="cyan"/>
        </w:rPr>
        <w:t xml:space="preserve"> for a VCU has not been demonstrated and is not applicable to the MVEC System.</w:t>
      </w:r>
    </w:p>
    <w:p w14:paraId="4E3411EE" w14:textId="1B1E4A6E" w:rsidR="004D3341" w:rsidRDefault="004D3341" w:rsidP="004D3341">
      <w:r>
        <w:t xml:space="preserve">During unit startup or shutdown, good combustion practices will be followed </w:t>
      </w:r>
      <w:proofErr w:type="gramStart"/>
      <w:r>
        <w:t>in order to</w:t>
      </w:r>
      <w:proofErr w:type="gramEnd"/>
      <w:r>
        <w:t xml:space="preserve"> minimize emissions of SO</w:t>
      </w:r>
      <w:r>
        <w:rPr>
          <w:vertAlign w:val="subscript"/>
        </w:rPr>
        <w:t>2</w:t>
      </w:r>
    </w:p>
    <w:p w14:paraId="0CB4F11E" w14:textId="5F01B053" w:rsidR="004D3341" w:rsidRDefault="004D3341" w:rsidP="004D3341">
      <w:r>
        <w:br w:type="page"/>
      </w:r>
    </w:p>
    <w:p w14:paraId="66EE1676" w14:textId="5C746DED" w:rsidR="00DB189E" w:rsidRDefault="00DB189E" w:rsidP="004D3341">
      <w:pPr>
        <w:pStyle w:val="Heading1"/>
      </w:pPr>
      <w:bookmarkStart w:id="310" w:name="_Toc223690212"/>
      <w:bookmarkStart w:id="311" w:name="_Toc421011222"/>
      <w:bookmarkStart w:id="312" w:name="_Toc221603934"/>
      <w:r>
        <w:lastRenderedPageBreak/>
        <w:t xml:space="preserve">BACT for </w:t>
      </w:r>
      <w:commentRangeStart w:id="313"/>
      <w:r>
        <w:t>MVEC Storage Tank</w:t>
      </w:r>
      <w:bookmarkEnd w:id="310"/>
      <w:commentRangeEnd w:id="313"/>
      <w:r w:rsidR="00E16842">
        <w:rPr>
          <w:rStyle w:val="CommentReference"/>
          <w:rFonts w:ascii="Segoe UI" w:eastAsiaTheme="minorHAnsi" w:hAnsi="Segoe UI"/>
          <w:b w:val="0"/>
          <w:bCs w:val="0"/>
          <w:color w:val="auto"/>
        </w:rPr>
        <w:commentReference w:id="313"/>
      </w:r>
    </w:p>
    <w:p w14:paraId="7C1D90BE" w14:textId="16142030" w:rsidR="00DB189E" w:rsidRDefault="004C22AA">
      <w:r>
        <w:t xml:space="preserve">The Project will include the installation of a new </w:t>
      </w:r>
      <w:r w:rsidR="007533B8">
        <w:t>organic liquid storage tank to</w:t>
      </w:r>
      <w:r w:rsidR="003B33C6">
        <w:t xml:space="preserve"> </w:t>
      </w:r>
      <w:r w:rsidR="00780C8E">
        <w:t>store</w:t>
      </w:r>
      <w:r w:rsidR="004F62CA">
        <w:t xml:space="preserve"> </w:t>
      </w:r>
      <w:r w:rsidR="007533B8">
        <w:t xml:space="preserve">finished </w:t>
      </w:r>
      <w:r w:rsidR="004F62CA">
        <w:t>product</w:t>
      </w:r>
      <w:r w:rsidR="007533B8">
        <w:t>s</w:t>
      </w:r>
      <w:r w:rsidR="004F62CA">
        <w:t>, primarily gasoline, prior to loading onto marine vessels.</w:t>
      </w:r>
      <w:r w:rsidR="00A471D3">
        <w:t xml:space="preserve"> </w:t>
      </w:r>
    </w:p>
    <w:p w14:paraId="776012B1" w14:textId="27F4EC7D" w:rsidR="004C22AA" w:rsidRDefault="007533B8" w:rsidP="004C22AA">
      <w:pPr>
        <w:pStyle w:val="Heading2"/>
      </w:pPr>
      <w:bookmarkStart w:id="314" w:name="_Toc223690213"/>
      <w:r>
        <w:t xml:space="preserve">Storage Tank </w:t>
      </w:r>
      <w:r w:rsidR="004C22AA">
        <w:t>VOC Emissions</w:t>
      </w:r>
      <w:bookmarkEnd w:id="314"/>
    </w:p>
    <w:p w14:paraId="42AF9A12" w14:textId="2DDAEF31" w:rsidR="001B789B" w:rsidRPr="004C22AA" w:rsidRDefault="007F01D9" w:rsidP="004C22AA">
      <w:r w:rsidRPr="007F01D9">
        <w:t xml:space="preserve">The new </w:t>
      </w:r>
      <w:r w:rsidR="007533B8">
        <w:t>organic liquid storage tank</w:t>
      </w:r>
      <w:r w:rsidRPr="007F01D9">
        <w:t xml:space="preserve"> will generate VOC</w:t>
      </w:r>
      <w:r w:rsidR="007533B8">
        <w:t xml:space="preserve"> and TAP</w:t>
      </w:r>
      <w:r w:rsidRPr="007F01D9">
        <w:t xml:space="preserve"> emissions primarily through diffusion and minor leakage at the roof</w:t>
      </w:r>
      <w:r w:rsidRPr="007F01D9">
        <w:noBreakHyphen/>
        <w:t>to</w:t>
      </w:r>
      <w:r w:rsidRPr="007F01D9">
        <w:noBreakHyphen/>
        <w:t>shell interface, driven by product vapor pressure and influenced by temperature gradients and wind effects. Additional VOC emissions occur during normal operating conditions as the floating roof moves during filling</w:t>
      </w:r>
      <w:r>
        <w:t xml:space="preserve"> or </w:t>
      </w:r>
      <w:r w:rsidRPr="007F01D9">
        <w:t>emptying, which displaces vapors trapped beneath the roof and within seal cavities.</w:t>
      </w:r>
    </w:p>
    <w:p w14:paraId="6AD44A3E" w14:textId="77777777" w:rsidR="004C22AA" w:rsidRPr="009F50E0" w:rsidRDefault="004C22AA" w:rsidP="004C22AA">
      <w:pPr>
        <w:pStyle w:val="Heading3"/>
      </w:pPr>
      <w:bookmarkStart w:id="315" w:name="_Toc223690214"/>
      <w:r>
        <w:t>Step 1 – Identify All Available Control Technologies</w:t>
      </w:r>
      <w:bookmarkEnd w:id="315"/>
    </w:p>
    <w:p w14:paraId="6D3114AC" w14:textId="46B97C03" w:rsidR="004C22AA" w:rsidRDefault="004C22AA" w:rsidP="004C22AA">
      <w:r>
        <w:t xml:space="preserve">Potential control technologies for </w:t>
      </w:r>
      <w:r w:rsidR="007533B8">
        <w:t xml:space="preserve">VOC and </w:t>
      </w:r>
      <w:r>
        <w:t xml:space="preserve">TAP emissions from </w:t>
      </w:r>
      <w:r w:rsidRPr="009F50E0">
        <w:t>a</w:t>
      </w:r>
      <w:r>
        <w:t xml:space="preserve">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 xml:space="preserve">. </w:t>
      </w:r>
    </w:p>
    <w:p w14:paraId="5E24817C" w14:textId="246845E4" w:rsidR="00B52175" w:rsidRDefault="007F0EEB" w:rsidP="007F0EEB">
      <w:commentRangeStart w:id="316"/>
      <w:r w:rsidRPr="007F0EEB">
        <w:t xml:space="preserve">For purposes of BACT </w:t>
      </w:r>
      <w:r>
        <w:t>evaluation</w:t>
      </w:r>
      <w:r w:rsidRPr="007F0EEB">
        <w:t>, an EFRT</w:t>
      </w:r>
      <w:r>
        <w:t xml:space="preserve"> </w:t>
      </w:r>
      <w:r w:rsidRPr="007F0EEB">
        <w:t xml:space="preserve">that meets the applicable NSPS Kc design and operating requirements provides VOC emission control that is </w:t>
      </w:r>
      <w:r w:rsidR="00B80EF9">
        <w:t>functionally</w:t>
      </w:r>
      <w:r w:rsidR="00B80EF9" w:rsidRPr="007F0EEB">
        <w:t xml:space="preserve"> </w:t>
      </w:r>
      <w:r w:rsidRPr="007F0EEB">
        <w:t>equivalent to an IFR</w:t>
      </w:r>
      <w:r>
        <w:t>T</w:t>
      </w:r>
      <w:r w:rsidRPr="007F0EEB">
        <w:t xml:space="preserve">. In the October 4, </w:t>
      </w:r>
      <w:proofErr w:type="gramStart"/>
      <w:r w:rsidRPr="007F0EEB">
        <w:t>2023</w:t>
      </w:r>
      <w:proofErr w:type="gramEnd"/>
      <w:r w:rsidRPr="007F0EEB">
        <w:t xml:space="preserve"> proposed NSPS Kc rule</w:t>
      </w:r>
      <w:r>
        <w:t>, the United States Environmental Protection Agency (</w:t>
      </w:r>
      <w:r w:rsidRPr="007F0EEB">
        <w:t>EPA</w:t>
      </w:r>
      <w:r>
        <w:t>)</w:t>
      </w:r>
      <w:r w:rsidRPr="007F0EEB">
        <w:t xml:space="preserve"> determined that IFRTs represent the Best System of Emission Reduction (BSER) for volatile organic liquid storage vessel</w:t>
      </w:r>
      <w:r w:rsidR="000754AF">
        <w:t>s</w:t>
      </w:r>
      <w:r>
        <w:t>.</w:t>
      </w:r>
      <w:r w:rsidRPr="007F0EEB">
        <w:t xml:space="preserve"> </w:t>
      </w:r>
      <w:r>
        <w:t>H</w:t>
      </w:r>
      <w:r w:rsidRPr="007F0EEB">
        <w:t xml:space="preserve">owever, </w:t>
      </w:r>
      <w:r>
        <w:t>in the same document, EPA</w:t>
      </w:r>
      <w:r w:rsidRPr="007F0EEB">
        <w:t xml:space="preserve"> explicitly </w:t>
      </w:r>
      <w:r>
        <w:t>state</w:t>
      </w:r>
      <w:r w:rsidR="00371BAE">
        <w:t>s</w:t>
      </w:r>
      <w:r w:rsidRPr="007F0EEB">
        <w:t xml:space="preserve"> that EFRTs achieving equivalent emissions performance may be used as an alternative compliance optio</w:t>
      </w:r>
      <w:r w:rsidR="00437731">
        <w:t>n</w:t>
      </w:r>
      <w:r w:rsidR="00394235">
        <w:t>.</w:t>
      </w:r>
      <w:r w:rsidR="00E57D07">
        <w:rPr>
          <w:rStyle w:val="FootnoteReference"/>
        </w:rPr>
        <w:footnoteReference w:id="8"/>
      </w:r>
      <w:r w:rsidR="00437731">
        <w:t xml:space="preserve"> </w:t>
      </w:r>
      <w:r w:rsidRPr="007F0EEB">
        <w:t xml:space="preserve">This determination is reaffirmed in </w:t>
      </w:r>
      <w:r w:rsidR="00B52175">
        <w:t>the following response</w:t>
      </w:r>
      <w:r w:rsidR="00E57D07">
        <w:t xml:space="preserve"> made by the EPA</w:t>
      </w:r>
      <w:r w:rsidR="00B52175">
        <w:t xml:space="preserve"> to a public comment</w:t>
      </w:r>
      <w:r w:rsidR="00E57D07">
        <w:t xml:space="preserve"> regarding </w:t>
      </w:r>
      <w:r w:rsidR="00004724">
        <w:t xml:space="preserve">the NSPS Kc </w:t>
      </w:r>
      <w:r w:rsidR="00394235">
        <w:t xml:space="preserve">2023 </w:t>
      </w:r>
      <w:r w:rsidR="00004724">
        <w:t>proposed rule</w:t>
      </w:r>
      <w:r w:rsidR="00E57D07">
        <w:t>:</w:t>
      </w:r>
    </w:p>
    <w:p>
      <w:r>
        <w:rPr>
          <w:b/>
          <w:color w:val="C00000"/>
          <w:sz w:val="20"/>
        </w:rPr>
        <w:t xml:space="preserve">[Reviewer Comment] </w:t>
      </w:r>
      <w:r>
        <w:rPr>
          <w:color w:val="C00000"/>
          <w:sz w:val="20"/>
        </w:rPr>
        <w:t>This Step 1 discussion narrows the technology universe too early. Even if the project ultimately concludes that an EFRT compliant with NSPS Kc is functionally equivalent to an IFRT for this service, both options should still be visible in the Step 1 universe and then collapsed later with a clear equivalency rationale.</w:t>
      </w:r>
    </w:p>
    <w:p>
      <w:r>
        <w:rPr>
          <w:b/>
          <w:color w:val="A00000"/>
          <w:sz w:val="20"/>
        </w:rPr>
        <w:t xml:space="preserve">[Redline Suggestion] </w:t>
      </w:r>
      <w:r>
        <w:rPr>
          <w:color w:val="A00000"/>
          <w:sz w:val="20"/>
        </w:rPr>
        <w:t>Keep both IFRT and EFRT in the available-controls list, then explain in Step 2 or Step 3 why an NSPS Kc-compliant EFRT provides equivalent performance for this tank and therefore leads to the same BACT outcome.</w:t>
      </w:r>
    </w:p>
    <w:p w14:paraId="1331A6A3" w14:textId="4CA7F4B8" w:rsidR="00E57D07" w:rsidRPr="00B73891" w:rsidRDefault="00E57D07" w:rsidP="00B73891">
      <w:pPr>
        <w:spacing w:after="0"/>
        <w:jc w:val="both"/>
        <w:rPr>
          <w:i/>
          <w:iCs/>
        </w:rPr>
      </w:pPr>
      <w:r>
        <w:tab/>
        <w:t>“</w:t>
      </w:r>
      <w:r w:rsidRPr="00B73891">
        <w:rPr>
          <w:i/>
          <w:iCs/>
        </w:rPr>
        <w:t xml:space="preserve">We determined that IFRs are the BSER for storage vessels with vapor pressures </w:t>
      </w:r>
    </w:p>
    <w:p w14:paraId="3971B7DA" w14:textId="77777777" w:rsidR="00E57D07" w:rsidRDefault="00E57D07" w:rsidP="00E57D07">
      <w:pPr>
        <w:spacing w:after="0"/>
        <w:ind w:firstLine="720"/>
        <w:jc w:val="both"/>
        <w:rPr>
          <w:i/>
          <w:iCs/>
        </w:rPr>
      </w:pPr>
      <w:r w:rsidRPr="00B73891">
        <w:rPr>
          <w:i/>
          <w:iCs/>
        </w:rPr>
        <w:t xml:space="preserve">less than 11.1 psia. The options provided for EFRs are those that provide the same </w:t>
      </w:r>
    </w:p>
    <w:p w14:paraId="15E273CD" w14:textId="5DD3B497" w:rsidR="00E57D07" w:rsidRPr="00B73891" w:rsidRDefault="00E57D07" w:rsidP="00D56ACC">
      <w:pPr>
        <w:ind w:firstLine="720"/>
        <w:jc w:val="both"/>
        <w:rPr>
          <w:i/>
          <w:iCs/>
        </w:rPr>
      </w:pPr>
      <w:r>
        <w:rPr>
          <w:i/>
          <w:iCs/>
        </w:rPr>
        <w:t>e</w:t>
      </w:r>
      <w:r w:rsidRPr="00B73891">
        <w:rPr>
          <w:i/>
          <w:iCs/>
        </w:rPr>
        <w:t>missions reduction as an IFR.</w:t>
      </w:r>
      <w:r>
        <w:rPr>
          <w:i/>
          <w:iCs/>
        </w:rPr>
        <w:t>”</w:t>
      </w:r>
      <w:r>
        <w:rPr>
          <w:rStyle w:val="FootnoteReference"/>
          <w:i/>
          <w:iCs/>
        </w:rPr>
        <w:footnoteReference w:id="9"/>
      </w:r>
    </w:p>
    <w:p w14:paraId="4A6CF435" w14:textId="3C7F0BE0" w:rsidR="00536D81" w:rsidRDefault="00E57D07" w:rsidP="004C22AA">
      <w:r>
        <w:t>Section IV.B of the</w:t>
      </w:r>
      <w:r w:rsidR="006F7C3E">
        <w:t xml:space="preserve"> preamble to the</w:t>
      </w:r>
      <w:r>
        <w:t xml:space="preserve"> NSPS Kc final rule confirms that </w:t>
      </w:r>
      <w:r w:rsidR="00B80EF9">
        <w:t>EPA considers EFRTs to be an</w:t>
      </w:r>
      <w:r w:rsidR="006F7C3E">
        <w:t xml:space="preserve"> approved</w:t>
      </w:r>
      <w:r w:rsidR="00B80EF9">
        <w:t xml:space="preserve"> alternative compliance option </w:t>
      </w:r>
      <w:r w:rsidR="006F7C3E">
        <w:t>to IFRTs</w:t>
      </w:r>
      <w:r w:rsidR="00394235">
        <w:t>.</w:t>
      </w:r>
      <w:r w:rsidR="00254C79">
        <w:rPr>
          <w:rStyle w:val="FootnoteReference"/>
        </w:rPr>
        <w:footnoteReference w:id="10"/>
      </w:r>
      <w:commentRangeEnd w:id="316"/>
      <w:r w:rsidR="00452A2F">
        <w:rPr>
          <w:rStyle w:val="CommentReference"/>
          <w:rFonts w:ascii="Segoe UI" w:hAnsi="Segoe UI"/>
        </w:rPr>
        <w:commentReference w:id="316"/>
      </w:r>
      <w:r w:rsidR="00371BAE">
        <w:t xml:space="preserve"> </w:t>
      </w:r>
      <w:r w:rsidR="00863122" w:rsidRPr="00863122">
        <w:t xml:space="preserve">Given that NSPS Kc establishes the BACT floor for this source category and EPA has determined that compliant EFRTs achieve emissions reductions equivalent to IFRTs, these technologies may be considered functionally equivalent for BACT </w:t>
      </w:r>
      <w:r w:rsidR="00863122">
        <w:t>evaluation</w:t>
      </w:r>
      <w:r w:rsidR="00254C79">
        <w:t xml:space="preserve">. Therefore, it is unnecessary to assess both options, and this analysis will proceed </w:t>
      </w:r>
      <w:r w:rsidR="00EA4859">
        <w:t>with</w:t>
      </w:r>
      <w:r w:rsidR="00254C79">
        <w:t xml:space="preserve"> EFRTs</w:t>
      </w:r>
      <w:ins w:id="317" w:author="Tony Widboom" w:date="2026-03-31T11:02:00Z" w16du:dateUtc="2026-03-31T18:02:00Z">
        <w:r w:rsidR="00452A2F">
          <w:t xml:space="preserve"> consistent with the project design</w:t>
        </w:r>
      </w:ins>
      <w:r w:rsidR="00254C79">
        <w:t xml:space="preserve">. </w:t>
      </w:r>
    </w:p>
    <w:p w14:paraId="0A5091A7" w14:textId="517BB381" w:rsidR="00716DDC" w:rsidRDefault="00716DDC" w:rsidP="004C22AA">
      <w:del w:id="318" w:author="Tony Widboom" w:date="2026-03-31T11:02:00Z" w16du:dateUtc="2026-03-31T18:02:00Z">
        <w:r w:rsidDel="00452A2F">
          <w:delText xml:space="preserve">Please also note that </w:delText>
        </w:r>
      </w:del>
      <w:ins w:id="319" w:author="Tony Widboom" w:date="2026-03-31T11:02:00Z" w16du:dateUtc="2026-03-31T18:02:00Z">
        <w:r w:rsidR="00452A2F">
          <w:t xml:space="preserve">Additionally, </w:t>
        </w:r>
      </w:ins>
      <w:r>
        <w:t xml:space="preserve">NSPS Kc requires controlling tank cleaning and degassing emissions and is included under the umbrella of “good design methods and operating practices” identified below. </w:t>
      </w:r>
    </w:p>
    <w:p w14:paraId="2FCBB021" w14:textId="672BA25F" w:rsidR="00CC73D2" w:rsidRDefault="00CC73D2" w:rsidP="00CC73D2">
      <w:pPr>
        <w:pStyle w:val="Heading3"/>
      </w:pPr>
      <w:bookmarkStart w:id="320" w:name="_Toc223690215"/>
      <w:r>
        <w:lastRenderedPageBreak/>
        <w:t>Step 2 – Technical Feasibility of Control Technologies</w:t>
      </w:r>
      <w:bookmarkEnd w:id="320"/>
    </w:p>
    <w:p w14:paraId="713E5B1A" w14:textId="38602A53" w:rsidR="00CC73D2" w:rsidRDefault="00CC73D2" w:rsidP="00CC73D2">
      <w:r>
        <w:t xml:space="preserve">The technical feasibility of potential control options for VOC emissions from the </w:t>
      </w:r>
      <w:r w:rsidR="003472AA">
        <w:t>EFRT</w:t>
      </w:r>
      <w:r>
        <w:t xml:space="preserve"> is summarized in </w:t>
      </w:r>
      <w:r w:rsidR="00AE3FEF">
        <w:fldChar w:fldCharType="begin"/>
      </w:r>
      <w:r w:rsidR="00AE3FEF">
        <w:instrText xml:space="preserve"> REF _Ref223090900 \h </w:instrText>
      </w:r>
      <w:r w:rsidR="00AE3FEF">
        <w:fldChar w:fldCharType="separate"/>
      </w:r>
      <w:r w:rsidR="00D56ACC">
        <w:t>Table </w:t>
      </w:r>
      <w:r w:rsidR="00D56ACC">
        <w:rPr>
          <w:noProof/>
        </w:rPr>
        <w:t>5</w:t>
      </w:r>
      <w:r w:rsidR="00D56ACC">
        <w:noBreakHyphen/>
      </w:r>
      <w:r w:rsidR="00D56ACC">
        <w:rPr>
          <w:noProof/>
        </w:rPr>
        <w:t>1</w:t>
      </w:r>
      <w:r w:rsidR="00AE3FEF">
        <w:fldChar w:fldCharType="end"/>
      </w:r>
      <w:r w:rsidR="00AE3FEF">
        <w:t>.</w:t>
      </w:r>
    </w:p>
    <w:p w14:paraId="68AF7766" w14:textId="471A00FE" w:rsidR="00CC73D2" w:rsidRPr="008C46B3" w:rsidRDefault="00CC73D2" w:rsidP="00CC73D2">
      <w:pPr>
        <w:pStyle w:val="Caption"/>
      </w:pPr>
      <w:bookmarkStart w:id="321" w:name="_Ref223090900"/>
      <w:bookmarkStart w:id="322" w:name="_Toc223690238"/>
      <w:r>
        <w:t>Table </w:t>
      </w:r>
      <w:r>
        <w:fldChar w:fldCharType="begin"/>
      </w:r>
      <w:r>
        <w:instrText xml:space="preserve"> STYLEREF 1 \s </w:instrText>
      </w:r>
      <w:r>
        <w:fldChar w:fldCharType="separate"/>
      </w:r>
      <w:r w:rsidR="00D56ACC">
        <w:rPr>
          <w:noProof/>
        </w:rPr>
        <w:t>5</w:t>
      </w:r>
      <w:r>
        <w:rPr>
          <w:noProof/>
        </w:rPr>
        <w:fldChar w:fldCharType="end"/>
      </w:r>
      <w:r>
        <w:noBreakHyphen/>
      </w:r>
      <w:r>
        <w:fldChar w:fldCharType="begin"/>
      </w:r>
      <w:r>
        <w:instrText xml:space="preserve"> SEQ Table \* ARABIC \s 1 </w:instrText>
      </w:r>
      <w:r>
        <w:fldChar w:fldCharType="separate"/>
      </w:r>
      <w:r w:rsidR="00D56ACC">
        <w:rPr>
          <w:noProof/>
        </w:rPr>
        <w:t>1</w:t>
      </w:r>
      <w:r>
        <w:rPr>
          <w:noProof/>
        </w:rPr>
        <w:fldChar w:fldCharType="end"/>
      </w:r>
      <w:bookmarkEnd w:id="321"/>
      <w:r>
        <w:tab/>
        <w:t>Technical Feasibility of VOC</w:t>
      </w:r>
      <w:r w:rsidRPr="009611D2">
        <w:t xml:space="preserve"> Control Technologies</w:t>
      </w:r>
      <w:r>
        <w:t xml:space="preserve"> for the </w:t>
      </w:r>
      <w:r w:rsidR="0080658F">
        <w:t>EFRT</w:t>
      </w:r>
      <w:bookmarkEnd w:id="322"/>
    </w:p>
    <w:tbl>
      <w:tblPr>
        <w:tblStyle w:val="Barrbanded-blue"/>
        <w:tblW w:w="5000" w:type="pct"/>
        <w:tblLook w:val="0020" w:firstRow="1" w:lastRow="0" w:firstColumn="0" w:lastColumn="0" w:noHBand="0" w:noVBand="0"/>
      </w:tblPr>
      <w:tblGrid>
        <w:gridCol w:w="4229"/>
        <w:gridCol w:w="2718"/>
        <w:gridCol w:w="2413"/>
      </w:tblGrid>
      <w:tr w:rsidR="00CC73D2" w:rsidRPr="009611D2" w14:paraId="4A32A00A" w14:textId="77777777" w:rsidTr="001B6413">
        <w:trPr>
          <w:cnfStyle w:val="100000000000" w:firstRow="1" w:lastRow="0" w:firstColumn="0" w:lastColumn="0" w:oddVBand="0" w:evenVBand="0" w:oddHBand="0" w:evenHBand="0" w:firstRowFirstColumn="0" w:firstRowLastColumn="0" w:lastRowFirstColumn="0" w:lastRowLastColumn="0"/>
        </w:trPr>
        <w:tc>
          <w:tcPr>
            <w:tcW w:w="2259" w:type="pct"/>
            <w:vAlign w:val="center"/>
          </w:tcPr>
          <w:p w14:paraId="2E84781F" w14:textId="77777777" w:rsidR="00CC73D2" w:rsidRPr="00A14F0B" w:rsidRDefault="00CC73D2" w:rsidP="001B6413">
            <w:pPr>
              <w:pStyle w:val="TableHeading"/>
            </w:pPr>
            <w:r w:rsidRPr="00A14F0B">
              <w:t>Technology</w:t>
            </w:r>
          </w:p>
        </w:tc>
        <w:tc>
          <w:tcPr>
            <w:tcW w:w="1452" w:type="pct"/>
            <w:vAlign w:val="center"/>
          </w:tcPr>
          <w:p w14:paraId="2B00FE9A" w14:textId="77777777" w:rsidR="00CC73D2" w:rsidRPr="00A14F0B" w:rsidRDefault="00CC73D2" w:rsidP="001B6413">
            <w:pPr>
              <w:pStyle w:val="TableHeading"/>
            </w:pPr>
            <w:r w:rsidRPr="00A14F0B">
              <w:t>Demonstrated In Practice?</w:t>
            </w:r>
          </w:p>
        </w:tc>
        <w:tc>
          <w:tcPr>
            <w:tcW w:w="1289" w:type="pct"/>
            <w:vAlign w:val="center"/>
          </w:tcPr>
          <w:p w14:paraId="60341C68" w14:textId="77777777" w:rsidR="00CC73D2" w:rsidRPr="00A14F0B" w:rsidRDefault="00CC73D2" w:rsidP="001B6413">
            <w:pPr>
              <w:pStyle w:val="TableHeading"/>
            </w:pPr>
            <w:r w:rsidRPr="00A14F0B">
              <w:t>Technically Feasible?</w:t>
            </w:r>
          </w:p>
        </w:tc>
      </w:tr>
      <w:tr w:rsidR="00CC73D2" w:rsidRPr="009611D2" w14:paraId="42B3F747" w14:textId="77777777" w:rsidTr="001B6413">
        <w:trPr>
          <w:cnfStyle w:val="000000100000" w:firstRow="0" w:lastRow="0" w:firstColumn="0" w:lastColumn="0" w:oddVBand="0" w:evenVBand="0" w:oddHBand="1" w:evenHBand="0" w:firstRowFirstColumn="0" w:firstRowLastColumn="0" w:lastRowFirstColumn="0" w:lastRowLastColumn="0"/>
        </w:trPr>
        <w:tc>
          <w:tcPr>
            <w:tcW w:w="2259" w:type="pct"/>
          </w:tcPr>
          <w:p w14:paraId="13328CCE" w14:textId="3A719EA4" w:rsidR="00CC73D2" w:rsidRPr="00A14F0B" w:rsidRDefault="003B33C6" w:rsidP="001B6413">
            <w:pPr>
              <w:pStyle w:val="TableText"/>
              <w:jc w:val="center"/>
            </w:pPr>
            <w:r>
              <w:t>Good Design Methods and Operating Practices</w:t>
            </w:r>
          </w:p>
        </w:tc>
        <w:tc>
          <w:tcPr>
            <w:tcW w:w="1452" w:type="pct"/>
          </w:tcPr>
          <w:p w14:paraId="15508744" w14:textId="4A622D60" w:rsidR="00CC73D2" w:rsidRPr="00A14F0B" w:rsidRDefault="00050EB6" w:rsidP="001B6413">
            <w:pPr>
              <w:pStyle w:val="TableText"/>
              <w:jc w:val="center"/>
            </w:pPr>
            <w:r>
              <w:t>Yes</w:t>
            </w:r>
          </w:p>
        </w:tc>
        <w:tc>
          <w:tcPr>
            <w:tcW w:w="1289" w:type="pct"/>
          </w:tcPr>
          <w:p w14:paraId="4D61F9AB" w14:textId="4489DE54" w:rsidR="00CC73D2" w:rsidRPr="00A14F0B" w:rsidRDefault="00455211" w:rsidP="001B6413">
            <w:pPr>
              <w:pStyle w:val="TableText"/>
              <w:jc w:val="center"/>
            </w:pPr>
            <w:r>
              <w:t>Yes</w:t>
            </w:r>
          </w:p>
        </w:tc>
      </w:tr>
      <w:tr w:rsidR="00322041" w:rsidRPr="009611D2" w14:paraId="15D6F402" w14:textId="77777777" w:rsidTr="001B6413">
        <w:trPr>
          <w:cnfStyle w:val="000000010000" w:firstRow="0" w:lastRow="0" w:firstColumn="0" w:lastColumn="0" w:oddVBand="0" w:evenVBand="0" w:oddHBand="0" w:evenHBand="1" w:firstRowFirstColumn="0" w:firstRowLastColumn="0" w:lastRowFirstColumn="0" w:lastRowLastColumn="0"/>
        </w:trPr>
        <w:tc>
          <w:tcPr>
            <w:tcW w:w="2259" w:type="pct"/>
          </w:tcPr>
          <w:p w14:paraId="5450F449" w14:textId="5C90FA2E" w:rsidR="00322041" w:rsidRDefault="00322041" w:rsidP="001B6413">
            <w:pPr>
              <w:pStyle w:val="TableText"/>
              <w:jc w:val="center"/>
            </w:pPr>
            <w:r>
              <w:t>OGI</w:t>
            </w:r>
          </w:p>
        </w:tc>
        <w:tc>
          <w:tcPr>
            <w:tcW w:w="1452" w:type="pct"/>
          </w:tcPr>
          <w:p w14:paraId="40B87CD2" w14:textId="0BD61D68" w:rsidR="00322041" w:rsidRDefault="00322041" w:rsidP="001B6413">
            <w:pPr>
              <w:pStyle w:val="TableText"/>
              <w:jc w:val="center"/>
            </w:pPr>
            <w:r>
              <w:t>Yes</w:t>
            </w:r>
          </w:p>
        </w:tc>
        <w:tc>
          <w:tcPr>
            <w:tcW w:w="1289" w:type="pct"/>
          </w:tcPr>
          <w:p w14:paraId="00995823" w14:textId="7D4B4897" w:rsidR="00322041" w:rsidRDefault="00322041" w:rsidP="001B6413">
            <w:pPr>
              <w:pStyle w:val="TableText"/>
              <w:jc w:val="center"/>
            </w:pPr>
            <w:r>
              <w:t>Yes</w:t>
            </w:r>
          </w:p>
        </w:tc>
      </w:tr>
      <w:tr w:rsidR="00CC73D2" w:rsidRPr="009611D2" w14:paraId="62970C50" w14:textId="77777777" w:rsidTr="001B6413">
        <w:trPr>
          <w:cnfStyle w:val="000000100000" w:firstRow="0" w:lastRow="0" w:firstColumn="0" w:lastColumn="0" w:oddVBand="0" w:evenVBand="0" w:oddHBand="1" w:evenHBand="0" w:firstRowFirstColumn="0" w:firstRowLastColumn="0" w:lastRowFirstColumn="0" w:lastRowLastColumn="0"/>
        </w:trPr>
        <w:tc>
          <w:tcPr>
            <w:tcW w:w="2259" w:type="pct"/>
          </w:tcPr>
          <w:p w14:paraId="2DA1FE79" w14:textId="7860A597" w:rsidR="00CC73D2" w:rsidRPr="00A14F0B" w:rsidRDefault="00A471D3" w:rsidP="001B6413">
            <w:pPr>
              <w:pStyle w:val="TableText"/>
              <w:jc w:val="center"/>
            </w:pPr>
            <w:r>
              <w:t>DEFRT</w:t>
            </w:r>
          </w:p>
        </w:tc>
        <w:tc>
          <w:tcPr>
            <w:tcW w:w="1452" w:type="pct"/>
          </w:tcPr>
          <w:p w14:paraId="3AAC2792" w14:textId="44AAC0DC" w:rsidR="00CC73D2" w:rsidRPr="00A14F0B" w:rsidRDefault="00050EB6" w:rsidP="001B6413">
            <w:pPr>
              <w:pStyle w:val="TableText"/>
              <w:jc w:val="center"/>
            </w:pPr>
            <w:r>
              <w:t>Yes</w:t>
            </w:r>
          </w:p>
        </w:tc>
        <w:tc>
          <w:tcPr>
            <w:tcW w:w="1289" w:type="pct"/>
          </w:tcPr>
          <w:p w14:paraId="7976EE0B" w14:textId="72446495" w:rsidR="00CC73D2" w:rsidRPr="00A14F0B" w:rsidRDefault="00455211" w:rsidP="001B6413">
            <w:pPr>
              <w:pStyle w:val="TableText"/>
              <w:jc w:val="center"/>
            </w:pPr>
            <w:r>
              <w:t>Yes</w:t>
            </w:r>
          </w:p>
        </w:tc>
      </w:tr>
      <w:tr w:rsidR="00CC73D2" w:rsidRPr="009611D2" w14:paraId="5804CF4F" w14:textId="77777777" w:rsidTr="001B6413">
        <w:trPr>
          <w:cnfStyle w:val="000000010000" w:firstRow="0" w:lastRow="0" w:firstColumn="0" w:lastColumn="0" w:oddVBand="0" w:evenVBand="0" w:oddHBand="0" w:evenHBand="1" w:firstRowFirstColumn="0" w:firstRowLastColumn="0" w:lastRowFirstColumn="0" w:lastRowLastColumn="0"/>
        </w:trPr>
        <w:tc>
          <w:tcPr>
            <w:tcW w:w="2259" w:type="pct"/>
          </w:tcPr>
          <w:p w14:paraId="57C03DB1" w14:textId="696A0539" w:rsidR="00CC73D2" w:rsidRPr="00A14F0B" w:rsidRDefault="006F7C3E" w:rsidP="001B6413">
            <w:pPr>
              <w:pStyle w:val="TableText"/>
              <w:jc w:val="center"/>
            </w:pPr>
            <w:r>
              <w:t xml:space="preserve">DEFRT + </w:t>
            </w:r>
            <w:r w:rsidR="00A471D3">
              <w:t>Routing to CVS and CD</w:t>
            </w:r>
          </w:p>
        </w:tc>
        <w:tc>
          <w:tcPr>
            <w:tcW w:w="1452" w:type="pct"/>
          </w:tcPr>
          <w:p w14:paraId="050B86F9" w14:textId="535C2952" w:rsidR="00CC73D2" w:rsidRPr="00A14F0B" w:rsidRDefault="0045426C" w:rsidP="001B6413">
            <w:pPr>
              <w:pStyle w:val="TableText"/>
              <w:jc w:val="center"/>
            </w:pPr>
            <w:commentRangeStart w:id="323"/>
            <w:r>
              <w:t>Yes</w:t>
            </w:r>
            <w:commentRangeEnd w:id="323"/>
            <w:r>
              <w:rPr>
                <w:rStyle w:val="CommentReference"/>
                <w:rFonts w:ascii="Segoe UI" w:hAnsi="Segoe UI"/>
                <w:bCs w:val="0"/>
              </w:rPr>
              <w:commentReference w:id="323"/>
            </w:r>
          </w:p>
        </w:tc>
        <w:tc>
          <w:tcPr>
            <w:tcW w:w="1289" w:type="pct"/>
          </w:tcPr>
          <w:p w14:paraId="26459F81" w14:textId="4DD7D2EF" w:rsidR="00CC73D2" w:rsidRPr="00A14F0B" w:rsidRDefault="0045426C" w:rsidP="001B6413">
            <w:pPr>
              <w:pStyle w:val="TableText"/>
              <w:jc w:val="center"/>
            </w:pPr>
            <w:commentRangeStart w:id="324"/>
            <w:r>
              <w:t>Yes</w:t>
            </w:r>
            <w:commentRangeEnd w:id="324"/>
            <w:r w:rsidR="00452A2F">
              <w:rPr>
                <w:rStyle w:val="CommentReference"/>
                <w:rFonts w:ascii="Segoe UI" w:hAnsi="Segoe UI"/>
                <w:bCs w:val="0"/>
              </w:rPr>
              <w:commentReference w:id="324"/>
            </w:r>
          </w:p>
        </w:tc>
      </w:tr>
    </w:tbl>
    <w:p w14:paraId="1B61816C" w14:textId="2F12D53C" w:rsidR="001A1026" w:rsidRDefault="001A1026" w:rsidP="00394235">
      <w:pPr>
        <w:spacing w:before="240"/>
      </w:pPr>
    </w:p>
    <w:p w14:paraId="77ADA798" w14:textId="77777777" w:rsidR="00AE3FEF" w:rsidRPr="009611D2" w:rsidRDefault="00AE3FEF" w:rsidP="00AE3FEF">
      <w:pPr>
        <w:pStyle w:val="Heading3"/>
      </w:pPr>
      <w:bookmarkStart w:id="325" w:name="_Toc223690216"/>
      <w:r>
        <w:t xml:space="preserve">Step 3 – </w:t>
      </w:r>
      <w:r w:rsidRPr="009611D2">
        <w:t xml:space="preserve">Effectiveness of </w:t>
      </w:r>
      <w:r>
        <w:t>Feasible</w:t>
      </w:r>
      <w:r w:rsidRPr="009611D2">
        <w:t xml:space="preserve"> Control </w:t>
      </w:r>
      <w:r>
        <w:t>Technologies</w:t>
      </w:r>
      <w:bookmarkEnd w:id="325"/>
    </w:p>
    <w:p w14:paraId="5C0377D1" w14:textId="14FBD1CA" w:rsidR="00AE3FEF" w:rsidRPr="008F6982" w:rsidRDefault="00AE3FEF" w:rsidP="00AE3FEF">
      <w:pPr>
        <w:rPr>
          <w:color w:val="FF0000"/>
        </w:rPr>
      </w:pPr>
      <w:r w:rsidRPr="009611D2">
        <w:t xml:space="preserve">The </w:t>
      </w:r>
      <w:r>
        <w:t xml:space="preserve">technically feasible control options are ranked in </w:t>
      </w:r>
      <w:r>
        <w:fldChar w:fldCharType="begin"/>
      </w:r>
      <w:r>
        <w:instrText xml:space="preserve"> REF _Ref223090885 \h </w:instrText>
      </w:r>
      <w:r>
        <w:fldChar w:fldCharType="separate"/>
      </w:r>
      <w:r w:rsidR="00D56ACC">
        <w:t>Table </w:t>
      </w:r>
      <w:r w:rsidR="00D56ACC">
        <w:rPr>
          <w:noProof/>
        </w:rPr>
        <w:t>5</w:t>
      </w:r>
      <w:r w:rsidR="00D56ACC">
        <w:noBreakHyphen/>
      </w:r>
      <w:r w:rsidR="00D56ACC">
        <w:rPr>
          <w:noProof/>
        </w:rPr>
        <w:t>2</w:t>
      </w:r>
      <w:r>
        <w:fldChar w:fldCharType="end"/>
      </w:r>
      <w:r>
        <w:t xml:space="preserve">, according to their control effectiveness. </w:t>
      </w:r>
    </w:p>
    <w:p w14:paraId="0C1861AC" w14:textId="091A5D05" w:rsidR="00AE3FEF" w:rsidRPr="009611D2" w:rsidRDefault="00AE3FEF" w:rsidP="00AE3FEF">
      <w:pPr>
        <w:pStyle w:val="Caption"/>
      </w:pPr>
      <w:bookmarkStart w:id="326" w:name="_Ref223090885"/>
      <w:bookmarkStart w:id="327" w:name="_Toc223690239"/>
      <w:r>
        <w:t>Table </w:t>
      </w:r>
      <w:r>
        <w:fldChar w:fldCharType="begin"/>
      </w:r>
      <w:r>
        <w:instrText xml:space="preserve"> STYLEREF 1 \s </w:instrText>
      </w:r>
      <w:r>
        <w:fldChar w:fldCharType="separate"/>
      </w:r>
      <w:r w:rsidR="00D56ACC">
        <w:rPr>
          <w:noProof/>
        </w:rPr>
        <w:t>5</w:t>
      </w:r>
      <w:r>
        <w:rPr>
          <w:noProof/>
        </w:rPr>
        <w:fldChar w:fldCharType="end"/>
      </w:r>
      <w:r>
        <w:noBreakHyphen/>
      </w:r>
      <w:r>
        <w:fldChar w:fldCharType="begin"/>
      </w:r>
      <w:r>
        <w:instrText xml:space="preserve"> SEQ Table \* ARABIC \s 1 </w:instrText>
      </w:r>
      <w:r>
        <w:fldChar w:fldCharType="separate"/>
      </w:r>
      <w:r w:rsidR="00D56ACC">
        <w:rPr>
          <w:noProof/>
        </w:rPr>
        <w:t>2</w:t>
      </w:r>
      <w:r>
        <w:rPr>
          <w:noProof/>
        </w:rPr>
        <w:fldChar w:fldCharType="end"/>
      </w:r>
      <w:bookmarkEnd w:id="326"/>
      <w:r>
        <w:tab/>
      </w:r>
      <w:r w:rsidRPr="009611D2">
        <w:t xml:space="preserve">Control Effectiveness Ranking </w:t>
      </w:r>
      <w:r w:rsidRPr="009F50E0">
        <w:t xml:space="preserve">of </w:t>
      </w:r>
      <w:r w:rsidR="00455211">
        <w:rPr>
          <w:rFonts w:cs="Segoe UI"/>
        </w:rPr>
        <w:t>VOC</w:t>
      </w:r>
      <w:r>
        <w:t xml:space="preserve"> </w:t>
      </w:r>
      <w:r w:rsidRPr="009F50E0">
        <w:t xml:space="preserve">Control </w:t>
      </w:r>
      <w:r w:rsidRPr="009611D2">
        <w:t xml:space="preserve">Technologies </w:t>
      </w:r>
      <w:r>
        <w:t xml:space="preserve">for the </w:t>
      </w:r>
      <w:r w:rsidR="00E9599D">
        <w:t>EFRT</w:t>
      </w:r>
      <w:bookmarkEnd w:id="327"/>
    </w:p>
    <w:tbl>
      <w:tblPr>
        <w:tblStyle w:val="Barrbanded-blue"/>
        <w:tblW w:w="5000" w:type="pct"/>
        <w:tblLook w:val="00A0" w:firstRow="1" w:lastRow="0" w:firstColumn="1" w:lastColumn="0" w:noHBand="0" w:noVBand="0"/>
      </w:tblPr>
      <w:tblGrid>
        <w:gridCol w:w="1058"/>
        <w:gridCol w:w="2717"/>
        <w:gridCol w:w="2868"/>
        <w:gridCol w:w="2717"/>
      </w:tblGrid>
      <w:tr w:rsidR="00AE3FEF" w:rsidRPr="008C46B3" w14:paraId="5D7942D1" w14:textId="77777777" w:rsidTr="006772D1">
        <w:trPr>
          <w:cnfStyle w:val="100000000000" w:firstRow="1" w:lastRow="0" w:firstColumn="0" w:lastColumn="0" w:oddVBand="0" w:evenVBand="0" w:oddHBand="0" w:evenHBand="0" w:firstRowFirstColumn="0" w:firstRowLastColumn="0" w:lastRowFirstColumn="0" w:lastRowLastColumn="0"/>
          <w:tblHeader/>
        </w:trPr>
        <w:tc>
          <w:tcPr>
            <w:tcW w:w="1058" w:type="dxa"/>
            <w:vAlign w:val="center"/>
          </w:tcPr>
          <w:p w14:paraId="1E67C7AC" w14:textId="77777777" w:rsidR="00AE3FEF" w:rsidRPr="008C46B3" w:rsidRDefault="00AE3FEF" w:rsidP="001B6413">
            <w:pPr>
              <w:pStyle w:val="TableHeading"/>
            </w:pPr>
            <w:r w:rsidRPr="008C46B3">
              <w:t>Rank</w:t>
            </w:r>
          </w:p>
        </w:tc>
        <w:tc>
          <w:tcPr>
            <w:tcW w:w="2717" w:type="dxa"/>
            <w:vAlign w:val="center"/>
          </w:tcPr>
          <w:p w14:paraId="0E63D034" w14:textId="77777777" w:rsidR="00AE3FEF" w:rsidRPr="008C46B3" w:rsidRDefault="00AE3FEF" w:rsidP="001B6413">
            <w:pPr>
              <w:pStyle w:val="TableHeading"/>
            </w:pPr>
            <w:r w:rsidRPr="008C46B3">
              <w:t>Technology</w:t>
            </w:r>
          </w:p>
        </w:tc>
        <w:tc>
          <w:tcPr>
            <w:tcW w:w="2868" w:type="dxa"/>
            <w:vAlign w:val="center"/>
          </w:tcPr>
          <w:p w14:paraId="26370FA4" w14:textId="77777777" w:rsidR="00AE3FEF" w:rsidRPr="008C46B3" w:rsidRDefault="00AE3FEF" w:rsidP="001B6413">
            <w:pPr>
              <w:pStyle w:val="TableHeading"/>
            </w:pPr>
            <w:r w:rsidRPr="008C46B3">
              <w:t>Emission Control Effectiveness</w:t>
            </w:r>
          </w:p>
        </w:tc>
        <w:tc>
          <w:tcPr>
            <w:tcW w:w="2717" w:type="dxa"/>
            <w:vAlign w:val="center"/>
          </w:tcPr>
          <w:p w14:paraId="295FDBA0" w14:textId="77777777" w:rsidR="00AE3FEF" w:rsidRPr="008C46B3" w:rsidRDefault="00AE3FEF" w:rsidP="001B6413">
            <w:pPr>
              <w:pStyle w:val="TableHeading"/>
            </w:pPr>
            <w:commentRangeStart w:id="328"/>
            <w:r w:rsidRPr="008C46B3">
              <w:t>Basis for Listed Performance</w:t>
            </w:r>
            <w:commentRangeEnd w:id="328"/>
            <w:r w:rsidR="004C558A">
              <w:rPr>
                <w:rStyle w:val="CommentReference"/>
                <w:rFonts w:ascii="Segoe UI" w:hAnsi="Segoe UI"/>
                <w:b w:val="0"/>
                <w:color w:val="auto"/>
              </w:rPr>
              <w:commentReference w:id="328"/>
            </w:r>
          </w:p>
        </w:tc>
      </w:tr>
      <w:tr w:rsidR="0045426C" w:rsidRPr="009611D2" w14:paraId="0FE5D598" w14:textId="77777777" w:rsidTr="006772D1">
        <w:trPr>
          <w:cnfStyle w:val="000000100000" w:firstRow="0" w:lastRow="0" w:firstColumn="0" w:lastColumn="0" w:oddVBand="0" w:evenVBand="0" w:oddHBand="1" w:evenHBand="0" w:firstRowFirstColumn="0" w:firstRowLastColumn="0" w:lastRowFirstColumn="0" w:lastRowLastColumn="0"/>
        </w:trPr>
        <w:tc>
          <w:tcPr>
            <w:tcW w:w="1058" w:type="dxa"/>
          </w:tcPr>
          <w:p w14:paraId="08870255" w14:textId="0A864B9A" w:rsidR="0045426C" w:rsidRPr="001A71DC" w:rsidRDefault="0045426C" w:rsidP="001B6413">
            <w:pPr>
              <w:pStyle w:val="TableText"/>
              <w:jc w:val="center"/>
            </w:pPr>
            <w:r>
              <w:t>1</w:t>
            </w:r>
          </w:p>
        </w:tc>
        <w:tc>
          <w:tcPr>
            <w:tcW w:w="2717" w:type="dxa"/>
          </w:tcPr>
          <w:p w14:paraId="3E713585" w14:textId="6F910D2E" w:rsidR="0045426C" w:rsidRDefault="0045426C" w:rsidP="001B6413">
            <w:pPr>
              <w:pStyle w:val="TableText"/>
              <w:jc w:val="center"/>
            </w:pPr>
            <w:r>
              <w:t>DEFRT + Routing to CVS and CD</w:t>
            </w:r>
          </w:p>
        </w:tc>
        <w:tc>
          <w:tcPr>
            <w:tcW w:w="2868" w:type="dxa"/>
          </w:tcPr>
          <w:p w14:paraId="181F0377" w14:textId="52F790CA" w:rsidR="0045426C" w:rsidRDefault="00A15E8C" w:rsidP="001B6413">
            <w:pPr>
              <w:pStyle w:val="TableText"/>
              <w:jc w:val="center"/>
            </w:pPr>
            <w:r>
              <w:t>99.7%</w:t>
            </w:r>
          </w:p>
        </w:tc>
        <w:tc>
          <w:tcPr>
            <w:tcW w:w="2717" w:type="dxa"/>
          </w:tcPr>
          <w:p w14:paraId="78D49F07" w14:textId="14DD2B56" w:rsidR="0045426C" w:rsidRDefault="00A15E8C" w:rsidP="001B6413">
            <w:pPr>
              <w:pStyle w:val="TableText"/>
              <w:jc w:val="center"/>
            </w:pPr>
            <w:r>
              <w:t xml:space="preserve">DEFRT level of control plus additional 98% control from CVS and CD </w:t>
            </w:r>
          </w:p>
        </w:tc>
      </w:tr>
      <w:tr w:rsidR="00AE3FEF" w:rsidRPr="009611D2" w14:paraId="32EDD8D0" w14:textId="77777777" w:rsidTr="006772D1">
        <w:trPr>
          <w:cnfStyle w:val="000000010000" w:firstRow="0" w:lastRow="0" w:firstColumn="0" w:lastColumn="0" w:oddVBand="0" w:evenVBand="0" w:oddHBand="0" w:evenHBand="1" w:firstRowFirstColumn="0" w:firstRowLastColumn="0" w:lastRowFirstColumn="0" w:lastRowLastColumn="0"/>
        </w:trPr>
        <w:tc>
          <w:tcPr>
            <w:tcW w:w="1058" w:type="dxa"/>
          </w:tcPr>
          <w:p w14:paraId="100546E3" w14:textId="14833BD0" w:rsidR="00AE3FEF" w:rsidRPr="001A71DC" w:rsidRDefault="0045426C" w:rsidP="001B6413">
            <w:pPr>
              <w:pStyle w:val="TableText"/>
              <w:jc w:val="center"/>
            </w:pPr>
            <w:r>
              <w:t>2</w:t>
            </w:r>
          </w:p>
        </w:tc>
        <w:tc>
          <w:tcPr>
            <w:tcW w:w="2717" w:type="dxa"/>
          </w:tcPr>
          <w:p w14:paraId="357D28B7" w14:textId="06D077D3" w:rsidR="00AE3FEF" w:rsidRPr="001A71DC" w:rsidRDefault="00992F30" w:rsidP="001B6413">
            <w:pPr>
              <w:pStyle w:val="TableText"/>
              <w:jc w:val="center"/>
            </w:pPr>
            <w:r>
              <w:t>DEFRT</w:t>
            </w:r>
          </w:p>
        </w:tc>
        <w:tc>
          <w:tcPr>
            <w:tcW w:w="2868" w:type="dxa"/>
          </w:tcPr>
          <w:p w14:paraId="1D8FBB71" w14:textId="06C7345D" w:rsidR="00AE3FEF" w:rsidRPr="001A71DC" w:rsidRDefault="004C558A" w:rsidP="001B6413">
            <w:pPr>
              <w:pStyle w:val="TableText"/>
              <w:jc w:val="center"/>
            </w:pPr>
            <w:r>
              <w:t>83%</w:t>
            </w:r>
          </w:p>
        </w:tc>
        <w:tc>
          <w:tcPr>
            <w:tcW w:w="2717" w:type="dxa"/>
          </w:tcPr>
          <w:p w14:paraId="2E16920D" w14:textId="5E78D49F" w:rsidR="00AE3FEF" w:rsidRPr="001A71DC" w:rsidRDefault="004C558A" w:rsidP="001B6413">
            <w:pPr>
              <w:pStyle w:val="TableText"/>
              <w:jc w:val="center"/>
            </w:pPr>
            <w:r>
              <w:t>AP-42 Methodology</w:t>
            </w:r>
          </w:p>
        </w:tc>
      </w:tr>
      <w:tr w:rsidR="00322041" w:rsidRPr="009611D2" w14:paraId="0D37F231" w14:textId="77777777" w:rsidTr="006772D1">
        <w:trPr>
          <w:cnfStyle w:val="000000100000" w:firstRow="0" w:lastRow="0" w:firstColumn="0" w:lastColumn="0" w:oddVBand="0" w:evenVBand="0" w:oddHBand="1" w:evenHBand="0" w:firstRowFirstColumn="0" w:firstRowLastColumn="0" w:lastRowFirstColumn="0" w:lastRowLastColumn="0"/>
          <w:trHeight w:val="166"/>
        </w:trPr>
        <w:tc>
          <w:tcPr>
            <w:tcW w:w="1058" w:type="dxa"/>
          </w:tcPr>
          <w:p w14:paraId="5C8A250B" w14:textId="0D515245" w:rsidR="00322041" w:rsidRPr="001A71DC" w:rsidRDefault="0045426C" w:rsidP="001B6413">
            <w:pPr>
              <w:pStyle w:val="TableText"/>
              <w:jc w:val="center"/>
            </w:pPr>
            <w:r>
              <w:t>3</w:t>
            </w:r>
          </w:p>
        </w:tc>
        <w:tc>
          <w:tcPr>
            <w:tcW w:w="2717" w:type="dxa"/>
          </w:tcPr>
          <w:p w14:paraId="3ABC109C" w14:textId="72224CAE" w:rsidR="00322041" w:rsidRDefault="00322041" w:rsidP="001B6413">
            <w:pPr>
              <w:pStyle w:val="TableText"/>
              <w:jc w:val="center"/>
            </w:pPr>
            <w:r>
              <w:t>OGI</w:t>
            </w:r>
          </w:p>
        </w:tc>
        <w:tc>
          <w:tcPr>
            <w:tcW w:w="2868" w:type="dxa"/>
          </w:tcPr>
          <w:p w14:paraId="5BD5F395" w14:textId="30C2B14F" w:rsidR="00322041" w:rsidRDefault="00322041" w:rsidP="001B6413">
            <w:pPr>
              <w:pStyle w:val="TableText"/>
              <w:jc w:val="center"/>
            </w:pPr>
            <w:r>
              <w:t>Inherently lower emissions</w:t>
            </w:r>
          </w:p>
        </w:tc>
        <w:tc>
          <w:tcPr>
            <w:tcW w:w="2717" w:type="dxa"/>
          </w:tcPr>
          <w:p w14:paraId="39EE7CD6" w14:textId="6F2C284D" w:rsidR="00322041" w:rsidRDefault="00370030" w:rsidP="001B6413">
            <w:pPr>
              <w:pStyle w:val="TableText"/>
              <w:jc w:val="center"/>
            </w:pPr>
            <w:r>
              <w:t>N/A – early leak detection</w:t>
            </w:r>
          </w:p>
        </w:tc>
      </w:tr>
      <w:tr w:rsidR="00AE3FEF" w:rsidRPr="009611D2" w14:paraId="0EF92F84" w14:textId="77777777" w:rsidTr="006772D1">
        <w:trPr>
          <w:cnfStyle w:val="000000010000" w:firstRow="0" w:lastRow="0" w:firstColumn="0" w:lastColumn="0" w:oddVBand="0" w:evenVBand="0" w:oddHBand="0" w:evenHBand="1" w:firstRowFirstColumn="0" w:firstRowLastColumn="0" w:lastRowFirstColumn="0" w:lastRowLastColumn="0"/>
        </w:trPr>
        <w:tc>
          <w:tcPr>
            <w:tcW w:w="1058" w:type="dxa"/>
          </w:tcPr>
          <w:p w14:paraId="69A3601A" w14:textId="34CEF239" w:rsidR="00AE3FEF" w:rsidRPr="001A71DC" w:rsidRDefault="0045426C" w:rsidP="001B6413">
            <w:pPr>
              <w:pStyle w:val="TableText"/>
              <w:jc w:val="center"/>
            </w:pPr>
            <w:r>
              <w:t>4</w:t>
            </w:r>
          </w:p>
        </w:tc>
        <w:tc>
          <w:tcPr>
            <w:tcW w:w="2717" w:type="dxa"/>
          </w:tcPr>
          <w:p w14:paraId="3BAABCA8" w14:textId="77777777" w:rsidR="00AE3FEF" w:rsidRPr="001A71DC" w:rsidRDefault="00AE3FEF" w:rsidP="001B6413">
            <w:pPr>
              <w:pStyle w:val="TableText"/>
              <w:jc w:val="center"/>
            </w:pPr>
            <w:r>
              <w:t>Good Design Methods and Operating Practices</w:t>
            </w:r>
          </w:p>
        </w:tc>
        <w:tc>
          <w:tcPr>
            <w:tcW w:w="2868" w:type="dxa"/>
          </w:tcPr>
          <w:p w14:paraId="2014527F" w14:textId="4CE0E13C" w:rsidR="00AE3FEF" w:rsidRPr="001A71DC" w:rsidRDefault="005B6767" w:rsidP="001B6413">
            <w:pPr>
              <w:pStyle w:val="TableText"/>
              <w:jc w:val="center"/>
            </w:pPr>
            <w:r>
              <w:t xml:space="preserve">Inherently </w:t>
            </w:r>
            <w:r w:rsidR="00E9599D">
              <w:t>l</w:t>
            </w:r>
            <w:r>
              <w:t xml:space="preserve">ower </w:t>
            </w:r>
            <w:r w:rsidR="00E9599D">
              <w:t>e</w:t>
            </w:r>
            <w:r>
              <w:t>missions</w:t>
            </w:r>
          </w:p>
        </w:tc>
        <w:tc>
          <w:tcPr>
            <w:tcW w:w="2717" w:type="dxa"/>
          </w:tcPr>
          <w:p w14:paraId="46ADA755" w14:textId="5EC9DCD6" w:rsidR="00AE3FEF" w:rsidRPr="001A71DC" w:rsidRDefault="004C558A" w:rsidP="001B6413">
            <w:pPr>
              <w:pStyle w:val="TableText"/>
              <w:jc w:val="center"/>
            </w:pPr>
            <w:r>
              <w:t xml:space="preserve">N/A – </w:t>
            </w:r>
            <w:r w:rsidR="008E7A38">
              <w:t>b</w:t>
            </w:r>
            <w:r>
              <w:t xml:space="preserve">ase </w:t>
            </w:r>
            <w:r w:rsidR="00E9599D">
              <w:t>c</w:t>
            </w:r>
            <w:r>
              <w:t>ase</w:t>
            </w:r>
          </w:p>
        </w:tc>
      </w:tr>
    </w:tbl>
    <w:p w14:paraId="08A080F2" w14:textId="1EA125C0" w:rsidR="00AE3FEF" w:rsidRDefault="00AE3FEF" w:rsidP="00AE3FEF">
      <w:pPr>
        <w:pStyle w:val="TableFootnote"/>
      </w:pPr>
    </w:p>
    <w:p w14:paraId="107F7AEA" w14:textId="77777777" w:rsidR="00AE3FEF" w:rsidRDefault="00AE3FEF" w:rsidP="00AE3FEF">
      <w:pPr>
        <w:pStyle w:val="Heading3"/>
      </w:pPr>
      <w:bookmarkStart w:id="329" w:name="_Toc223690217"/>
      <w:r>
        <w:t xml:space="preserve">Step 4 - </w:t>
      </w:r>
      <w:r w:rsidRPr="009409AD">
        <w:t xml:space="preserve">Evaluation of </w:t>
      </w:r>
      <w:r>
        <w:t xml:space="preserve">Feasible </w:t>
      </w:r>
      <w:r w:rsidRPr="009409AD">
        <w:t>Control</w:t>
      </w:r>
      <w:r>
        <w:t xml:space="preserve"> Technologies</w:t>
      </w:r>
      <w:bookmarkEnd w:id="329"/>
    </w:p>
    <w:p w14:paraId="1C874105" w14:textId="0A89349D" w:rsidR="00D172AF" w:rsidRDefault="00D172AF" w:rsidP="004C558A">
      <w:r>
        <w:t xml:space="preserve">Tesoro evaluated the economic feasibility, as well as </w:t>
      </w:r>
      <w:commentRangeStart w:id="330"/>
      <w:r>
        <w:t xml:space="preserve">environmental and energy impacts </w:t>
      </w:r>
      <w:commentRangeEnd w:id="330"/>
      <w:r>
        <w:rPr>
          <w:rStyle w:val="CommentReference"/>
          <w:rFonts w:ascii="Segoe UI" w:hAnsi="Segoe UI"/>
        </w:rPr>
        <w:commentReference w:id="330"/>
      </w:r>
      <w:r>
        <w:t>of the VOC control technologies.</w:t>
      </w:r>
    </w:p>
    <w:p w14:paraId="0EFB8CFA" w14:textId="38B4FE95" w:rsidR="00D172AF" w:rsidRDefault="00D172AF" w:rsidP="00B73891">
      <w:pPr>
        <w:pStyle w:val="Heading4"/>
      </w:pPr>
      <w:r>
        <w:t>Economic Feasibility</w:t>
      </w:r>
    </w:p>
    <w:p w14:paraId="03BAD1D2" w14:textId="430D9C96" w:rsidR="004C558A" w:rsidRDefault="00E9599D" w:rsidP="004C558A">
      <w:r>
        <w:t xml:space="preserve">Tesoro evaluated the cost-effectiveness of </w:t>
      </w:r>
      <w:r w:rsidR="00D172AF">
        <w:t xml:space="preserve">technically feasible </w:t>
      </w:r>
      <w:r>
        <w:t xml:space="preserve">VOC controls for the EFRT, summarized in </w:t>
      </w:r>
      <w:r w:rsidR="00D172AF">
        <w:fldChar w:fldCharType="begin"/>
      </w:r>
      <w:r w:rsidR="00D172AF">
        <w:instrText xml:space="preserve"> REF _Ref223614564 \h </w:instrText>
      </w:r>
      <w:r w:rsidR="00D172AF">
        <w:fldChar w:fldCharType="separate"/>
      </w:r>
      <w:r w:rsidR="00D56ACC">
        <w:t>Table </w:t>
      </w:r>
      <w:r w:rsidR="00D56ACC">
        <w:rPr>
          <w:noProof/>
        </w:rPr>
        <w:t>5</w:t>
      </w:r>
      <w:r w:rsidR="00D56ACC">
        <w:noBreakHyphen/>
      </w:r>
      <w:r w:rsidR="00D56ACC">
        <w:rPr>
          <w:noProof/>
        </w:rPr>
        <w:t>3</w:t>
      </w:r>
      <w:r w:rsidR="00D172AF">
        <w:fldChar w:fldCharType="end"/>
      </w:r>
      <w:r>
        <w:t>.</w:t>
      </w:r>
      <w:r w:rsidR="0002478D">
        <w:t xml:space="preserve"> Details regarding economic feasibility for VOC controls are summarized in Appendix B.</w:t>
      </w:r>
    </w:p>
    <w:p w14:paraId="3A00A468" w14:textId="7B629459" w:rsidR="00E9599D" w:rsidRPr="009611D2" w:rsidRDefault="00E9599D" w:rsidP="00E9599D">
      <w:pPr>
        <w:pStyle w:val="Caption"/>
      </w:pPr>
      <w:bookmarkStart w:id="331" w:name="_Ref223614564"/>
      <w:bookmarkStart w:id="332" w:name="_Toc223690240"/>
      <w:r>
        <w:lastRenderedPageBreak/>
        <w:t>Table </w:t>
      </w:r>
      <w:r>
        <w:fldChar w:fldCharType="begin"/>
      </w:r>
      <w:r>
        <w:instrText xml:space="preserve"> STYLEREF 1 \s </w:instrText>
      </w:r>
      <w:r>
        <w:fldChar w:fldCharType="separate"/>
      </w:r>
      <w:r w:rsidR="00D56ACC">
        <w:rPr>
          <w:noProof/>
        </w:rPr>
        <w:t>5</w:t>
      </w:r>
      <w:r>
        <w:rPr>
          <w:noProof/>
        </w:rPr>
        <w:fldChar w:fldCharType="end"/>
      </w:r>
      <w:r>
        <w:noBreakHyphen/>
      </w:r>
      <w:r>
        <w:fldChar w:fldCharType="begin"/>
      </w:r>
      <w:r>
        <w:instrText xml:space="preserve"> SEQ Table \* ARABIC \s 1 </w:instrText>
      </w:r>
      <w:r>
        <w:fldChar w:fldCharType="separate"/>
      </w:r>
      <w:r w:rsidR="00D56ACC">
        <w:rPr>
          <w:noProof/>
        </w:rPr>
        <w:t>3</w:t>
      </w:r>
      <w:r>
        <w:rPr>
          <w:noProof/>
        </w:rPr>
        <w:fldChar w:fldCharType="end"/>
      </w:r>
      <w:bookmarkEnd w:id="331"/>
      <w:r>
        <w:tab/>
        <w:t>Cost-Effectiveness</w:t>
      </w:r>
      <w:r w:rsidRPr="009611D2">
        <w:t xml:space="preserve"> </w:t>
      </w:r>
      <w:r w:rsidRPr="009F50E0">
        <w:t xml:space="preserve">of </w:t>
      </w:r>
      <w:r>
        <w:rPr>
          <w:rFonts w:cs="Segoe UI"/>
        </w:rPr>
        <w:t>VOC</w:t>
      </w:r>
      <w:r>
        <w:t xml:space="preserve"> </w:t>
      </w:r>
      <w:r w:rsidRPr="009F50E0">
        <w:t xml:space="preserve">Control </w:t>
      </w:r>
      <w:r w:rsidRPr="009611D2">
        <w:t xml:space="preserve">Technologies </w:t>
      </w:r>
      <w:r>
        <w:t>for the EFRT</w:t>
      </w:r>
      <w:bookmarkEnd w:id="332"/>
    </w:p>
    <w:tbl>
      <w:tblPr>
        <w:tblStyle w:val="Barrbanded-blue"/>
        <w:tblW w:w="5000" w:type="pct"/>
        <w:tblLook w:val="00A0" w:firstRow="1" w:lastRow="0" w:firstColumn="1" w:lastColumn="0" w:noHBand="0" w:noVBand="0"/>
      </w:tblPr>
      <w:tblGrid>
        <w:gridCol w:w="2717"/>
        <w:gridCol w:w="3583"/>
        <w:gridCol w:w="3060"/>
      </w:tblGrid>
      <w:tr w:rsidR="00E9599D" w:rsidRPr="008C46B3" w14:paraId="7009BA63" w14:textId="77777777" w:rsidTr="00B73891">
        <w:trPr>
          <w:cnfStyle w:val="100000000000" w:firstRow="1" w:lastRow="0" w:firstColumn="0" w:lastColumn="0" w:oddVBand="0" w:evenVBand="0" w:oddHBand="0" w:evenHBand="0" w:firstRowFirstColumn="0" w:firstRowLastColumn="0" w:lastRowFirstColumn="0" w:lastRowLastColumn="0"/>
          <w:tblHeader/>
        </w:trPr>
        <w:tc>
          <w:tcPr>
            <w:tcW w:w="2717" w:type="dxa"/>
            <w:vAlign w:val="center"/>
          </w:tcPr>
          <w:p w14:paraId="0C487F48" w14:textId="77777777" w:rsidR="00E9599D" w:rsidRPr="008C46B3" w:rsidRDefault="00E9599D" w:rsidP="004D65DE">
            <w:pPr>
              <w:pStyle w:val="TableHeading"/>
            </w:pPr>
            <w:r w:rsidRPr="008C46B3">
              <w:t>Technology</w:t>
            </w:r>
          </w:p>
        </w:tc>
        <w:tc>
          <w:tcPr>
            <w:tcW w:w="3583" w:type="dxa"/>
            <w:vAlign w:val="center"/>
          </w:tcPr>
          <w:p w14:paraId="5447AE1E" w14:textId="14C8DDD4" w:rsidR="00E9599D" w:rsidRPr="008C46B3" w:rsidRDefault="00E9599D" w:rsidP="004D65DE">
            <w:pPr>
              <w:pStyle w:val="TableHeading"/>
            </w:pPr>
            <w:r>
              <w:t>Cost</w:t>
            </w:r>
            <w:r w:rsidRPr="008C46B3">
              <w:t xml:space="preserve"> Effectiveness</w:t>
            </w:r>
            <w:r>
              <w:t xml:space="preserve"> ($/ton)</w:t>
            </w:r>
          </w:p>
        </w:tc>
        <w:tc>
          <w:tcPr>
            <w:tcW w:w="3060" w:type="dxa"/>
            <w:vAlign w:val="center"/>
          </w:tcPr>
          <w:p w14:paraId="5CEFA13E" w14:textId="6120BD8F" w:rsidR="00E9599D" w:rsidRPr="008C46B3" w:rsidRDefault="00E9599D" w:rsidP="004D65DE">
            <w:pPr>
              <w:pStyle w:val="TableHeading"/>
            </w:pPr>
            <w:r>
              <w:t>Economically Feasible?</w:t>
            </w:r>
          </w:p>
        </w:tc>
      </w:tr>
      <w:tr w:rsidR="00E9599D" w:rsidRPr="009611D2" w14:paraId="686DAE98" w14:textId="77777777" w:rsidTr="00B73891">
        <w:trPr>
          <w:cnfStyle w:val="000000100000" w:firstRow="0" w:lastRow="0" w:firstColumn="0" w:lastColumn="0" w:oddVBand="0" w:evenVBand="0" w:oddHBand="1" w:evenHBand="0" w:firstRowFirstColumn="0" w:firstRowLastColumn="0" w:lastRowFirstColumn="0" w:lastRowLastColumn="0"/>
        </w:trPr>
        <w:tc>
          <w:tcPr>
            <w:tcW w:w="2717" w:type="dxa"/>
          </w:tcPr>
          <w:p w14:paraId="7EC70F5F" w14:textId="1E169B71" w:rsidR="00E9599D" w:rsidRPr="001A71DC" w:rsidRDefault="00A15E8C" w:rsidP="004D65DE">
            <w:pPr>
              <w:pStyle w:val="TableText"/>
              <w:jc w:val="center"/>
            </w:pPr>
            <w:r>
              <w:t>DEFRT + Routing to CVS and CD</w:t>
            </w:r>
          </w:p>
        </w:tc>
        <w:tc>
          <w:tcPr>
            <w:tcW w:w="3583" w:type="dxa"/>
          </w:tcPr>
          <w:p w14:paraId="35A5AE24" w14:textId="37CACECC" w:rsidR="00E9599D" w:rsidRPr="001A71DC" w:rsidRDefault="00A15E8C" w:rsidP="004D65DE">
            <w:pPr>
              <w:pStyle w:val="TableText"/>
              <w:jc w:val="center"/>
            </w:pPr>
            <w:commentRangeStart w:id="333"/>
            <w:commentRangeStart w:id="334"/>
            <w:commentRangeStart w:id="335"/>
            <w:commentRangeEnd w:id="333"/>
            <w:r>
              <w:rPr>
                <w:rStyle w:val="CommentReference"/>
                <w:rFonts w:ascii="Segoe UI" w:hAnsi="Segoe UI"/>
                <w:bCs w:val="0"/>
              </w:rPr>
              <w:commentReference w:id="333"/>
            </w:r>
            <w:commentRangeEnd w:id="334"/>
            <w:r w:rsidR="008E7A38">
              <w:rPr>
                <w:rStyle w:val="CommentReference"/>
                <w:rFonts w:ascii="Segoe UI" w:hAnsi="Segoe UI"/>
                <w:bCs w:val="0"/>
              </w:rPr>
              <w:commentReference w:id="334"/>
            </w:r>
            <w:commentRangeEnd w:id="335"/>
            <w:r w:rsidR="00CD2583">
              <w:rPr>
                <w:rStyle w:val="CommentReference"/>
                <w:rFonts w:ascii="Segoe UI" w:hAnsi="Segoe UI"/>
                <w:bCs w:val="0"/>
              </w:rPr>
              <w:commentReference w:id="335"/>
            </w:r>
            <w:commentRangeStart w:id="336"/>
            <w:r w:rsidR="00C434EB">
              <w:t>$</w:t>
            </w:r>
            <w:r w:rsidR="008A4A84">
              <w:t>26,500</w:t>
            </w:r>
            <w:commentRangeEnd w:id="336"/>
            <w:r w:rsidR="00ED4F87">
              <w:rPr>
                <w:rStyle w:val="CommentReference"/>
                <w:rFonts w:ascii="Segoe UI" w:hAnsi="Segoe UI"/>
                <w:bCs w:val="0"/>
              </w:rPr>
              <w:commentReference w:id="336"/>
            </w:r>
          </w:p>
        </w:tc>
        <w:tc>
          <w:tcPr>
            <w:tcW w:w="3060" w:type="dxa"/>
          </w:tcPr>
          <w:p w14:paraId="30167405" w14:textId="5F930CE6" w:rsidR="00E9599D" w:rsidRPr="001A71DC" w:rsidRDefault="00C434EB" w:rsidP="004D65DE">
            <w:pPr>
              <w:pStyle w:val="TableText"/>
              <w:jc w:val="center"/>
            </w:pPr>
            <w:r>
              <w:t>No</w:t>
            </w:r>
          </w:p>
        </w:tc>
      </w:tr>
      <w:tr w:rsidR="00A15E8C" w:rsidRPr="009611D2" w14:paraId="26D89CF0" w14:textId="77777777" w:rsidTr="00B73891">
        <w:trPr>
          <w:cnfStyle w:val="000000010000" w:firstRow="0" w:lastRow="0" w:firstColumn="0" w:lastColumn="0" w:oddVBand="0" w:evenVBand="0" w:oddHBand="0" w:evenHBand="1" w:firstRowFirstColumn="0" w:firstRowLastColumn="0" w:lastRowFirstColumn="0" w:lastRowLastColumn="0"/>
        </w:trPr>
        <w:tc>
          <w:tcPr>
            <w:tcW w:w="2717" w:type="dxa"/>
          </w:tcPr>
          <w:p w14:paraId="59245845" w14:textId="656CDF33" w:rsidR="00A15E8C" w:rsidRDefault="00A15E8C" w:rsidP="00A15E8C">
            <w:pPr>
              <w:pStyle w:val="TableText"/>
              <w:jc w:val="center"/>
            </w:pPr>
            <w:r>
              <w:t>DEFRT</w:t>
            </w:r>
          </w:p>
        </w:tc>
        <w:tc>
          <w:tcPr>
            <w:tcW w:w="3583" w:type="dxa"/>
          </w:tcPr>
          <w:p w14:paraId="625B24DC" w14:textId="10993C53" w:rsidR="00A15E8C" w:rsidRDefault="00C434EB" w:rsidP="00A15E8C">
            <w:pPr>
              <w:pStyle w:val="TableText"/>
              <w:jc w:val="center"/>
            </w:pPr>
            <w:r>
              <w:t>$</w:t>
            </w:r>
            <w:r w:rsidR="008A4A84">
              <w:t>34,500</w:t>
            </w:r>
          </w:p>
        </w:tc>
        <w:tc>
          <w:tcPr>
            <w:tcW w:w="3060" w:type="dxa"/>
          </w:tcPr>
          <w:p w14:paraId="5DA1E4EF" w14:textId="3BA5CC07" w:rsidR="00A15E8C" w:rsidRDefault="00A15E8C" w:rsidP="00A15E8C">
            <w:pPr>
              <w:pStyle w:val="TableText"/>
              <w:jc w:val="center"/>
            </w:pPr>
            <w:r>
              <w:t>No</w:t>
            </w:r>
          </w:p>
        </w:tc>
      </w:tr>
      <w:tr w:rsidR="00A15E8C" w:rsidRPr="009611D2" w14:paraId="318F21F6" w14:textId="77777777" w:rsidTr="00B73891">
        <w:trPr>
          <w:cnfStyle w:val="000000100000" w:firstRow="0" w:lastRow="0" w:firstColumn="0" w:lastColumn="0" w:oddVBand="0" w:evenVBand="0" w:oddHBand="1" w:evenHBand="0" w:firstRowFirstColumn="0" w:firstRowLastColumn="0" w:lastRowFirstColumn="0" w:lastRowLastColumn="0"/>
        </w:trPr>
        <w:tc>
          <w:tcPr>
            <w:tcW w:w="2717" w:type="dxa"/>
          </w:tcPr>
          <w:p w14:paraId="60CCD272" w14:textId="2594E8E0" w:rsidR="00A15E8C" w:rsidRDefault="00A15E8C" w:rsidP="00A15E8C">
            <w:pPr>
              <w:pStyle w:val="TableText"/>
              <w:jc w:val="center"/>
            </w:pPr>
            <w:r>
              <w:t>OGI</w:t>
            </w:r>
          </w:p>
        </w:tc>
        <w:tc>
          <w:tcPr>
            <w:tcW w:w="3583" w:type="dxa"/>
          </w:tcPr>
          <w:p w14:paraId="2CB24013" w14:textId="56252715" w:rsidR="00A15E8C" w:rsidRDefault="00A15E8C" w:rsidP="00A15E8C">
            <w:pPr>
              <w:pStyle w:val="TableText"/>
              <w:jc w:val="center"/>
            </w:pPr>
            <w:r>
              <w:t>N/A</w:t>
            </w:r>
          </w:p>
        </w:tc>
        <w:tc>
          <w:tcPr>
            <w:tcW w:w="3060" w:type="dxa"/>
          </w:tcPr>
          <w:p w14:paraId="4D50D884" w14:textId="3DBCCE52" w:rsidR="00A15E8C" w:rsidRDefault="00A15E8C" w:rsidP="00A15E8C">
            <w:pPr>
              <w:pStyle w:val="TableText"/>
              <w:jc w:val="center"/>
            </w:pPr>
            <w:r>
              <w:t>No</w:t>
            </w:r>
          </w:p>
        </w:tc>
      </w:tr>
      <w:tr w:rsidR="00A15E8C" w:rsidRPr="009611D2" w14:paraId="5A216157" w14:textId="77777777" w:rsidTr="00B73891">
        <w:trPr>
          <w:cnfStyle w:val="000000010000" w:firstRow="0" w:lastRow="0" w:firstColumn="0" w:lastColumn="0" w:oddVBand="0" w:evenVBand="0" w:oddHBand="0" w:evenHBand="1" w:firstRowFirstColumn="0" w:firstRowLastColumn="0" w:lastRowFirstColumn="0" w:lastRowLastColumn="0"/>
        </w:trPr>
        <w:tc>
          <w:tcPr>
            <w:tcW w:w="2717" w:type="dxa"/>
          </w:tcPr>
          <w:p w14:paraId="0C1259C3" w14:textId="77777777" w:rsidR="00A15E8C" w:rsidRPr="001A71DC" w:rsidRDefault="00A15E8C" w:rsidP="00A15E8C">
            <w:pPr>
              <w:pStyle w:val="TableText"/>
              <w:jc w:val="center"/>
            </w:pPr>
            <w:r>
              <w:t>Good Design Methods and Operating Practices</w:t>
            </w:r>
          </w:p>
        </w:tc>
        <w:tc>
          <w:tcPr>
            <w:tcW w:w="3583" w:type="dxa"/>
          </w:tcPr>
          <w:p w14:paraId="370A3720" w14:textId="1A3F4546" w:rsidR="00A15E8C" w:rsidRPr="001A71DC" w:rsidRDefault="00A15E8C" w:rsidP="00A15E8C">
            <w:pPr>
              <w:pStyle w:val="TableText"/>
              <w:jc w:val="center"/>
            </w:pPr>
            <w:r>
              <w:t>N/A</w:t>
            </w:r>
          </w:p>
        </w:tc>
        <w:tc>
          <w:tcPr>
            <w:tcW w:w="3060" w:type="dxa"/>
          </w:tcPr>
          <w:p w14:paraId="1DF1A3B0" w14:textId="7F98E6A3" w:rsidR="00A15E8C" w:rsidRPr="001A71DC" w:rsidRDefault="00A15E8C" w:rsidP="00A15E8C">
            <w:pPr>
              <w:pStyle w:val="TableText"/>
              <w:jc w:val="center"/>
            </w:pPr>
            <w:r>
              <w:t>Yes</w:t>
            </w:r>
          </w:p>
        </w:tc>
      </w:tr>
    </w:tbl>
    <w:p w14:paraId="090700F4" w14:textId="7EE20148" w:rsidR="00E9599D" w:rsidRDefault="00E9599D" w:rsidP="00703EBB">
      <w:pPr>
        <w:spacing w:before="240"/>
      </w:pPr>
      <w:r>
        <w:t>The cost-effectiveness of a DEFRT</w:t>
      </w:r>
      <w:r w:rsidR="00716DDC">
        <w:t xml:space="preserve"> with or without also routing emissions to a CVS and CD</w:t>
      </w:r>
      <w:r>
        <w:t xml:space="preserve"> is </w:t>
      </w:r>
      <w:r w:rsidR="00EF3012">
        <w:t xml:space="preserve">well </w:t>
      </w:r>
      <w:r>
        <w:t xml:space="preserve">above what is considered economically </w:t>
      </w:r>
      <w:r w:rsidR="00D172AF">
        <w:t>feasible and</w:t>
      </w:r>
      <w:r>
        <w:t xml:space="preserve"> is therefore eliminated from further consideration. </w:t>
      </w:r>
    </w:p>
    <w:p>
      <w:r>
        <w:rPr>
          <w:b/>
          <w:color w:val="C00000"/>
          <w:sz w:val="20"/>
        </w:rPr>
        <w:t xml:space="preserve">[Reviewer Comment] </w:t>
      </w:r>
      <w:r>
        <w:rPr>
          <w:color w:val="C00000"/>
          <w:sz w:val="20"/>
        </w:rPr>
        <w:t>The cost-effectiveness rejection needs a benchmark and a jurisdiction-specific rationale. `Well above what is considered economically feasible` is too open-ended unless the report identifies the policy threshold, comparable determinations, or project-specific balancing basis being applied.</w:t>
      </w:r>
    </w:p>
    <w:p>
      <w:r>
        <w:rPr>
          <w:b/>
          <w:color w:val="A00000"/>
          <w:sz w:val="20"/>
        </w:rPr>
        <w:t xml:space="preserve">[Redline Suggestion] </w:t>
      </w:r>
      <w:r>
        <w:rPr>
          <w:color w:val="A00000"/>
          <w:sz w:val="20"/>
        </w:rPr>
        <w:t>Add the specific cost-effectiveness benchmark or comparison set used for the EFRT VOC Step 4 analysis and explain why the calculated values are unreasonable in this permitting context.</w:t>
      </w:r>
    </w:p>
    <w:p w14:paraId="6578C789" w14:textId="2C8ECB9A" w:rsidR="00654B6A" w:rsidRDefault="00654B6A" w:rsidP="00703EBB">
      <w:pPr>
        <w:spacing w:before="240"/>
      </w:pPr>
      <w:commentRangeStart w:id="337"/>
      <w:r w:rsidRPr="006772D1">
        <w:rPr>
          <w:highlight w:val="cyan"/>
        </w:rPr>
        <w:t>The cost</w:t>
      </w:r>
      <w:r w:rsidR="00BC6743" w:rsidRPr="006772D1">
        <w:rPr>
          <w:highlight w:val="cyan"/>
        </w:rPr>
        <w:t>-</w:t>
      </w:r>
      <w:r w:rsidRPr="006772D1">
        <w:rPr>
          <w:highlight w:val="cyan"/>
        </w:rPr>
        <w:t xml:space="preserve">effectiveness of OGI cannot be evaluated on a $/ton basis since it is not possible to quantify the controlled emissions from </w:t>
      </w:r>
      <w:r w:rsidR="008E7A38">
        <w:rPr>
          <w:highlight w:val="cyan"/>
        </w:rPr>
        <w:t xml:space="preserve">the </w:t>
      </w:r>
      <w:r w:rsidRPr="006772D1">
        <w:rPr>
          <w:highlight w:val="cyan"/>
        </w:rPr>
        <w:t xml:space="preserve">application of this technology. </w:t>
      </w:r>
      <w:commentRangeStart w:id="338"/>
      <w:commentRangeStart w:id="339"/>
      <w:r w:rsidR="005D7C70" w:rsidRPr="006772D1">
        <w:rPr>
          <w:highlight w:val="cyan"/>
        </w:rPr>
        <w:t>OGI has been demonstrated for storage tank monitoring and is required by the California South Coast Air Quality Management District (SCAQMD)</w:t>
      </w:r>
      <w:r w:rsidR="007D2DB6" w:rsidRPr="006772D1">
        <w:rPr>
          <w:rStyle w:val="FootnoteReference"/>
          <w:highlight w:val="cyan"/>
        </w:rPr>
        <w:footnoteReference w:id="11"/>
      </w:r>
      <w:r w:rsidR="005D7C70" w:rsidRPr="006772D1">
        <w:rPr>
          <w:highlight w:val="cyan"/>
        </w:rPr>
        <w:t xml:space="preserve"> and the </w:t>
      </w:r>
      <w:commentRangeStart w:id="340"/>
      <w:r w:rsidR="005D7C70" w:rsidRPr="006772D1">
        <w:rPr>
          <w:highlight w:val="cyan"/>
        </w:rPr>
        <w:t>Utah Administrative Code (UAC)</w:t>
      </w:r>
      <w:r w:rsidR="00D702FF" w:rsidRPr="006772D1">
        <w:rPr>
          <w:rStyle w:val="FootnoteReference"/>
          <w:highlight w:val="cyan"/>
        </w:rPr>
        <w:footnoteReference w:id="12"/>
      </w:r>
      <w:r w:rsidR="005D7C70" w:rsidRPr="006772D1">
        <w:rPr>
          <w:highlight w:val="cyan"/>
        </w:rPr>
        <w:t xml:space="preserve"> </w:t>
      </w:r>
      <w:commentRangeEnd w:id="340"/>
      <w:r w:rsidR="00452A2F">
        <w:rPr>
          <w:rStyle w:val="CommentReference"/>
          <w:rFonts w:ascii="Segoe UI" w:hAnsi="Segoe UI"/>
        </w:rPr>
        <w:commentReference w:id="340"/>
      </w:r>
      <w:r w:rsidR="005D7C70" w:rsidRPr="006772D1">
        <w:rPr>
          <w:highlight w:val="cyan"/>
        </w:rPr>
        <w:t xml:space="preserve">for petroleum storage tanks meeting specific criteria. It is also </w:t>
      </w:r>
      <w:r w:rsidR="00FC51FC" w:rsidRPr="006772D1">
        <w:rPr>
          <w:highlight w:val="cyan"/>
        </w:rPr>
        <w:t>a requirement included</w:t>
      </w:r>
      <w:r w:rsidR="005D7C70" w:rsidRPr="006772D1">
        <w:rPr>
          <w:highlight w:val="cyan"/>
        </w:rPr>
        <w:t xml:space="preserve"> in the </w:t>
      </w:r>
      <w:r w:rsidR="00FC51FC" w:rsidRPr="006772D1">
        <w:rPr>
          <w:highlight w:val="cyan"/>
        </w:rPr>
        <w:t xml:space="preserve">2025 consent decree for the </w:t>
      </w:r>
      <w:r w:rsidR="005D7C70" w:rsidRPr="006772D1">
        <w:rPr>
          <w:highlight w:val="cyan"/>
        </w:rPr>
        <w:t xml:space="preserve">HF Sinclair </w:t>
      </w:r>
      <w:r w:rsidR="00FC51FC" w:rsidRPr="006772D1">
        <w:rPr>
          <w:highlight w:val="cyan"/>
        </w:rPr>
        <w:t>Artesia refinery.</w:t>
      </w:r>
      <w:r w:rsidR="002C7C12" w:rsidRPr="006772D1">
        <w:rPr>
          <w:rStyle w:val="FootnoteReference"/>
          <w:highlight w:val="cyan"/>
        </w:rPr>
        <w:footnoteReference w:id="13"/>
      </w:r>
      <w:r w:rsidR="00FC51FC" w:rsidRPr="006772D1">
        <w:rPr>
          <w:highlight w:val="cyan"/>
        </w:rPr>
        <w:t xml:space="preserve"> </w:t>
      </w:r>
      <w:commentRangeEnd w:id="338"/>
      <w:r w:rsidR="00585DB5" w:rsidRPr="006772D1">
        <w:rPr>
          <w:rStyle w:val="CommentReference"/>
          <w:rFonts w:ascii="Segoe UI" w:hAnsi="Segoe UI"/>
          <w:highlight w:val="cyan"/>
        </w:rPr>
        <w:commentReference w:id="338"/>
      </w:r>
      <w:commentRangeEnd w:id="339"/>
      <w:r w:rsidR="00761C32">
        <w:rPr>
          <w:rStyle w:val="CommentReference"/>
          <w:rFonts w:ascii="Segoe UI" w:hAnsi="Segoe UI"/>
        </w:rPr>
        <w:commentReference w:id="339"/>
      </w:r>
      <w:r w:rsidR="00BC6743" w:rsidRPr="006772D1">
        <w:rPr>
          <w:highlight w:val="cyan"/>
        </w:rPr>
        <w:t xml:space="preserve">However, EPA states in section IV.D </w:t>
      </w:r>
      <w:r w:rsidR="005D7C70" w:rsidRPr="006772D1">
        <w:rPr>
          <w:highlight w:val="cyan"/>
        </w:rPr>
        <w:t xml:space="preserve">of the NSPS Kc final rule </w:t>
      </w:r>
      <w:r w:rsidR="00BC6743" w:rsidRPr="006772D1">
        <w:rPr>
          <w:highlight w:val="cyan"/>
        </w:rPr>
        <w:t xml:space="preserve">that OGI requirements for storage vessels have been reviewed in the past, </w:t>
      </w:r>
      <w:commentRangeStart w:id="341"/>
      <w:r w:rsidR="00BC6743" w:rsidRPr="006772D1">
        <w:rPr>
          <w:highlight w:val="cyan"/>
        </w:rPr>
        <w:t>were reviewed again for NSPS Kc, and</w:t>
      </w:r>
      <w:r w:rsidR="0010755B" w:rsidRPr="006772D1">
        <w:rPr>
          <w:highlight w:val="cyan"/>
        </w:rPr>
        <w:t xml:space="preserve"> were</w:t>
      </w:r>
      <w:r w:rsidR="00BC6743" w:rsidRPr="006772D1">
        <w:rPr>
          <w:highlight w:val="cyan"/>
        </w:rPr>
        <w:t xml:space="preserve"> determined to be not cost-effective.</w:t>
      </w:r>
      <w:r w:rsidR="00BC6743" w:rsidRPr="006772D1">
        <w:rPr>
          <w:rStyle w:val="FootnoteReference"/>
          <w:highlight w:val="cyan"/>
        </w:rPr>
        <w:footnoteReference w:id="14"/>
      </w:r>
      <w:r w:rsidR="00F42E43" w:rsidRPr="006772D1">
        <w:rPr>
          <w:highlight w:val="cyan"/>
        </w:rPr>
        <w:t xml:space="preserve"> </w:t>
      </w:r>
      <w:commentRangeEnd w:id="341"/>
      <w:r w:rsidR="007455C4">
        <w:rPr>
          <w:rStyle w:val="CommentReference"/>
          <w:rFonts w:ascii="Segoe UI" w:hAnsi="Segoe UI"/>
        </w:rPr>
        <w:commentReference w:id="341"/>
      </w:r>
      <w:r w:rsidR="00F42E43" w:rsidRPr="006772D1">
        <w:rPr>
          <w:highlight w:val="cyan"/>
        </w:rPr>
        <w:t>Therefore, OGI is eliminated from further consideration.</w:t>
      </w:r>
      <w:r w:rsidR="00F42E43">
        <w:t xml:space="preserve"> </w:t>
      </w:r>
      <w:commentRangeEnd w:id="337"/>
      <w:r w:rsidR="00E560C7">
        <w:rPr>
          <w:rStyle w:val="CommentReference"/>
          <w:rFonts w:ascii="Segoe UI" w:hAnsi="Segoe UI"/>
        </w:rPr>
        <w:commentReference w:id="337"/>
      </w:r>
    </w:p>
    <w:p>
      <w:r>
        <w:rPr>
          <w:b/>
          <w:color w:val="C00000"/>
          <w:sz w:val="20"/>
        </w:rPr>
        <w:t xml:space="preserve">[Reviewer Comment] </w:t>
      </w:r>
      <w:r>
        <w:rPr>
          <w:color w:val="C00000"/>
          <w:sz w:val="20"/>
        </w:rPr>
        <w:t>This treatment of OGI blends a federal NSPS cost finding with the project-specific BACT record. If OGI is not being selected as BACT, clarify whether it is being rejected as an independent control technology, preserved as a supplemental monitoring measure, or considered outside the core emission-limitation framework. As drafted, the distinction is blurred.</w:t>
      </w:r>
    </w:p>
    <w:p>
      <w:r>
        <w:rPr>
          <w:b/>
          <w:color w:val="A00000"/>
          <w:sz w:val="20"/>
        </w:rPr>
        <w:t xml:space="preserve">[Redline Suggestion] </w:t>
      </w:r>
      <w:r>
        <w:rPr>
          <w:color w:val="A00000"/>
          <w:sz w:val="20"/>
        </w:rPr>
        <w:t>Revise to state whether OGI is being evaluated as a standalone Step 1 control option, a Step 5 compliance enhancement, or both, and then explain the basis for not selecting it in that role.</w:t>
      </w:r>
    </w:p>
    <w:p w14:paraId="7CF24948" w14:textId="549EBF84" w:rsidR="00D172AF" w:rsidRDefault="00D172AF" w:rsidP="00D172AF">
      <w:pPr>
        <w:pStyle w:val="Heading4"/>
      </w:pPr>
      <w:r>
        <w:t>Environmental Impacts</w:t>
      </w:r>
    </w:p>
    <w:p w14:paraId="0E0C8DEC" w14:textId="62F9165D" w:rsidR="00D172AF" w:rsidRDefault="00D172AF" w:rsidP="00D172AF">
      <w:r>
        <w:t xml:space="preserve">Tesoro evaluated the environmental impacts of technically feasible VOC controls for the EFRT, summarized in </w:t>
      </w:r>
      <w:r>
        <w:fldChar w:fldCharType="begin"/>
      </w:r>
      <w:r>
        <w:instrText xml:space="preserve"> REF _Ref223614573 \h </w:instrText>
      </w:r>
      <w:r>
        <w:fldChar w:fldCharType="separate"/>
      </w:r>
      <w:r w:rsidR="00D56ACC">
        <w:t>Table </w:t>
      </w:r>
      <w:r w:rsidR="00D56ACC">
        <w:rPr>
          <w:noProof/>
        </w:rPr>
        <w:t>5</w:t>
      </w:r>
      <w:r w:rsidR="00D56ACC">
        <w:noBreakHyphen/>
      </w:r>
      <w:r w:rsidR="00D56ACC">
        <w:rPr>
          <w:noProof/>
        </w:rPr>
        <w:t>4</w:t>
      </w:r>
      <w:r>
        <w:fldChar w:fldCharType="end"/>
      </w:r>
      <w:r>
        <w:t>.</w:t>
      </w:r>
    </w:p>
    <w:p w14:paraId="12AD53A7" w14:textId="51E5B952" w:rsidR="00D172AF" w:rsidRPr="009611D2" w:rsidRDefault="00D172AF" w:rsidP="00D172AF">
      <w:pPr>
        <w:pStyle w:val="Caption"/>
      </w:pPr>
      <w:bookmarkStart w:id="342" w:name="_Ref223614573"/>
      <w:bookmarkStart w:id="343" w:name="_Toc223690241"/>
      <w:r>
        <w:t>Table </w:t>
      </w:r>
      <w:r>
        <w:fldChar w:fldCharType="begin"/>
      </w:r>
      <w:r>
        <w:instrText xml:space="preserve"> STYLEREF 1 \s </w:instrText>
      </w:r>
      <w:r>
        <w:fldChar w:fldCharType="separate"/>
      </w:r>
      <w:r w:rsidR="00D56ACC">
        <w:rPr>
          <w:noProof/>
        </w:rPr>
        <w:t>5</w:t>
      </w:r>
      <w:r>
        <w:rPr>
          <w:noProof/>
        </w:rPr>
        <w:fldChar w:fldCharType="end"/>
      </w:r>
      <w:r>
        <w:noBreakHyphen/>
      </w:r>
      <w:r>
        <w:fldChar w:fldCharType="begin"/>
      </w:r>
      <w:r>
        <w:instrText xml:space="preserve"> SEQ Table \* ARABIC \s 1 </w:instrText>
      </w:r>
      <w:r>
        <w:fldChar w:fldCharType="separate"/>
      </w:r>
      <w:r w:rsidR="00D56ACC">
        <w:rPr>
          <w:noProof/>
        </w:rPr>
        <w:t>4</w:t>
      </w:r>
      <w:r>
        <w:rPr>
          <w:noProof/>
        </w:rPr>
        <w:fldChar w:fldCharType="end"/>
      </w:r>
      <w:bookmarkEnd w:id="342"/>
      <w:r>
        <w:tab/>
        <w:t>Environmental Impacts</w:t>
      </w:r>
      <w:r w:rsidRPr="009611D2">
        <w:t xml:space="preserve"> </w:t>
      </w:r>
      <w:r w:rsidRPr="009F50E0">
        <w:t xml:space="preserve">of </w:t>
      </w:r>
      <w:r>
        <w:rPr>
          <w:rFonts w:cs="Segoe UI"/>
        </w:rPr>
        <w:t>VOC</w:t>
      </w:r>
      <w:r>
        <w:t xml:space="preserve"> </w:t>
      </w:r>
      <w:r w:rsidRPr="009F50E0">
        <w:t xml:space="preserve">Control </w:t>
      </w:r>
      <w:r w:rsidRPr="009611D2">
        <w:t xml:space="preserve">Technologies </w:t>
      </w:r>
      <w:r>
        <w:t>for the EFRT</w:t>
      </w:r>
      <w:bookmarkEnd w:id="343"/>
    </w:p>
    <w:tbl>
      <w:tblPr>
        <w:tblStyle w:val="Barrbanded-blue"/>
        <w:tblW w:w="5000" w:type="pct"/>
        <w:tblLook w:val="00A0" w:firstRow="1" w:lastRow="0" w:firstColumn="1" w:lastColumn="0" w:noHBand="0" w:noVBand="0"/>
      </w:tblPr>
      <w:tblGrid>
        <w:gridCol w:w="2717"/>
        <w:gridCol w:w="3583"/>
        <w:gridCol w:w="3060"/>
      </w:tblGrid>
      <w:tr w:rsidR="00D172AF" w:rsidRPr="008C46B3" w14:paraId="4D939F47" w14:textId="77777777" w:rsidTr="004D65DE">
        <w:trPr>
          <w:cnfStyle w:val="100000000000" w:firstRow="1" w:lastRow="0" w:firstColumn="0" w:lastColumn="0" w:oddVBand="0" w:evenVBand="0" w:oddHBand="0" w:evenHBand="0" w:firstRowFirstColumn="0" w:firstRowLastColumn="0" w:lastRowFirstColumn="0" w:lastRowLastColumn="0"/>
          <w:tblHeader/>
        </w:trPr>
        <w:tc>
          <w:tcPr>
            <w:tcW w:w="2717" w:type="dxa"/>
            <w:vAlign w:val="center"/>
          </w:tcPr>
          <w:p w14:paraId="1E6EFAFF" w14:textId="77777777" w:rsidR="00D172AF" w:rsidRPr="008C46B3" w:rsidRDefault="00D172AF" w:rsidP="004D65DE">
            <w:pPr>
              <w:pStyle w:val="TableHeading"/>
            </w:pPr>
            <w:r w:rsidRPr="008C46B3">
              <w:t>Technology</w:t>
            </w:r>
          </w:p>
        </w:tc>
        <w:tc>
          <w:tcPr>
            <w:tcW w:w="3583" w:type="dxa"/>
            <w:vAlign w:val="center"/>
          </w:tcPr>
          <w:p w14:paraId="229FCD7F" w14:textId="17678852" w:rsidR="00D172AF" w:rsidRPr="008C46B3" w:rsidRDefault="00D172AF" w:rsidP="004D65DE">
            <w:pPr>
              <w:pStyle w:val="TableHeading"/>
            </w:pPr>
            <w:r>
              <w:t>Collateral Air Emissions</w:t>
            </w:r>
          </w:p>
        </w:tc>
        <w:tc>
          <w:tcPr>
            <w:tcW w:w="3060" w:type="dxa"/>
            <w:vAlign w:val="center"/>
          </w:tcPr>
          <w:p w14:paraId="679B5834" w14:textId="15CF23BF" w:rsidR="00D172AF" w:rsidRPr="008C46B3" w:rsidRDefault="00D172AF" w:rsidP="004D65DE">
            <w:pPr>
              <w:pStyle w:val="TableHeading"/>
            </w:pPr>
            <w:r>
              <w:t>Non-Air Environmental Impacts</w:t>
            </w:r>
          </w:p>
        </w:tc>
      </w:tr>
      <w:tr w:rsidR="00D172AF" w:rsidRPr="009611D2" w14:paraId="38231B10" w14:textId="77777777" w:rsidTr="004D65DE">
        <w:trPr>
          <w:cnfStyle w:val="000000100000" w:firstRow="0" w:lastRow="0" w:firstColumn="0" w:lastColumn="0" w:oddVBand="0" w:evenVBand="0" w:oddHBand="1" w:evenHBand="0" w:firstRowFirstColumn="0" w:firstRowLastColumn="0" w:lastRowFirstColumn="0" w:lastRowLastColumn="0"/>
        </w:trPr>
        <w:tc>
          <w:tcPr>
            <w:tcW w:w="2717" w:type="dxa"/>
          </w:tcPr>
          <w:p w14:paraId="33523F36" w14:textId="3F2088DF" w:rsidR="00D172AF" w:rsidRPr="001A71DC" w:rsidRDefault="00D172AF" w:rsidP="004D65DE">
            <w:pPr>
              <w:pStyle w:val="TableText"/>
              <w:jc w:val="center"/>
            </w:pPr>
            <w:r>
              <w:t>DEFRT</w:t>
            </w:r>
            <w:r w:rsidR="008E7A38">
              <w:t xml:space="preserve"> + Routing to CVS and CD</w:t>
            </w:r>
          </w:p>
        </w:tc>
        <w:tc>
          <w:tcPr>
            <w:tcW w:w="3583" w:type="dxa"/>
          </w:tcPr>
          <w:p w14:paraId="754FBAFA" w14:textId="2C6B0246" w:rsidR="00D172AF" w:rsidRPr="001A71DC" w:rsidRDefault="008E7A38" w:rsidP="004D65DE">
            <w:pPr>
              <w:pStyle w:val="TableText"/>
              <w:jc w:val="center"/>
            </w:pPr>
            <w:r>
              <w:t>NOx and CO if combustion control is used</w:t>
            </w:r>
          </w:p>
        </w:tc>
        <w:tc>
          <w:tcPr>
            <w:tcW w:w="3060" w:type="dxa"/>
          </w:tcPr>
          <w:p w14:paraId="0EC50A26" w14:textId="7C3B258B" w:rsidR="00D172AF" w:rsidRPr="001A71DC" w:rsidRDefault="008E7A38" w:rsidP="004D65DE">
            <w:pPr>
              <w:pStyle w:val="TableText"/>
              <w:jc w:val="center"/>
            </w:pPr>
            <w:r>
              <w:t>Solid waste if carbon adsorption is used</w:t>
            </w:r>
          </w:p>
        </w:tc>
      </w:tr>
      <w:tr w:rsidR="008E7A38" w:rsidRPr="009611D2" w14:paraId="3CCDC4F8" w14:textId="77777777" w:rsidTr="004D65DE">
        <w:trPr>
          <w:cnfStyle w:val="000000010000" w:firstRow="0" w:lastRow="0" w:firstColumn="0" w:lastColumn="0" w:oddVBand="0" w:evenVBand="0" w:oddHBand="0" w:evenHBand="1" w:firstRowFirstColumn="0" w:firstRowLastColumn="0" w:lastRowFirstColumn="0" w:lastRowLastColumn="0"/>
        </w:trPr>
        <w:tc>
          <w:tcPr>
            <w:tcW w:w="2717" w:type="dxa"/>
          </w:tcPr>
          <w:p w14:paraId="75ACC6DE" w14:textId="7E7D1370" w:rsidR="008E7A38" w:rsidRDefault="008E7A38" w:rsidP="008E7A38">
            <w:pPr>
              <w:pStyle w:val="TableText"/>
              <w:jc w:val="center"/>
            </w:pPr>
            <w:r>
              <w:t>DEFRT</w:t>
            </w:r>
          </w:p>
        </w:tc>
        <w:tc>
          <w:tcPr>
            <w:tcW w:w="3583" w:type="dxa"/>
          </w:tcPr>
          <w:p w14:paraId="0056272B" w14:textId="1F5FA9BF" w:rsidR="008E7A38" w:rsidRDefault="008E7A38" w:rsidP="008E7A38">
            <w:pPr>
              <w:pStyle w:val="TableText"/>
              <w:jc w:val="center"/>
            </w:pPr>
            <w:r>
              <w:t>N/A</w:t>
            </w:r>
          </w:p>
        </w:tc>
        <w:tc>
          <w:tcPr>
            <w:tcW w:w="3060" w:type="dxa"/>
          </w:tcPr>
          <w:p w14:paraId="04293B1F" w14:textId="33FFDA2E" w:rsidR="008E7A38" w:rsidRDefault="008E7A38" w:rsidP="008E7A38">
            <w:pPr>
              <w:pStyle w:val="TableText"/>
              <w:jc w:val="center"/>
            </w:pPr>
            <w:r>
              <w:t>N/A</w:t>
            </w:r>
          </w:p>
        </w:tc>
      </w:tr>
      <w:tr w:rsidR="008E7A38" w:rsidRPr="009611D2" w14:paraId="102A7DF3" w14:textId="77777777" w:rsidTr="004D65DE">
        <w:trPr>
          <w:cnfStyle w:val="000000100000" w:firstRow="0" w:lastRow="0" w:firstColumn="0" w:lastColumn="0" w:oddVBand="0" w:evenVBand="0" w:oddHBand="1" w:evenHBand="0" w:firstRowFirstColumn="0" w:firstRowLastColumn="0" w:lastRowFirstColumn="0" w:lastRowLastColumn="0"/>
        </w:trPr>
        <w:tc>
          <w:tcPr>
            <w:tcW w:w="2717" w:type="dxa"/>
          </w:tcPr>
          <w:p w14:paraId="0C27328A" w14:textId="51769618" w:rsidR="008E7A38" w:rsidRDefault="008E7A38" w:rsidP="008E7A38">
            <w:pPr>
              <w:pStyle w:val="TableText"/>
              <w:jc w:val="center"/>
            </w:pPr>
            <w:r>
              <w:t>OGI</w:t>
            </w:r>
          </w:p>
        </w:tc>
        <w:tc>
          <w:tcPr>
            <w:tcW w:w="3583" w:type="dxa"/>
          </w:tcPr>
          <w:p w14:paraId="56CA83AA" w14:textId="43C81A19" w:rsidR="008E7A38" w:rsidRDefault="008E7A38" w:rsidP="008E7A38">
            <w:pPr>
              <w:pStyle w:val="TableText"/>
              <w:jc w:val="center"/>
            </w:pPr>
            <w:r>
              <w:t>N/A</w:t>
            </w:r>
          </w:p>
        </w:tc>
        <w:tc>
          <w:tcPr>
            <w:tcW w:w="3060" w:type="dxa"/>
          </w:tcPr>
          <w:p w14:paraId="3229FF0E" w14:textId="0E182E7E" w:rsidR="008E7A38" w:rsidRDefault="008E7A38" w:rsidP="008E7A38">
            <w:pPr>
              <w:pStyle w:val="TableText"/>
              <w:jc w:val="center"/>
            </w:pPr>
            <w:r>
              <w:t>N/A</w:t>
            </w:r>
          </w:p>
        </w:tc>
      </w:tr>
      <w:tr w:rsidR="008E7A38" w:rsidRPr="009611D2" w14:paraId="2FB951E5" w14:textId="77777777" w:rsidTr="004D65DE">
        <w:trPr>
          <w:cnfStyle w:val="000000010000" w:firstRow="0" w:lastRow="0" w:firstColumn="0" w:lastColumn="0" w:oddVBand="0" w:evenVBand="0" w:oddHBand="0" w:evenHBand="1" w:firstRowFirstColumn="0" w:firstRowLastColumn="0" w:lastRowFirstColumn="0" w:lastRowLastColumn="0"/>
        </w:trPr>
        <w:tc>
          <w:tcPr>
            <w:tcW w:w="2717" w:type="dxa"/>
          </w:tcPr>
          <w:p w14:paraId="35D204B0" w14:textId="77777777" w:rsidR="008E7A38" w:rsidRPr="001A71DC" w:rsidRDefault="008E7A38" w:rsidP="008E7A38">
            <w:pPr>
              <w:pStyle w:val="TableText"/>
              <w:jc w:val="center"/>
            </w:pPr>
            <w:r>
              <w:t>Good Design Methods and Operating Practices</w:t>
            </w:r>
          </w:p>
        </w:tc>
        <w:tc>
          <w:tcPr>
            <w:tcW w:w="3583" w:type="dxa"/>
          </w:tcPr>
          <w:p w14:paraId="550A9F8A" w14:textId="334B2CB2" w:rsidR="008E7A38" w:rsidRPr="001A71DC" w:rsidRDefault="008E7A38" w:rsidP="008E7A38">
            <w:pPr>
              <w:pStyle w:val="TableText"/>
              <w:jc w:val="center"/>
            </w:pPr>
            <w:r>
              <w:t>N/A</w:t>
            </w:r>
          </w:p>
        </w:tc>
        <w:tc>
          <w:tcPr>
            <w:tcW w:w="3060" w:type="dxa"/>
          </w:tcPr>
          <w:p w14:paraId="1397558A" w14:textId="32CB3209" w:rsidR="008E7A38" w:rsidRPr="001A71DC" w:rsidRDefault="008E7A38" w:rsidP="008E7A38">
            <w:pPr>
              <w:pStyle w:val="TableText"/>
              <w:jc w:val="center"/>
            </w:pPr>
            <w:r>
              <w:t>N/A</w:t>
            </w:r>
          </w:p>
        </w:tc>
      </w:tr>
    </w:tbl>
    <w:p w14:paraId="27E0F02A" w14:textId="173244EB" w:rsidR="00D172AF" w:rsidRPr="00D172AF" w:rsidRDefault="00CD5803" w:rsidP="00703EBB">
      <w:pPr>
        <w:spacing w:before="240"/>
      </w:pPr>
      <w:r>
        <w:t xml:space="preserve">There are no </w:t>
      </w:r>
      <w:r w:rsidR="00716DDC">
        <w:t xml:space="preserve">substantial </w:t>
      </w:r>
      <w:r>
        <w:t>adverse environmental effects from the technically feasible VOC control technologies.</w:t>
      </w:r>
    </w:p>
    <w:p w14:paraId="26342384" w14:textId="0CBADA61" w:rsidR="00D172AF" w:rsidRDefault="00D172AF" w:rsidP="00D172AF">
      <w:pPr>
        <w:pStyle w:val="Heading4"/>
      </w:pPr>
      <w:r>
        <w:lastRenderedPageBreak/>
        <w:t>Energy Impacts</w:t>
      </w:r>
    </w:p>
    <w:p w14:paraId="7DCD4703" w14:textId="08A76CB1" w:rsidR="00D172AF" w:rsidRDefault="00D172AF" w:rsidP="00D172AF">
      <w:r>
        <w:t xml:space="preserve">Tesoro evaluated the energy impacts of technically feasible VOC controls for the EFRT, summarized in </w:t>
      </w:r>
      <w:r>
        <w:fldChar w:fldCharType="begin"/>
      </w:r>
      <w:r>
        <w:instrText xml:space="preserve"> REF _Ref223614586 \h </w:instrText>
      </w:r>
      <w:r>
        <w:fldChar w:fldCharType="separate"/>
      </w:r>
      <w:r w:rsidR="00D56ACC">
        <w:t>Table </w:t>
      </w:r>
      <w:r w:rsidR="00D56ACC">
        <w:rPr>
          <w:noProof/>
        </w:rPr>
        <w:t>5</w:t>
      </w:r>
      <w:r w:rsidR="00D56ACC">
        <w:noBreakHyphen/>
      </w:r>
      <w:r w:rsidR="00D56ACC">
        <w:rPr>
          <w:noProof/>
        </w:rPr>
        <w:t>5</w:t>
      </w:r>
      <w:r>
        <w:fldChar w:fldCharType="end"/>
      </w:r>
      <w:r>
        <w:t>.</w:t>
      </w:r>
    </w:p>
    <w:p w14:paraId="472A4BDB" w14:textId="2E9F042A" w:rsidR="00D172AF" w:rsidRPr="009611D2" w:rsidRDefault="00D172AF" w:rsidP="00D172AF">
      <w:pPr>
        <w:pStyle w:val="Caption"/>
      </w:pPr>
      <w:bookmarkStart w:id="344" w:name="_Ref223614586"/>
      <w:bookmarkStart w:id="345" w:name="_Toc223690242"/>
      <w:r>
        <w:t>Table </w:t>
      </w:r>
      <w:r>
        <w:fldChar w:fldCharType="begin"/>
      </w:r>
      <w:r>
        <w:instrText xml:space="preserve"> STYLEREF 1 \s </w:instrText>
      </w:r>
      <w:r>
        <w:fldChar w:fldCharType="separate"/>
      </w:r>
      <w:r w:rsidR="00D56ACC">
        <w:rPr>
          <w:noProof/>
        </w:rPr>
        <w:t>5</w:t>
      </w:r>
      <w:r>
        <w:rPr>
          <w:noProof/>
        </w:rPr>
        <w:fldChar w:fldCharType="end"/>
      </w:r>
      <w:r>
        <w:noBreakHyphen/>
      </w:r>
      <w:r>
        <w:fldChar w:fldCharType="begin"/>
      </w:r>
      <w:r>
        <w:instrText xml:space="preserve"> SEQ Table \* ARABIC \s 1 </w:instrText>
      </w:r>
      <w:r>
        <w:fldChar w:fldCharType="separate"/>
      </w:r>
      <w:r w:rsidR="00D56ACC">
        <w:rPr>
          <w:noProof/>
        </w:rPr>
        <w:t>5</w:t>
      </w:r>
      <w:r>
        <w:rPr>
          <w:noProof/>
        </w:rPr>
        <w:fldChar w:fldCharType="end"/>
      </w:r>
      <w:bookmarkEnd w:id="344"/>
      <w:r>
        <w:tab/>
        <w:t>Energy Impacts</w:t>
      </w:r>
      <w:r w:rsidRPr="009611D2">
        <w:t xml:space="preserve"> </w:t>
      </w:r>
      <w:r w:rsidRPr="009F50E0">
        <w:t xml:space="preserve">of </w:t>
      </w:r>
      <w:r>
        <w:rPr>
          <w:rFonts w:cs="Segoe UI"/>
        </w:rPr>
        <w:t>VOC</w:t>
      </w:r>
      <w:r>
        <w:t xml:space="preserve"> </w:t>
      </w:r>
      <w:r w:rsidRPr="009F50E0">
        <w:t xml:space="preserve">Control </w:t>
      </w:r>
      <w:r w:rsidRPr="009611D2">
        <w:t xml:space="preserve">Technologies </w:t>
      </w:r>
      <w:r>
        <w:t>for the EFRT</w:t>
      </w:r>
      <w:bookmarkEnd w:id="345"/>
    </w:p>
    <w:tbl>
      <w:tblPr>
        <w:tblStyle w:val="Barrbanded-blue"/>
        <w:tblW w:w="5000" w:type="pct"/>
        <w:tblLook w:val="00A0" w:firstRow="1" w:lastRow="0" w:firstColumn="1" w:lastColumn="0" w:noHBand="0" w:noVBand="0"/>
      </w:tblPr>
      <w:tblGrid>
        <w:gridCol w:w="4050"/>
        <w:gridCol w:w="5310"/>
      </w:tblGrid>
      <w:tr w:rsidR="00D172AF" w:rsidRPr="008C46B3" w14:paraId="5B61DBF1" w14:textId="77777777" w:rsidTr="00B73891">
        <w:trPr>
          <w:cnfStyle w:val="100000000000" w:firstRow="1" w:lastRow="0" w:firstColumn="0" w:lastColumn="0" w:oddVBand="0" w:evenVBand="0" w:oddHBand="0" w:evenHBand="0" w:firstRowFirstColumn="0" w:firstRowLastColumn="0" w:lastRowFirstColumn="0" w:lastRowLastColumn="0"/>
          <w:tblHeader/>
        </w:trPr>
        <w:tc>
          <w:tcPr>
            <w:tcW w:w="4050" w:type="dxa"/>
            <w:vAlign w:val="center"/>
          </w:tcPr>
          <w:p w14:paraId="3CACE90D" w14:textId="77777777" w:rsidR="00D172AF" w:rsidRPr="008C46B3" w:rsidRDefault="00D172AF" w:rsidP="004D65DE">
            <w:pPr>
              <w:pStyle w:val="TableHeading"/>
            </w:pPr>
            <w:r w:rsidRPr="008C46B3">
              <w:t>Technology</w:t>
            </w:r>
          </w:p>
        </w:tc>
        <w:tc>
          <w:tcPr>
            <w:tcW w:w="5310" w:type="dxa"/>
            <w:vAlign w:val="center"/>
          </w:tcPr>
          <w:p w14:paraId="50755F0E" w14:textId="1A3D7506" w:rsidR="00D172AF" w:rsidRPr="008C46B3" w:rsidRDefault="00D172AF" w:rsidP="004D65DE">
            <w:pPr>
              <w:pStyle w:val="TableHeading"/>
            </w:pPr>
            <w:r>
              <w:t>Energy Impacts</w:t>
            </w:r>
          </w:p>
        </w:tc>
      </w:tr>
      <w:tr w:rsidR="00D172AF" w:rsidRPr="009611D2" w14:paraId="725AB928" w14:textId="77777777" w:rsidTr="00B73891">
        <w:trPr>
          <w:cnfStyle w:val="000000100000" w:firstRow="0" w:lastRow="0" w:firstColumn="0" w:lastColumn="0" w:oddVBand="0" w:evenVBand="0" w:oddHBand="1" w:evenHBand="0" w:firstRowFirstColumn="0" w:firstRowLastColumn="0" w:lastRowFirstColumn="0" w:lastRowLastColumn="0"/>
        </w:trPr>
        <w:tc>
          <w:tcPr>
            <w:tcW w:w="4050" w:type="dxa"/>
          </w:tcPr>
          <w:p w14:paraId="543F9154" w14:textId="6935A8B0" w:rsidR="00D172AF" w:rsidRPr="001A71DC" w:rsidRDefault="00D172AF" w:rsidP="004D65DE">
            <w:pPr>
              <w:pStyle w:val="TableText"/>
              <w:jc w:val="center"/>
            </w:pPr>
            <w:r>
              <w:t>DEFRT</w:t>
            </w:r>
            <w:r w:rsidR="008E7A38">
              <w:t xml:space="preserve"> + Routing to CVS and CD</w:t>
            </w:r>
          </w:p>
        </w:tc>
        <w:tc>
          <w:tcPr>
            <w:tcW w:w="5310" w:type="dxa"/>
          </w:tcPr>
          <w:p w14:paraId="25B7291F" w14:textId="2B22FE64" w:rsidR="00D172AF" w:rsidRPr="001A71DC" w:rsidRDefault="00716DDC" w:rsidP="004D65DE">
            <w:pPr>
              <w:pStyle w:val="TableText"/>
              <w:jc w:val="center"/>
            </w:pPr>
            <w:r>
              <w:t>Supplemental fuel if combustion control is used</w:t>
            </w:r>
          </w:p>
        </w:tc>
      </w:tr>
      <w:tr w:rsidR="008E7A38" w:rsidRPr="009611D2" w14:paraId="22430450" w14:textId="77777777" w:rsidTr="00B73891">
        <w:trPr>
          <w:cnfStyle w:val="000000010000" w:firstRow="0" w:lastRow="0" w:firstColumn="0" w:lastColumn="0" w:oddVBand="0" w:evenVBand="0" w:oddHBand="0" w:evenHBand="1" w:firstRowFirstColumn="0" w:firstRowLastColumn="0" w:lastRowFirstColumn="0" w:lastRowLastColumn="0"/>
        </w:trPr>
        <w:tc>
          <w:tcPr>
            <w:tcW w:w="4050" w:type="dxa"/>
          </w:tcPr>
          <w:p w14:paraId="4BDC8562" w14:textId="5AB3229F" w:rsidR="008E7A38" w:rsidRDefault="008E7A38" w:rsidP="008E7A38">
            <w:pPr>
              <w:pStyle w:val="TableText"/>
              <w:jc w:val="center"/>
            </w:pPr>
            <w:r>
              <w:t>DEFRT</w:t>
            </w:r>
          </w:p>
        </w:tc>
        <w:tc>
          <w:tcPr>
            <w:tcW w:w="5310" w:type="dxa"/>
          </w:tcPr>
          <w:p w14:paraId="65F5D040" w14:textId="25442114" w:rsidR="008E7A38" w:rsidRDefault="008E7A38" w:rsidP="008E7A38">
            <w:pPr>
              <w:pStyle w:val="TableText"/>
              <w:jc w:val="center"/>
            </w:pPr>
            <w:r>
              <w:t>N/A</w:t>
            </w:r>
          </w:p>
        </w:tc>
      </w:tr>
      <w:tr w:rsidR="008E7A38" w:rsidRPr="009611D2" w14:paraId="265EE99C" w14:textId="77777777" w:rsidTr="00B73891">
        <w:trPr>
          <w:cnfStyle w:val="000000100000" w:firstRow="0" w:lastRow="0" w:firstColumn="0" w:lastColumn="0" w:oddVBand="0" w:evenVBand="0" w:oddHBand="1" w:evenHBand="0" w:firstRowFirstColumn="0" w:firstRowLastColumn="0" w:lastRowFirstColumn="0" w:lastRowLastColumn="0"/>
        </w:trPr>
        <w:tc>
          <w:tcPr>
            <w:tcW w:w="4050" w:type="dxa"/>
          </w:tcPr>
          <w:p w14:paraId="08FB4DEC" w14:textId="26654007" w:rsidR="008E7A38" w:rsidRDefault="008E7A38" w:rsidP="008E7A38">
            <w:pPr>
              <w:pStyle w:val="TableText"/>
              <w:jc w:val="center"/>
            </w:pPr>
            <w:r>
              <w:t>OGI</w:t>
            </w:r>
          </w:p>
        </w:tc>
        <w:tc>
          <w:tcPr>
            <w:tcW w:w="5310" w:type="dxa"/>
          </w:tcPr>
          <w:p w14:paraId="2BE90B30" w14:textId="4019680B" w:rsidR="008E7A38" w:rsidRDefault="008E7A38" w:rsidP="008E7A38">
            <w:pPr>
              <w:pStyle w:val="TableText"/>
              <w:jc w:val="center"/>
            </w:pPr>
            <w:r>
              <w:t>N/A</w:t>
            </w:r>
          </w:p>
        </w:tc>
      </w:tr>
      <w:tr w:rsidR="008E7A38" w:rsidRPr="009611D2" w14:paraId="576EB8AD" w14:textId="77777777" w:rsidTr="00B73891">
        <w:trPr>
          <w:cnfStyle w:val="000000010000" w:firstRow="0" w:lastRow="0" w:firstColumn="0" w:lastColumn="0" w:oddVBand="0" w:evenVBand="0" w:oddHBand="0" w:evenHBand="1" w:firstRowFirstColumn="0" w:firstRowLastColumn="0" w:lastRowFirstColumn="0" w:lastRowLastColumn="0"/>
        </w:trPr>
        <w:tc>
          <w:tcPr>
            <w:tcW w:w="4050" w:type="dxa"/>
          </w:tcPr>
          <w:p w14:paraId="1D7E165D" w14:textId="77777777" w:rsidR="008E7A38" w:rsidRPr="001A71DC" w:rsidRDefault="008E7A38" w:rsidP="008E7A38">
            <w:pPr>
              <w:pStyle w:val="TableText"/>
              <w:jc w:val="center"/>
            </w:pPr>
            <w:r>
              <w:t>Good Design Methods and Operating Practices</w:t>
            </w:r>
          </w:p>
        </w:tc>
        <w:tc>
          <w:tcPr>
            <w:tcW w:w="5310" w:type="dxa"/>
          </w:tcPr>
          <w:p w14:paraId="092CB7BE" w14:textId="2A7F6676" w:rsidR="008E7A38" w:rsidRPr="001A71DC" w:rsidRDefault="008E7A38" w:rsidP="008E7A38">
            <w:pPr>
              <w:pStyle w:val="TableText"/>
              <w:jc w:val="center"/>
            </w:pPr>
            <w:r>
              <w:t>N/A</w:t>
            </w:r>
          </w:p>
        </w:tc>
      </w:tr>
    </w:tbl>
    <w:p w14:paraId="38D6B32E" w14:textId="3D4F4073" w:rsidR="00D172AF" w:rsidRPr="00D172AF" w:rsidRDefault="00CD5803" w:rsidP="00703EBB">
      <w:pPr>
        <w:spacing w:before="240"/>
      </w:pPr>
      <w:r>
        <w:t xml:space="preserve">There are no </w:t>
      </w:r>
      <w:r w:rsidR="00716DDC">
        <w:t xml:space="preserve">substantial </w:t>
      </w:r>
      <w:r>
        <w:t>adverse energy effects from the technically feasible VOC control technologies.</w:t>
      </w:r>
    </w:p>
    <w:p w14:paraId="4671D12F" w14:textId="65DA3F75" w:rsidR="00BC7126" w:rsidRPr="009409AD" w:rsidRDefault="00BC7126" w:rsidP="00BC7126">
      <w:pPr>
        <w:pStyle w:val="Heading3"/>
      </w:pPr>
      <w:bookmarkStart w:id="346" w:name="_Toc223690218"/>
      <w:r>
        <w:t>Step 5 – BACT Selection</w:t>
      </w:r>
      <w:bookmarkEnd w:id="346"/>
    </w:p>
    <w:p w14:paraId="2C0E40F0" w14:textId="01296D71" w:rsidR="00343534" w:rsidRDefault="0086620C" w:rsidP="00CC73D2">
      <w:r>
        <w:t>Tesoro proposes good design methods and operating practices via compliance with NSPS Kc as BACT for VOC emissions from the EFRT.</w:t>
      </w:r>
      <w:r w:rsidR="00343534">
        <w:t xml:space="preserve"> </w:t>
      </w:r>
      <w:r>
        <w:t xml:space="preserve"> </w:t>
      </w:r>
    </w:p>
    <w:p>
      <w:r>
        <w:rPr>
          <w:b/>
          <w:color w:val="C00000"/>
          <w:sz w:val="20"/>
        </w:rPr>
        <w:t xml:space="preserve">[Reviewer Comment] </w:t>
      </w:r>
      <w:r>
        <w:rPr>
          <w:color w:val="C00000"/>
          <w:sz w:val="20"/>
        </w:rPr>
        <w:t>If the final EFRT BACT outcome is a work-practice or design-standard package rather than a numeric VOC limit, the report should make the permit structure explicit: identify the governing NSPS Kc elements, any additional roof or seal design features relied upon, and the inspection or monitoring provisions that make the determination enforceable.</w:t>
      </w:r>
    </w:p>
    <w:p>
      <w:r>
        <w:rPr>
          <w:b/>
          <w:color w:val="A00000"/>
          <w:sz w:val="20"/>
        </w:rPr>
        <w:t xml:space="preserve">[Redline Suggestion] </w:t>
      </w:r>
      <w:r>
        <w:rPr>
          <w:color w:val="A00000"/>
          <w:sz w:val="20"/>
        </w:rPr>
        <w:t>Expand this paragraph to identify the specific NSPS Kc design and operating requirements, any inspection frequencies, and any project-specific features relied upon as the BACT basis.</w:t>
      </w:r>
    </w:p>
    <w:p w14:paraId="3FB3804F" w14:textId="73CD4648" w:rsidR="00B73891" w:rsidRDefault="0086620C" w:rsidP="00CC73D2">
      <w:commentRangeStart w:id="347"/>
      <w:commentRangeStart w:id="348"/>
      <w:commentRangeStart w:id="349"/>
      <w:commentRangeStart w:id="350"/>
      <w:r>
        <w:t xml:space="preserve">Tesoro reviewed permitting determinations in the </w:t>
      </w:r>
      <w:r w:rsidR="00343534">
        <w:t xml:space="preserve">RBLC and is not proposing any numeric emission limits for the EFRT. </w:t>
      </w:r>
      <w:commentRangeStart w:id="351"/>
      <w:r w:rsidR="00343534">
        <w:t xml:space="preserve">There is a single determination in the RBLC with a true performance limit for VOC emissions of 100 ppmv at Buckeye South Texas Gateway Terminal (RBLC ID TX-0855). However, this limit was permitted for a frac tank used during MSS activities, and so is not applicable to the EFRT being evaluated. </w:t>
      </w:r>
      <w:commentRangeEnd w:id="351"/>
      <w:r w:rsidR="007455C4">
        <w:rPr>
          <w:rStyle w:val="CommentReference"/>
          <w:rFonts w:ascii="Segoe UI" w:hAnsi="Segoe UI"/>
        </w:rPr>
        <w:commentReference w:id="351"/>
      </w:r>
      <w:r w:rsidR="00343534">
        <w:t>Furthermore, the same facility permitted 30 IFRTs with no numeric emission limits and no add-on controls.</w:t>
      </w:r>
      <w:commentRangeEnd w:id="347"/>
      <w:r w:rsidR="00716DDC">
        <w:rPr>
          <w:rStyle w:val="CommentReference"/>
          <w:rFonts w:ascii="Segoe UI" w:hAnsi="Segoe UI"/>
        </w:rPr>
        <w:commentReference w:id="347"/>
      </w:r>
      <w:commentRangeEnd w:id="348"/>
      <w:r w:rsidR="00716DDC">
        <w:rPr>
          <w:rStyle w:val="CommentReference"/>
          <w:rFonts w:ascii="Segoe UI" w:hAnsi="Segoe UI"/>
        </w:rPr>
        <w:commentReference w:id="348"/>
      </w:r>
      <w:commentRangeEnd w:id="349"/>
      <w:r w:rsidR="00F94BF2">
        <w:rPr>
          <w:rStyle w:val="CommentReference"/>
          <w:rFonts w:ascii="Segoe UI" w:hAnsi="Segoe UI"/>
        </w:rPr>
        <w:commentReference w:id="349"/>
      </w:r>
      <w:commentRangeEnd w:id="350"/>
      <w:r w:rsidR="007455C4">
        <w:rPr>
          <w:rStyle w:val="CommentReference"/>
          <w:rFonts w:ascii="Segoe UI" w:hAnsi="Segoe UI"/>
        </w:rPr>
        <w:commentReference w:id="350"/>
      </w:r>
    </w:p>
    <w:p w14:paraId="250E2840" w14:textId="77777777" w:rsidR="00B73891" w:rsidRDefault="00B73891">
      <w:pPr>
        <w:spacing w:after="0" w:line="240" w:lineRule="auto"/>
      </w:pPr>
      <w:r>
        <w:br w:type="page"/>
      </w:r>
    </w:p>
    <w:p w14:paraId="3D18E4EF" w14:textId="12A534FA" w:rsidR="004D3341" w:rsidRPr="00A35FCE" w:rsidRDefault="004D3341" w:rsidP="004D3341">
      <w:pPr>
        <w:pStyle w:val="Heading1"/>
      </w:pPr>
      <w:bookmarkStart w:id="352" w:name="_Toc223690219"/>
      <w:r>
        <w:lastRenderedPageBreak/>
        <w:t xml:space="preserve">BACT for </w:t>
      </w:r>
      <w:bookmarkEnd w:id="311"/>
      <w:r>
        <w:t>Fugitive Components</w:t>
      </w:r>
      <w:bookmarkEnd w:id="312"/>
      <w:bookmarkEnd w:id="352"/>
    </w:p>
    <w:p w14:paraId="7F138614" w14:textId="77777777" w:rsidR="004D3341" w:rsidRDefault="004D3341" w:rsidP="004D3341">
      <w:pPr>
        <w:pStyle w:val="Heading2"/>
      </w:pPr>
      <w:bookmarkStart w:id="353" w:name="_Toc421011223"/>
      <w:bookmarkStart w:id="354" w:name="_Toc221603935"/>
      <w:bookmarkStart w:id="355" w:name="_Toc223690220"/>
      <w:r>
        <w:t>Fugitive Component</w:t>
      </w:r>
      <w:r w:rsidRPr="009F50E0">
        <w:t xml:space="preserve"> </w:t>
      </w:r>
      <w:r>
        <w:t>Organic TAP Emissions</w:t>
      </w:r>
      <w:bookmarkEnd w:id="353"/>
      <w:bookmarkEnd w:id="354"/>
      <w:bookmarkEnd w:id="355"/>
    </w:p>
    <w:p w14:paraId="2B0BA4A1" w14:textId="77777777" w:rsidR="004D3341" w:rsidRDefault="004D3341" w:rsidP="004D3341">
      <w:pPr>
        <w:autoSpaceDE w:val="0"/>
        <w:autoSpaceDN w:val="0"/>
        <w:adjustRightInd w:val="0"/>
        <w:rPr>
          <w:rFonts w:eastAsia="Cambria"/>
          <w:szCs w:val="22"/>
        </w:rPr>
      </w:pPr>
      <w:r w:rsidRPr="00BC32AC">
        <w:rPr>
          <w:rFonts w:eastAsia="Cambria"/>
          <w:szCs w:val="22"/>
        </w:rPr>
        <w:t xml:space="preserve">Control strategies for </w:t>
      </w:r>
      <w:r>
        <w:rPr>
          <w:rFonts w:eastAsia="Cambria"/>
          <w:szCs w:val="22"/>
        </w:rPr>
        <w:t xml:space="preserve">organic TAP </w:t>
      </w:r>
      <w:r w:rsidRPr="00BC32AC">
        <w:rPr>
          <w:rFonts w:eastAsia="Cambria"/>
          <w:szCs w:val="22"/>
        </w:rPr>
        <w:t>emission</w:t>
      </w:r>
      <w:r>
        <w:rPr>
          <w:rFonts w:eastAsia="Cambria"/>
          <w:szCs w:val="22"/>
        </w:rPr>
        <w:t>s</w:t>
      </w:r>
      <w:r w:rsidRPr="00BC32AC">
        <w:rPr>
          <w:rFonts w:eastAsia="Cambria"/>
          <w:szCs w:val="22"/>
        </w:rPr>
        <w:t xml:space="preserve"> from </w:t>
      </w:r>
      <w:r>
        <w:rPr>
          <w:rFonts w:eastAsia="Cambria"/>
          <w:szCs w:val="22"/>
        </w:rPr>
        <w:t>fugitive components</w:t>
      </w:r>
      <w:r w:rsidRPr="00BC32AC">
        <w:rPr>
          <w:rFonts w:eastAsia="Cambria"/>
          <w:szCs w:val="22"/>
        </w:rPr>
        <w:t xml:space="preserve"> are based on LDAR </w:t>
      </w:r>
      <w:r>
        <w:rPr>
          <w:rFonts w:eastAsia="Cambria"/>
          <w:szCs w:val="22"/>
        </w:rPr>
        <w:t xml:space="preserve">program work practice requirements, which </w:t>
      </w:r>
      <w:r w:rsidRPr="00BC32AC">
        <w:rPr>
          <w:rFonts w:eastAsia="Cambria"/>
          <w:szCs w:val="22"/>
        </w:rPr>
        <w:t xml:space="preserve">identify and </w:t>
      </w:r>
      <w:r>
        <w:rPr>
          <w:rFonts w:eastAsia="Cambria"/>
          <w:szCs w:val="22"/>
        </w:rPr>
        <w:t xml:space="preserve">then </w:t>
      </w:r>
      <w:r w:rsidRPr="00BC32AC">
        <w:rPr>
          <w:rFonts w:eastAsia="Cambria"/>
          <w:szCs w:val="22"/>
        </w:rPr>
        <w:t xml:space="preserve">reduce emissions from </w:t>
      </w:r>
      <w:r>
        <w:rPr>
          <w:rFonts w:eastAsia="Cambria"/>
          <w:szCs w:val="22"/>
        </w:rPr>
        <w:t xml:space="preserve">process </w:t>
      </w:r>
      <w:r w:rsidRPr="00BC32AC">
        <w:rPr>
          <w:rFonts w:eastAsia="Cambria"/>
          <w:szCs w:val="22"/>
        </w:rPr>
        <w:t>equipment components</w:t>
      </w:r>
      <w:r>
        <w:rPr>
          <w:rFonts w:eastAsia="Cambria"/>
          <w:szCs w:val="22"/>
        </w:rPr>
        <w:t>.</w:t>
      </w:r>
    </w:p>
    <w:p w14:paraId="78B77599" w14:textId="77777777" w:rsidR="004D3341" w:rsidRPr="009F50E0" w:rsidRDefault="004D3341" w:rsidP="004D3341">
      <w:pPr>
        <w:pStyle w:val="Heading3"/>
      </w:pPr>
      <w:bookmarkStart w:id="356" w:name="_Toc421011224"/>
      <w:bookmarkStart w:id="357" w:name="_Toc221603936"/>
      <w:bookmarkStart w:id="358" w:name="_Toc223690221"/>
      <w:r>
        <w:t>Step 1 – Identify All Available Control Technologies</w:t>
      </w:r>
      <w:bookmarkEnd w:id="356"/>
      <w:bookmarkEnd w:id="357"/>
      <w:bookmarkEnd w:id="358"/>
    </w:p>
    <w:p w14:paraId="312768DE" w14:textId="4A8C6A03" w:rsidR="004D3341" w:rsidRDefault="004D3341" w:rsidP="004D3341">
      <w:r>
        <w:t xml:space="preserve">Potential control technologies for organic TAP emissions from </w:t>
      </w:r>
      <w:r w:rsidRPr="009F50E0">
        <w:t>a</w:t>
      </w:r>
      <w:r>
        <w:t xml:space="preserve">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 xml:space="preserve">. </w:t>
      </w:r>
    </w:p>
    <w:p w14:paraId="4FEED0E8" w14:textId="77777777" w:rsidR="004D3341" w:rsidRDefault="004D3341" w:rsidP="004D3341">
      <w:pPr>
        <w:pStyle w:val="Heading3"/>
      </w:pPr>
      <w:bookmarkStart w:id="359" w:name="_Toc421011225"/>
      <w:bookmarkStart w:id="360" w:name="_Toc221603937"/>
      <w:bookmarkStart w:id="361" w:name="_Toc223690222"/>
      <w:r>
        <w:t>Step 2 – Technical Feasibility of Control Technologies</w:t>
      </w:r>
      <w:bookmarkEnd w:id="359"/>
      <w:bookmarkEnd w:id="360"/>
      <w:bookmarkEnd w:id="361"/>
    </w:p>
    <w:p w14:paraId="17D14055" w14:textId="235FE6D7" w:rsidR="004D3341" w:rsidRDefault="004D3341" w:rsidP="004D3341">
      <w:r>
        <w:t xml:space="preserve">The technical feasibility of potential control options for organic TAP emissions </w:t>
      </w:r>
      <w:proofErr w:type="gramStart"/>
      <w:r>
        <w:t>are</w:t>
      </w:r>
      <w:proofErr w:type="gramEnd"/>
      <w:r>
        <w:t xml:space="preserve"> summarized in </w:t>
      </w:r>
      <w:r>
        <w:fldChar w:fldCharType="begin"/>
      </w:r>
      <w:r>
        <w:instrText xml:space="preserve"> REF _Ref417908286 \h </w:instrText>
      </w:r>
      <w:r>
        <w:fldChar w:fldCharType="separate"/>
      </w:r>
      <w:r w:rsidR="00D56ACC">
        <w:t>Table </w:t>
      </w:r>
      <w:r w:rsidR="00D56ACC">
        <w:rPr>
          <w:noProof/>
        </w:rPr>
        <w:t>6</w:t>
      </w:r>
      <w:r w:rsidR="00D56ACC">
        <w:noBreakHyphen/>
      </w:r>
      <w:r w:rsidR="00D56ACC">
        <w:rPr>
          <w:noProof/>
        </w:rPr>
        <w:t>1</w:t>
      </w:r>
      <w:r>
        <w:fldChar w:fldCharType="end"/>
      </w:r>
      <w:r>
        <w:t>. The following sections provide additional detail.</w:t>
      </w:r>
    </w:p>
    <w:p w14:paraId="519DAD82" w14:textId="4B8CFAE1" w:rsidR="004D3341" w:rsidRPr="00DC7B9A" w:rsidRDefault="00233C44" w:rsidP="004D3341">
      <w:pPr>
        <w:pStyle w:val="Caption"/>
      </w:pPr>
      <w:bookmarkStart w:id="362" w:name="_Ref417908286"/>
      <w:bookmarkStart w:id="363" w:name="_Toc421011265"/>
      <w:bookmarkStart w:id="364" w:name="_Toc34909570"/>
      <w:bookmarkStart w:id="365" w:name="_Toc223690243"/>
      <w:r>
        <w:t>Table </w:t>
      </w:r>
      <w:r w:rsidR="004D3341">
        <w:fldChar w:fldCharType="begin"/>
      </w:r>
      <w:r w:rsidR="004D3341">
        <w:instrText xml:space="preserve"> STYLEREF 1 \s </w:instrText>
      </w:r>
      <w:r w:rsidR="004D3341">
        <w:fldChar w:fldCharType="separate"/>
      </w:r>
      <w:r w:rsidR="00D56ACC">
        <w:rPr>
          <w:noProof/>
        </w:rPr>
        <w:t>6</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1</w:t>
      </w:r>
      <w:r w:rsidR="004D3341">
        <w:rPr>
          <w:noProof/>
        </w:rPr>
        <w:fldChar w:fldCharType="end"/>
      </w:r>
      <w:bookmarkEnd w:id="362"/>
      <w:r w:rsidR="004D3341">
        <w:tab/>
        <w:t xml:space="preserve">Technical Feasibility of Organic TAP Control Technologies for </w:t>
      </w:r>
      <w:bookmarkEnd w:id="363"/>
      <w:r w:rsidR="004D3341">
        <w:t>Fugitive Components</w:t>
      </w:r>
      <w:bookmarkEnd w:id="364"/>
      <w:bookmarkEnd w:id="365"/>
    </w:p>
    <w:tbl>
      <w:tblPr>
        <w:tblStyle w:val="Barrbanded-blue"/>
        <w:tblW w:w="5000" w:type="pct"/>
        <w:tblLook w:val="04A0" w:firstRow="1" w:lastRow="0" w:firstColumn="1" w:lastColumn="0" w:noHBand="0" w:noVBand="1"/>
      </w:tblPr>
      <w:tblGrid>
        <w:gridCol w:w="3529"/>
        <w:gridCol w:w="3070"/>
        <w:gridCol w:w="2761"/>
      </w:tblGrid>
      <w:tr w:rsidR="003D390A" w14:paraId="7905EDF7" w14:textId="77777777" w:rsidTr="003D390A">
        <w:trPr>
          <w:cnfStyle w:val="100000000000" w:firstRow="1" w:lastRow="0" w:firstColumn="0" w:lastColumn="0" w:oddVBand="0" w:evenVBand="0" w:oddHBand="0" w:evenHBand="0" w:firstRowFirstColumn="0" w:firstRowLastColumn="0" w:lastRowFirstColumn="0" w:lastRowLastColumn="0"/>
        </w:trPr>
        <w:tc>
          <w:tcPr>
            <w:tcW w:w="1885" w:type="pct"/>
            <w:vAlign w:val="center"/>
            <w:hideMark/>
          </w:tcPr>
          <w:p w14:paraId="291629A6" w14:textId="77777777" w:rsidR="004D3341" w:rsidRPr="00A14F0B" w:rsidRDefault="004D3341" w:rsidP="00DA013F">
            <w:pPr>
              <w:pStyle w:val="TableHeading"/>
            </w:pPr>
            <w:r w:rsidRPr="00A14F0B">
              <w:t>Technology</w:t>
            </w:r>
          </w:p>
        </w:tc>
        <w:tc>
          <w:tcPr>
            <w:tcW w:w="1640" w:type="pct"/>
            <w:vAlign w:val="center"/>
            <w:hideMark/>
          </w:tcPr>
          <w:p w14:paraId="52487B7A" w14:textId="143847AC" w:rsidR="004D3341" w:rsidRPr="00A14F0B" w:rsidRDefault="004D3341" w:rsidP="00DA013F">
            <w:pPr>
              <w:pStyle w:val="TableHeading"/>
            </w:pPr>
            <w:r w:rsidRPr="00A14F0B">
              <w:t>Demonstrated In Practice?</w:t>
            </w:r>
          </w:p>
        </w:tc>
        <w:tc>
          <w:tcPr>
            <w:tcW w:w="1475" w:type="pct"/>
            <w:vAlign w:val="center"/>
            <w:hideMark/>
          </w:tcPr>
          <w:p w14:paraId="41B5DDAC" w14:textId="77777777" w:rsidR="004D3341" w:rsidRPr="00A14F0B" w:rsidRDefault="004D3341" w:rsidP="00DA013F">
            <w:pPr>
              <w:pStyle w:val="TableHeading"/>
            </w:pPr>
            <w:r w:rsidRPr="00A14F0B">
              <w:t>Technically Feasible?</w:t>
            </w:r>
          </w:p>
        </w:tc>
      </w:tr>
      <w:tr w:rsidR="003D390A" w14:paraId="05DF3936" w14:textId="77777777" w:rsidTr="003D390A">
        <w:trPr>
          <w:cnfStyle w:val="000000100000" w:firstRow="0" w:lastRow="0" w:firstColumn="0" w:lastColumn="0" w:oddVBand="0" w:evenVBand="0" w:oddHBand="1" w:evenHBand="0" w:firstRowFirstColumn="0" w:firstRowLastColumn="0" w:lastRowFirstColumn="0" w:lastRowLastColumn="0"/>
        </w:trPr>
        <w:tc>
          <w:tcPr>
            <w:tcW w:w="1885" w:type="pct"/>
          </w:tcPr>
          <w:p w14:paraId="73871ECE" w14:textId="77777777" w:rsidR="004D3341" w:rsidRPr="00A14F0B" w:rsidRDefault="004D3341" w:rsidP="00DC7B9A">
            <w:pPr>
              <w:pStyle w:val="TableText"/>
              <w:jc w:val="center"/>
            </w:pPr>
            <w:r w:rsidRPr="00A14F0B">
              <w:t>LDAR Monitoring</w:t>
            </w:r>
          </w:p>
        </w:tc>
        <w:tc>
          <w:tcPr>
            <w:tcW w:w="1640" w:type="pct"/>
          </w:tcPr>
          <w:p w14:paraId="21B5AB44" w14:textId="77777777" w:rsidR="004D3341" w:rsidRPr="00A14F0B" w:rsidRDefault="004D3341" w:rsidP="00DC7B9A">
            <w:pPr>
              <w:pStyle w:val="TableText"/>
              <w:jc w:val="center"/>
            </w:pPr>
            <w:r w:rsidRPr="00A14F0B">
              <w:t>Yes</w:t>
            </w:r>
          </w:p>
        </w:tc>
        <w:tc>
          <w:tcPr>
            <w:tcW w:w="1475" w:type="pct"/>
          </w:tcPr>
          <w:p w14:paraId="51780EDE" w14:textId="77777777" w:rsidR="004D3341" w:rsidRPr="00A14F0B" w:rsidRDefault="004D3341" w:rsidP="00DC7B9A">
            <w:pPr>
              <w:pStyle w:val="TableText"/>
              <w:jc w:val="center"/>
            </w:pPr>
            <w:r w:rsidRPr="00A14F0B">
              <w:t>Yes</w:t>
            </w:r>
          </w:p>
        </w:tc>
      </w:tr>
      <w:tr w:rsidR="003D390A" w14:paraId="61617412" w14:textId="77777777" w:rsidTr="003D390A">
        <w:trPr>
          <w:cnfStyle w:val="000000010000" w:firstRow="0" w:lastRow="0" w:firstColumn="0" w:lastColumn="0" w:oddVBand="0" w:evenVBand="0" w:oddHBand="0" w:evenHBand="1" w:firstRowFirstColumn="0" w:firstRowLastColumn="0" w:lastRowFirstColumn="0" w:lastRowLastColumn="0"/>
        </w:trPr>
        <w:tc>
          <w:tcPr>
            <w:tcW w:w="1885" w:type="pct"/>
          </w:tcPr>
          <w:p w14:paraId="5FA288EF" w14:textId="03DCE27C" w:rsidR="004D3341" w:rsidRPr="00A14F0B" w:rsidRDefault="004271F3" w:rsidP="00DC7B9A">
            <w:pPr>
              <w:pStyle w:val="TableText"/>
              <w:jc w:val="center"/>
            </w:pPr>
            <w:r>
              <w:t>OGI</w:t>
            </w:r>
            <w:r w:rsidR="004D3341" w:rsidRPr="00A14F0B">
              <w:t xml:space="preserve"> LDAR Monitoring</w:t>
            </w:r>
          </w:p>
        </w:tc>
        <w:tc>
          <w:tcPr>
            <w:tcW w:w="1640" w:type="pct"/>
          </w:tcPr>
          <w:p w14:paraId="796C1B21" w14:textId="77777777" w:rsidR="004D3341" w:rsidRPr="00A14F0B" w:rsidRDefault="004D3341" w:rsidP="00DC7B9A">
            <w:pPr>
              <w:pStyle w:val="TableText"/>
              <w:jc w:val="center"/>
            </w:pPr>
            <w:r w:rsidRPr="00A14F0B">
              <w:t>Yes</w:t>
            </w:r>
          </w:p>
        </w:tc>
        <w:tc>
          <w:tcPr>
            <w:tcW w:w="1475" w:type="pct"/>
          </w:tcPr>
          <w:p w14:paraId="4359A6D1" w14:textId="77777777" w:rsidR="004D3341" w:rsidRPr="00A14F0B" w:rsidRDefault="004D3341" w:rsidP="00DC7B9A">
            <w:pPr>
              <w:pStyle w:val="TableText"/>
              <w:jc w:val="center"/>
            </w:pPr>
            <w:r w:rsidRPr="00A14F0B">
              <w:t>Yes</w:t>
            </w:r>
          </w:p>
        </w:tc>
      </w:tr>
    </w:tbl>
    <w:p w14:paraId="72AEAFB3" w14:textId="77777777" w:rsidR="004D3341" w:rsidRDefault="004D3341" w:rsidP="00DC7B9A">
      <w:pPr>
        <w:pStyle w:val="TableFootnote"/>
      </w:pPr>
    </w:p>
    <w:p w14:paraId="32976C13" w14:textId="77777777" w:rsidR="004D3341" w:rsidRDefault="004D3341" w:rsidP="004D3341">
      <w:pPr>
        <w:pStyle w:val="Heading3"/>
      </w:pPr>
      <w:bookmarkStart w:id="366" w:name="_Toc421011226"/>
      <w:bookmarkStart w:id="367" w:name="_Toc221603938"/>
      <w:bookmarkStart w:id="368" w:name="_Toc223690223"/>
      <w:r>
        <w:t>Step 3 – Effectiveness of Feasible Control Technologies</w:t>
      </w:r>
      <w:bookmarkEnd w:id="366"/>
      <w:bookmarkEnd w:id="367"/>
      <w:bookmarkEnd w:id="368"/>
    </w:p>
    <w:p w14:paraId="7619ED17" w14:textId="57BADEFD" w:rsidR="004D3341" w:rsidRDefault="004D3341" w:rsidP="004D3341">
      <w:r>
        <w:t xml:space="preserve">The technically feasible control options are ranked in </w:t>
      </w:r>
      <w:r>
        <w:fldChar w:fldCharType="begin"/>
      </w:r>
      <w:r>
        <w:instrText xml:space="preserve"> REF _Ref417908300 \h </w:instrText>
      </w:r>
      <w:r>
        <w:fldChar w:fldCharType="separate"/>
      </w:r>
      <w:r w:rsidR="00D56ACC">
        <w:t>Table </w:t>
      </w:r>
      <w:r w:rsidR="00D56ACC">
        <w:rPr>
          <w:noProof/>
        </w:rPr>
        <w:t>6</w:t>
      </w:r>
      <w:r w:rsidR="00D56ACC">
        <w:noBreakHyphen/>
      </w:r>
      <w:r w:rsidR="00D56ACC">
        <w:rPr>
          <w:noProof/>
        </w:rPr>
        <w:t>2</w:t>
      </w:r>
      <w:r>
        <w:fldChar w:fldCharType="end"/>
      </w:r>
      <w:r>
        <w:t xml:space="preserve">, according to their control effectiveness. </w:t>
      </w:r>
      <w:r w:rsidRPr="002B41DE">
        <w:t>In the case of the competing LDAR programs, the most effective control measures are fundamentally a matter of leak detection threshold. As such, the ranking for these technologies is as follows</w:t>
      </w:r>
      <w:r>
        <w:t xml:space="preserve">. </w:t>
      </w:r>
    </w:p>
    <w:p w14:paraId="5BA9838A" w14:textId="73480616" w:rsidR="004D3341" w:rsidRDefault="00233C44" w:rsidP="004D3341">
      <w:pPr>
        <w:pStyle w:val="Caption"/>
      </w:pPr>
      <w:bookmarkStart w:id="369" w:name="_Ref417908300"/>
      <w:bookmarkStart w:id="370" w:name="_Toc421011266"/>
      <w:bookmarkStart w:id="371" w:name="_Toc34909571"/>
      <w:bookmarkStart w:id="372" w:name="_Toc223690244"/>
      <w:r>
        <w:t>Table </w:t>
      </w:r>
      <w:r w:rsidR="004D3341">
        <w:fldChar w:fldCharType="begin"/>
      </w:r>
      <w:r w:rsidR="004D3341">
        <w:instrText xml:space="preserve"> STYLEREF 1 \s </w:instrText>
      </w:r>
      <w:r w:rsidR="004D3341">
        <w:fldChar w:fldCharType="separate"/>
      </w:r>
      <w:r w:rsidR="00D56ACC">
        <w:rPr>
          <w:noProof/>
        </w:rPr>
        <w:t>6</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2</w:t>
      </w:r>
      <w:r w:rsidR="004D3341">
        <w:rPr>
          <w:noProof/>
        </w:rPr>
        <w:fldChar w:fldCharType="end"/>
      </w:r>
      <w:bookmarkEnd w:id="369"/>
      <w:r w:rsidR="004D3341">
        <w:tab/>
        <w:t xml:space="preserve">Control Effectiveness Ranking of Organic TAP Control Technologies for </w:t>
      </w:r>
      <w:bookmarkEnd w:id="370"/>
      <w:r w:rsidR="004D3341">
        <w:t>Fugitive Components</w:t>
      </w:r>
      <w:bookmarkEnd w:id="371"/>
      <w:bookmarkEnd w:id="372"/>
    </w:p>
    <w:tbl>
      <w:tblPr>
        <w:tblStyle w:val="Barrbanded-blue"/>
        <w:tblW w:w="5000" w:type="pct"/>
        <w:tblLook w:val="00A0" w:firstRow="1" w:lastRow="0" w:firstColumn="1" w:lastColumn="0" w:noHBand="0" w:noVBand="0"/>
      </w:tblPr>
      <w:tblGrid>
        <w:gridCol w:w="888"/>
        <w:gridCol w:w="2156"/>
        <w:gridCol w:w="3302"/>
        <w:gridCol w:w="3014"/>
      </w:tblGrid>
      <w:tr w:rsidR="003D390A" w:rsidRPr="009E75A3" w14:paraId="23433567" w14:textId="77777777" w:rsidTr="003D390A">
        <w:trPr>
          <w:cnfStyle w:val="100000000000" w:firstRow="1" w:lastRow="0" w:firstColumn="0" w:lastColumn="0" w:oddVBand="0" w:evenVBand="0" w:oddHBand="0" w:evenHBand="0" w:firstRowFirstColumn="0" w:firstRowLastColumn="0" w:lastRowFirstColumn="0" w:lastRowLastColumn="0"/>
          <w:tblHeader/>
        </w:trPr>
        <w:tc>
          <w:tcPr>
            <w:tcW w:w="474" w:type="pct"/>
            <w:vAlign w:val="center"/>
            <w:hideMark/>
          </w:tcPr>
          <w:p w14:paraId="11282C76" w14:textId="77777777" w:rsidR="004D3341" w:rsidRPr="009E75A3" w:rsidRDefault="004D3341" w:rsidP="009E75A3">
            <w:pPr>
              <w:pStyle w:val="TableHeading"/>
            </w:pPr>
            <w:r w:rsidRPr="009E75A3">
              <w:t>Rank</w:t>
            </w:r>
          </w:p>
        </w:tc>
        <w:tc>
          <w:tcPr>
            <w:tcW w:w="1151" w:type="pct"/>
            <w:vAlign w:val="center"/>
            <w:hideMark/>
          </w:tcPr>
          <w:p w14:paraId="4D3E70DA" w14:textId="77777777" w:rsidR="004D3341" w:rsidRPr="009E75A3" w:rsidRDefault="004D3341" w:rsidP="009E75A3">
            <w:pPr>
              <w:pStyle w:val="TableHeading"/>
            </w:pPr>
            <w:r w:rsidRPr="009E75A3">
              <w:t>Technology</w:t>
            </w:r>
          </w:p>
        </w:tc>
        <w:tc>
          <w:tcPr>
            <w:tcW w:w="1764" w:type="pct"/>
            <w:vAlign w:val="center"/>
            <w:hideMark/>
          </w:tcPr>
          <w:p w14:paraId="6F7C27B2" w14:textId="77777777" w:rsidR="004D3341" w:rsidRPr="009E75A3" w:rsidRDefault="004D3341" w:rsidP="009E75A3">
            <w:pPr>
              <w:pStyle w:val="TableHeading"/>
            </w:pPr>
            <w:r w:rsidRPr="009E75A3">
              <w:t>Emission Control Effectiveness</w:t>
            </w:r>
          </w:p>
        </w:tc>
        <w:tc>
          <w:tcPr>
            <w:tcW w:w="1610" w:type="pct"/>
            <w:vAlign w:val="center"/>
            <w:hideMark/>
          </w:tcPr>
          <w:p w14:paraId="090BC2F7" w14:textId="0B762EFB" w:rsidR="004D3341" w:rsidRPr="009E75A3" w:rsidRDefault="004D3341" w:rsidP="009E75A3">
            <w:pPr>
              <w:pStyle w:val="TableHeading"/>
            </w:pPr>
            <w:r w:rsidRPr="009E75A3">
              <w:t>Basis for Listed Performance</w:t>
            </w:r>
          </w:p>
        </w:tc>
      </w:tr>
      <w:tr w:rsidR="003D390A" w14:paraId="181811D6" w14:textId="77777777" w:rsidTr="003D390A">
        <w:trPr>
          <w:cnfStyle w:val="000000100000" w:firstRow="0" w:lastRow="0" w:firstColumn="0" w:lastColumn="0" w:oddVBand="0" w:evenVBand="0" w:oddHBand="1" w:evenHBand="0" w:firstRowFirstColumn="0" w:firstRowLastColumn="0" w:lastRowFirstColumn="0" w:lastRowLastColumn="0"/>
        </w:trPr>
        <w:tc>
          <w:tcPr>
            <w:tcW w:w="474" w:type="pct"/>
            <w:hideMark/>
          </w:tcPr>
          <w:p w14:paraId="646488AE" w14:textId="77777777" w:rsidR="004D3341" w:rsidRPr="00DC7B9A" w:rsidRDefault="004D3341" w:rsidP="00DC7B9A">
            <w:pPr>
              <w:pStyle w:val="TableText"/>
              <w:jc w:val="center"/>
            </w:pPr>
            <w:r w:rsidRPr="00DC7B9A">
              <w:t>1</w:t>
            </w:r>
          </w:p>
        </w:tc>
        <w:tc>
          <w:tcPr>
            <w:tcW w:w="1151" w:type="pct"/>
          </w:tcPr>
          <w:p w14:paraId="7FDC7A5C" w14:textId="77777777" w:rsidR="004D3341" w:rsidRPr="00DC7B9A" w:rsidRDefault="004D3341" w:rsidP="00DC7B9A">
            <w:pPr>
              <w:pStyle w:val="TableText"/>
              <w:jc w:val="center"/>
            </w:pPr>
            <w:r w:rsidRPr="00DC7B9A">
              <w:t>LDAR Monitoring</w:t>
            </w:r>
          </w:p>
        </w:tc>
        <w:tc>
          <w:tcPr>
            <w:tcW w:w="1764" w:type="pct"/>
          </w:tcPr>
          <w:p w14:paraId="484F24FD" w14:textId="77777777" w:rsidR="004D3341" w:rsidRPr="00DC7B9A" w:rsidRDefault="004D3341" w:rsidP="00DC7B9A">
            <w:pPr>
              <w:pStyle w:val="TableText"/>
              <w:jc w:val="center"/>
            </w:pPr>
            <w:r w:rsidRPr="00DC7B9A">
              <w:t>Standard leak rates (generally based on 500 ppmv VOC)</w:t>
            </w:r>
          </w:p>
        </w:tc>
        <w:tc>
          <w:tcPr>
            <w:tcW w:w="1610" w:type="pct"/>
          </w:tcPr>
          <w:p w14:paraId="1F4AEAA2" w14:textId="2801BA31" w:rsidR="00E82F96" w:rsidRPr="00DC7B9A" w:rsidRDefault="00E82F96" w:rsidP="00DC7B9A">
            <w:pPr>
              <w:pStyle w:val="TableText"/>
              <w:jc w:val="center"/>
            </w:pPr>
            <w:r>
              <w:t xml:space="preserve">40 CFR </w:t>
            </w:r>
            <w:r w:rsidR="0036666B">
              <w:t xml:space="preserve">60.592a(a) and </w:t>
            </w:r>
            <w:r>
              <w:t>63.658(c)(1)(ii)</w:t>
            </w:r>
          </w:p>
        </w:tc>
      </w:tr>
      <w:tr w:rsidR="003D390A" w14:paraId="489E20CA" w14:textId="77777777" w:rsidTr="003D390A">
        <w:trPr>
          <w:cnfStyle w:val="000000010000" w:firstRow="0" w:lastRow="0" w:firstColumn="0" w:lastColumn="0" w:oddVBand="0" w:evenVBand="0" w:oddHBand="0" w:evenHBand="1" w:firstRowFirstColumn="0" w:firstRowLastColumn="0" w:lastRowFirstColumn="0" w:lastRowLastColumn="0"/>
        </w:trPr>
        <w:tc>
          <w:tcPr>
            <w:tcW w:w="474" w:type="pct"/>
            <w:hideMark/>
          </w:tcPr>
          <w:p w14:paraId="6E70EF12" w14:textId="77777777" w:rsidR="004D3341" w:rsidRPr="00DC7B9A" w:rsidRDefault="004D3341" w:rsidP="00DC7B9A">
            <w:pPr>
              <w:pStyle w:val="TableText"/>
              <w:jc w:val="center"/>
            </w:pPr>
            <w:r w:rsidRPr="00DC7B9A">
              <w:t>2</w:t>
            </w:r>
          </w:p>
        </w:tc>
        <w:tc>
          <w:tcPr>
            <w:tcW w:w="1151" w:type="pct"/>
          </w:tcPr>
          <w:p w14:paraId="7D906572" w14:textId="77777777" w:rsidR="004D3341" w:rsidRPr="00DC7B9A" w:rsidRDefault="004D3341" w:rsidP="00DC7B9A">
            <w:pPr>
              <w:pStyle w:val="TableText"/>
              <w:jc w:val="center"/>
            </w:pPr>
            <w:r w:rsidRPr="00DC7B9A">
              <w:t>Optical Gas Imaging LDAR Monitoring</w:t>
            </w:r>
          </w:p>
        </w:tc>
        <w:tc>
          <w:tcPr>
            <w:tcW w:w="1764" w:type="pct"/>
          </w:tcPr>
          <w:p w14:paraId="2790B370" w14:textId="77777777" w:rsidR="004D3341" w:rsidRPr="00DC7B9A" w:rsidRDefault="004D3341" w:rsidP="00DC7B9A">
            <w:pPr>
              <w:pStyle w:val="TableText"/>
              <w:jc w:val="center"/>
            </w:pPr>
            <w:r w:rsidRPr="00DC7B9A">
              <w:t>Camera leak detection is on a qualitative basis; additional Method 21 monitoring required to quantify leak rate</w:t>
            </w:r>
          </w:p>
        </w:tc>
        <w:tc>
          <w:tcPr>
            <w:tcW w:w="1610" w:type="pct"/>
          </w:tcPr>
          <w:p w14:paraId="75408E40" w14:textId="77777777" w:rsidR="004D3341" w:rsidRPr="00DC7B9A" w:rsidRDefault="004D3341" w:rsidP="00DC7B9A">
            <w:pPr>
              <w:pStyle w:val="TableText"/>
              <w:jc w:val="center"/>
            </w:pPr>
            <w:r w:rsidRPr="00DC7B9A">
              <w:t>EPA Handbook: Optical Remote Sensing for Measurement and Monitoring of Emissions Flux</w:t>
            </w:r>
          </w:p>
        </w:tc>
      </w:tr>
    </w:tbl>
    <w:p w14:paraId="755CC2D1" w14:textId="77777777" w:rsidR="004D3341" w:rsidRDefault="004D3341" w:rsidP="00DC7B9A">
      <w:pPr>
        <w:pStyle w:val="TableFootnote"/>
      </w:pPr>
    </w:p>
    <w:p w14:paraId="02AAB92D" w14:textId="77777777" w:rsidR="004D3341" w:rsidRDefault="004D3341" w:rsidP="004D3341">
      <w:pPr>
        <w:pStyle w:val="Heading3"/>
      </w:pPr>
      <w:bookmarkStart w:id="373" w:name="_Toc421011227"/>
      <w:bookmarkStart w:id="374" w:name="_Toc221603939"/>
      <w:bookmarkStart w:id="375" w:name="_Toc223690224"/>
      <w:r>
        <w:t>Step 4 - Evaluation of Feasible Control Technologies</w:t>
      </w:r>
      <w:bookmarkEnd w:id="373"/>
      <w:bookmarkEnd w:id="374"/>
      <w:bookmarkEnd w:id="375"/>
    </w:p>
    <w:p w14:paraId="6A8EA087" w14:textId="77777777" w:rsidR="004D3341" w:rsidRDefault="004D3341" w:rsidP="004D3341">
      <w:r>
        <w:t>The economic, environmental and energy impacts of technically feasible control options are not required, as the top feasible control options are selected.</w:t>
      </w:r>
    </w:p>
    <w:p w14:paraId="7CB14930" w14:textId="77777777" w:rsidR="004D3341" w:rsidRDefault="004D3341" w:rsidP="004D3341">
      <w:pPr>
        <w:pStyle w:val="Heading3"/>
      </w:pPr>
      <w:bookmarkStart w:id="376" w:name="_Toc421011228"/>
      <w:bookmarkStart w:id="377" w:name="_Toc221603940"/>
      <w:bookmarkStart w:id="378" w:name="_Toc223690225"/>
      <w:r>
        <w:lastRenderedPageBreak/>
        <w:t>Step 5 –</w:t>
      </w:r>
      <w:r>
        <w:rPr>
          <w:vertAlign w:val="subscript"/>
        </w:rPr>
        <w:t xml:space="preserve"> </w:t>
      </w:r>
      <w:r>
        <w:t>BACT Selection</w:t>
      </w:r>
      <w:bookmarkEnd w:id="376"/>
      <w:bookmarkEnd w:id="377"/>
      <w:bookmarkEnd w:id="378"/>
    </w:p>
    <w:p w14:paraId="5B7E8E9F" w14:textId="5665BB7B" w:rsidR="00DA01C5" w:rsidRDefault="004D3341" w:rsidP="00E84327">
      <w:pPr>
        <w:sectPr w:rsidR="00DA01C5" w:rsidSect="000B739D">
          <w:headerReference w:type="default" r:id="rId20"/>
          <w:footerReference w:type="default" r:id="rId21"/>
          <w:headerReference w:type="first" r:id="rId22"/>
          <w:pgSz w:w="12240" w:h="15840" w:code="1"/>
          <w:pgMar w:top="1440" w:right="1440" w:bottom="1440" w:left="1440" w:header="576" w:footer="576" w:gutter="0"/>
          <w:pgNumType w:start="1"/>
          <w:cols w:space="720"/>
          <w:docGrid w:linePitch="360"/>
        </w:sectPr>
      </w:pPr>
      <w:r>
        <w:t xml:space="preserve">Tesoro proposes </w:t>
      </w:r>
      <w:proofErr w:type="gramStart"/>
      <w:r>
        <w:t>to utilize</w:t>
      </w:r>
      <w:proofErr w:type="gramEnd"/>
      <w:r>
        <w:t xml:space="preserve"> an LDAR monitoring program in accordance with the applicable requirements. The t</w:t>
      </w:r>
      <w:r w:rsidRPr="00AD0CFD">
        <w:t xml:space="preserve">ransfer </w:t>
      </w:r>
      <w:r>
        <w:t>o</w:t>
      </w:r>
      <w:r w:rsidRPr="00AD0CFD">
        <w:t>perations</w:t>
      </w:r>
      <w:r>
        <w:t xml:space="preserve"> are subject to LDAR requirements under 40 CFR 60 Subpart </w:t>
      </w:r>
      <w:proofErr w:type="spellStart"/>
      <w:r>
        <w:t>GGGa</w:t>
      </w:r>
      <w:proofErr w:type="spellEnd"/>
      <w:r>
        <w:t xml:space="preserve"> and 40 CFR 63 Subpart CC. </w:t>
      </w:r>
    </w:p>
    <w:p>
      <w:r>
        <w:rPr>
          <w:b/>
          <w:color w:val="C00000"/>
          <w:sz w:val="20"/>
        </w:rPr>
        <w:t xml:space="preserve">[Reviewer Comment] </w:t>
      </w:r>
      <w:r>
        <w:rPr>
          <w:color w:val="C00000"/>
          <w:sz w:val="20"/>
        </w:rPr>
        <w:t>This fugitive TAP Step 5 section is underdeveloped. It should identify the actual LDAR framework that serves as BACT for TAP-bearing components, including monitoring threshold, inspection frequency, repair timing, applicability to the affected component population, and the compliance demonstration structure.</w:t>
      </w:r>
    </w:p>
    <w:p>
      <w:r>
        <w:rPr>
          <w:b/>
          <w:color w:val="A00000"/>
          <w:sz w:val="20"/>
        </w:rPr>
        <w:t xml:space="preserve">[Redline Suggestion] </w:t>
      </w:r>
      <w:r>
        <w:rPr>
          <w:color w:val="A00000"/>
          <w:sz w:val="20"/>
        </w:rPr>
        <w:t>Revise to specify the enforceable LDAR elements that constitute the selected BACT outcome rather than only stating that the project will comply with the applicable LDAR program.</w:t>
      </w:r>
    </w:p>
    <w:commentRangeStart w:id="379"/>
    <w:p w14:paraId="7579AB32" w14:textId="2E0A75F9" w:rsidR="00362CB0" w:rsidRDefault="00362CB0" w:rsidP="00E21007">
      <w:pPr>
        <w:pStyle w:val="FlysheetLine1"/>
      </w:pPr>
      <w:r>
        <w:lastRenderedPageBreak/>
        <w:fldChar w:fldCharType="begin"/>
      </w:r>
      <w:r>
        <w:instrText xml:space="preserve"> REF _Ref222138743 \h </w:instrText>
      </w:r>
      <w:r>
        <w:fldChar w:fldCharType="separate"/>
      </w:r>
      <w:r w:rsidR="00D56ACC">
        <w:t>Appendix </w:t>
      </w:r>
      <w:r w:rsidR="00D56ACC">
        <w:rPr>
          <w:noProof/>
        </w:rPr>
        <w:t>A</w:t>
      </w:r>
      <w:r>
        <w:fldChar w:fldCharType="end"/>
      </w:r>
    </w:p>
    <w:p w14:paraId="1E32338C" w14:textId="6D97953E" w:rsidR="003509B7" w:rsidRDefault="00362CB0" w:rsidP="00362CB0">
      <w:pPr>
        <w:pStyle w:val="FlysheetLine2"/>
      </w:pPr>
      <w:r>
        <w:fldChar w:fldCharType="begin"/>
      </w:r>
      <w:r>
        <w:instrText xml:space="preserve"> REF _Ref222138758 \h </w:instrText>
      </w:r>
      <w:r>
        <w:fldChar w:fldCharType="separate"/>
      </w:r>
      <w:r w:rsidR="00D56ACC">
        <w:t>RACT/BACT/LAER Clearinghouse Summary</w:t>
      </w:r>
      <w:r>
        <w:fldChar w:fldCharType="end"/>
      </w:r>
    </w:p>
    <w:p w14:paraId="3CC34120" w14:textId="77777777" w:rsidR="00362CB0" w:rsidRPr="00362CB0" w:rsidRDefault="00362CB0" w:rsidP="003D390A"/>
    <w:p w14:paraId="06F03D95" w14:textId="387B53F8" w:rsidR="003509B7" w:rsidRDefault="00362CB0" w:rsidP="00362CB0">
      <w:pPr>
        <w:pStyle w:val="Caption"/>
      </w:pPr>
      <w:bookmarkStart w:id="380" w:name="_Ref222138743"/>
      <w:bookmarkStart w:id="381" w:name="_Toc225848620"/>
      <w:r>
        <w:t>Appendix </w:t>
      </w:r>
      <w:r>
        <w:fldChar w:fldCharType="begin"/>
      </w:r>
      <w:r>
        <w:instrText xml:space="preserve"> SEQ Appendix \* ALPHABETIC </w:instrText>
      </w:r>
      <w:r>
        <w:fldChar w:fldCharType="separate"/>
      </w:r>
      <w:r w:rsidR="00D56ACC">
        <w:rPr>
          <w:noProof/>
        </w:rPr>
        <w:t>A</w:t>
      </w:r>
      <w:r>
        <w:fldChar w:fldCharType="end"/>
      </w:r>
      <w:bookmarkEnd w:id="380"/>
      <w:r>
        <w:tab/>
      </w:r>
      <w:bookmarkStart w:id="382" w:name="_Ref222138758"/>
      <w:r>
        <w:t>RACT/BACT/LAER Clearinghouse Summary</w:t>
      </w:r>
      <w:bookmarkEnd w:id="382"/>
      <w:commentRangeEnd w:id="379"/>
      <w:r w:rsidR="007455C4">
        <w:rPr>
          <w:rStyle w:val="CommentReference"/>
          <w:rFonts w:ascii="Segoe UI" w:eastAsiaTheme="minorHAnsi" w:hAnsi="Segoe UI"/>
          <w:b w:val="0"/>
          <w:bCs w:val="0"/>
          <w:iCs w:val="0"/>
        </w:rPr>
        <w:commentReference w:id="379"/>
      </w:r>
      <w:bookmarkEnd w:id="381"/>
    </w:p>
    <w:p w14:paraId="497727B0" w14:textId="67DFFE97" w:rsidR="00F768E7" w:rsidRDefault="00F768E7" w:rsidP="003509B7"/>
    <w:p w14:paraId="1736DEBE" w14:textId="77777777" w:rsidR="00F768E7" w:rsidRDefault="00F768E7">
      <w:pPr>
        <w:spacing w:after="0" w:line="240" w:lineRule="auto"/>
      </w:pPr>
      <w:r>
        <w:br w:type="page"/>
      </w:r>
    </w:p>
    <w:p w14:paraId="7EAC584D" w14:textId="5F84845B" w:rsidR="00F768E7" w:rsidRPr="00F768E7" w:rsidRDefault="00F768E7" w:rsidP="00F768E7">
      <w:pPr>
        <w:pStyle w:val="FlysheetLine1"/>
      </w:pPr>
      <w:r w:rsidRPr="00F768E7">
        <w:lastRenderedPageBreak/>
        <w:fldChar w:fldCharType="begin"/>
      </w:r>
      <w:r w:rsidRPr="00F768E7">
        <w:instrText xml:space="preserve"> REF _Ref222138743 \h </w:instrText>
      </w:r>
      <w:r>
        <w:instrText xml:space="preserve"> \* MERGEFORMAT </w:instrText>
      </w:r>
      <w:r w:rsidRPr="00F768E7">
        <w:fldChar w:fldCharType="separate"/>
      </w:r>
      <w:r w:rsidRPr="00F768E7">
        <w:t>Appendix </w:t>
      </w:r>
      <w:r>
        <w:t>B</w:t>
      </w:r>
      <w:r w:rsidRPr="00F768E7">
        <w:fldChar w:fldCharType="end"/>
      </w:r>
    </w:p>
    <w:commentRangeStart w:id="383"/>
    <w:p w14:paraId="34C46F12" w14:textId="672C95AD" w:rsidR="00F768E7" w:rsidRDefault="00F768E7" w:rsidP="00F768E7">
      <w:pPr>
        <w:pStyle w:val="FlysheetLine2"/>
      </w:pPr>
      <w:r>
        <w:fldChar w:fldCharType="begin"/>
      </w:r>
      <w:r>
        <w:instrText xml:space="preserve"> REF _Ref222138758 \h </w:instrText>
      </w:r>
      <w:r>
        <w:fldChar w:fldCharType="separate"/>
      </w:r>
      <w:r w:rsidR="00831D14">
        <w:t>RACT/BACT/LAER Clearinghouse Summary</w:t>
      </w:r>
      <w:r>
        <w:fldChar w:fldCharType="end"/>
      </w:r>
    </w:p>
    <w:p>
      <w:r>
        <w:rPr>
          <w:b/>
          <w:color w:val="C00000"/>
          <w:sz w:val="20"/>
        </w:rPr>
        <w:t xml:space="preserve">[Reviewer Comment] </w:t>
      </w:r>
      <w:r>
        <w:rPr>
          <w:color w:val="C00000"/>
          <w:sz w:val="20"/>
        </w:rPr>
        <w:t>Appendix B title appears incorrect. This section is described as control cost calculations for the domed external floating tank, but the preceding heading still reads `RACT/BACT/LAER Clearinghouse Summary`.</w:t>
      </w:r>
    </w:p>
    <w:p>
      <w:r>
        <w:rPr>
          <w:b/>
          <w:color w:val="A00000"/>
          <w:sz w:val="20"/>
        </w:rPr>
        <w:t xml:space="preserve">[Redline Suggestion] </w:t>
      </w:r>
      <w:r>
        <w:rPr>
          <w:color w:val="A00000"/>
          <w:sz w:val="20"/>
        </w:rPr>
        <w:t>Replace the Appendix B heading with the correct cost-calculation title so the appendix labels are internally consistent.</w:t>
      </w:r>
    </w:p>
    <w:p w14:paraId="6EE5CAFF" w14:textId="77777777" w:rsidR="00F768E7" w:rsidRPr="00362CB0" w:rsidRDefault="00F768E7" w:rsidP="00F768E7"/>
    <w:p w14:paraId="00A98117" w14:textId="1589DA72" w:rsidR="00F768E7" w:rsidRDefault="00F768E7" w:rsidP="00F768E7">
      <w:pPr>
        <w:pStyle w:val="Caption"/>
      </w:pPr>
      <w:bookmarkStart w:id="384" w:name="_Toc225848621"/>
      <w:r>
        <w:t>Appendix </w:t>
      </w:r>
      <w:r>
        <w:fldChar w:fldCharType="begin"/>
      </w:r>
      <w:r>
        <w:instrText xml:space="preserve"> SEQ Appendix \* ALPHABETIC </w:instrText>
      </w:r>
      <w:r>
        <w:fldChar w:fldCharType="separate"/>
      </w:r>
      <w:r w:rsidR="00831D14">
        <w:rPr>
          <w:noProof/>
        </w:rPr>
        <w:t>B</w:t>
      </w:r>
      <w:r>
        <w:fldChar w:fldCharType="end"/>
      </w:r>
      <w:r>
        <w:tab/>
        <w:t xml:space="preserve">Control Cost Calculations for Domed External Floating </w:t>
      </w:r>
      <w:del w:id="385" w:author="Tony Widboom" w:date="2026-03-31T11:23:00Z" w16du:dateUtc="2026-03-31T18:23:00Z">
        <w:r w:rsidDel="00831D14">
          <w:delText xml:space="preserve">Root </w:delText>
        </w:r>
      </w:del>
      <w:ins w:id="386" w:author="Tony Widboom" w:date="2026-03-31T11:23:00Z" w16du:dateUtc="2026-03-31T18:23:00Z">
        <w:r w:rsidR="00831D14">
          <w:t xml:space="preserve">Roof </w:t>
        </w:r>
      </w:ins>
      <w:r>
        <w:t>Tank</w:t>
      </w:r>
      <w:bookmarkEnd w:id="384"/>
      <w:commentRangeEnd w:id="383"/>
      <w:r w:rsidR="00831D14">
        <w:rPr>
          <w:rStyle w:val="CommentReference"/>
          <w:rFonts w:ascii="Segoe UI" w:eastAsiaTheme="minorHAnsi" w:hAnsi="Segoe UI"/>
          <w:b w:val="0"/>
          <w:bCs w:val="0"/>
          <w:iCs w:val="0"/>
        </w:rPr>
        <w:commentReference w:id="383"/>
      </w:r>
    </w:p>
    <w:p w14:paraId="01CA0AED" w14:textId="77777777" w:rsidR="00F768E7" w:rsidRDefault="00F768E7" w:rsidP="00F768E7"/>
    <w:p w14:paraId="6719E7D7" w14:textId="77777777" w:rsidR="003509B7" w:rsidRPr="003509B7" w:rsidRDefault="003509B7" w:rsidP="003509B7"/>
    <w:sectPr w:rsidR="003509B7" w:rsidRPr="003509B7" w:rsidSect="003509B7">
      <w:headerReference w:type="default" r:id="rId23"/>
      <w:footerReference w:type="default" r:id="rId24"/>
      <w:pgSz w:w="12240" w:h="15840" w:code="1"/>
      <w:pgMar w:top="2880" w:right="1440" w:bottom="1440" w:left="5400" w:header="1440" w:footer="432"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ny Widboom" w:date="2026-03-31T11:25:00Z" w:initials="AW">
    <w:p w14:paraId="311D98C4" w14:textId="77777777" w:rsidR="00831D14" w:rsidRDefault="00831D14" w:rsidP="00831D14">
      <w:pPr>
        <w:pStyle w:val="CommentText"/>
      </w:pPr>
      <w:r>
        <w:rPr>
          <w:rStyle w:val="CommentReference"/>
        </w:rPr>
        <w:annotationRef/>
      </w:r>
      <w:r>
        <w:t>Update the step 1-5 formatting so it doesn’t pull into the TOC</w:t>
      </w:r>
    </w:p>
  </w:comment>
  <w:comment w:id="18" w:author="Tony Widboom" w:date="2026-03-31T10:19:00Z" w:initials="AW">
    <w:p w14:paraId="5B5E36B9" w14:textId="5B5284CE" w:rsidR="00BB31D3" w:rsidRDefault="00BB31D3" w:rsidP="00BB31D3">
      <w:pPr>
        <w:pStyle w:val="CommentText"/>
      </w:pPr>
      <w:r>
        <w:rPr>
          <w:rStyle w:val="CommentReference"/>
        </w:rPr>
        <w:annotationRef/>
      </w:r>
      <w:r>
        <w:t>Should mention the tank</w:t>
      </w:r>
    </w:p>
  </w:comment>
  <w:comment w:id="24" w:author="Tony Widboom" w:date="2026-02-23T16:20:00Z" w:initials="AW">
    <w:p w14:paraId="5E735E17" w14:textId="77E7D436" w:rsidR="006F11B3" w:rsidRDefault="006F11B3" w:rsidP="006F11B3">
      <w:pPr>
        <w:pStyle w:val="CommentText"/>
      </w:pPr>
      <w:r>
        <w:rPr>
          <w:rStyle w:val="CommentReference"/>
        </w:rPr>
        <w:annotationRef/>
      </w:r>
      <w:r>
        <w:t>Flagging that the list is TBD based on finalized calcs, but presumably it will be similar or the same.</w:t>
      </w:r>
    </w:p>
  </w:comment>
  <w:comment w:id="26" w:author="Robert T. Downs" w:date="2026-02-10T08:20:00Z" w:initials="RD">
    <w:p w14:paraId="2BA477C9" w14:textId="29EF9AB2" w:rsidR="00667C33" w:rsidRDefault="00667C33" w:rsidP="00667C33">
      <w:pPr>
        <w:pStyle w:val="CommentText"/>
      </w:pPr>
      <w:r>
        <w:rPr>
          <w:rStyle w:val="CommentReference"/>
        </w:rPr>
        <w:annotationRef/>
      </w:r>
      <w:r>
        <w:t>This is not included in Table 1-2. Should we remove this comment or add a compliance demonstration column to the table?</w:t>
      </w:r>
    </w:p>
  </w:comment>
  <w:comment w:id="27" w:author="Grace C. Ricker" w:date="2026-02-10T11:38:00Z" w:initials="GR">
    <w:p w14:paraId="5F94325C" w14:textId="77777777" w:rsidR="00667C33" w:rsidRDefault="00667C33" w:rsidP="00667C33">
      <w:pPr>
        <w:pStyle w:val="CommentText"/>
      </w:pPr>
      <w:r>
        <w:rPr>
          <w:rStyle w:val="CommentReference"/>
        </w:rPr>
        <w:annotationRef/>
      </w:r>
      <w:r>
        <w:t>Remove. Can be addressed elsewhere.</w:t>
      </w:r>
    </w:p>
  </w:comment>
  <w:comment w:id="38" w:author="Tony Widboom" w:date="2026-02-23T16:22:00Z" w:initials="AW">
    <w:p w14:paraId="2892669F" w14:textId="77777777" w:rsidR="006F11B3" w:rsidRDefault="006F11B3" w:rsidP="006F11B3">
      <w:pPr>
        <w:pStyle w:val="CommentText"/>
      </w:pPr>
      <w:r>
        <w:rPr>
          <w:rStyle w:val="CommentReference"/>
        </w:rPr>
        <w:annotationRef/>
      </w:r>
      <w:r>
        <w:t>Prefer to use conventional rounding if we can</w:t>
      </w:r>
    </w:p>
  </w:comment>
  <w:comment w:id="39" w:author="Tony Widboom" w:date="2026-03-31T10:24:00Z" w:initials="AW">
    <w:p w14:paraId="387D367B" w14:textId="77777777" w:rsidR="00BB31D3" w:rsidRDefault="00BB31D3" w:rsidP="00BB31D3">
      <w:pPr>
        <w:pStyle w:val="CommentText"/>
      </w:pPr>
      <w:r>
        <w:rPr>
          <w:rStyle w:val="CommentReference"/>
        </w:rPr>
        <w:annotationRef/>
      </w:r>
      <w:r>
        <w:t>The proposed BACT is installing an EFR and complying with NSPS Kc, correct?</w:t>
      </w:r>
    </w:p>
  </w:comment>
  <w:comment w:id="40" w:author="Tony Widboom" w:date="2026-02-23T16:21:00Z" w:initials="AW">
    <w:p w14:paraId="5F06238D" w14:textId="2A00FA60" w:rsidR="006F11B3" w:rsidRDefault="006F11B3" w:rsidP="006F11B3">
      <w:pPr>
        <w:pStyle w:val="CommentText"/>
      </w:pPr>
      <w:r>
        <w:rPr>
          <w:rStyle w:val="CommentReference"/>
        </w:rPr>
        <w:annotationRef/>
      </w:r>
      <w:r>
        <w:t>Placeholder that we’ll have to add the storage tank.</w:t>
      </w:r>
    </w:p>
  </w:comment>
  <w:comment w:id="41" w:author="Robert T. Downs" w:date="2026-02-24T13:51:00Z" w:initials="RD">
    <w:p w14:paraId="6C6AC23D" w14:textId="77777777" w:rsidR="00384286" w:rsidRDefault="00F4283B" w:rsidP="00384286">
      <w:pPr>
        <w:pStyle w:val="CommentText"/>
      </w:pPr>
      <w:r>
        <w:rPr>
          <w:rStyle w:val="CommentReference"/>
        </w:rPr>
        <w:annotationRef/>
      </w:r>
      <w:r w:rsidR="00384286">
        <w:t>Will the storage tank trigger both VOC and TAPs?</w:t>
      </w:r>
    </w:p>
  </w:comment>
  <w:comment w:id="42" w:author="Grace C. Ricker" w:date="2026-03-06T10:51:00Z" w:initials="GR">
    <w:p w14:paraId="570D43A9" w14:textId="77777777" w:rsidR="00293FB2" w:rsidRDefault="00293FB2" w:rsidP="00293FB2">
      <w:pPr>
        <w:pStyle w:val="CommentText"/>
      </w:pPr>
      <w:r>
        <w:rPr>
          <w:rStyle w:val="CommentReference"/>
        </w:rPr>
        <w:annotationRef/>
      </w:r>
      <w:r>
        <w:t xml:space="preserve">It will need to be determined from screening. Emily to review. </w:t>
      </w:r>
    </w:p>
  </w:comment>
  <w:comment w:id="43" w:author="Tony Widboom" w:date="2026-02-23T16:23:00Z" w:initials="AW">
    <w:p w14:paraId="1DF562BE" w14:textId="3515E4F9" w:rsidR="006F11B3" w:rsidRDefault="006F11B3" w:rsidP="006F11B3">
      <w:pPr>
        <w:pStyle w:val="CommentText"/>
      </w:pPr>
      <w:r>
        <w:rPr>
          <w:rStyle w:val="CommentReference"/>
        </w:rPr>
        <w:annotationRef/>
      </w:r>
      <w:r>
        <w:t xml:space="preserve">Will need to verify if VOC gets triggered as well. </w:t>
      </w:r>
    </w:p>
  </w:comment>
  <w:comment w:id="77" w:author="Robert T. Downs" w:date="2026-02-05T07:36:00Z" w:initials="RD">
    <w:p w14:paraId="09F7BF2D" w14:textId="5DD2C341" w:rsidR="00667C33" w:rsidRDefault="00667C33" w:rsidP="00667C33">
      <w:pPr>
        <w:pStyle w:val="CommentText"/>
      </w:pPr>
      <w:r>
        <w:rPr>
          <w:rStyle w:val="CommentReference"/>
        </w:rPr>
        <w:annotationRef/>
      </w:r>
      <w:r>
        <w:t>Rob - need to combine and format marine loading and VCU RBLC results for appendix</w:t>
      </w:r>
    </w:p>
  </w:comment>
  <w:comment w:id="93" w:author="Robert T. Downs" w:date="2026-02-05T07:38:00Z" w:initials="RD">
    <w:p w14:paraId="006DE10A" w14:textId="77777777" w:rsidR="00667C33" w:rsidRDefault="00667C33" w:rsidP="00667C33">
      <w:pPr>
        <w:pStyle w:val="CommentText"/>
      </w:pPr>
      <w:r>
        <w:rPr>
          <w:rStyle w:val="CommentReference"/>
        </w:rPr>
        <w:annotationRef/>
      </w:r>
      <w:r>
        <w:t>Do we need to conduct a new review of updates since 2020?</w:t>
      </w:r>
    </w:p>
  </w:comment>
  <w:comment w:id="94" w:author="Grace C. Ricker" w:date="2026-02-10T11:38:00Z" w:initials="GR">
    <w:p w14:paraId="125EFF3F" w14:textId="77777777" w:rsidR="00667C33" w:rsidRDefault="00667C33" w:rsidP="00667C33">
      <w:pPr>
        <w:pStyle w:val="CommentText"/>
      </w:pPr>
      <w:r>
        <w:rPr>
          <w:rStyle w:val="CommentReference"/>
        </w:rPr>
        <w:annotationRef/>
      </w:r>
      <w:r>
        <w:t xml:space="preserve">MACT Y is supposed to be proposed in March. For now this should be accurate. </w:t>
      </w:r>
    </w:p>
  </w:comment>
  <w:comment w:id="99" w:author="Tony Widboom" w:date="2026-03-31T10:30:00Z" w:initials="AW">
    <w:p w14:paraId="10071F44" w14:textId="77777777" w:rsidR="00601F67" w:rsidRDefault="00601F67" w:rsidP="00601F67">
      <w:pPr>
        <w:pStyle w:val="CommentText"/>
      </w:pPr>
      <w:r>
        <w:rPr>
          <w:rStyle w:val="CommentReference"/>
        </w:rPr>
        <w:annotationRef/>
      </w:r>
      <w:r>
        <w:t>Add NSPS Kc</w:t>
      </w:r>
    </w:p>
  </w:comment>
  <w:comment w:id="108" w:author="Robert T. Downs" w:date="2026-02-10T08:40:00Z" w:initials="RD">
    <w:p w14:paraId="6172D9B8" w14:textId="3F5CB9FB" w:rsidR="00667C33" w:rsidRDefault="00667C33" w:rsidP="00667C33">
      <w:pPr>
        <w:pStyle w:val="CommentText"/>
      </w:pPr>
      <w:r>
        <w:rPr>
          <w:rStyle w:val="CommentReference"/>
        </w:rPr>
        <w:annotationRef/>
      </w:r>
      <w:r>
        <w:t>Need to confirm or update permit app reference once we know where estimated emissions will be in the new submittal</w:t>
      </w:r>
    </w:p>
  </w:comment>
  <w:comment w:id="120" w:author="Robert T. Downs" w:date="2026-02-05T07:24:00Z" w:initials="RD">
    <w:p w14:paraId="741A1016" w14:textId="383F71D6" w:rsidR="004D3341" w:rsidRDefault="004D3341" w:rsidP="004D3341">
      <w:pPr>
        <w:pStyle w:val="CommentText"/>
      </w:pPr>
      <w:r>
        <w:rPr>
          <w:rStyle w:val="CommentReference"/>
        </w:rPr>
        <w:annotationRef/>
      </w:r>
      <w:r>
        <w:t>Can we confirm that these process details from 2020 will be the same now that the project is moving forward, or should this be made more general?</w:t>
      </w:r>
    </w:p>
  </w:comment>
  <w:comment w:id="121" w:author="Grace C. Ricker" w:date="2026-02-10T11:41:00Z" w:initials="GR">
    <w:p w14:paraId="26E809B0" w14:textId="77777777" w:rsidR="004D3341" w:rsidRDefault="004D3341" w:rsidP="004D3341">
      <w:pPr>
        <w:pStyle w:val="CommentText"/>
      </w:pPr>
      <w:r>
        <w:rPr>
          <w:rStyle w:val="CommentReference"/>
        </w:rPr>
        <w:annotationRef/>
      </w:r>
      <w:r>
        <w:t>Sent an email to Katie to Confirm.</w:t>
      </w:r>
    </w:p>
  </w:comment>
  <w:comment w:id="122" w:author="Grace C. Ricker" w:date="2026-03-06T11:13:00Z" w:initials="GR">
    <w:p w14:paraId="432C1B6E" w14:textId="77777777" w:rsidR="00847936" w:rsidRDefault="00847936" w:rsidP="00847936">
      <w:pPr>
        <w:pStyle w:val="CommentText"/>
      </w:pPr>
      <w:r>
        <w:rPr>
          <w:rStyle w:val="CommentReference"/>
        </w:rPr>
        <w:annotationRef/>
      </w:r>
      <w:r>
        <w:t>Confirmed.</w:t>
      </w:r>
    </w:p>
  </w:comment>
  <w:comment w:id="136" w:author="Grace C. Ricker" w:date="2026-03-06T11:17:00Z" w:initials="GR">
    <w:p w14:paraId="4BC979D9" w14:textId="77777777" w:rsidR="00847936" w:rsidRDefault="00847936" w:rsidP="00847936">
      <w:pPr>
        <w:pStyle w:val="CommentText"/>
      </w:pPr>
      <w:r>
        <w:rPr>
          <w:rStyle w:val="CommentReference"/>
        </w:rPr>
        <w:annotationRef/>
      </w:r>
      <w:r>
        <w:t>Widboom to re-review to make sure we are comfortable with this language.</w:t>
      </w:r>
    </w:p>
  </w:comment>
  <w:comment w:id="144" w:author="Tony Widboom" w:date="2026-03-31T10:41:00Z" w:initials="AW">
    <w:p w14:paraId="5D247F51" w14:textId="77777777" w:rsidR="00061FA5" w:rsidRDefault="00061FA5" w:rsidP="00061FA5">
      <w:pPr>
        <w:pStyle w:val="CommentText"/>
      </w:pPr>
      <w:r>
        <w:rPr>
          <w:rStyle w:val="CommentReference"/>
        </w:rPr>
        <w:annotationRef/>
      </w:r>
      <w:r>
        <w:t>Flagging to circle back on this after we get vendor info.  They might have a vendor guarantee that’s different.</w:t>
      </w:r>
    </w:p>
  </w:comment>
  <w:comment w:id="152" w:author="Tony Widboom" w:date="2026-02-23T16:35:00Z" w:initials="AW">
    <w:p w14:paraId="451C0C99" w14:textId="46F07277" w:rsidR="00491BBE" w:rsidRDefault="00491BBE" w:rsidP="00491BBE">
      <w:pPr>
        <w:pStyle w:val="CommentText"/>
      </w:pPr>
      <w:r>
        <w:rPr>
          <w:rStyle w:val="CommentReference"/>
        </w:rPr>
        <w:annotationRef/>
      </w:r>
      <w:r>
        <w:t xml:space="preserve">So is this the one that’s 0.0074?  If it is, then I would probably note that here and state that it is reflective of rounding down AP-42.  </w:t>
      </w:r>
    </w:p>
  </w:comment>
  <w:comment w:id="153" w:author="Robert T. Downs" w:date="2026-02-24T14:26:00Z" w:initials="RD">
    <w:p w14:paraId="1080E10D" w14:textId="77777777" w:rsidR="0036666B" w:rsidRDefault="0088110D" w:rsidP="0036666B">
      <w:pPr>
        <w:pStyle w:val="CommentText"/>
      </w:pPr>
      <w:r>
        <w:rPr>
          <w:rStyle w:val="CommentReference"/>
        </w:rPr>
        <w:annotationRef/>
      </w:r>
      <w:r w:rsidR="0036666B">
        <w:t>Accepted updated limit of 0.0075 above. See added language stating rounding from AP-42. I also moved the AP-42 bullet above the Calcasieu Pass one for context when reading through</w:t>
      </w:r>
    </w:p>
  </w:comment>
  <w:comment w:id="184" w:author="Robert T. Downs" w:date="2026-03-06T13:41:00Z" w:initials="RD">
    <w:p w14:paraId="7C7E9C66" w14:textId="77777777" w:rsidR="00C770A2" w:rsidRDefault="00C770A2" w:rsidP="00C770A2">
      <w:pPr>
        <w:pStyle w:val="CommentText"/>
      </w:pPr>
      <w:r>
        <w:rPr>
          <w:rStyle w:val="CommentReference"/>
        </w:rPr>
        <w:annotationRef/>
      </w:r>
      <w:r>
        <w:t>Equivalent to 37 ppmv @15% O2</w:t>
      </w:r>
    </w:p>
  </w:comment>
  <w:comment w:id="185" w:author="Tony Widboom" w:date="2026-02-23T16:42:00Z" w:initials="AW">
    <w:p w14:paraId="3D862CB6" w14:textId="378A3E82" w:rsidR="00FE5810" w:rsidRDefault="00FE5810" w:rsidP="00FE5810">
      <w:pPr>
        <w:pStyle w:val="CommentText"/>
      </w:pPr>
      <w:r>
        <w:rPr>
          <w:rStyle w:val="CommentReference"/>
        </w:rPr>
        <w:annotationRef/>
      </w:r>
      <w:r>
        <w:t xml:space="preserve">We’ll probably want to pick one rather than both. Did we pick a ppm or lb/MMBtu last time?  Or did we do both?  </w:t>
      </w:r>
    </w:p>
  </w:comment>
  <w:comment w:id="186" w:author="Grace C. Ricker" w:date="2026-03-06T11:24:00Z" w:initials="GR">
    <w:p w14:paraId="33FA3839" w14:textId="77777777" w:rsidR="00B82A83" w:rsidRDefault="00B82A83" w:rsidP="00B82A83">
      <w:pPr>
        <w:pStyle w:val="CommentText"/>
      </w:pPr>
      <w:r>
        <w:rPr>
          <w:rStyle w:val="CommentReference"/>
        </w:rPr>
        <w:annotationRef/>
      </w:r>
      <w:r>
        <w:t xml:space="preserve">Robbie - Can you stick to Lb/MMBtu but then add comments for Marathon on what the PPM is equivalent to as Michelle asked for this, but agree not for the submittal. </w:t>
      </w:r>
    </w:p>
  </w:comment>
  <w:comment w:id="188" w:author="Tony Widboom" w:date="2026-03-31T10:50:00Z" w:initials="AW">
    <w:p w14:paraId="0AA4E39A" w14:textId="77777777" w:rsidR="00E16842" w:rsidRDefault="00E16842" w:rsidP="00E16842">
      <w:pPr>
        <w:pStyle w:val="CommentText"/>
      </w:pPr>
      <w:r>
        <w:rPr>
          <w:rStyle w:val="CommentReference"/>
        </w:rPr>
        <w:annotationRef/>
      </w:r>
      <w:r>
        <w:t>Can you add a comment on what our equivalent is on this?</w:t>
      </w:r>
    </w:p>
  </w:comment>
  <w:comment w:id="227" w:author="Robert T. Downs" w:date="2026-03-06T13:42:00Z" w:initials="RD">
    <w:p w14:paraId="5758E91A" w14:textId="6E110CEF" w:rsidR="00C770A2" w:rsidRDefault="00C770A2" w:rsidP="00C770A2">
      <w:pPr>
        <w:pStyle w:val="CommentText"/>
      </w:pPr>
      <w:r>
        <w:rPr>
          <w:rStyle w:val="CommentReference"/>
        </w:rPr>
        <w:annotationRef/>
      </w:r>
      <w:r>
        <w:t>Equivalent to 88 ppmv @15% O2</w:t>
      </w:r>
    </w:p>
  </w:comment>
  <w:comment w:id="228" w:author="Tony Widboom" w:date="2026-02-23T16:44:00Z" w:initials="AW">
    <w:p w14:paraId="33B80CE1" w14:textId="1CAA7EF5" w:rsidR="00FE5810" w:rsidRDefault="00FE5810" w:rsidP="00FE5810">
      <w:pPr>
        <w:pStyle w:val="CommentText"/>
      </w:pPr>
      <w:r>
        <w:rPr>
          <w:rStyle w:val="CommentReference"/>
        </w:rPr>
        <w:annotationRef/>
      </w:r>
      <w:r>
        <w:t>Implies there are a bunch of determinations and makes me wonder if there’s something between 0.004 and 0.2. can we re-word a bit to clarify this 0.004 one is the only one above 0.004?</w:t>
      </w:r>
    </w:p>
  </w:comment>
  <w:comment w:id="229" w:author="Robert T. Downs" w:date="2026-02-24T15:11:00Z" w:initials="RD">
    <w:p w14:paraId="052D444F" w14:textId="77777777" w:rsidR="00683A21" w:rsidRDefault="00683A21" w:rsidP="00683A21">
      <w:pPr>
        <w:pStyle w:val="CommentText"/>
      </w:pPr>
      <w:r>
        <w:rPr>
          <w:rStyle w:val="CommentReference"/>
        </w:rPr>
        <w:annotationRef/>
      </w:r>
      <w:r>
        <w:t>I agree, does this updated language provide the clarification you’re looking for?</w:t>
      </w:r>
    </w:p>
  </w:comment>
  <w:comment w:id="279" w:author="Tony Widboom" w:date="2026-03-31T10:55:00Z" w:initials="AW">
    <w:p w14:paraId="6395CF5F" w14:textId="77777777" w:rsidR="00E16842" w:rsidRDefault="00E16842" w:rsidP="00E16842">
      <w:pPr>
        <w:pStyle w:val="CommentText"/>
      </w:pPr>
      <w:r>
        <w:rPr>
          <w:rStyle w:val="CommentReference"/>
        </w:rPr>
        <w:annotationRef/>
      </w:r>
      <w:r>
        <w:t xml:space="preserve">Note to Marathon: we are intentionally not bringing up scavengers here. There is a risk NWCAA could push on this and ask for information on effectiveness &amp; cost for scavengers keeping S out of the vapors. </w:t>
      </w:r>
    </w:p>
  </w:comment>
  <w:comment w:id="287" w:author="Grace C. Ricker" w:date="2026-03-11T08:05:00Z" w:initials="GR">
    <w:p w14:paraId="10D5DF3C" w14:textId="73E64B2C" w:rsidR="00E560C7" w:rsidRDefault="00E560C7" w:rsidP="00E560C7">
      <w:pPr>
        <w:pStyle w:val="CommentText"/>
      </w:pPr>
      <w:r>
        <w:rPr>
          <w:rStyle w:val="CommentReference"/>
        </w:rPr>
        <w:annotationRef/>
      </w:r>
      <w:r>
        <w:t xml:space="preserve">Michelle - Recent publicly available data looks like this might be lower. What has been guaranteed to the refinery in contracts? If lower than what was represented historically, we should update accordingly. </w:t>
      </w:r>
    </w:p>
  </w:comment>
  <w:comment w:id="288" w:author="Tony Widboom" w:date="2026-02-23T17:03:00Z" w:initials="AW">
    <w:p w14:paraId="2ECD516D" w14:textId="404F6988" w:rsidR="007E3519" w:rsidRDefault="007E3519" w:rsidP="007E3519">
      <w:pPr>
        <w:pStyle w:val="CommentText"/>
      </w:pPr>
      <w:r>
        <w:rPr>
          <w:rStyle w:val="CommentReference"/>
        </w:rPr>
        <w:annotationRef/>
      </w:r>
      <w:r>
        <w:t xml:space="preserve">I believe this info is public so we should check to see if there’s more recent data. We might have looked at this for the RACT/ RH work Grace?  </w:t>
      </w:r>
    </w:p>
  </w:comment>
  <w:comment w:id="289" w:author="Grace C. Ricker" w:date="2026-03-06T12:01:00Z" w:initials="GR">
    <w:p w14:paraId="7D60C240" w14:textId="77777777" w:rsidR="00270B47" w:rsidRDefault="007E47CE" w:rsidP="00270B47">
      <w:pPr>
        <w:pStyle w:val="CommentText"/>
      </w:pPr>
      <w:r>
        <w:rPr>
          <w:rStyle w:val="CommentReference"/>
        </w:rPr>
        <w:annotationRef/>
      </w:r>
      <w:r w:rsidR="00270B47">
        <w:t xml:space="preserve">We did not look into this historically, mind taking a look Robbie? </w:t>
      </w:r>
      <w:hyperlink r:id="rId1" w:history="1">
        <w:r w:rsidR="00270B47" w:rsidRPr="003665E3">
          <w:rPr>
            <w:rStyle w:val="Hyperlink"/>
          </w:rPr>
          <w:t>https://www.northwest.williams.com/NWP_Portal/gasQualityValues.action</w:t>
        </w:r>
      </w:hyperlink>
    </w:p>
  </w:comment>
  <w:comment w:id="290" w:author="Robert T. Downs" w:date="2026-03-06T15:03:00Z" w:initials="RD">
    <w:p w14:paraId="72611BE9" w14:textId="77777777" w:rsidR="00646DAB" w:rsidRDefault="005C7546" w:rsidP="00646DAB">
      <w:pPr>
        <w:pStyle w:val="CommentText"/>
      </w:pPr>
      <w:r>
        <w:rPr>
          <w:rStyle w:val="CommentReference"/>
        </w:rPr>
        <w:annotationRef/>
      </w:r>
      <w:r w:rsidR="00646DAB">
        <w:t>I looked into the two closest sample locations to the refinery. One has zero gr/100scf going back through Aug 2025 (Chehalis). The other has some data, and is technically closer to the refinery but downstream on the pipeline (Sumas). The average value from Feb for Sumas converts to 0.00063 lb/MMBtu.</w:t>
      </w:r>
    </w:p>
  </w:comment>
  <w:comment w:id="291" w:author="Grace C. Ricker" w:date="2026-03-11T08:04:00Z" w:initials="GR">
    <w:p w14:paraId="5286229C" w14:textId="77777777" w:rsidR="00E560C7" w:rsidRDefault="00E560C7" w:rsidP="00E560C7">
      <w:pPr>
        <w:pStyle w:val="CommentText"/>
      </w:pPr>
      <w:r>
        <w:rPr>
          <w:rStyle w:val="CommentReference"/>
        </w:rPr>
        <w:annotationRef/>
      </w:r>
      <w:r>
        <w:t xml:space="preserve">We did not evaluate for RH. Based on data available, this should be achievable. </w:t>
      </w:r>
    </w:p>
  </w:comment>
  <w:comment w:id="298" w:author="Tony Widboom" w:date="2026-02-23T17:02:00Z" w:initials="AW">
    <w:p w14:paraId="6932FED7" w14:textId="379E39E4" w:rsidR="007E3519" w:rsidRDefault="007E3519" w:rsidP="007E3519">
      <w:pPr>
        <w:pStyle w:val="CommentText"/>
      </w:pPr>
      <w:r>
        <w:rPr>
          <w:rStyle w:val="CommentReference"/>
        </w:rPr>
        <w:annotationRef/>
      </w:r>
      <w:r>
        <w:t xml:space="preserve">Should this be SO2, or is this misplaced?  Also, we’d need to do the unit conversion to understand how this compares to what we’re saying. </w:t>
      </w:r>
    </w:p>
  </w:comment>
  <w:comment w:id="299" w:author="Robert T. Downs" w:date="2026-02-24T15:30:00Z" w:initials="RD">
    <w:p w14:paraId="2DE95E0F" w14:textId="77777777" w:rsidR="0066580A" w:rsidRDefault="0066580A" w:rsidP="0066580A">
      <w:pPr>
        <w:pStyle w:val="CommentText"/>
      </w:pPr>
      <w:r>
        <w:rPr>
          <w:rStyle w:val="CommentReference"/>
        </w:rPr>
        <w:annotationRef/>
      </w:r>
      <w:r>
        <w:t xml:space="preserve">The NOx was a typo. The 0.2 gr/dscf converts to 169 ppmv assuming 379 scf/lbmol, and 0.028 lb/MMBtu assuming heating value of natural gas or 0.0095 assuming heating value of butane </w:t>
      </w:r>
    </w:p>
  </w:comment>
  <w:comment w:id="300" w:author="Grace C. Ricker" w:date="2026-03-06T11:29:00Z" w:initials="GR">
    <w:p w14:paraId="286ACC3F" w14:textId="77777777" w:rsidR="00B82A83" w:rsidRDefault="00B82A83" w:rsidP="00B82A83">
      <w:pPr>
        <w:pStyle w:val="CommentText"/>
      </w:pPr>
      <w:r>
        <w:rPr>
          <w:rStyle w:val="CommentReference"/>
        </w:rPr>
        <w:annotationRef/>
      </w:r>
      <w:r>
        <w:t>Lets foot note conversion.</w:t>
      </w:r>
    </w:p>
  </w:comment>
  <w:comment w:id="301" w:author="Robert T. Downs" w:date="2026-03-06T13:58:00Z" w:initials="RD">
    <w:p w14:paraId="4F23B098" w14:textId="77777777" w:rsidR="00591944" w:rsidRDefault="00037067" w:rsidP="00591944">
      <w:pPr>
        <w:pStyle w:val="CommentText"/>
      </w:pPr>
      <w:r>
        <w:rPr>
          <w:rStyle w:val="CommentReference"/>
        </w:rPr>
        <w:annotationRef/>
      </w:r>
      <w:r w:rsidR="00591944">
        <w:t>Also updated the ppmv value since I realized my initial calc did not include conversion to 15% O2</w:t>
      </w:r>
    </w:p>
  </w:comment>
  <w:comment w:id="302" w:author="Robert T. Downs" w:date="2026-03-06T13:52:00Z" w:initials="RD">
    <w:p w14:paraId="3E9F0A65" w14:textId="5026BCD9" w:rsidR="00037067" w:rsidRDefault="00037067" w:rsidP="00037067">
      <w:pPr>
        <w:pStyle w:val="CommentText"/>
      </w:pPr>
      <w:r>
        <w:rPr>
          <w:rStyle w:val="CommentReference"/>
        </w:rPr>
        <w:annotationRef/>
      </w:r>
      <w:r>
        <w:t>Equivalent to 55 ppmv @15% O2</w:t>
      </w:r>
    </w:p>
  </w:comment>
  <w:comment w:id="313" w:author="Tony Widboom" w:date="2026-03-31T10:56:00Z" w:initials="AW">
    <w:p w14:paraId="295FD09F" w14:textId="77777777" w:rsidR="00E16842" w:rsidRDefault="00E16842" w:rsidP="00E16842">
      <w:pPr>
        <w:pStyle w:val="CommentText"/>
      </w:pPr>
      <w:r>
        <w:rPr>
          <w:rStyle w:val="CommentReference"/>
        </w:rPr>
        <w:annotationRef/>
      </w:r>
      <w:r>
        <w:t>I assume we have a tank ID?  Should match up with whatever we call it in the app</w:t>
      </w:r>
    </w:p>
  </w:comment>
  <w:comment w:id="316" w:author="Tony Widboom" w:date="2026-03-31T11:02:00Z" w:initials="AW">
    <w:p w14:paraId="136C01DE" w14:textId="77777777" w:rsidR="00452A2F" w:rsidRDefault="00452A2F" w:rsidP="00452A2F">
      <w:pPr>
        <w:pStyle w:val="CommentText"/>
      </w:pPr>
      <w:r>
        <w:rPr>
          <w:rStyle w:val="CommentReference"/>
        </w:rPr>
        <w:annotationRef/>
      </w:r>
      <w:r>
        <w:t xml:space="preserve">I like having this detail in our back pocket, but wonder if it’s a case of </w:t>
      </w:r>
      <w:r>
        <w:br/>
        <w:t xml:space="preserve">“thou dost protest too much”.  Can we keep basically that first sentence and then just explain in the footnote that EPA stated the options provided for EFRs under Kc provide the same emission reductions as an IFR with the right citations?  </w:t>
      </w:r>
    </w:p>
  </w:comment>
  <w:comment w:id="323" w:author="Beau Thurman" w:date="2026-03-20T13:02:00Z" w:initials="BT">
    <w:p w14:paraId="21B1CE0C" w14:textId="4A1E836F" w:rsidR="0045426C" w:rsidRDefault="0045426C" w:rsidP="0045426C">
      <w:pPr>
        <w:pStyle w:val="CommentText"/>
      </w:pPr>
      <w:r>
        <w:rPr>
          <w:rStyle w:val="CommentReference"/>
        </w:rPr>
        <w:annotationRef/>
      </w:r>
      <w:r>
        <w:t xml:space="preserve">There is at least one RBLC entry for a tank routing emissions from an IFRT to a VCU. Easy argument that it’s not economically feasible. </w:t>
      </w:r>
      <w:hyperlink r:id="rId2" w:history="1">
        <w:r w:rsidRPr="00D8520F">
          <w:rPr>
            <w:rStyle w:val="Hyperlink"/>
          </w:rPr>
          <w:t>| Pollutant Information | RACT/BACT/LAER Clearinghouse | Clean Air Technology Center | Technology Transfer Network | US EPA</w:t>
        </w:r>
      </w:hyperlink>
      <w:r>
        <w:t xml:space="preserve"> </w:t>
      </w:r>
    </w:p>
  </w:comment>
  <w:comment w:id="324" w:author="Tony Widboom" w:date="2026-03-31T11:06:00Z" w:initials="AW">
    <w:p w14:paraId="4122A699" w14:textId="77777777" w:rsidR="00452A2F" w:rsidRDefault="00452A2F" w:rsidP="00452A2F">
      <w:pPr>
        <w:pStyle w:val="CommentText"/>
      </w:pPr>
      <w:r>
        <w:rPr>
          <w:rStyle w:val="CommentReference"/>
        </w:rPr>
        <w:annotationRef/>
      </w:r>
      <w:r>
        <w:t xml:space="preserve">Is there a strategy behind not listing the EFR as a control technology?  I was expecting to see it here and below as a base case.  I wasn’t sure if it was an intentional decision. </w:t>
      </w:r>
    </w:p>
    <w:p w14:paraId="695E0562" w14:textId="77777777" w:rsidR="00452A2F" w:rsidRDefault="00452A2F" w:rsidP="00452A2F">
      <w:pPr>
        <w:pStyle w:val="CommentText"/>
      </w:pPr>
    </w:p>
    <w:p w14:paraId="76AB7FDA" w14:textId="77777777" w:rsidR="00452A2F" w:rsidRDefault="00452A2F" w:rsidP="00452A2F">
      <w:pPr>
        <w:pStyle w:val="CommentText"/>
      </w:pPr>
      <w:r>
        <w:t xml:space="preserve">I guess a downside to calling it a control option is that you’re then going back to an uncontrolled scenario (fixed roof) to evaluate the dome, etc., but you would argue incremental costs matter more and you’d be back to where you started. </w:t>
      </w:r>
    </w:p>
  </w:comment>
  <w:comment w:id="328" w:author="Robert T. Downs" w:date="2026-03-05T14:08:00Z" w:initials="RD">
    <w:p w14:paraId="4F3410FA" w14:textId="6F3B9611" w:rsidR="00322041" w:rsidRDefault="004C558A" w:rsidP="00322041">
      <w:pPr>
        <w:pStyle w:val="CommentText"/>
      </w:pPr>
      <w:r>
        <w:rPr>
          <w:rStyle w:val="CommentReference"/>
        </w:rPr>
        <w:annotationRef/>
      </w:r>
      <w:r w:rsidR="00322041">
        <w:t>DEFRT and good design basis are consistent with EFR writeup for the MPC SLC refinery RACT writeup</w:t>
      </w:r>
    </w:p>
  </w:comment>
  <w:comment w:id="330" w:author="Robert T. Downs" w:date="2026-03-05T14:47:00Z" w:initials="RD">
    <w:p w14:paraId="1911E7CE" w14:textId="08AC6429" w:rsidR="00596DE0" w:rsidRDefault="00D172AF" w:rsidP="00596DE0">
      <w:pPr>
        <w:pStyle w:val="CommentText"/>
      </w:pPr>
      <w:r>
        <w:rPr>
          <w:rStyle w:val="CommentReference"/>
        </w:rPr>
        <w:annotationRef/>
      </w:r>
      <w:r w:rsidR="00596DE0">
        <w:t>There is nothing to say for these other than stating there are no impacts, but I thought they should be included for completeness since they are listed in the Step 4 description in Section 2</w:t>
      </w:r>
    </w:p>
  </w:comment>
  <w:comment w:id="333" w:author="Beau Thurman" w:date="2026-03-20T13:13:00Z" w:initials="BT">
    <w:p w14:paraId="4D429AF8" w14:textId="77777777" w:rsidR="00A15E8C" w:rsidRDefault="00A15E8C" w:rsidP="00A15E8C">
      <w:pPr>
        <w:pStyle w:val="CommentText"/>
      </w:pPr>
      <w:r>
        <w:rPr>
          <w:rStyle w:val="CommentReference"/>
        </w:rPr>
        <w:annotationRef/>
      </w:r>
      <w:r>
        <w:t>Use the cost of just the dome, and assume 100% of the EFRT’s emissions are controlled.</w:t>
      </w:r>
    </w:p>
  </w:comment>
  <w:comment w:id="334" w:author="Beau Thurman" w:date="2026-03-20T13:14:00Z" w:initials="BT">
    <w:p w14:paraId="0449FBB8" w14:textId="77777777" w:rsidR="008E7A38" w:rsidRDefault="008E7A38" w:rsidP="008E7A38">
      <w:pPr>
        <w:pStyle w:val="CommentText"/>
      </w:pPr>
      <w:r>
        <w:rPr>
          <w:rStyle w:val="CommentReference"/>
        </w:rPr>
        <w:annotationRef/>
      </w:r>
      <w:r>
        <w:t>I’d guess it is half the $/ton of the DEFRT alone, then you can argue it being way conservative and thus not being cost effective.</w:t>
      </w:r>
    </w:p>
  </w:comment>
  <w:comment w:id="335" w:author="Robert T. Downs" w:date="2026-03-30T09:18:00Z" w:initials="RD">
    <w:p w14:paraId="35D308A3" w14:textId="77777777" w:rsidR="00CD2583" w:rsidRDefault="00CD2583" w:rsidP="00CD2583">
      <w:pPr>
        <w:pStyle w:val="CommentText"/>
      </w:pPr>
      <w:r>
        <w:rPr>
          <w:rStyle w:val="CommentReference"/>
        </w:rPr>
        <w:annotationRef/>
      </w:r>
      <w:r>
        <w:t>Grace - I estimated DEFRT + CD/CVS as Beau described above, and the cost is still well above the feasible threshold. Do we want to provide any explanation of the estimate being very conservative as well, or just leave it as-is?</w:t>
      </w:r>
    </w:p>
  </w:comment>
  <w:comment w:id="336" w:author="Tony Widboom" w:date="2026-03-31T11:34:00Z" w:initials="AW">
    <w:p w14:paraId="52758AE0" w14:textId="77777777" w:rsidR="00ED4F87" w:rsidRDefault="00ED4F87" w:rsidP="00ED4F87">
      <w:pPr>
        <w:pStyle w:val="CommentText"/>
      </w:pPr>
      <w:r>
        <w:rPr>
          <w:rStyle w:val="CommentReference"/>
        </w:rPr>
        <w:annotationRef/>
      </w:r>
      <w:r>
        <w:t>I see the notes, but this isn’t going to be a satisfactory answer for the document since it doesn’t make sense, even if conclusions don’t change.</w:t>
      </w:r>
    </w:p>
    <w:p w14:paraId="025D82F4" w14:textId="77777777" w:rsidR="00ED4F87" w:rsidRDefault="00ED4F87" w:rsidP="00ED4F87">
      <w:pPr>
        <w:pStyle w:val="CommentText"/>
      </w:pPr>
    </w:p>
    <w:p w14:paraId="1E0E782C" w14:textId="77777777" w:rsidR="00ED4F87" w:rsidRDefault="00ED4F87" w:rsidP="00ED4F87">
      <w:pPr>
        <w:pStyle w:val="CommentText"/>
      </w:pPr>
      <w:r>
        <w:t xml:space="preserve">It’s not a big lift to do a carbon can or combustor on the DEFRT exhaust similar to what we did for SLC.  I don’t recall which was “better” between the two, but I might just do carbon since there are a lot of additional technical issues with a combustor (i.e., it would need a nat gas line).  I think you could skip the piping costs and just do what’s in the EPA template basically.  </w:t>
      </w:r>
    </w:p>
  </w:comment>
  <w:comment w:id="340" w:author="Tony Widboom" w:date="2026-03-31T11:11:00Z" w:initials="AW">
    <w:p w14:paraId="440362AD" w14:textId="2DE45D0A" w:rsidR="00452A2F" w:rsidRDefault="00452A2F" w:rsidP="00452A2F">
      <w:pPr>
        <w:pStyle w:val="CommentText"/>
      </w:pPr>
      <w:r>
        <w:rPr>
          <w:rStyle w:val="CommentReference"/>
        </w:rPr>
        <w:annotationRef/>
      </w:r>
      <w:r>
        <w:t>I don’t know what this Utah cite is, looks like USTs?  The rule that will apply to refineries is still in the proposed stage so I wouldn’t mention it here.</w:t>
      </w:r>
    </w:p>
  </w:comment>
  <w:comment w:id="338" w:author="Robert T. Downs" w:date="2026-03-10T10:13:00Z" w:initials="RD">
    <w:p w14:paraId="48FC5558" w14:textId="64B02C98" w:rsidR="00A73092" w:rsidRDefault="00585DB5" w:rsidP="00A73092">
      <w:pPr>
        <w:pStyle w:val="CommentText"/>
      </w:pPr>
      <w:r>
        <w:rPr>
          <w:rStyle w:val="CommentReference"/>
        </w:rPr>
        <w:annotationRef/>
      </w:r>
      <w:r w:rsidR="00A73092">
        <w:t xml:space="preserve">Grace/Tony - this can be removed if we want to make the argument without acknowledging demonstration </w:t>
      </w:r>
    </w:p>
  </w:comment>
  <w:comment w:id="339" w:author="Grace C. Ricker" w:date="2026-03-11T08:00:00Z" w:initials="GR">
    <w:p w14:paraId="193C3789" w14:textId="77777777" w:rsidR="00761C32" w:rsidRDefault="00761C32" w:rsidP="00761C32">
      <w:pPr>
        <w:pStyle w:val="CommentText"/>
      </w:pPr>
      <w:r>
        <w:rPr>
          <w:rStyle w:val="CommentReference"/>
        </w:rPr>
        <w:annotationRef/>
      </w:r>
      <w:r>
        <w:t>Leave. It shows robustness of analysis</w:t>
      </w:r>
    </w:p>
  </w:comment>
  <w:comment w:id="341" w:author="Tony Widboom" w:date="2026-03-31T11:14:00Z" w:initials="AW">
    <w:p w14:paraId="6055E911" w14:textId="77777777" w:rsidR="007455C4" w:rsidRDefault="007455C4" w:rsidP="007455C4">
      <w:pPr>
        <w:pStyle w:val="CommentText"/>
      </w:pPr>
      <w:r>
        <w:rPr>
          <w:rStyle w:val="CommentReference"/>
        </w:rPr>
        <w:annotationRef/>
      </w:r>
      <w:r>
        <w:t xml:space="preserve">This isn’t a very strong argument for BACT since the cost threshold for NSPS is a lot lower. </w:t>
      </w:r>
    </w:p>
    <w:p w14:paraId="5ADB0CBD" w14:textId="77777777" w:rsidR="007455C4" w:rsidRDefault="007455C4" w:rsidP="007455C4">
      <w:pPr>
        <w:pStyle w:val="CommentText"/>
      </w:pPr>
    </w:p>
    <w:p w14:paraId="20848727" w14:textId="77777777" w:rsidR="007455C4" w:rsidRDefault="007455C4" w:rsidP="007455C4">
      <w:pPr>
        <w:pStyle w:val="CommentText"/>
      </w:pPr>
      <w:r>
        <w:t xml:space="preserve">The thing we have going for us is that we’re evaluating only one tank in this evaluation, and a lot of the bang behind OGI is that you can look at the whole tank farm.  </w:t>
      </w:r>
    </w:p>
    <w:p w14:paraId="1741AA81" w14:textId="77777777" w:rsidR="007455C4" w:rsidRDefault="007455C4" w:rsidP="007455C4">
      <w:pPr>
        <w:pStyle w:val="CommentText"/>
      </w:pPr>
    </w:p>
    <w:p w14:paraId="4D36C757" w14:textId="77777777" w:rsidR="007455C4" w:rsidRDefault="007455C4" w:rsidP="007455C4">
      <w:pPr>
        <w:pStyle w:val="CommentText"/>
      </w:pPr>
      <w:r>
        <w:t xml:space="preserve">This may be something we want to chat about with Michelle.  Either (1) don’t address OGI, or (2) need to do a cost analysis using info from South Coast and/or Marathon specific to the tank. </w:t>
      </w:r>
    </w:p>
    <w:p w14:paraId="498A4273" w14:textId="77777777" w:rsidR="007455C4" w:rsidRDefault="007455C4" w:rsidP="007455C4">
      <w:pPr>
        <w:pStyle w:val="CommentText"/>
      </w:pPr>
    </w:p>
    <w:p w14:paraId="78FF3FD0" w14:textId="77777777" w:rsidR="007455C4" w:rsidRDefault="007455C4" w:rsidP="007455C4">
      <w:pPr>
        <w:pStyle w:val="CommentText"/>
      </w:pPr>
      <w:r>
        <w:t xml:space="preserve">Also, I wouldn’t cite the consent decree as I don’t think that’s an applicable requirement that would get pulled into a BACT evaluation. </w:t>
      </w:r>
    </w:p>
  </w:comment>
  <w:comment w:id="337" w:author="Grace C. Ricker" w:date="2026-03-11T08:05:00Z" w:initials="GR">
    <w:p w14:paraId="616D70D8" w14:textId="7C1B9F2F" w:rsidR="00E560C7" w:rsidRDefault="00E560C7" w:rsidP="00E560C7">
      <w:pPr>
        <w:pStyle w:val="CommentText"/>
      </w:pPr>
      <w:r>
        <w:rPr>
          <w:rStyle w:val="CommentReference"/>
        </w:rPr>
        <w:annotationRef/>
      </w:r>
      <w:r>
        <w:t>Tony to re-review this section.</w:t>
      </w:r>
    </w:p>
  </w:comment>
  <w:comment w:id="351" w:author="Tony Widboom" w:date="2026-03-31T11:19:00Z" w:initials="AW">
    <w:p w14:paraId="71D51E9E" w14:textId="77777777" w:rsidR="007455C4" w:rsidRDefault="007455C4" w:rsidP="007455C4">
      <w:pPr>
        <w:pStyle w:val="CommentText"/>
      </w:pPr>
      <w:r>
        <w:rPr>
          <w:rStyle w:val="CommentReference"/>
        </w:rPr>
        <w:annotationRef/>
      </w:r>
      <w:r>
        <w:t xml:space="preserve">It’s such a different scenario I wouldn’t even bring this into the discussion. </w:t>
      </w:r>
    </w:p>
  </w:comment>
  <w:comment w:id="347" w:author="Beau Thurman" w:date="2026-03-20T13:31:00Z" w:initials="BT">
    <w:p w14:paraId="618FBAC6" w14:textId="154911B5" w:rsidR="00716DDC" w:rsidRDefault="00716DDC" w:rsidP="00716DDC">
      <w:pPr>
        <w:pStyle w:val="CommentText"/>
      </w:pPr>
      <w:r>
        <w:rPr>
          <w:rStyle w:val="CommentReference"/>
        </w:rPr>
        <w:annotationRef/>
      </w:r>
      <w:r>
        <w:t>This isn’t true. It’s pretty normal to have a ton/year limit for storage tanks.</w:t>
      </w:r>
    </w:p>
  </w:comment>
  <w:comment w:id="348" w:author="Beau Thurman" w:date="2026-03-20T13:32:00Z" w:initials="BT">
    <w:p w14:paraId="34DB04FC" w14:textId="77777777" w:rsidR="00716DDC" w:rsidRDefault="00716DDC" w:rsidP="00716DDC">
      <w:pPr>
        <w:pStyle w:val="CommentText"/>
      </w:pPr>
      <w:r>
        <w:rPr>
          <w:rStyle w:val="CommentReference"/>
        </w:rPr>
        <w:annotationRef/>
      </w:r>
      <w:r>
        <w:t>I think you can still argue not to, but don’t be surprised if they do require it.</w:t>
      </w:r>
    </w:p>
  </w:comment>
  <w:comment w:id="349" w:author="Grace C. Ricker" w:date="2026-03-30T12:12:00Z" w:initials="GR">
    <w:p w14:paraId="544D144E" w14:textId="77777777" w:rsidR="001A35A3" w:rsidRDefault="00F94BF2" w:rsidP="001A35A3">
      <w:pPr>
        <w:pStyle w:val="CommentText"/>
      </w:pPr>
      <w:r>
        <w:rPr>
          <w:rStyle w:val="CommentReference"/>
        </w:rPr>
        <w:annotationRef/>
      </w:r>
      <w:r w:rsidR="001A35A3">
        <w:t>Thoughts on including a Kc numerical BSER of 98% control or Should we say compliance with NSPS Kc similar to how we say GGGa/CC for fugitives?</w:t>
      </w:r>
    </w:p>
  </w:comment>
  <w:comment w:id="350" w:author="Tony Widboom" w:date="2026-03-31T11:19:00Z" w:initials="AW">
    <w:p w14:paraId="3CD29F50" w14:textId="77777777" w:rsidR="007455C4" w:rsidRDefault="007455C4" w:rsidP="007455C4">
      <w:pPr>
        <w:pStyle w:val="CommentText"/>
      </w:pPr>
      <w:r>
        <w:rPr>
          <w:rStyle w:val="CommentReference"/>
        </w:rPr>
        <w:annotationRef/>
      </w:r>
      <w:r>
        <w:t xml:space="preserve">I would not propose 98% control as we have no way to prove it. Stay with what we have here, or otherwise reframe where the EFR is the BACT (see prior comments). </w:t>
      </w:r>
    </w:p>
  </w:comment>
  <w:comment w:id="379" w:author="Tony Widboom" w:date="2026-03-31T11:20:00Z" w:initials="AW">
    <w:p w14:paraId="015D27CE" w14:textId="77777777" w:rsidR="007455C4" w:rsidRDefault="007455C4" w:rsidP="007455C4">
      <w:pPr>
        <w:pStyle w:val="CommentText"/>
      </w:pPr>
      <w:r>
        <w:rPr>
          <w:rStyle w:val="CommentReference"/>
        </w:rPr>
        <w:annotationRef/>
      </w:r>
      <w:r>
        <w:t xml:space="preserve">Is our template really doubling up this text?  </w:t>
      </w:r>
    </w:p>
  </w:comment>
  <w:comment w:id="383" w:author="Tony Widboom" w:date="2026-03-31T11:24:00Z" w:initials="AW">
    <w:p w14:paraId="3D01E861" w14:textId="77777777" w:rsidR="00831D14" w:rsidRDefault="00831D14" w:rsidP="00831D14">
      <w:pPr>
        <w:pStyle w:val="CommentText"/>
      </w:pPr>
      <w:r>
        <w:rPr>
          <w:rStyle w:val="CommentReference"/>
        </w:rPr>
        <w:annotationRef/>
      </w:r>
      <w:r>
        <w:t>Top name doesn’t match the bottom name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1D98C4" w15:done="0"/>
  <w15:commentEx w15:paraId="5B5E36B9" w15:done="0"/>
  <w15:commentEx w15:paraId="5E735E17" w15:done="0"/>
  <w15:commentEx w15:paraId="2BA477C9" w15:done="1"/>
  <w15:commentEx w15:paraId="5F94325C" w15:paraIdParent="2BA477C9" w15:done="1"/>
  <w15:commentEx w15:paraId="2892669F" w15:done="1"/>
  <w15:commentEx w15:paraId="387D367B" w15:done="0"/>
  <w15:commentEx w15:paraId="5F06238D" w15:done="0"/>
  <w15:commentEx w15:paraId="6C6AC23D" w15:paraIdParent="5F06238D" w15:done="0"/>
  <w15:commentEx w15:paraId="570D43A9" w15:paraIdParent="5F06238D" w15:done="0"/>
  <w15:commentEx w15:paraId="1DF562BE" w15:done="0"/>
  <w15:commentEx w15:paraId="09F7BF2D" w15:done="1"/>
  <w15:commentEx w15:paraId="006DE10A" w15:done="1"/>
  <w15:commentEx w15:paraId="125EFF3F" w15:paraIdParent="006DE10A" w15:done="1"/>
  <w15:commentEx w15:paraId="10071F44" w15:done="0"/>
  <w15:commentEx w15:paraId="6172D9B8" w15:done="0"/>
  <w15:commentEx w15:paraId="741A1016" w15:done="1"/>
  <w15:commentEx w15:paraId="26E809B0" w15:paraIdParent="741A1016" w15:done="1"/>
  <w15:commentEx w15:paraId="432C1B6E" w15:paraIdParent="741A1016" w15:done="1"/>
  <w15:commentEx w15:paraId="4BC979D9" w15:done="1"/>
  <w15:commentEx w15:paraId="5D247F51" w15:done="0"/>
  <w15:commentEx w15:paraId="451C0C99" w15:done="1"/>
  <w15:commentEx w15:paraId="1080E10D" w15:paraIdParent="451C0C99" w15:done="1"/>
  <w15:commentEx w15:paraId="7C7E9C66" w15:done="0"/>
  <w15:commentEx w15:paraId="3D862CB6" w15:done="1"/>
  <w15:commentEx w15:paraId="33FA3839" w15:paraIdParent="3D862CB6" w15:done="1"/>
  <w15:commentEx w15:paraId="0AA4E39A" w15:done="0"/>
  <w15:commentEx w15:paraId="5758E91A" w15:done="0"/>
  <w15:commentEx w15:paraId="33B80CE1" w15:done="1"/>
  <w15:commentEx w15:paraId="052D444F" w15:paraIdParent="33B80CE1" w15:done="1"/>
  <w15:commentEx w15:paraId="6395CF5F" w15:done="0"/>
  <w15:commentEx w15:paraId="10D5DF3C" w15:done="0"/>
  <w15:commentEx w15:paraId="2ECD516D" w15:done="1"/>
  <w15:commentEx w15:paraId="7D60C240" w15:paraIdParent="2ECD516D" w15:done="1"/>
  <w15:commentEx w15:paraId="72611BE9" w15:paraIdParent="2ECD516D" w15:done="1"/>
  <w15:commentEx w15:paraId="5286229C" w15:paraIdParent="2ECD516D" w15:done="1"/>
  <w15:commentEx w15:paraId="6932FED7" w15:done="1"/>
  <w15:commentEx w15:paraId="2DE95E0F" w15:paraIdParent="6932FED7" w15:done="1"/>
  <w15:commentEx w15:paraId="286ACC3F" w15:paraIdParent="6932FED7" w15:done="1"/>
  <w15:commentEx w15:paraId="4F23B098" w15:paraIdParent="6932FED7" w15:done="1"/>
  <w15:commentEx w15:paraId="3E9F0A65" w15:done="0"/>
  <w15:commentEx w15:paraId="295FD09F" w15:done="0"/>
  <w15:commentEx w15:paraId="136C01DE" w15:done="0"/>
  <w15:commentEx w15:paraId="21B1CE0C" w15:done="1"/>
  <w15:commentEx w15:paraId="76AB7FDA" w15:done="0"/>
  <w15:commentEx w15:paraId="4F3410FA" w15:done="1"/>
  <w15:commentEx w15:paraId="1911E7CE" w15:done="1"/>
  <w15:commentEx w15:paraId="4D429AF8" w15:done="1"/>
  <w15:commentEx w15:paraId="0449FBB8" w15:paraIdParent="4D429AF8" w15:done="1"/>
  <w15:commentEx w15:paraId="35D308A3" w15:paraIdParent="4D429AF8" w15:done="1"/>
  <w15:commentEx w15:paraId="1E0E782C" w15:done="0"/>
  <w15:commentEx w15:paraId="440362AD" w15:done="0"/>
  <w15:commentEx w15:paraId="48FC5558" w15:done="1"/>
  <w15:commentEx w15:paraId="193C3789" w15:paraIdParent="48FC5558" w15:done="1"/>
  <w15:commentEx w15:paraId="78FF3FD0" w15:done="0"/>
  <w15:commentEx w15:paraId="616D70D8" w15:done="0"/>
  <w15:commentEx w15:paraId="71D51E9E" w15:done="0"/>
  <w15:commentEx w15:paraId="618FBAC6" w15:done="0"/>
  <w15:commentEx w15:paraId="34DB04FC" w15:paraIdParent="618FBAC6" w15:done="0"/>
  <w15:commentEx w15:paraId="544D144E" w15:paraIdParent="618FBAC6" w15:done="0"/>
  <w15:commentEx w15:paraId="3CD29F50" w15:paraIdParent="618FBAC6" w15:done="0"/>
  <w15:commentEx w15:paraId="015D27CE" w15:done="0"/>
  <w15:commentEx w15:paraId="3D01E8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A77014" w16cex:dateUtc="2026-03-31T18:25:00Z"/>
  <w16cex:commentExtensible w16cex:durableId="1BA19AB9" w16cex:dateUtc="2026-03-31T17:19:00Z"/>
  <w16cex:commentExtensible w16cex:durableId="67D7186A" w16cex:dateUtc="2026-02-24T00:20:00Z"/>
  <w16cex:commentExtensible w16cex:durableId="5959283E" w16cex:dateUtc="2026-02-10T14:20:00Z"/>
  <w16cex:commentExtensible w16cex:durableId="2B70564C" w16cex:dateUtc="2026-02-10T17:38:00Z"/>
  <w16cex:commentExtensible w16cex:durableId="196F6739" w16cex:dateUtc="2026-02-24T00:22:00Z"/>
  <w16cex:commentExtensible w16cex:durableId="44961869" w16cex:dateUtc="2026-03-31T17:24:00Z"/>
  <w16cex:commentExtensible w16cex:durableId="4A80BE98" w16cex:dateUtc="2026-02-24T00:21:00Z"/>
  <w16cex:commentExtensible w16cex:durableId="5E088FD6" w16cex:dateUtc="2026-02-24T19:51:00Z"/>
  <w16cex:commentExtensible w16cex:durableId="21E6D052" w16cex:dateUtc="2026-03-06T16:51:00Z"/>
  <w16cex:commentExtensible w16cex:durableId="654D98BD" w16cex:dateUtc="2026-02-24T00:23:00Z"/>
  <w16cex:commentExtensible w16cex:durableId="54F375E6" w16cex:dateUtc="2026-02-05T13:36:00Z"/>
  <w16cex:commentExtensible w16cex:durableId="419F09DA" w16cex:dateUtc="2026-02-05T13:38:00Z"/>
  <w16cex:commentExtensible w16cex:durableId="2A0084CC" w16cex:dateUtc="2026-02-10T17:38:00Z"/>
  <w16cex:commentExtensible w16cex:durableId="050E450A" w16cex:dateUtc="2026-03-31T17:30:00Z"/>
  <w16cex:commentExtensible w16cex:durableId="79EA8C00" w16cex:dateUtc="2026-02-10T14:40:00Z"/>
  <w16cex:commentExtensible w16cex:durableId="0CE86351" w16cex:dateUtc="2026-02-05T13:24:00Z"/>
  <w16cex:commentExtensible w16cex:durableId="32E1D4E8" w16cex:dateUtc="2026-02-10T17:41:00Z"/>
  <w16cex:commentExtensible w16cex:durableId="190C86F8" w16cex:dateUtc="2026-03-06T17:13:00Z"/>
  <w16cex:commentExtensible w16cex:durableId="6E5CD5D6" w16cex:dateUtc="2026-03-06T17:17:00Z"/>
  <w16cex:commentExtensible w16cex:durableId="4BDF8AE2" w16cex:dateUtc="2026-03-31T17:41:00Z"/>
  <w16cex:commentExtensible w16cex:durableId="1EA07B18" w16cex:dateUtc="2026-02-24T00:35:00Z"/>
  <w16cex:commentExtensible w16cex:durableId="0FFDCFAC" w16cex:dateUtc="2026-02-24T20:26:00Z"/>
  <w16cex:commentExtensible w16cex:durableId="022FD4C0" w16cex:dateUtc="2026-03-06T19:41:00Z"/>
  <w16cex:commentExtensible w16cex:durableId="46259E75" w16cex:dateUtc="2026-02-24T00:42:00Z"/>
  <w16cex:commentExtensible w16cex:durableId="6094B7D5" w16cex:dateUtc="2026-03-06T17:24:00Z"/>
  <w16cex:commentExtensible w16cex:durableId="57417E81" w16cex:dateUtc="2026-03-31T17:50:00Z"/>
  <w16cex:commentExtensible w16cex:durableId="1D5BE397" w16cex:dateUtc="2026-03-06T19:42:00Z"/>
  <w16cex:commentExtensible w16cex:durableId="4CC2DBFD" w16cex:dateUtc="2026-02-24T00:44:00Z"/>
  <w16cex:commentExtensible w16cex:durableId="6AE88972" w16cex:dateUtc="2026-02-24T21:11:00Z"/>
  <w16cex:commentExtensible w16cex:durableId="3BDF9677" w16cex:dateUtc="2026-03-31T17:55:00Z"/>
  <w16cex:commentExtensible w16cex:durableId="355DB592" w16cex:dateUtc="2026-03-11T13:05:00Z"/>
  <w16cex:commentExtensible w16cex:durableId="57754B38" w16cex:dateUtc="2026-02-24T01:03:00Z"/>
  <w16cex:commentExtensible w16cex:durableId="42D24508" w16cex:dateUtc="2026-03-06T18:01:00Z"/>
  <w16cex:commentExtensible w16cex:durableId="59B14B37" w16cex:dateUtc="2026-03-06T21:03:00Z"/>
  <w16cex:commentExtensible w16cex:durableId="34E59BFE" w16cex:dateUtc="2026-03-11T13:04:00Z"/>
  <w16cex:commentExtensible w16cex:durableId="77D07A5E" w16cex:dateUtc="2026-02-24T01:02:00Z"/>
  <w16cex:commentExtensible w16cex:durableId="3AEBC08D" w16cex:dateUtc="2026-02-24T21:30:00Z"/>
  <w16cex:commentExtensible w16cex:durableId="13247CD1" w16cex:dateUtc="2026-03-06T17:29:00Z"/>
  <w16cex:commentExtensible w16cex:durableId="279CD13D" w16cex:dateUtc="2026-03-06T19:58:00Z"/>
  <w16cex:commentExtensible w16cex:durableId="376A1778" w16cex:dateUtc="2026-03-06T19:52:00Z"/>
  <w16cex:commentExtensible w16cex:durableId="572BE64A" w16cex:dateUtc="2026-03-31T17:56:00Z"/>
  <w16cex:commentExtensible w16cex:durableId="500D19FC" w16cex:dateUtc="2026-03-31T18:02:00Z"/>
  <w16cex:commentExtensible w16cex:durableId="23748F82" w16cex:dateUtc="2026-03-20T18:02:00Z"/>
  <w16cex:commentExtensible w16cex:durableId="49FD4C44" w16cex:dateUtc="2026-03-31T18:06:00Z"/>
  <w16cex:commentExtensible w16cex:durableId="093488ED" w16cex:dateUtc="2026-03-05T20:08:00Z">
    <w16cex:extLst>
      <w16:ext w16:uri="{CE6994B0-6A32-4C9F-8C6B-6E91EDA988CE}">
        <cr:reactions xmlns:cr="http://schemas.microsoft.com/office/comments/2020/reactions">
          <cr:reaction reactionType="1">
            <cr:reactionInfo dateUtc="2026-03-11T13:00:20Z">
              <cr:user userId="S::GRicker@barr.com::a72a4faa-e591-4010-963e-8d4b034f460f" userProvider="AD" userName="Grace C. Ricker"/>
            </cr:reactionInfo>
          </cr:reaction>
        </cr:reactions>
      </w16:ext>
    </w16cex:extLst>
  </w16cex:commentExtensible>
  <w16cex:commentExtensible w16cex:durableId="31859E91" w16cex:dateUtc="2026-03-05T20:47:00Z">
    <w16cex:extLst>
      <w16:ext w16:uri="{CE6994B0-6A32-4C9F-8C6B-6E91EDA988CE}">
        <cr:reactions xmlns:cr="http://schemas.microsoft.com/office/comments/2020/reactions">
          <cr:reaction reactionType="1">
            <cr:reactionInfo dateUtc="2026-03-11T12:59:50Z">
              <cr:user userId="S::GRicker@barr.com::a72a4faa-e591-4010-963e-8d4b034f460f" userProvider="AD" userName="Grace C. Ricker"/>
            </cr:reactionInfo>
          </cr:reaction>
        </cr:reactions>
      </w16:ext>
    </w16cex:extLst>
  </w16cex:commentExtensible>
  <w16cex:commentExtensible w16cex:durableId="7FC11ED8" w16cex:dateUtc="2026-03-20T18:13:00Z"/>
  <w16cex:commentExtensible w16cex:durableId="4CB67B6B" w16cex:dateUtc="2026-03-20T18:14:00Z"/>
  <w16cex:commentExtensible w16cex:durableId="109C4A76" w16cex:dateUtc="2026-03-30T14:18:00Z"/>
  <w16cex:commentExtensible w16cex:durableId="4A21E985" w16cex:dateUtc="2026-03-31T18:34:00Z"/>
  <w16cex:commentExtensible w16cex:durableId="30AF505D" w16cex:dateUtc="2026-03-31T18:11:00Z"/>
  <w16cex:commentExtensible w16cex:durableId="539FC490" w16cex:dateUtc="2026-03-10T15:13:00Z"/>
  <w16cex:commentExtensible w16cex:durableId="1968F1D7" w16cex:dateUtc="2026-03-11T13:00:00Z"/>
  <w16cex:commentExtensible w16cex:durableId="60670357" w16cex:dateUtc="2026-03-31T18:14:00Z"/>
  <w16cex:commentExtensible w16cex:durableId="3318C614" w16cex:dateUtc="2026-03-11T13:05:00Z"/>
  <w16cex:commentExtensible w16cex:durableId="14A10219" w16cex:dateUtc="2026-03-31T18:19:00Z"/>
  <w16cex:commentExtensible w16cex:durableId="4C224A6E" w16cex:dateUtc="2026-03-20T18:31:00Z"/>
  <w16cex:commentExtensible w16cex:durableId="48DB1DAF" w16cex:dateUtc="2026-03-20T18:32:00Z"/>
  <w16cex:commentExtensible w16cex:durableId="53BAB051" w16cex:dateUtc="2026-03-30T17:12:00Z"/>
  <w16cex:commentExtensible w16cex:durableId="1BD580D3" w16cex:dateUtc="2026-03-31T18:19:00Z"/>
  <w16cex:commentExtensible w16cex:durableId="2D700123" w16cex:dateUtc="2026-03-31T18:20:00Z"/>
  <w16cex:commentExtensible w16cex:durableId="6DD8F8A9" w16cex:dateUtc="2026-03-31T18: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1D98C4" w16cid:durableId="43A77014"/>
  <w16cid:commentId w16cid:paraId="5B5E36B9" w16cid:durableId="1BA19AB9"/>
  <w16cid:commentId w16cid:paraId="5E735E17" w16cid:durableId="67D7186A"/>
  <w16cid:commentId w16cid:paraId="2BA477C9" w16cid:durableId="5959283E"/>
  <w16cid:commentId w16cid:paraId="5F94325C" w16cid:durableId="2B70564C"/>
  <w16cid:commentId w16cid:paraId="2892669F" w16cid:durableId="196F6739"/>
  <w16cid:commentId w16cid:paraId="387D367B" w16cid:durableId="44961869"/>
  <w16cid:commentId w16cid:paraId="5F06238D" w16cid:durableId="4A80BE98"/>
  <w16cid:commentId w16cid:paraId="6C6AC23D" w16cid:durableId="5E088FD6"/>
  <w16cid:commentId w16cid:paraId="570D43A9" w16cid:durableId="21E6D052"/>
  <w16cid:commentId w16cid:paraId="1DF562BE" w16cid:durableId="654D98BD"/>
  <w16cid:commentId w16cid:paraId="09F7BF2D" w16cid:durableId="54F375E6"/>
  <w16cid:commentId w16cid:paraId="006DE10A" w16cid:durableId="419F09DA"/>
  <w16cid:commentId w16cid:paraId="125EFF3F" w16cid:durableId="2A0084CC"/>
  <w16cid:commentId w16cid:paraId="10071F44" w16cid:durableId="050E450A"/>
  <w16cid:commentId w16cid:paraId="6172D9B8" w16cid:durableId="79EA8C00"/>
  <w16cid:commentId w16cid:paraId="741A1016" w16cid:durableId="0CE86351"/>
  <w16cid:commentId w16cid:paraId="26E809B0" w16cid:durableId="32E1D4E8"/>
  <w16cid:commentId w16cid:paraId="432C1B6E" w16cid:durableId="190C86F8"/>
  <w16cid:commentId w16cid:paraId="4BC979D9" w16cid:durableId="6E5CD5D6"/>
  <w16cid:commentId w16cid:paraId="5D247F51" w16cid:durableId="4BDF8AE2"/>
  <w16cid:commentId w16cid:paraId="451C0C99" w16cid:durableId="1EA07B18"/>
  <w16cid:commentId w16cid:paraId="1080E10D" w16cid:durableId="0FFDCFAC"/>
  <w16cid:commentId w16cid:paraId="7C7E9C66" w16cid:durableId="022FD4C0"/>
  <w16cid:commentId w16cid:paraId="3D862CB6" w16cid:durableId="46259E75"/>
  <w16cid:commentId w16cid:paraId="33FA3839" w16cid:durableId="6094B7D5"/>
  <w16cid:commentId w16cid:paraId="0AA4E39A" w16cid:durableId="57417E81"/>
  <w16cid:commentId w16cid:paraId="5758E91A" w16cid:durableId="1D5BE397"/>
  <w16cid:commentId w16cid:paraId="33B80CE1" w16cid:durableId="4CC2DBFD"/>
  <w16cid:commentId w16cid:paraId="052D444F" w16cid:durableId="6AE88972"/>
  <w16cid:commentId w16cid:paraId="6395CF5F" w16cid:durableId="3BDF9677"/>
  <w16cid:commentId w16cid:paraId="10D5DF3C" w16cid:durableId="355DB592"/>
  <w16cid:commentId w16cid:paraId="2ECD516D" w16cid:durableId="57754B38"/>
  <w16cid:commentId w16cid:paraId="7D60C240" w16cid:durableId="42D24508"/>
  <w16cid:commentId w16cid:paraId="72611BE9" w16cid:durableId="59B14B37"/>
  <w16cid:commentId w16cid:paraId="5286229C" w16cid:durableId="34E59BFE"/>
  <w16cid:commentId w16cid:paraId="6932FED7" w16cid:durableId="77D07A5E"/>
  <w16cid:commentId w16cid:paraId="2DE95E0F" w16cid:durableId="3AEBC08D"/>
  <w16cid:commentId w16cid:paraId="286ACC3F" w16cid:durableId="13247CD1"/>
  <w16cid:commentId w16cid:paraId="4F23B098" w16cid:durableId="279CD13D"/>
  <w16cid:commentId w16cid:paraId="3E9F0A65" w16cid:durableId="376A1778"/>
  <w16cid:commentId w16cid:paraId="295FD09F" w16cid:durableId="572BE64A"/>
  <w16cid:commentId w16cid:paraId="136C01DE" w16cid:durableId="500D19FC"/>
  <w16cid:commentId w16cid:paraId="21B1CE0C" w16cid:durableId="23748F82"/>
  <w16cid:commentId w16cid:paraId="76AB7FDA" w16cid:durableId="49FD4C44"/>
  <w16cid:commentId w16cid:paraId="4F3410FA" w16cid:durableId="093488ED"/>
  <w16cid:commentId w16cid:paraId="1911E7CE" w16cid:durableId="31859E91"/>
  <w16cid:commentId w16cid:paraId="4D429AF8" w16cid:durableId="7FC11ED8"/>
  <w16cid:commentId w16cid:paraId="0449FBB8" w16cid:durableId="4CB67B6B"/>
  <w16cid:commentId w16cid:paraId="35D308A3" w16cid:durableId="109C4A76"/>
  <w16cid:commentId w16cid:paraId="1E0E782C" w16cid:durableId="4A21E985"/>
  <w16cid:commentId w16cid:paraId="440362AD" w16cid:durableId="30AF505D"/>
  <w16cid:commentId w16cid:paraId="48FC5558" w16cid:durableId="539FC490"/>
  <w16cid:commentId w16cid:paraId="193C3789" w16cid:durableId="1968F1D7"/>
  <w16cid:commentId w16cid:paraId="78FF3FD0" w16cid:durableId="60670357"/>
  <w16cid:commentId w16cid:paraId="616D70D8" w16cid:durableId="3318C614"/>
  <w16cid:commentId w16cid:paraId="71D51E9E" w16cid:durableId="14A10219"/>
  <w16cid:commentId w16cid:paraId="618FBAC6" w16cid:durableId="4C224A6E"/>
  <w16cid:commentId w16cid:paraId="34DB04FC" w16cid:durableId="48DB1DAF"/>
  <w16cid:commentId w16cid:paraId="544D144E" w16cid:durableId="53BAB051"/>
  <w16cid:commentId w16cid:paraId="3CD29F50" w16cid:durableId="1BD580D3"/>
  <w16cid:commentId w16cid:paraId="015D27CE" w16cid:durableId="2D700123"/>
  <w16cid:commentId w16cid:paraId="3D01E861" w16cid:durableId="6DD8F8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AF9BC" w14:textId="77777777" w:rsidR="005C10F4" w:rsidRDefault="005C10F4" w:rsidP="00FF1187">
      <w:pPr>
        <w:spacing w:after="0" w:line="240" w:lineRule="auto"/>
      </w:pPr>
      <w:r>
        <w:separator/>
      </w:r>
    </w:p>
  </w:endnote>
  <w:endnote w:type="continuationSeparator" w:id="0">
    <w:p w14:paraId="3BF755B0" w14:textId="77777777" w:rsidR="005C10F4" w:rsidRDefault="005C10F4" w:rsidP="00FF1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Demi">
    <w:charset w:val="00"/>
    <w:family w:val="swiss"/>
    <w:pitch w:val="variable"/>
    <w:sig w:usb0="00000287" w:usb1="00000000" w:usb2="00000000" w:usb3="00000000" w:csb0="0000009F" w:csb1="00000000"/>
  </w:font>
  <w:font w:name="Franklin Gothic Demi Cond">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9F065" w14:textId="57C1E5F7" w:rsidR="00966C8F" w:rsidRPr="00C342CD" w:rsidRDefault="00966C8F" w:rsidP="00C342CD">
    <w:pPr>
      <w:pStyle w:val="Office"/>
    </w:pPr>
    <w:r>
      <w:rPr>
        <w:b/>
        <w:bCs/>
        <w:noProof/>
      </w:rPr>
      <mc:AlternateContent>
        <mc:Choice Requires="wps">
          <w:drawing>
            <wp:anchor distT="0" distB="0" distL="114300" distR="114300" simplePos="0" relativeHeight="251705344" behindDoc="0" locked="0" layoutInCell="1" allowOverlap="1" wp14:anchorId="2D933005" wp14:editId="02A602B1">
              <wp:simplePos x="0" y="0"/>
              <wp:positionH relativeFrom="column">
                <wp:posOffset>5296263</wp:posOffset>
              </wp:positionH>
              <wp:positionV relativeFrom="paragraph">
                <wp:posOffset>-134166</wp:posOffset>
              </wp:positionV>
              <wp:extent cx="1276350" cy="3683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276350" cy="368300"/>
                      </a:xfrm>
                      <a:prstGeom prst="rect">
                        <a:avLst/>
                      </a:prstGeom>
                      <a:solidFill>
                        <a:schemeClr val="lt1"/>
                      </a:solidFill>
                      <a:ln w="6350">
                        <a:noFill/>
                      </a:ln>
                    </wps:spPr>
                    <wps:txbx>
                      <w:txbxContent>
                        <w:p w14:paraId="4B9735B1" w14:textId="77777777" w:rsidR="00966C8F" w:rsidRPr="00DA1E79" w:rsidRDefault="00966C8F" w:rsidP="001A0D47">
                          <w:pPr>
                            <w:jc w:val="right"/>
                            <w:rPr>
                              <w:color w:val="FE5F2F" w:themeColor="accent3"/>
                            </w:rPr>
                          </w:pPr>
                          <w:r w:rsidRPr="00DA1E79">
                            <w:rPr>
                              <w:rFonts w:cs="Arial"/>
                              <w:b/>
                              <w:bCs/>
                              <w:color w:val="FE5F2F" w:themeColor="accent3"/>
                              <w:sz w:val="32"/>
                              <w:szCs w:val="32"/>
                            </w:rPr>
                            <w:t>barr.com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D933005" id="_x0000_t202" coordsize="21600,21600" o:spt="202" path="m,l,21600r21600,l21600,xe">
              <v:stroke joinstyle="miter"/>
              <v:path gradientshapeok="t" o:connecttype="rect"/>
            </v:shapetype>
            <v:shape id="Text Box 42" o:spid="_x0000_s1026" type="#_x0000_t202" style="position:absolute;margin-left:417.05pt;margin-top:-10.55pt;width:100.5pt;height:29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" fillcolor="white [3201]" stroked="f" strokeweight=".5pt">
              <v:textbox>
                <w:txbxContent>
                  <w:p w14:paraId="4B9735B1" w14:textId="77777777" w:rsidR="00966C8F" w:rsidRPr="00DA1E79" w:rsidRDefault="00966C8F" w:rsidP="001A0D47">
                    <w:pPr>
                      <w:jc w:val="right"/>
                      <w:rPr>
                        <w:color w:val="FE5F2F" w:themeColor="accent3"/>
                      </w:rPr>
                    </w:pPr>
                    <w:r w:rsidRPr="00DA1E79">
                      <w:rPr>
                        <w:rFonts w:cs="Arial"/>
                        <w:b/>
                        <w:bCs/>
                        <w:color w:val="FE5F2F" w:themeColor="accent3"/>
                        <w:sz w:val="32"/>
                        <w:szCs w:val="32"/>
                      </w:rPr>
                      <w:t>barr.com</w:t>
                    </w:r>
                  </w:p>
                </w:txbxContent>
              </v:textbox>
            </v:shape>
          </w:pict>
        </mc:Fallback>
      </mc:AlternateContent>
    </w:r>
    <w:r w:rsidRPr="00C342CD">
      <w:fldChar w:fldCharType="begin"/>
    </w:r>
    <w:r w:rsidRPr="00C342CD">
      <w:instrText xml:space="preserve"> AUTOTEXTLIST  </w:instrText>
    </w:r>
    <w:r w:rsidRPr="00C342CD">
      <w:fldChar w:fldCharType="separate"/>
    </w:r>
    <w:r w:rsidRPr="00C342CD">
      <w:fldChar w:fldCharType="begin"/>
    </w:r>
    <w:r w:rsidRPr="00C342CD">
      <w:instrText xml:space="preserve"> AUTOTEXTLIST  </w:instrText>
    </w:r>
    <w:r w:rsidRPr="00C342CD">
      <w:fldChar w:fldCharType="separate"/>
    </w:r>
    <w:r w:rsidRPr="00C342CD">
      <w:fldChar w:fldCharType="end"/>
    </w:r>
    <w:r w:rsidRPr="00C342CD">
      <w:fldChar w:fldCharType="end"/>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DE9F2" w:themeFill="background2"/>
      <w:tblLayout w:type="fixed"/>
      <w:tblCellMar>
        <w:left w:w="0" w:type="dxa"/>
        <w:right w:w="0" w:type="dxa"/>
      </w:tblCellMar>
      <w:tblLook w:val="04A0" w:firstRow="1" w:lastRow="0" w:firstColumn="1" w:lastColumn="0" w:noHBand="0" w:noVBand="1"/>
    </w:tblPr>
    <w:tblGrid>
      <w:gridCol w:w="2404"/>
      <w:gridCol w:w="202"/>
      <w:gridCol w:w="2402"/>
      <w:gridCol w:w="205"/>
      <w:gridCol w:w="2403"/>
      <w:gridCol w:w="205"/>
      <w:gridCol w:w="2403"/>
    </w:tblGrid>
    <w:tr w:rsidR="00DA1E79" w14:paraId="451A5525" w14:textId="77777777" w:rsidTr="00DA1E79">
      <w:trPr>
        <w:trHeight w:hRule="exact" w:val="3744"/>
      </w:trPr>
      <w:tc>
        <w:tcPr>
          <w:tcW w:w="2404" w:type="dxa"/>
          <w:shd w:val="clear" w:color="auto" w:fill="DDE9F2" w:themeFill="background2"/>
        </w:tcPr>
        <w:p w14:paraId="6817FC93" w14:textId="77777777" w:rsidR="00DA1E79" w:rsidRDefault="00DA1E79" w:rsidP="00DA1E79">
          <w:r>
            <w:rPr>
              <w:noProof/>
            </w:rPr>
            <w:drawing>
              <wp:anchor distT="0" distB="0" distL="114300" distR="114300" simplePos="0" relativeHeight="251764736" behindDoc="0" locked="0" layoutInCell="1" allowOverlap="1" wp14:anchorId="35C1EFBB" wp14:editId="6C16B1F3">
                <wp:simplePos x="0" y="0"/>
                <wp:positionH relativeFrom="column">
                  <wp:posOffset>0</wp:posOffset>
                </wp:positionH>
                <wp:positionV relativeFrom="paragraph">
                  <wp:posOffset>1466215</wp:posOffset>
                </wp:positionV>
                <wp:extent cx="1527577" cy="915187"/>
                <wp:effectExtent l="0" t="0" r="0" b="0"/>
                <wp:wrapNone/>
                <wp:docPr id="1034562372" name="Picture 103456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
                          <a:extLst>
                            <a:ext uri="{28A0092B-C50C-407E-A947-70E740481C1C}">
                              <a14:useLocalDpi xmlns:a14="http://schemas.microsoft.com/office/drawing/2010/main" val="0"/>
                            </a:ext>
                          </a:extLst>
                        </a:blip>
                        <a:srcRect l="24300" t="20838" r="22386" b="47191"/>
                        <a:stretch/>
                      </pic:blipFill>
                      <pic:spPr bwMode="auto">
                        <a:xfrm>
                          <a:off x="0" y="0"/>
                          <a:ext cx="1527577" cy="9151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02" w:type="dxa"/>
          <w:shd w:val="clear" w:color="auto" w:fill="FFFFFF" w:themeFill="background1"/>
        </w:tcPr>
        <w:p w14:paraId="7B4181D8" w14:textId="77777777" w:rsidR="00DA1E79" w:rsidRDefault="00DA1E79" w:rsidP="00DA1E79"/>
      </w:tc>
      <w:tc>
        <w:tcPr>
          <w:tcW w:w="2402" w:type="dxa"/>
          <w:shd w:val="clear" w:color="auto" w:fill="DDE9F2" w:themeFill="background2"/>
        </w:tcPr>
        <w:p w14:paraId="1B1F31A2" w14:textId="77777777" w:rsidR="00DA1E79" w:rsidRDefault="00DA1E79" w:rsidP="00DA1E79">
          <w:r>
            <w:rPr>
              <w:noProof/>
            </w:rPr>
            <w:drawing>
              <wp:anchor distT="0" distB="0" distL="114300" distR="114300" simplePos="0" relativeHeight="251762688" behindDoc="0" locked="0" layoutInCell="1" allowOverlap="1" wp14:anchorId="3DB5A007" wp14:editId="7BC903FB">
                <wp:simplePos x="0" y="0"/>
                <wp:positionH relativeFrom="column">
                  <wp:posOffset>63721</wp:posOffset>
                </wp:positionH>
                <wp:positionV relativeFrom="paragraph">
                  <wp:posOffset>3175</wp:posOffset>
                </wp:positionV>
                <wp:extent cx="1460500" cy="1370965"/>
                <wp:effectExtent l="0" t="0" r="6350" b="635"/>
                <wp:wrapNone/>
                <wp:docPr id="589183518" name="Picture 58918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
                          <a:extLst>
                            <a:ext uri="{28A0092B-C50C-407E-A947-70E740481C1C}">
                              <a14:useLocalDpi xmlns:a14="http://schemas.microsoft.com/office/drawing/2010/main" val="0"/>
                            </a:ext>
                          </a:extLst>
                        </a:blip>
                        <a:srcRect l="26583" t="26768" r="22661" b="25530"/>
                        <a:stretch/>
                      </pic:blipFill>
                      <pic:spPr bwMode="auto">
                        <a:xfrm>
                          <a:off x="0" y="0"/>
                          <a:ext cx="1460500" cy="137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3712" behindDoc="0" locked="0" layoutInCell="1" allowOverlap="1" wp14:anchorId="69AAB369" wp14:editId="54B1AD78">
                <wp:simplePos x="0" y="0"/>
                <wp:positionH relativeFrom="column">
                  <wp:posOffset>5301</wp:posOffset>
                </wp:positionH>
                <wp:positionV relativeFrom="paragraph">
                  <wp:posOffset>1482090</wp:posOffset>
                </wp:positionV>
                <wp:extent cx="1519555" cy="892810"/>
                <wp:effectExtent l="0" t="0" r="4445" b="2540"/>
                <wp:wrapNone/>
                <wp:docPr id="163356777" name="Picture 163356777" descr="A black and blue background with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and blue background with lines&#10;&#10;Description automatically generated"/>
                        <pic:cNvPicPr/>
                      </pic:nvPicPr>
                      <pic:blipFill rotWithShape="1">
                        <a:blip r:embed="rId1">
                          <a:extLst>
                            <a:ext uri="{28A0092B-C50C-407E-A947-70E740481C1C}">
                              <a14:useLocalDpi xmlns:a14="http://schemas.microsoft.com/office/drawing/2010/main" val="0"/>
                            </a:ext>
                          </a:extLst>
                        </a:blip>
                        <a:srcRect l="46850" r="2864" b="69471"/>
                        <a:stretch/>
                      </pic:blipFill>
                      <pic:spPr bwMode="auto">
                        <a:xfrm>
                          <a:off x="0" y="0"/>
                          <a:ext cx="1519555" cy="892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05" w:type="dxa"/>
          <w:shd w:val="clear" w:color="auto" w:fill="FFFFFF" w:themeFill="background1"/>
        </w:tcPr>
        <w:p w14:paraId="16BFD890" w14:textId="77777777" w:rsidR="00DA1E79" w:rsidRDefault="00DA1E79" w:rsidP="00DA1E79"/>
      </w:tc>
      <w:tc>
        <w:tcPr>
          <w:tcW w:w="2403" w:type="dxa"/>
          <w:shd w:val="clear" w:color="auto" w:fill="DDE9F2" w:themeFill="background2"/>
        </w:tcPr>
        <w:p w14:paraId="58E3D571" w14:textId="77777777" w:rsidR="00DA1E79" w:rsidRDefault="00DA1E79" w:rsidP="00DA1E79">
          <w:r>
            <w:rPr>
              <w:noProof/>
            </w:rPr>
            <w:drawing>
              <wp:anchor distT="0" distB="0" distL="114300" distR="114300" simplePos="0" relativeHeight="251767808" behindDoc="0" locked="0" layoutInCell="1" allowOverlap="1" wp14:anchorId="3F58A4C4" wp14:editId="46B5DAAE">
                <wp:simplePos x="0" y="0"/>
                <wp:positionH relativeFrom="column">
                  <wp:posOffset>2540</wp:posOffset>
                </wp:positionH>
                <wp:positionV relativeFrom="paragraph">
                  <wp:posOffset>1466215</wp:posOffset>
                </wp:positionV>
                <wp:extent cx="1527577" cy="915187"/>
                <wp:effectExtent l="0" t="0" r="0" b="0"/>
                <wp:wrapNone/>
                <wp:docPr id="278842432" name="Picture 27884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
                          <a:extLst>
                            <a:ext uri="{28A0092B-C50C-407E-A947-70E740481C1C}">
                              <a14:useLocalDpi xmlns:a14="http://schemas.microsoft.com/office/drawing/2010/main" val="0"/>
                            </a:ext>
                          </a:extLst>
                        </a:blip>
                        <a:srcRect l="24300" t="20838" r="22386" b="47191"/>
                        <a:stretch/>
                      </pic:blipFill>
                      <pic:spPr bwMode="auto">
                        <a:xfrm>
                          <a:off x="0" y="0"/>
                          <a:ext cx="1527577" cy="9151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05" w:type="dxa"/>
          <w:shd w:val="clear" w:color="auto" w:fill="FFFFFF" w:themeFill="background1"/>
        </w:tcPr>
        <w:p w14:paraId="378034AE" w14:textId="77777777" w:rsidR="00DA1E79" w:rsidRDefault="00DA1E79" w:rsidP="00DA1E79"/>
      </w:tc>
      <w:tc>
        <w:tcPr>
          <w:tcW w:w="2403" w:type="dxa"/>
          <w:shd w:val="clear" w:color="auto" w:fill="DDE9F2" w:themeFill="background2"/>
        </w:tcPr>
        <w:p w14:paraId="4C71CEE0" w14:textId="77777777" w:rsidR="00DA1E79" w:rsidRDefault="00DA1E79" w:rsidP="00DA1E79">
          <w:r>
            <w:rPr>
              <w:noProof/>
            </w:rPr>
            <w:drawing>
              <wp:anchor distT="0" distB="0" distL="114300" distR="114300" simplePos="0" relativeHeight="251765760" behindDoc="0" locked="0" layoutInCell="1" allowOverlap="1" wp14:anchorId="49931921" wp14:editId="2B37F19D">
                <wp:simplePos x="0" y="0"/>
                <wp:positionH relativeFrom="column">
                  <wp:posOffset>62644</wp:posOffset>
                </wp:positionH>
                <wp:positionV relativeFrom="paragraph">
                  <wp:posOffset>3175</wp:posOffset>
                </wp:positionV>
                <wp:extent cx="1460500" cy="1370965"/>
                <wp:effectExtent l="0" t="0" r="6350" b="635"/>
                <wp:wrapNone/>
                <wp:docPr id="1149046667" name="Picture 1149046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
                          <a:extLst>
                            <a:ext uri="{28A0092B-C50C-407E-A947-70E740481C1C}">
                              <a14:useLocalDpi xmlns:a14="http://schemas.microsoft.com/office/drawing/2010/main" val="0"/>
                            </a:ext>
                          </a:extLst>
                        </a:blip>
                        <a:srcRect l="26583" t="26768" r="22661" b="25530"/>
                        <a:stretch/>
                      </pic:blipFill>
                      <pic:spPr bwMode="auto">
                        <a:xfrm>
                          <a:off x="0" y="0"/>
                          <a:ext cx="1460500" cy="137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6784" behindDoc="0" locked="0" layoutInCell="1" allowOverlap="1" wp14:anchorId="1C3CD9B9" wp14:editId="65793ED5">
                <wp:simplePos x="0" y="0"/>
                <wp:positionH relativeFrom="column">
                  <wp:posOffset>8255</wp:posOffset>
                </wp:positionH>
                <wp:positionV relativeFrom="paragraph">
                  <wp:posOffset>1482090</wp:posOffset>
                </wp:positionV>
                <wp:extent cx="1519555" cy="892810"/>
                <wp:effectExtent l="0" t="0" r="4445" b="2540"/>
                <wp:wrapNone/>
                <wp:docPr id="291550674" name="Picture 291550674" descr="A black and blue background with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and blue background with lines&#10;&#10;Description automatically generated"/>
                        <pic:cNvPicPr/>
                      </pic:nvPicPr>
                      <pic:blipFill rotWithShape="1">
                        <a:blip r:embed="rId1">
                          <a:extLst>
                            <a:ext uri="{28A0092B-C50C-407E-A947-70E740481C1C}">
                              <a14:useLocalDpi xmlns:a14="http://schemas.microsoft.com/office/drawing/2010/main" val="0"/>
                            </a:ext>
                          </a:extLst>
                        </a:blip>
                        <a:srcRect l="46850" r="2864" b="69471"/>
                        <a:stretch/>
                      </pic:blipFill>
                      <pic:spPr bwMode="auto">
                        <a:xfrm>
                          <a:off x="0" y="0"/>
                          <a:ext cx="1519555" cy="892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1E414A41" w14:textId="77777777" w:rsidR="00966C8F" w:rsidRPr="008F4122" w:rsidRDefault="00966C8F" w:rsidP="008F4122">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20"/>
      <w:gridCol w:w="3120"/>
    </w:tblGrid>
    <w:tr w:rsidR="00DA1E79" w:rsidRPr="00DA1E79" w14:paraId="51BDB66F" w14:textId="77777777" w:rsidTr="00D91C59">
      <w:trPr>
        <w:cantSplit/>
      </w:trPr>
      <w:tc>
        <w:tcPr>
          <w:tcW w:w="3120" w:type="dxa"/>
        </w:tcPr>
        <w:p w14:paraId="2544804E" w14:textId="77777777" w:rsidR="00C23B5A" w:rsidRPr="00E33720" w:rsidRDefault="00C23B5A" w:rsidP="00E33720">
          <w:pPr>
            <w:pStyle w:val="Footer"/>
          </w:pPr>
        </w:p>
      </w:tc>
      <w:tc>
        <w:tcPr>
          <w:tcW w:w="3120" w:type="dxa"/>
        </w:tcPr>
        <w:p w14:paraId="4FFB011C" w14:textId="77777777" w:rsidR="00C23B5A" w:rsidRPr="00E33720" w:rsidRDefault="00C23B5A" w:rsidP="00E33720">
          <w:pPr>
            <w:pStyle w:val="Footer"/>
          </w:pPr>
        </w:p>
      </w:tc>
      <w:tc>
        <w:tcPr>
          <w:tcW w:w="3120" w:type="dxa"/>
        </w:tcPr>
        <w:p w14:paraId="6B6661AA" w14:textId="77777777" w:rsidR="00C23B5A" w:rsidRPr="00DA1E79" w:rsidRDefault="00C23B5A" w:rsidP="00E33720">
          <w:pPr>
            <w:pStyle w:val="Footer"/>
            <w:jc w:val="right"/>
            <w:rPr>
              <w:b/>
              <w:bCs/>
              <w:color w:val="FE5F2F" w:themeColor="accent3"/>
            </w:rPr>
          </w:pPr>
          <w:r w:rsidRPr="00DA1E79">
            <w:rPr>
              <w:b/>
              <w:bCs/>
              <w:color w:val="FE5F2F" w:themeColor="accent3"/>
              <w:sz w:val="28"/>
              <w:szCs w:val="22"/>
            </w:rPr>
            <w:t>barr.com</w:t>
          </w:r>
        </w:p>
      </w:tc>
    </w:tr>
    <w:tr w:rsidR="00C23B5A" w:rsidRPr="00E33720" w14:paraId="6C3383B1" w14:textId="77777777" w:rsidTr="00D91C59">
      <w:trPr>
        <w:cantSplit/>
      </w:trPr>
      <w:tc>
        <w:tcPr>
          <w:tcW w:w="3120" w:type="dxa"/>
        </w:tcPr>
        <w:p w14:paraId="760CADF1" w14:textId="77777777" w:rsidR="00C23B5A" w:rsidRPr="00E33720" w:rsidRDefault="00C23B5A" w:rsidP="00E33720">
          <w:pPr>
            <w:pStyle w:val="Footer"/>
          </w:pPr>
        </w:p>
      </w:tc>
      <w:tc>
        <w:tcPr>
          <w:tcW w:w="3120" w:type="dxa"/>
        </w:tcPr>
        <w:p w14:paraId="5F79ECC9" w14:textId="77777777" w:rsidR="00C23B5A" w:rsidRPr="00E33720" w:rsidRDefault="00C23B5A" w:rsidP="00E33720">
          <w:pPr>
            <w:pStyle w:val="Footer"/>
            <w:jc w:val="center"/>
          </w:pPr>
          <w:r w:rsidRPr="00E33720">
            <w:fldChar w:fldCharType="begin"/>
          </w:r>
          <w:r w:rsidRPr="00E33720">
            <w:instrText xml:space="preserve"> PAGE   \* MERGEFORMAT </w:instrText>
          </w:r>
          <w:r w:rsidRPr="00E33720">
            <w:fldChar w:fldCharType="separate"/>
          </w:r>
          <w:r w:rsidRPr="00E33720">
            <w:t>2</w:t>
          </w:r>
          <w:r w:rsidRPr="00E33720">
            <w:fldChar w:fldCharType="end"/>
          </w:r>
        </w:p>
      </w:tc>
      <w:tc>
        <w:tcPr>
          <w:tcW w:w="3120" w:type="dxa"/>
        </w:tcPr>
        <w:p w14:paraId="637DCD22" w14:textId="77777777" w:rsidR="00C23B5A" w:rsidRPr="00E33720" w:rsidRDefault="00C23B5A" w:rsidP="00E33720">
          <w:pPr>
            <w:pStyle w:val="Footer"/>
          </w:pPr>
        </w:p>
      </w:tc>
    </w:tr>
  </w:tbl>
  <w:p w14:paraId="0F4FFE30" w14:textId="77777777" w:rsidR="00C23B5A" w:rsidRPr="000133F5" w:rsidRDefault="00C23B5A" w:rsidP="007670B4">
    <w:pPr>
      <w:pStyle w:val="Footer"/>
      <w:rPr>
        <w:sz w:val="2"/>
        <w:szCs w:val="2"/>
      </w:rPr>
    </w:pPr>
  </w:p>
  <w:p w14:paraId="0AD725AC" w14:textId="77777777" w:rsidR="00C23B5A" w:rsidRPr="008F4122" w:rsidRDefault="00C23B5A" w:rsidP="007670B4">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20"/>
      <w:gridCol w:w="3120"/>
    </w:tblGrid>
    <w:tr w:rsidR="00DA1E79" w:rsidRPr="00DA1E79" w14:paraId="132F573A" w14:textId="77777777" w:rsidTr="00D91C59">
      <w:trPr>
        <w:cantSplit/>
      </w:trPr>
      <w:tc>
        <w:tcPr>
          <w:tcW w:w="3120" w:type="dxa"/>
        </w:tcPr>
        <w:p w14:paraId="7E8A79C6" w14:textId="77777777" w:rsidR="00817B85" w:rsidRDefault="00817B85" w:rsidP="004D4ED9">
          <w:pPr>
            <w:pStyle w:val="Footer"/>
          </w:pPr>
        </w:p>
      </w:tc>
      <w:tc>
        <w:tcPr>
          <w:tcW w:w="3120" w:type="dxa"/>
        </w:tcPr>
        <w:p w14:paraId="216EA614" w14:textId="77777777" w:rsidR="00817B85" w:rsidRDefault="00817B85" w:rsidP="004D4ED9">
          <w:pPr>
            <w:pStyle w:val="Footer"/>
            <w:jc w:val="center"/>
          </w:pPr>
        </w:p>
      </w:tc>
      <w:tc>
        <w:tcPr>
          <w:tcW w:w="3120" w:type="dxa"/>
        </w:tcPr>
        <w:p w14:paraId="2CE61E90" w14:textId="77777777" w:rsidR="00817B85" w:rsidRPr="00DA1E79" w:rsidRDefault="00817B85" w:rsidP="004D4ED9">
          <w:pPr>
            <w:pStyle w:val="Footer"/>
            <w:jc w:val="right"/>
            <w:rPr>
              <w:color w:val="FE5F2F" w:themeColor="accent3"/>
              <w:sz w:val="28"/>
              <w:szCs w:val="28"/>
            </w:rPr>
          </w:pPr>
          <w:r w:rsidRPr="00DA1E79">
            <w:rPr>
              <w:rFonts w:cs="Arial"/>
              <w:b/>
              <w:bCs/>
              <w:color w:val="FE5F2F" w:themeColor="accent3"/>
              <w:sz w:val="28"/>
              <w:szCs w:val="28"/>
            </w:rPr>
            <w:t>barr.com</w:t>
          </w:r>
        </w:p>
      </w:tc>
    </w:tr>
    <w:tr w:rsidR="00817B85" w:rsidRPr="000133F5" w14:paraId="24F631AB" w14:textId="77777777" w:rsidTr="00D91C59">
      <w:trPr>
        <w:cantSplit/>
      </w:trPr>
      <w:tc>
        <w:tcPr>
          <w:tcW w:w="3120" w:type="dxa"/>
        </w:tcPr>
        <w:p w14:paraId="1A32088A" w14:textId="77777777" w:rsidR="00817B85" w:rsidRPr="000133F5" w:rsidRDefault="00817B85" w:rsidP="004D4ED9">
          <w:pPr>
            <w:pStyle w:val="Footer"/>
          </w:pPr>
        </w:p>
      </w:tc>
      <w:tc>
        <w:tcPr>
          <w:tcW w:w="3120" w:type="dxa"/>
        </w:tcPr>
        <w:p w14:paraId="0C7E6004" w14:textId="77777777" w:rsidR="00817B85" w:rsidRPr="000133F5" w:rsidRDefault="00817B85" w:rsidP="004D4ED9">
          <w:pPr>
            <w:pStyle w:val="Footer"/>
            <w:jc w:val="center"/>
          </w:pPr>
          <w:r w:rsidRPr="000133F5">
            <w:fldChar w:fldCharType="begin"/>
          </w:r>
          <w:r w:rsidRPr="000133F5">
            <w:instrText xml:space="preserve"> PAGE   \* MERGEFORMAT </w:instrText>
          </w:r>
          <w:r w:rsidRPr="000133F5">
            <w:fldChar w:fldCharType="separate"/>
          </w:r>
          <w:r>
            <w:t>i</w:t>
          </w:r>
          <w:r w:rsidRPr="000133F5">
            <w:fldChar w:fldCharType="end"/>
          </w:r>
        </w:p>
      </w:tc>
      <w:tc>
        <w:tcPr>
          <w:tcW w:w="3120" w:type="dxa"/>
        </w:tcPr>
        <w:p w14:paraId="673630AC" w14:textId="77777777" w:rsidR="00817B85" w:rsidRPr="000133F5" w:rsidRDefault="00817B85" w:rsidP="004D4ED9">
          <w:pPr>
            <w:pStyle w:val="Footer"/>
          </w:pPr>
        </w:p>
      </w:tc>
    </w:tr>
    <w:tr w:rsidR="00817B85" w:rsidRPr="000133F5" w14:paraId="0267B664" w14:textId="77777777" w:rsidTr="00D91C59">
      <w:trPr>
        <w:cantSplit/>
      </w:trPr>
      <w:tc>
        <w:tcPr>
          <w:tcW w:w="0" w:type="auto"/>
          <w:gridSpan w:val="3"/>
        </w:tcPr>
        <w:p w14:paraId="13DC3847" w14:textId="77777777" w:rsidR="00817B85" w:rsidRPr="000133F5" w:rsidRDefault="00EF6EF3" w:rsidP="0084617A">
          <w:pPr>
            <w:pStyle w:val="path-filename"/>
          </w:pPr>
          <w:r w:rsidRPr="009F2BB8">
            <w:rPr>
              <w:sz w:val="14"/>
              <w:szCs w:val="14"/>
            </w:rPr>
            <w:fldChar w:fldCharType="begin"/>
          </w:r>
          <w:r w:rsidRPr="009F2BB8">
            <w:rPr>
              <w:sz w:val="14"/>
              <w:szCs w:val="14"/>
            </w:rPr>
            <w:instrText xml:space="preserve"> FILENAME  \p  \* MERGEFORMAT </w:instrText>
          </w:r>
          <w:r w:rsidRPr="009F2BB8">
            <w:rPr>
              <w:sz w:val="14"/>
              <w:szCs w:val="14"/>
            </w:rPr>
            <w:fldChar w:fldCharType="separate"/>
          </w:r>
          <w:r w:rsidR="00667C33">
            <w:rPr>
              <w:noProof/>
              <w:sz w:val="14"/>
              <w:szCs w:val="14"/>
            </w:rPr>
            <w:t>Document1</w:t>
          </w:r>
          <w:r w:rsidRPr="009F2BB8">
            <w:rPr>
              <w:noProof/>
              <w:sz w:val="14"/>
              <w:szCs w:val="14"/>
            </w:rPr>
            <w:fldChar w:fldCharType="end"/>
          </w:r>
        </w:p>
      </w:tc>
    </w:tr>
  </w:tbl>
  <w:p w14:paraId="5FCCCF73" w14:textId="77777777" w:rsidR="00817B85" w:rsidRPr="000133F5" w:rsidRDefault="00817B85" w:rsidP="004D4ED9">
    <w:pPr>
      <w:pStyle w:val="Footer"/>
      <w:rPr>
        <w:sz w:val="2"/>
        <w:szCs w:val="2"/>
      </w:rPr>
    </w:pPr>
  </w:p>
  <w:p w14:paraId="4F3F66AA" w14:textId="77777777" w:rsidR="00817B85" w:rsidRPr="008F4122" w:rsidRDefault="00817B85" w:rsidP="004D4ED9">
    <w:pPr>
      <w:pStyle w:val="Footer"/>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BB2E8" w14:textId="77777777" w:rsidR="00DA1E79" w:rsidRPr="00BB209B" w:rsidRDefault="00DA1E79" w:rsidP="00DA1E79">
    <w:pPr>
      <w:spacing w:after="0" w:line="240" w:lineRule="auto"/>
      <w:rPr>
        <w:sz w:val="10"/>
      </w:rPr>
    </w:pPr>
    <w:r w:rsidRPr="00BB209B">
      <w:rPr>
        <w:noProof/>
        <w:sz w:val="10"/>
      </w:rPr>
      <mc:AlternateContent>
        <mc:Choice Requires="wps">
          <w:drawing>
            <wp:anchor distT="0" distB="0" distL="114300" distR="114300" simplePos="0" relativeHeight="251769856" behindDoc="0" locked="1" layoutInCell="1" allowOverlap="1" wp14:anchorId="4E3A02AA" wp14:editId="228502E2">
              <wp:simplePos x="0" y="0"/>
              <wp:positionH relativeFrom="page">
                <wp:posOffset>0</wp:posOffset>
              </wp:positionH>
              <wp:positionV relativeFrom="paragraph">
                <wp:posOffset>82550</wp:posOffset>
              </wp:positionV>
              <wp:extent cx="15636240" cy="0"/>
              <wp:effectExtent l="0" t="19050" r="22860" b="19050"/>
              <wp:wrapNone/>
              <wp:docPr id="1423113116" name="Straight Connector 1423113116"/>
              <wp:cNvGraphicFramePr/>
              <a:graphic xmlns:a="http://schemas.openxmlformats.org/drawingml/2006/main">
                <a:graphicData uri="http://schemas.microsoft.com/office/word/2010/wordprocessingShape">
                  <wps:wsp>
                    <wps:cNvCnPr/>
                    <wps:spPr>
                      <a:xfrm>
                        <a:off x="0" y="0"/>
                        <a:ext cx="15636240"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20A90A4" id="Straight Connector 1423113116" o:spid="_x0000_s1026" style="position:absolute;z-index:25176985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6.5pt" to="1231.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" strokecolor="#047cc2 [3215]" strokeweight="3pt">
              <w10:wrap anchorx="page"/>
              <w10:anchorlock/>
            </v:line>
          </w:pict>
        </mc:Fallback>
      </mc:AlternateContent>
    </w:r>
  </w:p>
  <w:tbl>
    <w:tblPr>
      <w:tblStyle w:val="TableGrid"/>
      <w:tblW w:w="9360" w:type="dxa"/>
      <w:jc w:val="center"/>
      <w:tblLook w:val="04A0" w:firstRow="1" w:lastRow="0" w:firstColumn="1" w:lastColumn="0" w:noHBand="0" w:noVBand="1"/>
    </w:tblPr>
    <w:tblGrid>
      <w:gridCol w:w="4320"/>
      <w:gridCol w:w="720"/>
      <w:gridCol w:w="4320"/>
    </w:tblGrid>
    <w:tr w:rsidR="00DA1E79" w:rsidRPr="00BB209B" w14:paraId="143D99C3" w14:textId="77777777" w:rsidTr="0062257B">
      <w:trPr>
        <w:cantSplit/>
        <w:jc w:val="center"/>
      </w:trPr>
      <w:tc>
        <w:tcPr>
          <w:tcW w:w="9360" w:type="dxa"/>
          <w:gridSpan w:val="3"/>
          <w:tcBorders>
            <w:top w:val="nil"/>
            <w:left w:val="nil"/>
            <w:bottom w:val="nil"/>
            <w:right w:val="nil"/>
          </w:tcBorders>
        </w:tcPr>
        <w:p w14:paraId="08BB4B1F" w14:textId="77777777" w:rsidR="00DA1E79" w:rsidRPr="00BB209B" w:rsidRDefault="00DA1E79" w:rsidP="00DA1E79">
          <w:pPr>
            <w:pStyle w:val="Footer"/>
          </w:pPr>
        </w:p>
      </w:tc>
    </w:tr>
    <w:tr w:rsidR="00DA1E79" w14:paraId="2FC0F1F6" w14:textId="77777777" w:rsidTr="0062257B">
      <w:trPr>
        <w:cantSplit/>
        <w:jc w:val="center"/>
      </w:trPr>
      <w:tc>
        <w:tcPr>
          <w:tcW w:w="4320" w:type="dxa"/>
          <w:tcBorders>
            <w:top w:val="nil"/>
            <w:left w:val="nil"/>
            <w:bottom w:val="nil"/>
            <w:right w:val="nil"/>
          </w:tcBorders>
        </w:tcPr>
        <w:p w14:paraId="1A409BD8" w14:textId="77777777" w:rsidR="00DA1E79" w:rsidRPr="00056520" w:rsidRDefault="00DA1E79" w:rsidP="00DA1E79">
          <w:pPr>
            <w:pStyle w:val="Footer"/>
          </w:pPr>
        </w:p>
      </w:tc>
      <w:tc>
        <w:tcPr>
          <w:tcW w:w="720" w:type="dxa"/>
          <w:tcBorders>
            <w:top w:val="nil"/>
            <w:left w:val="nil"/>
            <w:bottom w:val="nil"/>
            <w:right w:val="nil"/>
          </w:tcBorders>
        </w:tcPr>
        <w:p w14:paraId="3BA76451" w14:textId="77777777" w:rsidR="00DA1E79" w:rsidRPr="008C5231" w:rsidRDefault="00DA1E79" w:rsidP="00DA1E79">
          <w:pPr>
            <w:pStyle w:val="Footer"/>
            <w:jc w:val="center"/>
          </w:pPr>
          <w:r w:rsidRPr="00256011">
            <w:fldChar w:fldCharType="begin"/>
          </w:r>
          <w:r w:rsidRPr="00256011">
            <w:instrText xml:space="preserve"> PAGE   \* MERGEFORMAT </w:instrText>
          </w:r>
          <w:r w:rsidRPr="00256011">
            <w:fldChar w:fldCharType="separate"/>
          </w:r>
          <w:r>
            <w:t>1</w:t>
          </w:r>
          <w:r w:rsidRPr="00256011">
            <w:rPr>
              <w:noProof/>
            </w:rPr>
            <w:fldChar w:fldCharType="end"/>
          </w:r>
        </w:p>
      </w:tc>
      <w:tc>
        <w:tcPr>
          <w:tcW w:w="4320" w:type="dxa"/>
          <w:tcBorders>
            <w:top w:val="nil"/>
            <w:left w:val="nil"/>
            <w:bottom w:val="nil"/>
            <w:right w:val="nil"/>
          </w:tcBorders>
        </w:tcPr>
        <w:p w14:paraId="1FC04FC5" w14:textId="77777777" w:rsidR="00DA1E79" w:rsidRPr="00756055" w:rsidRDefault="00DA1E79" w:rsidP="00DA1E79">
          <w:pPr>
            <w:pStyle w:val="Footer"/>
          </w:pPr>
        </w:p>
      </w:tc>
    </w:tr>
  </w:tbl>
  <w:p w14:paraId="180F4974" w14:textId="77777777" w:rsidR="00DA1E79" w:rsidRPr="000F1011" w:rsidRDefault="00DA1E79" w:rsidP="00DA1E79">
    <w:pPr>
      <w:pStyle w:val="Footer"/>
      <w:rPr>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4C3C" w14:textId="77777777" w:rsidR="00DA01C5" w:rsidRPr="00DA01C5" w:rsidRDefault="00DA01C5" w:rsidP="00DA01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344F4" w14:textId="77777777" w:rsidR="005C10F4" w:rsidRDefault="005C10F4" w:rsidP="00FF1187">
      <w:pPr>
        <w:spacing w:after="0" w:line="240" w:lineRule="auto"/>
      </w:pPr>
      <w:r>
        <w:separator/>
      </w:r>
    </w:p>
  </w:footnote>
  <w:footnote w:type="continuationSeparator" w:id="0">
    <w:p w14:paraId="04AD5C37" w14:textId="77777777" w:rsidR="005C10F4" w:rsidRDefault="005C10F4" w:rsidP="00FF1187">
      <w:pPr>
        <w:spacing w:after="0" w:line="240" w:lineRule="auto"/>
      </w:pPr>
      <w:r>
        <w:continuationSeparator/>
      </w:r>
    </w:p>
  </w:footnote>
  <w:footnote w:id="1">
    <w:p w14:paraId="535CD32E" w14:textId="77777777" w:rsidR="00667C33" w:rsidRPr="00DF091B" w:rsidRDefault="00667C33" w:rsidP="00667C33">
      <w:pPr>
        <w:pStyle w:val="FootnoteText"/>
        <w:rPr>
          <w:szCs w:val="18"/>
        </w:rPr>
      </w:pPr>
      <w:r w:rsidRPr="00DF091B">
        <w:rPr>
          <w:rStyle w:val="FootnoteReference"/>
          <w:szCs w:val="18"/>
        </w:rPr>
        <w:footnoteRef/>
      </w:r>
      <w:r w:rsidRPr="00DF091B">
        <w:rPr>
          <w:szCs w:val="18"/>
        </w:rPr>
        <w:t xml:space="preserve"> The workshop manual can be found at U.S. EPA’s website </w:t>
      </w:r>
      <w:hyperlink r:id="rId1" w:history="1">
        <w:r w:rsidRPr="00DF091B">
          <w:rPr>
            <w:rStyle w:val="Hyperlink"/>
            <w:szCs w:val="18"/>
          </w:rPr>
          <w:t>http://www.epa.gov/NSR/ttnnsr01/gen/wkshpman.pdf</w:t>
        </w:r>
      </w:hyperlink>
      <w:r w:rsidRPr="00DF091B">
        <w:rPr>
          <w:rStyle w:val="Hyperlink"/>
          <w:szCs w:val="18"/>
        </w:rPr>
        <w:t>.</w:t>
      </w:r>
    </w:p>
  </w:footnote>
  <w:footnote w:id="2">
    <w:p w14:paraId="09EA6F72" w14:textId="556CC914" w:rsidR="00C7321B" w:rsidRPr="00C7321B" w:rsidRDefault="00667C33" w:rsidP="00667C33">
      <w:pPr>
        <w:pStyle w:val="Webtext"/>
        <w:spacing w:before="240"/>
        <w:ind w:left="0"/>
        <w:rPr>
          <w:rFonts w:ascii="Segoe UI" w:hAnsi="Segoe UI" w:cs="Segoe UI"/>
          <w:i w:val="0"/>
        </w:rPr>
      </w:pPr>
      <w:r w:rsidRPr="00912D14">
        <w:rPr>
          <w:rStyle w:val="FootnoteReference"/>
          <w:rFonts w:ascii="Segoe UI" w:hAnsi="Segoe UI" w:cs="Segoe UI"/>
          <w:i w:val="0"/>
        </w:rPr>
        <w:footnoteRef/>
      </w:r>
      <w:r w:rsidRPr="00912D14">
        <w:rPr>
          <w:rStyle w:val="FootnoteTextChar"/>
          <w:i w:val="0"/>
        </w:rPr>
        <w:t>.“BEST AVAILABLE CONTROL TECHNOLOGY (BACT) - An emission limitation based on the maximum degree of reduction for each air pollutant subject to regulation under chapter 70.94 RCW emitted from or which results from any new or modified stationary source, which the NWCAA, on a case-by-case basis, taking into account energy, environmental, and economic impacts, and other costs, determines is achievable for such stationary source or modification through application of production processes and available methods, systems, and techniques, including fuel cleaning, clean fuels, or treatment or innovative fuel combustion techniques for control of each such pollutant. In no event shall application of the “Best Available Control Technology” result in emissions of any pollutants which will exceed the emissions allowed by any applicable standard under 40 CFR Parts 60, 61, and 63. Emissions from any stationary source utilizing clean fuels, or any other means, to comply with this paragraph shall not be allowed to increase above levels that would have been required under the definition of BACT in the Federal Clean Air Act as it existed prior to enactment of the Clean Air Act Amendments of 1990</w:t>
      </w:r>
      <w:r w:rsidRPr="00912D14">
        <w:rPr>
          <w:rFonts w:ascii="Segoe UI" w:hAnsi="Segoe UI" w:cs="Segoe UI"/>
          <w:i w:val="0"/>
        </w:rPr>
        <w:t>.”</w:t>
      </w:r>
    </w:p>
  </w:footnote>
  <w:footnote w:id="3">
    <w:p w14:paraId="30A2514B" w14:textId="77777777" w:rsidR="00667C33" w:rsidRPr="00DF091B" w:rsidRDefault="00667C33" w:rsidP="00667C33">
      <w:pPr>
        <w:pStyle w:val="FootnoteText"/>
        <w:rPr>
          <w:szCs w:val="18"/>
        </w:rPr>
      </w:pPr>
      <w:r w:rsidRPr="00DF091B">
        <w:rPr>
          <w:rStyle w:val="FootnoteReference"/>
          <w:szCs w:val="18"/>
        </w:rPr>
        <w:footnoteRef/>
      </w:r>
      <w:r w:rsidRPr="00DF091B">
        <w:rPr>
          <w:szCs w:val="18"/>
        </w:rPr>
        <w:t xml:space="preserve"> The workshop manual can be found at U.S. EPA’s website </w:t>
      </w:r>
      <w:hyperlink r:id="rId2" w:history="1">
        <w:r w:rsidRPr="00DF091B">
          <w:rPr>
            <w:rStyle w:val="Hyperlink"/>
            <w:szCs w:val="18"/>
          </w:rPr>
          <w:t>http://www.epa.gov/NSR/ttnnsr01/gen/wkshpman.pdf</w:t>
        </w:r>
      </w:hyperlink>
      <w:r w:rsidRPr="00DF091B">
        <w:rPr>
          <w:rStyle w:val="Hyperlink"/>
          <w:szCs w:val="18"/>
        </w:rPr>
        <w:t>.</w:t>
      </w:r>
    </w:p>
  </w:footnote>
  <w:footnote w:id="4">
    <w:p w14:paraId="061F731A" w14:textId="77777777" w:rsidR="00C7321B" w:rsidRPr="00DF091B" w:rsidRDefault="00C7321B" w:rsidP="00C7321B">
      <w:pPr>
        <w:pStyle w:val="FootnoteText"/>
        <w:rPr>
          <w:szCs w:val="18"/>
        </w:rPr>
      </w:pPr>
      <w:r>
        <w:rPr>
          <w:rStyle w:val="FootnoteReference"/>
        </w:rPr>
        <w:footnoteRef/>
      </w:r>
      <w:r>
        <w:t xml:space="preserve"> </w:t>
      </w:r>
      <w:r w:rsidRPr="00DF091B">
        <w:rPr>
          <w:szCs w:val="18"/>
        </w:rPr>
        <w:t xml:space="preserve">Northern Michigan University Ripley Heating Plant – PSD Appeal No. 08-02 before the US EPA Environmental Appeals Board and Petition Numbers IV-2008-1 and IV-2008-2 to the US EPA for re-consideration of Title V/PSD Air Quality Permit #V-07-017 for Cash Creek Generation, LLC facility located in Henderson, Kentucky. </w:t>
      </w:r>
    </w:p>
  </w:footnote>
  <w:footnote w:id="5">
    <w:p w14:paraId="4C5B02FA" w14:textId="77777777" w:rsidR="004D3341" w:rsidRDefault="004D3341" w:rsidP="004D3341">
      <w:pPr>
        <w:pStyle w:val="FootnoteText"/>
      </w:pPr>
      <w:r>
        <w:rPr>
          <w:rStyle w:val="FootnoteReference"/>
        </w:rPr>
        <w:footnoteRef/>
      </w:r>
      <w:r>
        <w:t xml:space="preserve"> Louisiana EDMS DocID: 11322607, p. 136</w:t>
      </w:r>
    </w:p>
  </w:footnote>
  <w:footnote w:id="6">
    <w:p w14:paraId="5A8E1380" w14:textId="77777777" w:rsidR="004D3341" w:rsidRDefault="004D3341" w:rsidP="004D3341">
      <w:pPr>
        <w:pStyle w:val="FootnoteText"/>
      </w:pPr>
      <w:r>
        <w:rPr>
          <w:rStyle w:val="FootnoteReference"/>
        </w:rPr>
        <w:footnoteRef/>
      </w:r>
      <w:r>
        <w:t xml:space="preserve"> </w:t>
      </w:r>
      <w:hyperlink r:id="rId3" w:history="1">
        <w:r w:rsidRPr="00C257DE">
          <w:rPr>
            <w:rStyle w:val="Hyperlink"/>
          </w:rPr>
          <w:t>Supreme Court of Texas Case Summaries, February 14, 2025</w:t>
        </w:r>
      </w:hyperlink>
    </w:p>
  </w:footnote>
  <w:footnote w:id="7">
    <w:p w14:paraId="76B1F3CF" w14:textId="589BDA66" w:rsidR="00C770A2" w:rsidRDefault="00C770A2">
      <w:pPr>
        <w:pStyle w:val="FootnoteText"/>
      </w:pPr>
      <w:r>
        <w:rPr>
          <w:rStyle w:val="FootnoteReference"/>
        </w:rPr>
        <w:footnoteRef/>
      </w:r>
      <w:r>
        <w:t xml:space="preserve"> The limit was permitted at 0.2 gr/dscf</w:t>
      </w:r>
      <w:r w:rsidR="00037067">
        <w:t xml:space="preserve"> which is equivalent to 0.028 lb/MMBtu assuming the heating value of natural gas.</w:t>
      </w:r>
    </w:p>
  </w:footnote>
  <w:footnote w:id="8">
    <w:p w14:paraId="7BB14506" w14:textId="0AF1E454" w:rsidR="00E57D07" w:rsidRDefault="00E57D07">
      <w:pPr>
        <w:pStyle w:val="FootnoteText"/>
      </w:pPr>
      <w:r>
        <w:rPr>
          <w:rStyle w:val="FootnoteReference"/>
        </w:rPr>
        <w:footnoteRef/>
      </w:r>
      <w:r>
        <w:t xml:space="preserve"> </w:t>
      </w:r>
      <w:hyperlink r:id="rId4" w:history="1">
        <w:r>
          <w:rPr>
            <w:rStyle w:val="Hyperlink"/>
          </w:rPr>
          <w:t>88 Federal Register 68,542 &amp; 68,543 (October 4, 2023)</w:t>
        </w:r>
      </w:hyperlink>
    </w:p>
  </w:footnote>
  <w:footnote w:id="9">
    <w:p w14:paraId="5B3CA2B7" w14:textId="1E2009C0" w:rsidR="00E57D07" w:rsidRDefault="00E57D07">
      <w:pPr>
        <w:pStyle w:val="FootnoteText"/>
      </w:pPr>
      <w:r>
        <w:rPr>
          <w:rStyle w:val="FootnoteReference"/>
        </w:rPr>
        <w:footnoteRef/>
      </w:r>
      <w:r>
        <w:t xml:space="preserve"> </w:t>
      </w:r>
      <w:hyperlink r:id="rId5" w:history="1">
        <w:r>
          <w:rPr>
            <w:rStyle w:val="Hyperlink"/>
          </w:rPr>
          <w:t>NSPS for Volatile Organic Liquid Storage Vessels Background Information for Final Rule - Summary of Public Comments and Responses (September 2024)</w:t>
        </w:r>
      </w:hyperlink>
    </w:p>
  </w:footnote>
  <w:footnote w:id="10">
    <w:p w14:paraId="083630D8" w14:textId="32D4C2C2" w:rsidR="00254C79" w:rsidRDefault="00254C79">
      <w:pPr>
        <w:pStyle w:val="FootnoteText"/>
      </w:pPr>
      <w:r>
        <w:rPr>
          <w:rStyle w:val="FootnoteReference"/>
        </w:rPr>
        <w:footnoteRef/>
      </w:r>
      <w:r>
        <w:t xml:space="preserve"> </w:t>
      </w:r>
      <w:hyperlink r:id="rId6" w:history="1">
        <w:r w:rsidR="00EA4859">
          <w:rPr>
            <w:rStyle w:val="Hyperlink"/>
          </w:rPr>
          <w:t>89 Federal Register 83,301 (October 15, 2024)</w:t>
        </w:r>
      </w:hyperlink>
    </w:p>
  </w:footnote>
  <w:footnote w:id="11">
    <w:p w14:paraId="5D8F9CC4" w14:textId="4A62C9A0" w:rsidR="007D2DB6" w:rsidRDefault="007D2DB6">
      <w:pPr>
        <w:pStyle w:val="FootnoteText"/>
      </w:pPr>
      <w:r>
        <w:rPr>
          <w:rStyle w:val="FootnoteReference"/>
        </w:rPr>
        <w:footnoteRef/>
      </w:r>
      <w:r>
        <w:t xml:space="preserve"> </w:t>
      </w:r>
      <w:hyperlink r:id="rId7" w:history="1">
        <w:r>
          <w:rPr>
            <w:rStyle w:val="Hyperlink"/>
          </w:rPr>
          <w:t>SCAQMD - Rule 1178</w:t>
        </w:r>
      </w:hyperlink>
    </w:p>
  </w:footnote>
  <w:footnote w:id="12">
    <w:p w14:paraId="313FE119" w14:textId="21C08A29" w:rsidR="00D702FF" w:rsidRDefault="00D702FF">
      <w:pPr>
        <w:pStyle w:val="FootnoteText"/>
      </w:pPr>
      <w:r>
        <w:rPr>
          <w:rStyle w:val="FootnoteReference"/>
        </w:rPr>
        <w:footnoteRef/>
      </w:r>
      <w:r>
        <w:t xml:space="preserve"> </w:t>
      </w:r>
      <w:hyperlink r:id="rId8" w:history="1">
        <w:r>
          <w:rPr>
            <w:rStyle w:val="Hyperlink"/>
          </w:rPr>
          <w:t>UAC - R311-203</w:t>
        </w:r>
      </w:hyperlink>
    </w:p>
  </w:footnote>
  <w:footnote w:id="13">
    <w:p w14:paraId="1661B66D" w14:textId="26A59A2A" w:rsidR="002C7C12" w:rsidRDefault="002C7C12">
      <w:pPr>
        <w:pStyle w:val="FootnoteText"/>
      </w:pPr>
      <w:r>
        <w:rPr>
          <w:rStyle w:val="FootnoteReference"/>
        </w:rPr>
        <w:footnoteRef/>
      </w:r>
      <w:r>
        <w:t xml:space="preserve"> </w:t>
      </w:r>
      <w:hyperlink r:id="rId9" w:history="1">
        <w:r w:rsidRPr="002C7C12">
          <w:rPr>
            <w:rStyle w:val="Hyperlink"/>
          </w:rPr>
          <w:t>HF Sinclair Navajo Refining LLC, Consent Decree</w:t>
        </w:r>
      </w:hyperlink>
    </w:p>
  </w:footnote>
  <w:footnote w:id="14">
    <w:p w14:paraId="1777591E" w14:textId="437D5E7B" w:rsidR="00BC6743" w:rsidRDefault="00BC6743">
      <w:pPr>
        <w:pStyle w:val="FootnoteText"/>
      </w:pPr>
      <w:r>
        <w:rPr>
          <w:rStyle w:val="FootnoteReference"/>
        </w:rPr>
        <w:footnoteRef/>
      </w:r>
      <w:r>
        <w:t xml:space="preserve"> </w:t>
      </w:r>
      <w:hyperlink r:id="rId10" w:history="1">
        <w:r w:rsidR="0033168B">
          <w:rPr>
            <w:rStyle w:val="Hyperlink"/>
          </w:rPr>
          <w:t>89 Federal Register 83,311 (October 15, 2024)</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1A4DC" w14:textId="77777777" w:rsidR="006A11AF" w:rsidRDefault="006A11AF" w:rsidP="006A11AF">
    <w:pPr>
      <w:pStyle w:val="Header"/>
    </w:pPr>
    <w:r w:rsidRPr="00993C24">
      <w:rPr>
        <w:noProof/>
      </w:rPr>
      <w:drawing>
        <wp:inline distT="0" distB="0" distL="0" distR="0" wp14:anchorId="745F7B1F" wp14:editId="0E033EF7">
          <wp:extent cx="1349872" cy="228018"/>
          <wp:effectExtent l="0" t="0" r="3175" b="635"/>
          <wp:docPr id="754540169" name="Picture 75454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1349872" cy="22801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840B2" w14:textId="77777777" w:rsidR="001C77B4" w:rsidRDefault="001C77B4">
    <w:pPr>
      <w:pStyle w:val="Header"/>
    </w:pPr>
    <w:r w:rsidRPr="00993C24">
      <w:rPr>
        <w:noProof/>
      </w:rPr>
      <w:drawing>
        <wp:inline distT="0" distB="0" distL="0" distR="0" wp14:anchorId="1DE4C377" wp14:editId="6C2B6CAB">
          <wp:extent cx="1349872" cy="228018"/>
          <wp:effectExtent l="0" t="0" r="317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extLst>
                      <a:ext uri="{28A0092B-C50C-407E-A947-70E740481C1C}">
                        <a14:useLocalDpi xmlns:a14="http://schemas.microsoft.com/office/drawing/2010/main" val="0"/>
                      </a:ext>
                    </a:extLst>
                  </a:blip>
                  <a:stretch>
                    <a:fillRect/>
                  </a:stretch>
                </pic:blipFill>
                <pic:spPr>
                  <a:xfrm>
                    <a:off x="0" y="0"/>
                    <a:ext cx="1349872" cy="22801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0C42" w14:textId="77777777" w:rsidR="00817B85" w:rsidRDefault="00817B85">
    <w:pPr>
      <w:pStyle w:val="Header"/>
    </w:pPr>
    <w:r>
      <w:rPr>
        <w:noProof/>
        <w14:ligatures w14:val="standardContextual"/>
      </w:rPr>
      <w:drawing>
        <wp:inline distT="0" distB="0" distL="0" distR="0" wp14:anchorId="58F4BE0D" wp14:editId="402BE226">
          <wp:extent cx="1348056" cy="227711"/>
          <wp:effectExtent l="0" t="0" r="508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348056" cy="227711"/>
                  </a:xfrm>
                  <a:prstGeom prst="rect">
                    <a:avLst/>
                  </a:prstGeom>
                </pic:spPr>
              </pic:pic>
            </a:graphicData>
          </a:graphic>
        </wp:inline>
      </w:drawing>
    </w:r>
    <w:r w:rsidR="00DA1E79">
      <w:rPr>
        <w:noProof/>
      </w:rPr>
      <w:drawing>
        <wp:anchor distT="0" distB="0" distL="114300" distR="114300" simplePos="0" relativeHeight="251773952" behindDoc="1" locked="1" layoutInCell="1" allowOverlap="0" wp14:anchorId="6E8F9515" wp14:editId="15573932">
          <wp:simplePos x="0" y="0"/>
          <wp:positionH relativeFrom="page">
            <wp:posOffset>5516880</wp:posOffset>
          </wp:positionH>
          <wp:positionV relativeFrom="page">
            <wp:posOffset>-635</wp:posOffset>
          </wp:positionV>
          <wp:extent cx="2240280" cy="1837690"/>
          <wp:effectExtent l="0" t="0" r="7620" b="0"/>
          <wp:wrapNone/>
          <wp:docPr id="10" name="Picture 10" descr="A black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blue lines&#10;&#10;Description automatically generated"/>
                  <pic:cNvPicPr/>
                </pic:nvPicPr>
                <pic:blipFill rotWithShape="1">
                  <a:blip r:embed="rId2">
                    <a:extLst>
                      <a:ext uri="{28A0092B-C50C-407E-A947-70E740481C1C}">
                        <a14:useLocalDpi xmlns:a14="http://schemas.microsoft.com/office/drawing/2010/main" val="0"/>
                      </a:ext>
                    </a:extLst>
                  </a:blip>
                  <a:srcRect t="33033" r="20061"/>
                  <a:stretch/>
                </pic:blipFill>
                <pic:spPr bwMode="auto">
                  <a:xfrm>
                    <a:off x="0" y="0"/>
                    <a:ext cx="2240280" cy="1837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8D62" w14:textId="77777777" w:rsidR="001B41DF" w:rsidRDefault="001B41D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2FD6" w14:textId="77777777" w:rsidR="001B41DF" w:rsidRDefault="001B41DF" w:rsidP="001A7512">
    <w:pPr>
      <w:pStyle w:val="Header"/>
      <w:jc w:val="center"/>
    </w:pPr>
    <w:r>
      <w:rPr>
        <w:noProof/>
        <w14:ligatures w14:val="standardContextual"/>
      </w:rPr>
      <w:drawing>
        <wp:inline distT="0" distB="0" distL="0" distR="0" wp14:anchorId="63CC6ABF" wp14:editId="342808A4">
          <wp:extent cx="1353315" cy="228600"/>
          <wp:effectExtent l="0" t="0" r="0" b="0"/>
          <wp:docPr id="982420199" name="Picture 982420199" descr="A blu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blue letter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315" cy="228600"/>
                  </a:xfrm>
                  <a:prstGeom prst="rect">
                    <a:avLst/>
                  </a:prstGeom>
                </pic:spPr>
              </pic:pic>
            </a:graphicData>
          </a:graphic>
        </wp:inline>
      </w:drawing>
    </w:r>
    <w:r>
      <w:rPr>
        <w:noProof/>
      </w:rPr>
      <w:drawing>
        <wp:anchor distT="0" distB="0" distL="114300" distR="114300" simplePos="0" relativeHeight="251667456" behindDoc="0" locked="1" layoutInCell="1" allowOverlap="0" wp14:anchorId="7EE03A97" wp14:editId="7B34A9D7">
          <wp:simplePos x="0" y="0"/>
          <wp:positionH relativeFrom="page">
            <wp:posOffset>5532120</wp:posOffset>
          </wp:positionH>
          <wp:positionV relativeFrom="page">
            <wp:align>top</wp:align>
          </wp:positionV>
          <wp:extent cx="2240280" cy="1837944"/>
          <wp:effectExtent l="0" t="0" r="7620" b="0"/>
          <wp:wrapSquare wrapText="bothSides"/>
          <wp:docPr id="1561793378" name="Picture 1561793378" descr="A black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blue lines&#10;&#10;Description automatically generated"/>
                  <pic:cNvPicPr/>
                </pic:nvPicPr>
                <pic:blipFill rotWithShape="1">
                  <a:blip r:embed="rId2">
                    <a:extLst>
                      <a:ext uri="{28A0092B-C50C-407E-A947-70E740481C1C}">
                        <a14:useLocalDpi xmlns:a14="http://schemas.microsoft.com/office/drawing/2010/main" val="0"/>
                      </a:ext>
                    </a:extLst>
                  </a:blip>
                  <a:srcRect t="33033" r="20061"/>
                  <a:stretch/>
                </pic:blipFill>
                <pic:spPr bwMode="auto">
                  <a:xfrm>
                    <a:off x="0" y="0"/>
                    <a:ext cx="2240280" cy="18379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734CC" w14:textId="77777777" w:rsidR="00DA01C5" w:rsidRPr="00DA01C5" w:rsidRDefault="00DA1E79" w:rsidP="00DA01C5">
    <w:pPr>
      <w:pStyle w:val="Header"/>
    </w:pPr>
    <w:r>
      <w:rPr>
        <w:noProof/>
        <w14:ligatures w14:val="standardContextual"/>
      </w:rPr>
      <mc:AlternateContent>
        <mc:Choice Requires="wpg">
          <w:drawing>
            <wp:anchor distT="0" distB="0" distL="114300" distR="114300" simplePos="0" relativeHeight="251771904" behindDoc="1" locked="0" layoutInCell="1" allowOverlap="1" wp14:anchorId="2E648808" wp14:editId="61C3562C">
              <wp:simplePos x="0" y="0"/>
              <wp:positionH relativeFrom="page">
                <wp:align>left</wp:align>
              </wp:positionH>
              <wp:positionV relativeFrom="paragraph">
                <wp:posOffset>-906780</wp:posOffset>
              </wp:positionV>
              <wp:extent cx="3209925" cy="10036810"/>
              <wp:effectExtent l="0" t="0" r="9525" b="2540"/>
              <wp:wrapTight wrapText="bothSides">
                <wp:wrapPolygon edited="0">
                  <wp:start x="256" y="0"/>
                  <wp:lineTo x="0" y="82"/>
                  <wp:lineTo x="0" y="1230"/>
                  <wp:lineTo x="1026" y="1435"/>
                  <wp:lineTo x="2692" y="2132"/>
                  <wp:lineTo x="4743" y="2624"/>
                  <wp:lineTo x="5256" y="2706"/>
                  <wp:lineTo x="5512" y="3034"/>
                  <wp:lineTo x="7050" y="3280"/>
                  <wp:lineTo x="0" y="3485"/>
                  <wp:lineTo x="0" y="4592"/>
                  <wp:lineTo x="513" y="4592"/>
                  <wp:lineTo x="0" y="4797"/>
                  <wp:lineTo x="0" y="5371"/>
                  <wp:lineTo x="1410" y="5904"/>
                  <wp:lineTo x="1410" y="6068"/>
                  <wp:lineTo x="3974" y="6642"/>
                  <wp:lineTo x="4230" y="6806"/>
                  <wp:lineTo x="5769" y="7215"/>
                  <wp:lineTo x="5769" y="7502"/>
                  <wp:lineTo x="8461" y="7871"/>
                  <wp:lineTo x="10768" y="7871"/>
                  <wp:lineTo x="10768" y="9183"/>
                  <wp:lineTo x="769" y="9183"/>
                  <wp:lineTo x="0" y="9224"/>
                  <wp:lineTo x="0" y="10864"/>
                  <wp:lineTo x="128" y="11151"/>
                  <wp:lineTo x="385" y="11315"/>
                  <wp:lineTo x="2948" y="11930"/>
                  <wp:lineTo x="3589" y="12340"/>
                  <wp:lineTo x="4743" y="12586"/>
                  <wp:lineTo x="5769" y="12955"/>
                  <wp:lineTo x="6538" y="13119"/>
                  <wp:lineTo x="641" y="13488"/>
                  <wp:lineTo x="0" y="13570"/>
                  <wp:lineTo x="0" y="15333"/>
                  <wp:lineTo x="1026" y="15743"/>
                  <wp:lineTo x="3589" y="16522"/>
                  <wp:lineTo x="4871" y="17055"/>
                  <wp:lineTo x="5256" y="17465"/>
                  <wp:lineTo x="7435" y="17711"/>
                  <wp:lineTo x="10768" y="17711"/>
                  <wp:lineTo x="10768" y="19023"/>
                  <wp:lineTo x="0" y="19146"/>
                  <wp:lineTo x="0" y="20991"/>
                  <wp:lineTo x="513" y="20991"/>
                  <wp:lineTo x="385" y="21154"/>
                  <wp:lineTo x="1154" y="21523"/>
                  <wp:lineTo x="2307" y="21564"/>
                  <wp:lineTo x="21536" y="21564"/>
                  <wp:lineTo x="21536" y="19187"/>
                  <wp:lineTo x="21023" y="19146"/>
                  <wp:lineTo x="10640" y="19023"/>
                  <wp:lineTo x="10768" y="17711"/>
                  <wp:lineTo x="21536" y="17711"/>
                  <wp:lineTo x="21536" y="15907"/>
                  <wp:lineTo x="21280" y="15743"/>
                  <wp:lineTo x="21536" y="15620"/>
                  <wp:lineTo x="21536" y="13939"/>
                  <wp:lineTo x="21280" y="13775"/>
                  <wp:lineTo x="21536" y="13652"/>
                  <wp:lineTo x="21536" y="11971"/>
                  <wp:lineTo x="21280" y="11807"/>
                  <wp:lineTo x="21536" y="11684"/>
                  <wp:lineTo x="21536" y="10003"/>
                  <wp:lineTo x="21280" y="9839"/>
                  <wp:lineTo x="21536" y="9716"/>
                  <wp:lineTo x="21536" y="9183"/>
                  <wp:lineTo x="10640" y="9183"/>
                  <wp:lineTo x="10768" y="7871"/>
                  <wp:lineTo x="17947" y="7871"/>
                  <wp:lineTo x="21536" y="7666"/>
                  <wp:lineTo x="21536" y="0"/>
                  <wp:lineTo x="256" y="0"/>
                </wp:wrapPolygon>
              </wp:wrapTight>
              <wp:docPr id="9" name="Group 9"/>
              <wp:cNvGraphicFramePr/>
              <a:graphic xmlns:a="http://schemas.openxmlformats.org/drawingml/2006/main">
                <a:graphicData uri="http://schemas.microsoft.com/office/word/2010/wordprocessingGroup">
                  <wpg:wgp>
                    <wpg:cNvGrpSpPr/>
                    <wpg:grpSpPr>
                      <a:xfrm>
                        <a:off x="0" y="0"/>
                        <a:ext cx="3209925" cy="10036810"/>
                        <a:chOff x="0" y="0"/>
                        <a:chExt cx="3209925" cy="10036810"/>
                      </a:xfrm>
                    </wpg:grpSpPr>
                    <pic:pic xmlns:pic="http://schemas.openxmlformats.org/drawingml/2006/picture">
                      <pic:nvPicPr>
                        <pic:cNvPr id="5" name="Picture 5" descr="A black and blue background with blue lines&#10;&#10;Description automatically generated"/>
                        <pic:cNvPicPr>
                          <a:picLocks noChangeAspect="1"/>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19050" y="4292600"/>
                          <a:ext cx="3190875" cy="39293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 name="Picture 6" descr="A black and blue background with blue lines&#10;&#10;Description automatically generated"/>
                        <pic:cNvPicPr>
                          <a:picLocks noChangeAspect="1"/>
                        </pic:cNvPicPr>
                      </pic:nvPicPr>
                      <pic:blipFill rotWithShape="1">
                        <a:blip r:embed="rId1" cstate="print">
                          <a:extLst>
                            <a:ext uri="{28A0092B-C50C-407E-A947-70E740481C1C}">
                              <a14:useLocalDpi xmlns:a14="http://schemas.microsoft.com/office/drawing/2010/main" val="0"/>
                            </a:ext>
                          </a:extLst>
                        </a:blip>
                        <a:srcRect l="-1" t="8742" r="-12" b="-1"/>
                        <a:stretch/>
                      </pic:blipFill>
                      <pic:spPr bwMode="auto">
                        <a:xfrm>
                          <a:off x="0" y="0"/>
                          <a:ext cx="3190240" cy="35839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 name="Picture 7" descr="A black and blue background with blue lines&#10;&#10;Description automatically generated"/>
                        <pic:cNvPicPr>
                          <a:picLocks noChangeAspect="1"/>
                        </pic:cNvPicPr>
                      </pic:nvPicPr>
                      <pic:blipFill rotWithShape="1">
                        <a:blip r:embed="rId2" cstate="print">
                          <a:extLst>
                            <a:ext uri="{28A0092B-C50C-407E-A947-70E740481C1C}">
                              <a14:useLocalDpi xmlns:a14="http://schemas.microsoft.com/office/drawing/2010/main" val="0"/>
                            </a:ext>
                          </a:extLst>
                        </a:blip>
                        <a:srcRect t="-3"/>
                        <a:stretch/>
                      </pic:blipFill>
                      <pic:spPr bwMode="auto">
                        <a:xfrm>
                          <a:off x="0" y="8909050"/>
                          <a:ext cx="3179445" cy="112776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6BB77839" id="Group 9" o:spid="_x0000_s1026" style="position:absolute;margin-left:0;margin-top:-71.4pt;width:252.75pt;height:790.3pt;z-index:-251544576;mso-position-horizontal:left;mso-position-horizontal-relative:page" coordsize="32099,1003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A black and blue background with blue lines&#10;&#10;Description automatically generated" style="position:absolute;left:190;top:42926;width:31909;height:39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">
                <v:imagedata r:id="rId3" o:title="A black and blue background with blue lines&#10;&#10;Description automatically generated"/>
              </v:shape>
              <v:shape id="Picture 6" o:spid="_x0000_s1028" type="#_x0000_t75" alt="A black and blue background with blue lines&#10;&#10;Description automatically generated" style="position:absolute;width:31902;height:35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">
                <v:imagedata r:id="rId3" o:title="A black and blue background with blue lines&#10;&#10;Description automatically generated" croptop="5729f" cropbottom="-1f" cropleft="-1f" cropright="-8f"/>
              </v:shape>
              <v:shape id="Picture 7" o:spid="_x0000_s1029" type="#_x0000_t75" alt="A black and blue background with blue lines&#10;&#10;Description automatically generated" style="position:absolute;top:89090;width:31794;height:11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">
                <v:imagedata r:id="rId4" o:title="A black and blue background with blue lines&#10;&#10;Description automatically generated" croptop="-2f"/>
              </v:shape>
              <w10:wrap type="tight"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272"/>
    <w:multiLevelType w:val="hybridMultilevel"/>
    <w:tmpl w:val="A394C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2569F"/>
    <w:multiLevelType w:val="hybridMultilevel"/>
    <w:tmpl w:val="A9E2E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FF6F97"/>
    <w:multiLevelType w:val="hybridMultilevel"/>
    <w:tmpl w:val="100E4F4E"/>
    <w:lvl w:ilvl="0" w:tplc="E74876A4">
      <w:start w:val="1"/>
      <w:numFmt w:val="bullet"/>
      <w:pStyle w:val="Bulletslevel1"/>
      <w:lvlText w:val=""/>
      <w:lvlJc w:val="left"/>
      <w:pPr>
        <w:ind w:left="720" w:hanging="360"/>
      </w:pPr>
      <w:rPr>
        <w:rFonts w:ascii="Symbol" w:hAnsi="Symbol" w:hint="default"/>
      </w:rPr>
    </w:lvl>
    <w:lvl w:ilvl="1" w:tplc="5B3687BC">
      <w:start w:val="1"/>
      <w:numFmt w:val="bullet"/>
      <w:pStyle w:val="Bulletslevel2"/>
      <w:lvlText w:val="o"/>
      <w:lvlJc w:val="left"/>
      <w:pPr>
        <w:ind w:left="1440" w:hanging="360"/>
      </w:pPr>
      <w:rPr>
        <w:rFonts w:ascii="Courier New" w:hAnsi="Courier New" w:cs="Courier New" w:hint="default"/>
      </w:rPr>
    </w:lvl>
    <w:lvl w:ilvl="2" w:tplc="6A92CF92">
      <w:start w:val="1"/>
      <w:numFmt w:val="bullet"/>
      <w:pStyle w:val="Bulletslevel3"/>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4D3BDC"/>
    <w:multiLevelType w:val="hybridMultilevel"/>
    <w:tmpl w:val="56C2D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066483"/>
    <w:multiLevelType w:val="hybridMultilevel"/>
    <w:tmpl w:val="78969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8E745F"/>
    <w:multiLevelType w:val="hybridMultilevel"/>
    <w:tmpl w:val="76342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F005A2"/>
    <w:multiLevelType w:val="hybridMultilevel"/>
    <w:tmpl w:val="94006D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7F6260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D06473C"/>
    <w:multiLevelType w:val="hybridMultilevel"/>
    <w:tmpl w:val="00BC8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F0327B"/>
    <w:multiLevelType w:val="hybridMultilevel"/>
    <w:tmpl w:val="2376D81A"/>
    <w:lvl w:ilvl="0" w:tplc="E74876A4">
      <w:start w:val="1"/>
      <w:numFmt w:val="bullet"/>
      <w:lvlText w:val=""/>
      <w:lvlJc w:val="left"/>
      <w:pPr>
        <w:ind w:left="720" w:hanging="360"/>
      </w:pPr>
      <w:rPr>
        <w:rFonts w:ascii="Symbol" w:hAnsi="Symbol" w:hint="default"/>
      </w:rPr>
    </w:lvl>
    <w:lvl w:ilvl="1" w:tplc="5B3687BC">
      <w:start w:val="1"/>
      <w:numFmt w:val="bullet"/>
      <w:lvlText w:val="o"/>
      <w:lvlJc w:val="left"/>
      <w:pPr>
        <w:ind w:left="1440" w:hanging="360"/>
      </w:pPr>
      <w:rPr>
        <w:rFonts w:ascii="Courier New" w:hAnsi="Courier New" w:cs="Courier New" w:hint="default"/>
      </w:rPr>
    </w:lvl>
    <w:lvl w:ilvl="2" w:tplc="6A92CF92">
      <w:start w:val="1"/>
      <w:numFmt w:val="bullet"/>
      <w:lvlText w:val=""/>
      <w:lvlJc w:val="left"/>
      <w:pPr>
        <w:ind w:left="2160" w:hanging="360"/>
      </w:pPr>
      <w:rPr>
        <w:rFonts w:ascii="Wingdings" w:hAnsi="Wingdings" w:hint="default"/>
      </w:rPr>
    </w:lvl>
    <w:lvl w:ilvl="3" w:tplc="26FABF72">
      <w:start w:val="1"/>
      <w:numFmt w:val="bullet"/>
      <w:pStyle w:val="Bulletslevel4"/>
      <w:lvlText w:val="-"/>
      <w:lvlJc w:val="left"/>
      <w:pPr>
        <w:ind w:left="2880" w:hanging="360"/>
      </w:pPr>
      <w:rPr>
        <w:rFonts w:ascii="Times New Roman"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5B2A24"/>
    <w:multiLevelType w:val="hybridMultilevel"/>
    <w:tmpl w:val="A394CC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B1D570E"/>
    <w:multiLevelType w:val="hybridMultilevel"/>
    <w:tmpl w:val="F76A2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790641"/>
    <w:multiLevelType w:val="hybridMultilevel"/>
    <w:tmpl w:val="F8CEC1AA"/>
    <w:lvl w:ilvl="0" w:tplc="EE64F40A">
      <w:start w:val="1"/>
      <w:numFmt w:val="bullet"/>
      <w:pStyle w:val="TableBullet"/>
      <w:lvlText w:val=""/>
      <w:lvlJc w:val="left"/>
      <w:pPr>
        <w:ind w:left="720" w:hanging="360"/>
      </w:pPr>
      <w:rPr>
        <w:rFonts w:ascii="Symbol" w:hAnsi="Symbol" w:hint="default"/>
        <w:sz w:val="16"/>
      </w:rPr>
    </w:lvl>
    <w:lvl w:ilvl="1" w:tplc="4670B738">
      <w:start w:val="1"/>
      <w:numFmt w:val="bullet"/>
      <w:pStyle w:val="TableBullet2"/>
      <w:lvlText w:val="o"/>
      <w:lvlJc w:val="left"/>
      <w:pPr>
        <w:ind w:left="1440" w:hanging="360"/>
      </w:pPr>
      <w:rPr>
        <w:rFonts w:ascii="Courier New" w:hAnsi="Courier New" w:cs="Courier New" w:hint="default"/>
      </w:rPr>
    </w:lvl>
    <w:lvl w:ilvl="2" w:tplc="1C2E52FC">
      <w:start w:val="1"/>
      <w:numFmt w:val="bullet"/>
      <w:pStyle w:val="TableBullet3"/>
      <w:lvlText w:val=""/>
      <w:lvlJc w:val="left"/>
      <w:pPr>
        <w:ind w:left="2160" w:hanging="360"/>
      </w:pPr>
      <w:rPr>
        <w:rFonts w:ascii="Wingdings" w:hAnsi="Wingdings" w:hint="default"/>
      </w:rPr>
    </w:lvl>
    <w:lvl w:ilvl="3" w:tplc="3F16BCF6">
      <w:start w:val="1"/>
      <w:numFmt w:val="bullet"/>
      <w:pStyle w:val="TableBullet4"/>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6827361">
    <w:abstractNumId w:val="0"/>
  </w:num>
  <w:num w:numId="2" w16cid:durableId="2093702456">
    <w:abstractNumId w:val="10"/>
  </w:num>
  <w:num w:numId="3" w16cid:durableId="464348554">
    <w:abstractNumId w:val="2"/>
  </w:num>
  <w:num w:numId="4" w16cid:durableId="736632513">
    <w:abstractNumId w:val="9"/>
  </w:num>
  <w:num w:numId="5" w16cid:durableId="2134474319">
    <w:abstractNumId w:val="12"/>
  </w:num>
  <w:num w:numId="6" w16cid:durableId="1667976917">
    <w:abstractNumId w:val="7"/>
  </w:num>
  <w:num w:numId="7" w16cid:durableId="1819371249">
    <w:abstractNumId w:val="2"/>
  </w:num>
  <w:num w:numId="8" w16cid:durableId="1626620449">
    <w:abstractNumId w:val="2"/>
  </w:num>
  <w:num w:numId="9" w16cid:durableId="997685384">
    <w:abstractNumId w:val="2"/>
  </w:num>
  <w:num w:numId="10" w16cid:durableId="1561788926">
    <w:abstractNumId w:val="9"/>
  </w:num>
  <w:num w:numId="11" w16cid:durableId="1841577305">
    <w:abstractNumId w:val="7"/>
  </w:num>
  <w:num w:numId="12" w16cid:durableId="1842085975">
    <w:abstractNumId w:val="7"/>
  </w:num>
  <w:num w:numId="13" w16cid:durableId="752091620">
    <w:abstractNumId w:val="7"/>
  </w:num>
  <w:num w:numId="14" w16cid:durableId="828984711">
    <w:abstractNumId w:val="7"/>
  </w:num>
  <w:num w:numId="15" w16cid:durableId="2003047890">
    <w:abstractNumId w:val="12"/>
  </w:num>
  <w:num w:numId="16" w16cid:durableId="156965547">
    <w:abstractNumId w:val="12"/>
  </w:num>
  <w:num w:numId="17" w16cid:durableId="1355184593">
    <w:abstractNumId w:val="12"/>
  </w:num>
  <w:num w:numId="18" w16cid:durableId="670185113">
    <w:abstractNumId w:val="12"/>
  </w:num>
  <w:num w:numId="19" w16cid:durableId="1180311835">
    <w:abstractNumId w:val="7"/>
  </w:num>
  <w:num w:numId="20" w16cid:durableId="628584713">
    <w:abstractNumId w:val="6"/>
  </w:num>
  <w:num w:numId="21" w16cid:durableId="1190141103">
    <w:abstractNumId w:val="1"/>
  </w:num>
  <w:num w:numId="22" w16cid:durableId="1725640670">
    <w:abstractNumId w:val="5"/>
  </w:num>
  <w:num w:numId="23" w16cid:durableId="1912738366">
    <w:abstractNumId w:val="11"/>
  </w:num>
  <w:num w:numId="24" w16cid:durableId="1230729187">
    <w:abstractNumId w:val="3"/>
  </w:num>
  <w:num w:numId="25" w16cid:durableId="252587919">
    <w:abstractNumId w:val="8"/>
  </w:num>
  <w:num w:numId="26" w16cid:durableId="1690567063">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ny Widboom">
    <w15:presenceInfo w15:providerId="AD" w15:userId="S::awidboom@barr.com::b9a4540b-9f96-4d51-b7c7-b0aa6f443a0e"/>
  </w15:person>
  <w15:person w15:author="Robert T. Downs">
    <w15:presenceInfo w15:providerId="AD" w15:userId="S::RDowns@barr.com::4c4b96a0-4150-4670-bfb7-e446b1b9ece9"/>
  </w15:person>
  <w15:person w15:author="Grace C. Ricker">
    <w15:presenceInfo w15:providerId="AD" w15:userId="S::GRicker@barr.com::a72a4faa-e591-4010-963e-8d4b034f460f"/>
  </w15:person>
  <w15:person w15:author="Beau Thurman">
    <w15:presenceInfo w15:providerId="AD" w15:userId="S::bthurman@barr.com::392fe476-7604-486e-ad84-9101798ed2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characterSpacingControl w:val="doNotCompress"/>
  <w:hdrShapeDefaults>
    <o:shapedefaults v:ext="edit" spidmax="2050">
      <o:colormru v:ext="edit" colors="#f5854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IwNjQ2MjAwNTY3sbBU0lEKTi0uzszPAykwMawFAI8BQPQtAAAA"/>
  </w:docVars>
  <w:rsids>
    <w:rsidRoot w:val="00667C33"/>
    <w:rsid w:val="000020C0"/>
    <w:rsid w:val="00004724"/>
    <w:rsid w:val="000060B3"/>
    <w:rsid w:val="000133F5"/>
    <w:rsid w:val="00013FBC"/>
    <w:rsid w:val="00016F8C"/>
    <w:rsid w:val="0001759A"/>
    <w:rsid w:val="00020520"/>
    <w:rsid w:val="0002478D"/>
    <w:rsid w:val="00024FAA"/>
    <w:rsid w:val="000342E9"/>
    <w:rsid w:val="00034F6C"/>
    <w:rsid w:val="000368C9"/>
    <w:rsid w:val="00036B1F"/>
    <w:rsid w:val="00037067"/>
    <w:rsid w:val="00043221"/>
    <w:rsid w:val="00047023"/>
    <w:rsid w:val="00050EB6"/>
    <w:rsid w:val="00061FA5"/>
    <w:rsid w:val="000754AF"/>
    <w:rsid w:val="000846F0"/>
    <w:rsid w:val="00092B4F"/>
    <w:rsid w:val="00096993"/>
    <w:rsid w:val="000B05A1"/>
    <w:rsid w:val="000B3F37"/>
    <w:rsid w:val="000B56B1"/>
    <w:rsid w:val="000B739D"/>
    <w:rsid w:val="000C35D1"/>
    <w:rsid w:val="000C49F0"/>
    <w:rsid w:val="000C49F9"/>
    <w:rsid w:val="000D020C"/>
    <w:rsid w:val="000D1730"/>
    <w:rsid w:val="000E023E"/>
    <w:rsid w:val="000E471B"/>
    <w:rsid w:val="000F7168"/>
    <w:rsid w:val="001048B4"/>
    <w:rsid w:val="0010755B"/>
    <w:rsid w:val="00107B0E"/>
    <w:rsid w:val="00116472"/>
    <w:rsid w:val="00130DD0"/>
    <w:rsid w:val="00131BFD"/>
    <w:rsid w:val="00134B53"/>
    <w:rsid w:val="001441BC"/>
    <w:rsid w:val="00154773"/>
    <w:rsid w:val="00172BCC"/>
    <w:rsid w:val="001916BB"/>
    <w:rsid w:val="001936C9"/>
    <w:rsid w:val="001A0D47"/>
    <w:rsid w:val="001A1026"/>
    <w:rsid w:val="001A35A3"/>
    <w:rsid w:val="001A5B95"/>
    <w:rsid w:val="001A7512"/>
    <w:rsid w:val="001A792A"/>
    <w:rsid w:val="001B41DF"/>
    <w:rsid w:val="001B490D"/>
    <w:rsid w:val="001B5557"/>
    <w:rsid w:val="001B789B"/>
    <w:rsid w:val="001C77B4"/>
    <w:rsid w:val="001D0267"/>
    <w:rsid w:val="001D3378"/>
    <w:rsid w:val="001D38E0"/>
    <w:rsid w:val="001E119B"/>
    <w:rsid w:val="001F3A22"/>
    <w:rsid w:val="001F3A54"/>
    <w:rsid w:val="00201F25"/>
    <w:rsid w:val="002030E8"/>
    <w:rsid w:val="00206337"/>
    <w:rsid w:val="00210947"/>
    <w:rsid w:val="002135F2"/>
    <w:rsid w:val="002316DF"/>
    <w:rsid w:val="00233C44"/>
    <w:rsid w:val="002367B7"/>
    <w:rsid w:val="002460DF"/>
    <w:rsid w:val="00252F03"/>
    <w:rsid w:val="00254C79"/>
    <w:rsid w:val="00254D7E"/>
    <w:rsid w:val="00260146"/>
    <w:rsid w:val="00263BE6"/>
    <w:rsid w:val="00270B47"/>
    <w:rsid w:val="002779C2"/>
    <w:rsid w:val="0028274C"/>
    <w:rsid w:val="00293FB2"/>
    <w:rsid w:val="00294B9A"/>
    <w:rsid w:val="00297FF9"/>
    <w:rsid w:val="002B3F5B"/>
    <w:rsid w:val="002B7A5B"/>
    <w:rsid w:val="002C17A3"/>
    <w:rsid w:val="002C1FC1"/>
    <w:rsid w:val="002C7C12"/>
    <w:rsid w:val="002D2DC9"/>
    <w:rsid w:val="002D58E0"/>
    <w:rsid w:val="002D61F7"/>
    <w:rsid w:val="002E7E3A"/>
    <w:rsid w:val="002F21BD"/>
    <w:rsid w:val="002F40B0"/>
    <w:rsid w:val="00304206"/>
    <w:rsid w:val="00304CA4"/>
    <w:rsid w:val="00322041"/>
    <w:rsid w:val="00324553"/>
    <w:rsid w:val="0033168B"/>
    <w:rsid w:val="00343534"/>
    <w:rsid w:val="00346803"/>
    <w:rsid w:val="003472AA"/>
    <w:rsid w:val="00347B3E"/>
    <w:rsid w:val="003509B7"/>
    <w:rsid w:val="0035312F"/>
    <w:rsid w:val="00362CB0"/>
    <w:rsid w:val="00363420"/>
    <w:rsid w:val="00363922"/>
    <w:rsid w:val="0036666B"/>
    <w:rsid w:val="00370030"/>
    <w:rsid w:val="00370BE2"/>
    <w:rsid w:val="00370C85"/>
    <w:rsid w:val="00371BAE"/>
    <w:rsid w:val="00384286"/>
    <w:rsid w:val="00385CFE"/>
    <w:rsid w:val="003876F3"/>
    <w:rsid w:val="0039333A"/>
    <w:rsid w:val="00394235"/>
    <w:rsid w:val="003945A8"/>
    <w:rsid w:val="003A3B61"/>
    <w:rsid w:val="003B17E8"/>
    <w:rsid w:val="003B33C6"/>
    <w:rsid w:val="003B7B6F"/>
    <w:rsid w:val="003C79A7"/>
    <w:rsid w:val="003D390A"/>
    <w:rsid w:val="003E07C4"/>
    <w:rsid w:val="003E6F14"/>
    <w:rsid w:val="003E72FF"/>
    <w:rsid w:val="003F3849"/>
    <w:rsid w:val="00403F6F"/>
    <w:rsid w:val="00405194"/>
    <w:rsid w:val="0041065F"/>
    <w:rsid w:val="004235BB"/>
    <w:rsid w:val="004271F3"/>
    <w:rsid w:val="00437731"/>
    <w:rsid w:val="004448F0"/>
    <w:rsid w:val="004511DF"/>
    <w:rsid w:val="00452A2F"/>
    <w:rsid w:val="0045426C"/>
    <w:rsid w:val="00455211"/>
    <w:rsid w:val="004576B0"/>
    <w:rsid w:val="00461948"/>
    <w:rsid w:val="004674BC"/>
    <w:rsid w:val="00475337"/>
    <w:rsid w:val="004778DE"/>
    <w:rsid w:val="004818E9"/>
    <w:rsid w:val="00485974"/>
    <w:rsid w:val="00491BBE"/>
    <w:rsid w:val="00493695"/>
    <w:rsid w:val="00493DBE"/>
    <w:rsid w:val="004A1A38"/>
    <w:rsid w:val="004A3AB5"/>
    <w:rsid w:val="004A7277"/>
    <w:rsid w:val="004A7A35"/>
    <w:rsid w:val="004B7370"/>
    <w:rsid w:val="004C22AA"/>
    <w:rsid w:val="004C558A"/>
    <w:rsid w:val="004D2FEF"/>
    <w:rsid w:val="004D3341"/>
    <w:rsid w:val="004D4ED9"/>
    <w:rsid w:val="004F2177"/>
    <w:rsid w:val="004F62CA"/>
    <w:rsid w:val="004F6F17"/>
    <w:rsid w:val="00510236"/>
    <w:rsid w:val="005119B3"/>
    <w:rsid w:val="005200E2"/>
    <w:rsid w:val="005229D7"/>
    <w:rsid w:val="005308CB"/>
    <w:rsid w:val="00533BDC"/>
    <w:rsid w:val="00536D81"/>
    <w:rsid w:val="00540B07"/>
    <w:rsid w:val="00542C87"/>
    <w:rsid w:val="00553C2E"/>
    <w:rsid w:val="005645C5"/>
    <w:rsid w:val="00567790"/>
    <w:rsid w:val="00571713"/>
    <w:rsid w:val="00574969"/>
    <w:rsid w:val="00577204"/>
    <w:rsid w:val="00585DB5"/>
    <w:rsid w:val="0058764E"/>
    <w:rsid w:val="00587D1C"/>
    <w:rsid w:val="00591944"/>
    <w:rsid w:val="00596DE0"/>
    <w:rsid w:val="005A66C7"/>
    <w:rsid w:val="005A7774"/>
    <w:rsid w:val="005B3F9A"/>
    <w:rsid w:val="005B46D3"/>
    <w:rsid w:val="005B6767"/>
    <w:rsid w:val="005C10F4"/>
    <w:rsid w:val="005C1D18"/>
    <w:rsid w:val="005C2471"/>
    <w:rsid w:val="005C3B38"/>
    <w:rsid w:val="005C7546"/>
    <w:rsid w:val="005D7C70"/>
    <w:rsid w:val="005F15C1"/>
    <w:rsid w:val="005F25C9"/>
    <w:rsid w:val="00601F67"/>
    <w:rsid w:val="006123E4"/>
    <w:rsid w:val="00626641"/>
    <w:rsid w:val="00641E37"/>
    <w:rsid w:val="00646536"/>
    <w:rsid w:val="00646DAB"/>
    <w:rsid w:val="00654B6A"/>
    <w:rsid w:val="0066580A"/>
    <w:rsid w:val="00667C33"/>
    <w:rsid w:val="00671482"/>
    <w:rsid w:val="006772D1"/>
    <w:rsid w:val="00683A21"/>
    <w:rsid w:val="00696243"/>
    <w:rsid w:val="006A11AF"/>
    <w:rsid w:val="006A279A"/>
    <w:rsid w:val="006A6AD8"/>
    <w:rsid w:val="006B24A1"/>
    <w:rsid w:val="006B3830"/>
    <w:rsid w:val="006C13C5"/>
    <w:rsid w:val="006C2488"/>
    <w:rsid w:val="006C7CE0"/>
    <w:rsid w:val="006E51AD"/>
    <w:rsid w:val="006F11B3"/>
    <w:rsid w:val="006F35AA"/>
    <w:rsid w:val="006F368D"/>
    <w:rsid w:val="006F7C3E"/>
    <w:rsid w:val="00700C6F"/>
    <w:rsid w:val="00703EBB"/>
    <w:rsid w:val="00705BC6"/>
    <w:rsid w:val="0071122C"/>
    <w:rsid w:val="00711615"/>
    <w:rsid w:val="00716DDC"/>
    <w:rsid w:val="00730EF5"/>
    <w:rsid w:val="00733A45"/>
    <w:rsid w:val="00740A8F"/>
    <w:rsid w:val="0074184A"/>
    <w:rsid w:val="00744EC7"/>
    <w:rsid w:val="007455C4"/>
    <w:rsid w:val="00750DA8"/>
    <w:rsid w:val="0075298E"/>
    <w:rsid w:val="007533B8"/>
    <w:rsid w:val="00756BD3"/>
    <w:rsid w:val="0075755F"/>
    <w:rsid w:val="00761C32"/>
    <w:rsid w:val="007670B4"/>
    <w:rsid w:val="00767CA8"/>
    <w:rsid w:val="00780C8E"/>
    <w:rsid w:val="00781FB2"/>
    <w:rsid w:val="007907AA"/>
    <w:rsid w:val="00791ED7"/>
    <w:rsid w:val="00795DCA"/>
    <w:rsid w:val="007A01B2"/>
    <w:rsid w:val="007A0435"/>
    <w:rsid w:val="007A4545"/>
    <w:rsid w:val="007B02A9"/>
    <w:rsid w:val="007B7728"/>
    <w:rsid w:val="007D15C9"/>
    <w:rsid w:val="007D2DB6"/>
    <w:rsid w:val="007D5F7D"/>
    <w:rsid w:val="007E3519"/>
    <w:rsid w:val="007E47CE"/>
    <w:rsid w:val="007F01D9"/>
    <w:rsid w:val="007F0EEB"/>
    <w:rsid w:val="0080658F"/>
    <w:rsid w:val="00813C9A"/>
    <w:rsid w:val="00816766"/>
    <w:rsid w:val="00817739"/>
    <w:rsid w:val="00817AF6"/>
    <w:rsid w:val="00817B85"/>
    <w:rsid w:val="0082389A"/>
    <w:rsid w:val="00831D14"/>
    <w:rsid w:val="0083251E"/>
    <w:rsid w:val="008373CB"/>
    <w:rsid w:val="00837F8B"/>
    <w:rsid w:val="0084617A"/>
    <w:rsid w:val="00846269"/>
    <w:rsid w:val="00846B14"/>
    <w:rsid w:val="00847936"/>
    <w:rsid w:val="008520B6"/>
    <w:rsid w:val="0085780A"/>
    <w:rsid w:val="00862CFD"/>
    <w:rsid w:val="00863122"/>
    <w:rsid w:val="0086620C"/>
    <w:rsid w:val="00866918"/>
    <w:rsid w:val="00873F61"/>
    <w:rsid w:val="00875948"/>
    <w:rsid w:val="0088110D"/>
    <w:rsid w:val="00884003"/>
    <w:rsid w:val="00887C48"/>
    <w:rsid w:val="008915D4"/>
    <w:rsid w:val="008A00F8"/>
    <w:rsid w:val="008A0E61"/>
    <w:rsid w:val="008A449C"/>
    <w:rsid w:val="008A4A84"/>
    <w:rsid w:val="008A7EEF"/>
    <w:rsid w:val="008B558C"/>
    <w:rsid w:val="008B59C3"/>
    <w:rsid w:val="008C1379"/>
    <w:rsid w:val="008C46B3"/>
    <w:rsid w:val="008D3ECA"/>
    <w:rsid w:val="008D6B0C"/>
    <w:rsid w:val="008E1308"/>
    <w:rsid w:val="008E6CDD"/>
    <w:rsid w:val="008E7A38"/>
    <w:rsid w:val="008F4122"/>
    <w:rsid w:val="00907955"/>
    <w:rsid w:val="009159EA"/>
    <w:rsid w:val="0091636C"/>
    <w:rsid w:val="009267BE"/>
    <w:rsid w:val="0094730D"/>
    <w:rsid w:val="00953CE8"/>
    <w:rsid w:val="00954592"/>
    <w:rsid w:val="00957F50"/>
    <w:rsid w:val="00966C8F"/>
    <w:rsid w:val="009702B5"/>
    <w:rsid w:val="00971009"/>
    <w:rsid w:val="00984864"/>
    <w:rsid w:val="00992F30"/>
    <w:rsid w:val="00994C21"/>
    <w:rsid w:val="00994FAF"/>
    <w:rsid w:val="009B3BF3"/>
    <w:rsid w:val="009C00FC"/>
    <w:rsid w:val="009C14C0"/>
    <w:rsid w:val="009C4C67"/>
    <w:rsid w:val="009D0AD5"/>
    <w:rsid w:val="009D2BA8"/>
    <w:rsid w:val="009D2F53"/>
    <w:rsid w:val="009E1BF5"/>
    <w:rsid w:val="009E75A3"/>
    <w:rsid w:val="009F096B"/>
    <w:rsid w:val="009F2BB8"/>
    <w:rsid w:val="00A06D65"/>
    <w:rsid w:val="00A1232A"/>
    <w:rsid w:val="00A15E8C"/>
    <w:rsid w:val="00A23E14"/>
    <w:rsid w:val="00A26DC2"/>
    <w:rsid w:val="00A35FDB"/>
    <w:rsid w:val="00A471D3"/>
    <w:rsid w:val="00A512D1"/>
    <w:rsid w:val="00A52F94"/>
    <w:rsid w:val="00A656D9"/>
    <w:rsid w:val="00A73092"/>
    <w:rsid w:val="00A827A0"/>
    <w:rsid w:val="00AA1842"/>
    <w:rsid w:val="00AA2C5F"/>
    <w:rsid w:val="00AB008F"/>
    <w:rsid w:val="00AC05C4"/>
    <w:rsid w:val="00AC5214"/>
    <w:rsid w:val="00AE3FEF"/>
    <w:rsid w:val="00AE5D59"/>
    <w:rsid w:val="00B20308"/>
    <w:rsid w:val="00B246EF"/>
    <w:rsid w:val="00B26DCC"/>
    <w:rsid w:val="00B342DF"/>
    <w:rsid w:val="00B450CC"/>
    <w:rsid w:val="00B457F4"/>
    <w:rsid w:val="00B52175"/>
    <w:rsid w:val="00B52A25"/>
    <w:rsid w:val="00B52C61"/>
    <w:rsid w:val="00B532E4"/>
    <w:rsid w:val="00B561C7"/>
    <w:rsid w:val="00B564D5"/>
    <w:rsid w:val="00B630EF"/>
    <w:rsid w:val="00B63937"/>
    <w:rsid w:val="00B67412"/>
    <w:rsid w:val="00B73891"/>
    <w:rsid w:val="00B80EF9"/>
    <w:rsid w:val="00B82A83"/>
    <w:rsid w:val="00B86347"/>
    <w:rsid w:val="00B96ED5"/>
    <w:rsid w:val="00B97858"/>
    <w:rsid w:val="00BA0165"/>
    <w:rsid w:val="00BA280D"/>
    <w:rsid w:val="00BA67CA"/>
    <w:rsid w:val="00BB1071"/>
    <w:rsid w:val="00BB31D3"/>
    <w:rsid w:val="00BB368B"/>
    <w:rsid w:val="00BC36C7"/>
    <w:rsid w:val="00BC5C7F"/>
    <w:rsid w:val="00BC6213"/>
    <w:rsid w:val="00BC6743"/>
    <w:rsid w:val="00BC7126"/>
    <w:rsid w:val="00BD1867"/>
    <w:rsid w:val="00BD2223"/>
    <w:rsid w:val="00BD4ABF"/>
    <w:rsid w:val="00BD4B1A"/>
    <w:rsid w:val="00BD587B"/>
    <w:rsid w:val="00BE68FC"/>
    <w:rsid w:val="00BF038A"/>
    <w:rsid w:val="00BF3AD4"/>
    <w:rsid w:val="00BF5FB1"/>
    <w:rsid w:val="00C0057F"/>
    <w:rsid w:val="00C03696"/>
    <w:rsid w:val="00C10FA1"/>
    <w:rsid w:val="00C13C06"/>
    <w:rsid w:val="00C17331"/>
    <w:rsid w:val="00C17464"/>
    <w:rsid w:val="00C23B5A"/>
    <w:rsid w:val="00C2448F"/>
    <w:rsid w:val="00C24EF0"/>
    <w:rsid w:val="00C315CB"/>
    <w:rsid w:val="00C342CD"/>
    <w:rsid w:val="00C434EB"/>
    <w:rsid w:val="00C46829"/>
    <w:rsid w:val="00C57D3A"/>
    <w:rsid w:val="00C64034"/>
    <w:rsid w:val="00C6495C"/>
    <w:rsid w:val="00C666F4"/>
    <w:rsid w:val="00C667F2"/>
    <w:rsid w:val="00C7124E"/>
    <w:rsid w:val="00C7321B"/>
    <w:rsid w:val="00C75B32"/>
    <w:rsid w:val="00C770A2"/>
    <w:rsid w:val="00CA0127"/>
    <w:rsid w:val="00CA0D5A"/>
    <w:rsid w:val="00CA6218"/>
    <w:rsid w:val="00CB0B46"/>
    <w:rsid w:val="00CB6883"/>
    <w:rsid w:val="00CC73D2"/>
    <w:rsid w:val="00CC7916"/>
    <w:rsid w:val="00CD1D6E"/>
    <w:rsid w:val="00CD2583"/>
    <w:rsid w:val="00CD52D9"/>
    <w:rsid w:val="00CD5803"/>
    <w:rsid w:val="00D02707"/>
    <w:rsid w:val="00D03152"/>
    <w:rsid w:val="00D172AF"/>
    <w:rsid w:val="00D227CA"/>
    <w:rsid w:val="00D31E6B"/>
    <w:rsid w:val="00D40B43"/>
    <w:rsid w:val="00D4243D"/>
    <w:rsid w:val="00D56ACC"/>
    <w:rsid w:val="00D57A38"/>
    <w:rsid w:val="00D702FF"/>
    <w:rsid w:val="00D72C29"/>
    <w:rsid w:val="00D7387B"/>
    <w:rsid w:val="00D8480C"/>
    <w:rsid w:val="00D91C59"/>
    <w:rsid w:val="00DA013F"/>
    <w:rsid w:val="00DA01C5"/>
    <w:rsid w:val="00DA1E79"/>
    <w:rsid w:val="00DB067D"/>
    <w:rsid w:val="00DB189E"/>
    <w:rsid w:val="00DB5212"/>
    <w:rsid w:val="00DB7C2F"/>
    <w:rsid w:val="00DC535F"/>
    <w:rsid w:val="00DC7B9A"/>
    <w:rsid w:val="00DD456C"/>
    <w:rsid w:val="00DD79DF"/>
    <w:rsid w:val="00E00463"/>
    <w:rsid w:val="00E0294B"/>
    <w:rsid w:val="00E06A3C"/>
    <w:rsid w:val="00E11F57"/>
    <w:rsid w:val="00E16842"/>
    <w:rsid w:val="00E207B1"/>
    <w:rsid w:val="00E20A19"/>
    <w:rsid w:val="00E21007"/>
    <w:rsid w:val="00E23FBF"/>
    <w:rsid w:val="00E24D0D"/>
    <w:rsid w:val="00E31DAD"/>
    <w:rsid w:val="00E33720"/>
    <w:rsid w:val="00E34D82"/>
    <w:rsid w:val="00E35140"/>
    <w:rsid w:val="00E3622D"/>
    <w:rsid w:val="00E3749F"/>
    <w:rsid w:val="00E43EE0"/>
    <w:rsid w:val="00E44E83"/>
    <w:rsid w:val="00E560C7"/>
    <w:rsid w:val="00E57D07"/>
    <w:rsid w:val="00E6204A"/>
    <w:rsid w:val="00E7576C"/>
    <w:rsid w:val="00E77E1F"/>
    <w:rsid w:val="00E82F96"/>
    <w:rsid w:val="00E84327"/>
    <w:rsid w:val="00E8544F"/>
    <w:rsid w:val="00E9599D"/>
    <w:rsid w:val="00E95EBD"/>
    <w:rsid w:val="00EA34C0"/>
    <w:rsid w:val="00EA4859"/>
    <w:rsid w:val="00EB7165"/>
    <w:rsid w:val="00EC1988"/>
    <w:rsid w:val="00EC5F82"/>
    <w:rsid w:val="00EC72FC"/>
    <w:rsid w:val="00ED02A5"/>
    <w:rsid w:val="00ED2870"/>
    <w:rsid w:val="00ED4F87"/>
    <w:rsid w:val="00EE3709"/>
    <w:rsid w:val="00EF3012"/>
    <w:rsid w:val="00EF407E"/>
    <w:rsid w:val="00EF6EF3"/>
    <w:rsid w:val="00F00D56"/>
    <w:rsid w:val="00F1307E"/>
    <w:rsid w:val="00F13CB3"/>
    <w:rsid w:val="00F14E4E"/>
    <w:rsid w:val="00F1695B"/>
    <w:rsid w:val="00F243EA"/>
    <w:rsid w:val="00F3117B"/>
    <w:rsid w:val="00F4150E"/>
    <w:rsid w:val="00F4283B"/>
    <w:rsid w:val="00F42E43"/>
    <w:rsid w:val="00F43F88"/>
    <w:rsid w:val="00F55AD0"/>
    <w:rsid w:val="00F56221"/>
    <w:rsid w:val="00F66879"/>
    <w:rsid w:val="00F6753B"/>
    <w:rsid w:val="00F73C9F"/>
    <w:rsid w:val="00F768E7"/>
    <w:rsid w:val="00F83352"/>
    <w:rsid w:val="00F83CE2"/>
    <w:rsid w:val="00F8558B"/>
    <w:rsid w:val="00F85ADD"/>
    <w:rsid w:val="00F94BF2"/>
    <w:rsid w:val="00FA269E"/>
    <w:rsid w:val="00FA4681"/>
    <w:rsid w:val="00FC4CFF"/>
    <w:rsid w:val="00FC51FC"/>
    <w:rsid w:val="00FC6F9F"/>
    <w:rsid w:val="00FD2CD5"/>
    <w:rsid w:val="00FD7DC7"/>
    <w:rsid w:val="00FE5810"/>
    <w:rsid w:val="00FE6919"/>
    <w:rsid w:val="00FF1187"/>
    <w:rsid w:val="00FF76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58544"/>
    </o:shapedefaults>
    <o:shapelayout v:ext="edit">
      <o:idmap v:ext="edit" data="2"/>
    </o:shapelayout>
  </w:shapeDefaults>
  <w:decimalSymbol w:val="."/>
  <w:listSeparator w:val=","/>
  <w14:docId w14:val="13EBD5E0"/>
  <w15:chartTrackingRefBased/>
  <w15:docId w15:val="{1D88C4E7-028B-4112-B05D-7FC4AB717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mbr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C44"/>
    <w:pPr>
      <w:spacing w:after="240" w:line="276" w:lineRule="auto"/>
    </w:pPr>
    <w:rPr>
      <w:rFonts w:ascii="Arial" w:eastAsiaTheme="minorHAnsi" w:hAnsi="Arial" w:cs="Segoe UI"/>
      <w:kern w:val="0"/>
      <w:sz w:val="20"/>
      <w:szCs w:val="20"/>
      <w14:ligatures w14:val="none"/>
    </w:rPr>
  </w:style>
  <w:style w:type="paragraph" w:styleId="Heading1">
    <w:name w:val="heading 1"/>
    <w:basedOn w:val="Normal"/>
    <w:next w:val="Normal"/>
    <w:link w:val="Heading1Char"/>
    <w:uiPriority w:val="9"/>
    <w:qFormat/>
    <w:rsid w:val="00667C33"/>
    <w:pPr>
      <w:keepNext/>
      <w:keepLines/>
      <w:numPr>
        <w:numId w:val="19"/>
      </w:numPr>
      <w:spacing w:line="288" w:lineRule="auto"/>
      <w:jc w:val="right"/>
      <w:outlineLvl w:val="0"/>
    </w:pPr>
    <w:rPr>
      <w:rFonts w:eastAsiaTheme="majorEastAsia" w:cstheme="majorBidi"/>
      <w:b/>
      <w:bCs/>
      <w:color w:val="047CC2" w:themeColor="text2"/>
      <w:sz w:val="32"/>
      <w:szCs w:val="36"/>
    </w:rPr>
  </w:style>
  <w:style w:type="paragraph" w:styleId="Heading2">
    <w:name w:val="heading 2"/>
    <w:basedOn w:val="Heading1"/>
    <w:next w:val="Normal"/>
    <w:link w:val="Heading2Char"/>
    <w:uiPriority w:val="9"/>
    <w:unhideWhenUsed/>
    <w:qFormat/>
    <w:rsid w:val="00667C33"/>
    <w:pPr>
      <w:numPr>
        <w:ilvl w:val="1"/>
      </w:numPr>
      <w:spacing w:after="120"/>
      <w:jc w:val="left"/>
      <w:outlineLvl w:val="1"/>
    </w:pPr>
    <w:rPr>
      <w:sz w:val="28"/>
      <w:szCs w:val="28"/>
    </w:rPr>
  </w:style>
  <w:style w:type="paragraph" w:styleId="Heading3">
    <w:name w:val="heading 3"/>
    <w:basedOn w:val="Heading2"/>
    <w:next w:val="Normal"/>
    <w:link w:val="Heading3Char"/>
    <w:uiPriority w:val="9"/>
    <w:unhideWhenUsed/>
    <w:qFormat/>
    <w:rsid w:val="00667C33"/>
    <w:pPr>
      <w:numPr>
        <w:ilvl w:val="2"/>
      </w:numPr>
      <w:outlineLvl w:val="2"/>
    </w:pPr>
    <w:rPr>
      <w:bCs w:val="0"/>
      <w:sz w:val="26"/>
      <w:szCs w:val="26"/>
    </w:rPr>
  </w:style>
  <w:style w:type="paragraph" w:styleId="Heading4">
    <w:name w:val="heading 4"/>
    <w:basedOn w:val="Heading3"/>
    <w:next w:val="Normal"/>
    <w:link w:val="Heading4Char"/>
    <w:uiPriority w:val="9"/>
    <w:unhideWhenUsed/>
    <w:qFormat/>
    <w:rsid w:val="00667C33"/>
    <w:pPr>
      <w:numPr>
        <w:ilvl w:val="3"/>
      </w:numPr>
      <w:outlineLvl w:val="3"/>
    </w:pPr>
    <w:rPr>
      <w:bCs/>
      <w:iCs/>
      <w:sz w:val="24"/>
      <w:szCs w:val="24"/>
    </w:rPr>
  </w:style>
  <w:style w:type="paragraph" w:styleId="Heading5">
    <w:name w:val="heading 5"/>
    <w:basedOn w:val="Heading4"/>
    <w:next w:val="Normal"/>
    <w:link w:val="Heading5Char"/>
    <w:uiPriority w:val="9"/>
    <w:unhideWhenUsed/>
    <w:qFormat/>
    <w:rsid w:val="00667C33"/>
    <w:pPr>
      <w:numPr>
        <w:ilvl w:val="0"/>
        <w:numId w:val="0"/>
      </w:numPr>
      <w:outlineLvl w:val="4"/>
    </w:pPr>
    <w:rPr>
      <w:i/>
      <w:szCs w:val="22"/>
    </w:rPr>
  </w:style>
  <w:style w:type="paragraph" w:styleId="Heading6">
    <w:name w:val="heading 6"/>
    <w:basedOn w:val="Heading5"/>
    <w:next w:val="Normal"/>
    <w:link w:val="Heading6Char"/>
    <w:uiPriority w:val="9"/>
    <w:unhideWhenUsed/>
    <w:qFormat/>
    <w:rsid w:val="00667C33"/>
    <w:pPr>
      <w:numPr>
        <w:ilvl w:val="5"/>
      </w:numPr>
      <w:outlineLvl w:val="5"/>
    </w:pPr>
    <w:rPr>
      <w:b w:val="0"/>
      <w:iCs w:val="0"/>
      <w:u w:val="single"/>
    </w:rPr>
  </w:style>
  <w:style w:type="paragraph" w:styleId="Heading7">
    <w:name w:val="heading 7"/>
    <w:basedOn w:val="Heading6"/>
    <w:next w:val="Normal"/>
    <w:link w:val="Heading7Char"/>
    <w:uiPriority w:val="9"/>
    <w:unhideWhenUsed/>
    <w:qFormat/>
    <w:rsid w:val="00667C33"/>
    <w:pPr>
      <w:numPr>
        <w:ilvl w:val="0"/>
      </w:numPr>
      <w:spacing w:before="200" w:after="0"/>
      <w:outlineLvl w:val="6"/>
    </w:pPr>
    <w:rPr>
      <w:i w:val="0"/>
      <w:iCs/>
      <w:sz w:val="20"/>
    </w:rPr>
  </w:style>
  <w:style w:type="paragraph" w:styleId="Heading8">
    <w:name w:val="heading 8"/>
    <w:basedOn w:val="Normal"/>
    <w:next w:val="Normal"/>
    <w:link w:val="Heading8Char"/>
    <w:uiPriority w:val="9"/>
    <w:unhideWhenUsed/>
    <w:qFormat/>
    <w:rsid w:val="00667C33"/>
    <w:pPr>
      <w:keepNext/>
      <w:keepLines/>
      <w:spacing w:before="200" w:after="0" w:line="288" w:lineRule="auto"/>
      <w:outlineLvl w:val="7"/>
    </w:pPr>
    <w:rPr>
      <w:rFonts w:eastAsiaTheme="majorEastAsia" w:cstheme="majorBidi"/>
      <w:b/>
      <w:color w:val="404040" w:themeColor="text1" w:themeTint="BF"/>
    </w:rPr>
  </w:style>
  <w:style w:type="paragraph" w:styleId="Heading9">
    <w:name w:val="heading 9"/>
    <w:basedOn w:val="Normal"/>
    <w:next w:val="Normal"/>
    <w:link w:val="Heading9Char"/>
    <w:uiPriority w:val="9"/>
    <w:semiHidden/>
    <w:unhideWhenUsed/>
    <w:qFormat/>
    <w:rsid w:val="00667C33"/>
    <w:pPr>
      <w:keepNext/>
      <w:keepLines/>
      <w:spacing w:before="200" w:after="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667C33"/>
    <w:rPr>
      <w:rFonts w:ascii="Arial" w:eastAsiaTheme="majorEastAsia" w:hAnsi="Arial" w:cstheme="majorBidi"/>
      <w:bCs/>
      <w:i/>
      <w:color w:val="047CC2" w:themeColor="text2"/>
      <w:kern w:val="0"/>
      <w:szCs w:val="22"/>
      <w:u w:val="single"/>
      <w14:ligatures w14:val="none"/>
    </w:rPr>
  </w:style>
  <w:style w:type="paragraph" w:customStyle="1" w:styleId="Bulletslevel1">
    <w:name w:val="Bullets level 1"/>
    <w:qFormat/>
    <w:rsid w:val="00667C33"/>
    <w:pPr>
      <w:numPr>
        <w:numId w:val="9"/>
      </w:numPr>
      <w:spacing w:after="200" w:line="276" w:lineRule="auto"/>
    </w:pPr>
    <w:rPr>
      <w:rFonts w:ascii="Arial" w:eastAsiaTheme="minorHAnsi" w:hAnsi="Arial" w:cs="Segoe UI"/>
      <w:kern w:val="0"/>
      <w:sz w:val="20"/>
      <w:szCs w:val="20"/>
      <w14:ligatures w14:val="none"/>
    </w:rPr>
  </w:style>
  <w:style w:type="paragraph" w:customStyle="1" w:styleId="Bulletslevel2">
    <w:name w:val="Bullets level 2"/>
    <w:basedOn w:val="Bulletslevel1"/>
    <w:qFormat/>
    <w:rsid w:val="00667C33"/>
    <w:pPr>
      <w:numPr>
        <w:ilvl w:val="1"/>
      </w:numPr>
      <w:tabs>
        <w:tab w:val="num" w:pos="360"/>
      </w:tabs>
      <w:ind w:left="720"/>
    </w:pPr>
  </w:style>
  <w:style w:type="paragraph" w:customStyle="1" w:styleId="Bulletslevel3">
    <w:name w:val="Bullets level 3"/>
    <w:basedOn w:val="Bulletslevel2"/>
    <w:qFormat/>
    <w:rsid w:val="00667C33"/>
    <w:pPr>
      <w:numPr>
        <w:ilvl w:val="2"/>
      </w:numPr>
      <w:tabs>
        <w:tab w:val="num" w:pos="360"/>
      </w:tabs>
      <w:ind w:left="720"/>
    </w:pPr>
  </w:style>
  <w:style w:type="paragraph" w:customStyle="1" w:styleId="Certification">
    <w:name w:val="Certification"/>
    <w:basedOn w:val="Normal"/>
    <w:qFormat/>
    <w:rsid w:val="00667C33"/>
    <w:pPr>
      <w:keepLines/>
      <w:spacing w:before="40" w:after="600" w:line="240" w:lineRule="auto"/>
      <w:contextualSpacing/>
    </w:pPr>
  </w:style>
  <w:style w:type="paragraph" w:customStyle="1" w:styleId="FigureAlignment">
    <w:name w:val="Figure Alignment"/>
    <w:basedOn w:val="Normal"/>
    <w:next w:val="Normal"/>
    <w:qFormat/>
    <w:rsid w:val="00667C33"/>
    <w:pPr>
      <w:keepNext/>
      <w:keepLines/>
      <w:spacing w:after="100" w:line="240" w:lineRule="auto"/>
    </w:pPr>
    <w:rPr>
      <w:noProof/>
      <w:sz w:val="16"/>
    </w:rPr>
  </w:style>
  <w:style w:type="paragraph" w:customStyle="1" w:styleId="FigureFootnote">
    <w:name w:val="Figure Footnote"/>
    <w:basedOn w:val="Normal"/>
    <w:qFormat/>
    <w:rsid w:val="00667C33"/>
    <w:pPr>
      <w:keepNext/>
      <w:spacing w:after="120" w:line="240" w:lineRule="auto"/>
      <w:jc w:val="right"/>
    </w:pPr>
    <w:rPr>
      <w:sz w:val="16"/>
    </w:rPr>
  </w:style>
  <w:style w:type="paragraph" w:customStyle="1" w:styleId="TableFootnote">
    <w:name w:val="Table Footnote"/>
    <w:basedOn w:val="Normal"/>
    <w:qFormat/>
    <w:rsid w:val="00667C33"/>
    <w:pPr>
      <w:keepLines/>
      <w:spacing w:before="40" w:after="300" w:line="240" w:lineRule="auto"/>
      <w:ind w:left="461" w:hanging="403"/>
      <w:contextualSpacing/>
    </w:pPr>
    <w:rPr>
      <w:bCs/>
      <w:sz w:val="16"/>
    </w:rPr>
  </w:style>
  <w:style w:type="paragraph" w:customStyle="1" w:styleId="TableHeading">
    <w:name w:val="Table Heading"/>
    <w:basedOn w:val="Normal"/>
    <w:qFormat/>
    <w:rsid w:val="00667C33"/>
    <w:pPr>
      <w:keepNext/>
      <w:keepLines/>
      <w:spacing w:after="0" w:line="240" w:lineRule="auto"/>
      <w:jc w:val="center"/>
    </w:pPr>
    <w:rPr>
      <w:b/>
      <w:sz w:val="18"/>
    </w:rPr>
  </w:style>
  <w:style w:type="paragraph" w:customStyle="1" w:styleId="TableText">
    <w:name w:val="Table Text"/>
    <w:basedOn w:val="Normal"/>
    <w:qFormat/>
    <w:rsid w:val="00667C33"/>
    <w:pPr>
      <w:keepNext/>
      <w:spacing w:after="0" w:line="240" w:lineRule="auto"/>
    </w:pPr>
    <w:rPr>
      <w:bCs/>
      <w:sz w:val="18"/>
    </w:rPr>
  </w:style>
  <w:style w:type="paragraph" w:customStyle="1" w:styleId="Office">
    <w:name w:val="Office"/>
    <w:basedOn w:val="Footer"/>
    <w:link w:val="OfficeChar"/>
    <w:qFormat/>
    <w:rsid w:val="00667C33"/>
    <w:pPr>
      <w:spacing w:after="80" w:line="276" w:lineRule="auto"/>
      <w:contextualSpacing/>
    </w:pPr>
  </w:style>
  <w:style w:type="character" w:customStyle="1" w:styleId="OfficeChar">
    <w:name w:val="Office Char"/>
    <w:basedOn w:val="DefaultParagraphFont"/>
    <w:link w:val="Office"/>
    <w:rsid w:val="00667C33"/>
    <w:rPr>
      <w:rFonts w:ascii="Arial" w:eastAsiaTheme="minorHAnsi" w:hAnsi="Arial" w:cs="Segoe UI"/>
      <w:kern w:val="0"/>
      <w:sz w:val="20"/>
      <w:szCs w:val="16"/>
      <w14:ligatures w14:val="none"/>
    </w:rPr>
  </w:style>
  <w:style w:type="paragraph" w:customStyle="1" w:styleId="Barrletterheadaddress">
    <w:name w:val="Barr letterhead address"/>
    <w:basedOn w:val="Office"/>
    <w:link w:val="BarrletterheadaddressChar"/>
    <w:qFormat/>
    <w:rsid w:val="00667C33"/>
    <w:rPr>
      <w:sz w:val="18"/>
    </w:rPr>
  </w:style>
  <w:style w:type="character" w:customStyle="1" w:styleId="BarrletterheadaddressChar">
    <w:name w:val="Barr letterhead address Char"/>
    <w:basedOn w:val="OfficeChar"/>
    <w:link w:val="Barrletterheadaddress"/>
    <w:rsid w:val="00667C33"/>
    <w:rPr>
      <w:rFonts w:ascii="Arial" w:eastAsiaTheme="minorHAnsi" w:hAnsi="Arial" w:cs="Segoe UI"/>
      <w:kern w:val="0"/>
      <w:sz w:val="18"/>
      <w:szCs w:val="16"/>
      <w14:ligatures w14:val="none"/>
    </w:rPr>
  </w:style>
  <w:style w:type="paragraph" w:customStyle="1" w:styleId="TableBullet">
    <w:name w:val="Table Bullet"/>
    <w:basedOn w:val="Bulletslevel1"/>
    <w:qFormat/>
    <w:rsid w:val="00667C33"/>
    <w:pPr>
      <w:keepNext/>
      <w:numPr>
        <w:numId w:val="18"/>
      </w:numPr>
      <w:spacing w:after="0"/>
      <w:contextualSpacing/>
    </w:pPr>
    <w:rPr>
      <w:sz w:val="18"/>
    </w:rPr>
  </w:style>
  <w:style w:type="character" w:customStyle="1" w:styleId="Heading1Char">
    <w:name w:val="Heading 1 Char"/>
    <w:basedOn w:val="DefaultParagraphFont"/>
    <w:link w:val="Heading1"/>
    <w:uiPriority w:val="9"/>
    <w:rsid w:val="00667C33"/>
    <w:rPr>
      <w:rFonts w:ascii="Arial" w:eastAsiaTheme="majorEastAsia" w:hAnsi="Arial" w:cstheme="majorBidi"/>
      <w:b/>
      <w:bCs/>
      <w:color w:val="047CC2" w:themeColor="text2"/>
      <w:kern w:val="0"/>
      <w:sz w:val="32"/>
      <w:szCs w:val="36"/>
      <w14:ligatures w14:val="none"/>
    </w:rPr>
  </w:style>
  <w:style w:type="character" w:customStyle="1" w:styleId="Heading2Char">
    <w:name w:val="Heading 2 Char"/>
    <w:basedOn w:val="DefaultParagraphFont"/>
    <w:link w:val="Heading2"/>
    <w:uiPriority w:val="9"/>
    <w:rsid w:val="00667C33"/>
    <w:rPr>
      <w:rFonts w:ascii="Arial" w:eastAsiaTheme="majorEastAsia" w:hAnsi="Arial" w:cstheme="majorBidi"/>
      <w:b/>
      <w:bCs/>
      <w:color w:val="047CC2" w:themeColor="text2"/>
      <w:kern w:val="0"/>
      <w:sz w:val="28"/>
      <w:szCs w:val="28"/>
      <w14:ligatures w14:val="none"/>
    </w:rPr>
  </w:style>
  <w:style w:type="character" w:customStyle="1" w:styleId="Heading3Char">
    <w:name w:val="Heading 3 Char"/>
    <w:basedOn w:val="DefaultParagraphFont"/>
    <w:link w:val="Heading3"/>
    <w:uiPriority w:val="9"/>
    <w:rsid w:val="00667C33"/>
    <w:rPr>
      <w:rFonts w:ascii="Arial" w:eastAsiaTheme="majorEastAsia" w:hAnsi="Arial" w:cstheme="majorBidi"/>
      <w:b/>
      <w:color w:val="047CC2" w:themeColor="text2"/>
      <w:kern w:val="0"/>
      <w:sz w:val="26"/>
      <w:szCs w:val="26"/>
      <w14:ligatures w14:val="none"/>
    </w:rPr>
  </w:style>
  <w:style w:type="character" w:customStyle="1" w:styleId="Heading4Char">
    <w:name w:val="Heading 4 Char"/>
    <w:basedOn w:val="DefaultParagraphFont"/>
    <w:link w:val="Heading4"/>
    <w:uiPriority w:val="9"/>
    <w:rsid w:val="00667C33"/>
    <w:rPr>
      <w:rFonts w:ascii="Arial" w:eastAsiaTheme="majorEastAsia" w:hAnsi="Arial" w:cstheme="majorBidi"/>
      <w:b/>
      <w:bCs/>
      <w:iCs/>
      <w:color w:val="047CC2" w:themeColor="text2"/>
      <w:kern w:val="0"/>
      <w14:ligatures w14:val="none"/>
    </w:rPr>
  </w:style>
  <w:style w:type="character" w:customStyle="1" w:styleId="Heading5Char">
    <w:name w:val="Heading 5 Char"/>
    <w:basedOn w:val="DefaultParagraphFont"/>
    <w:link w:val="Heading5"/>
    <w:uiPriority w:val="9"/>
    <w:rsid w:val="00667C33"/>
    <w:rPr>
      <w:rFonts w:ascii="Arial" w:eastAsiaTheme="majorEastAsia" w:hAnsi="Arial" w:cstheme="majorBidi"/>
      <w:b/>
      <w:bCs/>
      <w:i/>
      <w:iCs/>
      <w:color w:val="047CC2" w:themeColor="text2"/>
      <w:kern w:val="0"/>
      <w:szCs w:val="22"/>
      <w14:ligatures w14:val="none"/>
    </w:rPr>
  </w:style>
  <w:style w:type="character" w:customStyle="1" w:styleId="Heading9Char">
    <w:name w:val="Heading 9 Char"/>
    <w:basedOn w:val="DefaultParagraphFont"/>
    <w:link w:val="Heading9"/>
    <w:uiPriority w:val="9"/>
    <w:semiHidden/>
    <w:rsid w:val="00667C33"/>
    <w:rPr>
      <w:rFonts w:ascii="Arial" w:eastAsiaTheme="majorEastAsia" w:hAnsi="Arial" w:cstheme="majorBidi"/>
      <w:i/>
      <w:iCs/>
      <w:color w:val="404040" w:themeColor="text1" w:themeTint="BF"/>
      <w:kern w:val="0"/>
      <w:sz w:val="20"/>
      <w:szCs w:val="20"/>
      <w14:ligatures w14:val="none"/>
    </w:rPr>
  </w:style>
  <w:style w:type="paragraph" w:styleId="Caption">
    <w:name w:val="caption"/>
    <w:basedOn w:val="Heading9"/>
    <w:next w:val="Normal"/>
    <w:link w:val="CaptionChar"/>
    <w:uiPriority w:val="35"/>
    <w:unhideWhenUsed/>
    <w:qFormat/>
    <w:rsid w:val="00667C33"/>
    <w:pPr>
      <w:spacing w:before="0" w:after="200" w:line="240" w:lineRule="auto"/>
      <w:ind w:left="1440" w:hanging="1440"/>
    </w:pPr>
    <w:rPr>
      <w:b/>
      <w:bCs/>
      <w:i w:val="0"/>
      <w:color w:val="auto"/>
      <w:szCs w:val="18"/>
    </w:rPr>
  </w:style>
  <w:style w:type="paragraph" w:styleId="Title">
    <w:name w:val="Title"/>
    <w:basedOn w:val="Normal"/>
    <w:link w:val="TitleChar"/>
    <w:qFormat/>
    <w:rsid w:val="00667C33"/>
    <w:pPr>
      <w:spacing w:before="360" w:after="120"/>
      <w:jc w:val="center"/>
    </w:pPr>
    <w:rPr>
      <w:rFonts w:ascii="Century Gothic" w:hAnsi="Century Gothic" w:cs="Arial"/>
      <w:b/>
      <w:color w:val="0066A5"/>
      <w:sz w:val="36"/>
    </w:rPr>
  </w:style>
  <w:style w:type="character" w:customStyle="1" w:styleId="TitleChar">
    <w:name w:val="Title Char"/>
    <w:basedOn w:val="DefaultParagraphFont"/>
    <w:link w:val="Title"/>
    <w:rsid w:val="00667C33"/>
    <w:rPr>
      <w:rFonts w:ascii="Century Gothic" w:eastAsiaTheme="minorHAnsi" w:hAnsi="Century Gothic" w:cs="Arial"/>
      <w:b/>
      <w:color w:val="0066A5"/>
      <w:kern w:val="0"/>
      <w:sz w:val="36"/>
      <w:szCs w:val="20"/>
      <w14:ligatures w14:val="none"/>
    </w:rPr>
  </w:style>
  <w:style w:type="paragraph" w:styleId="Header">
    <w:name w:val="header"/>
    <w:basedOn w:val="Normal"/>
    <w:link w:val="HeaderChar"/>
    <w:uiPriority w:val="99"/>
    <w:unhideWhenUsed/>
    <w:rsid w:val="00667C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C33"/>
    <w:rPr>
      <w:rFonts w:ascii="Arial" w:eastAsiaTheme="minorHAnsi" w:hAnsi="Arial" w:cs="Segoe UI"/>
      <w:kern w:val="0"/>
      <w:sz w:val="20"/>
      <w:szCs w:val="20"/>
      <w14:ligatures w14:val="none"/>
    </w:rPr>
  </w:style>
  <w:style w:type="paragraph" w:styleId="Footer">
    <w:name w:val="footer"/>
    <w:basedOn w:val="Normal"/>
    <w:link w:val="FooterChar"/>
    <w:uiPriority w:val="99"/>
    <w:unhideWhenUsed/>
    <w:rsid w:val="00667C33"/>
    <w:pPr>
      <w:spacing w:after="0" w:line="240" w:lineRule="auto"/>
    </w:pPr>
    <w:rPr>
      <w:szCs w:val="16"/>
    </w:rPr>
  </w:style>
  <w:style w:type="character" w:customStyle="1" w:styleId="FooterChar">
    <w:name w:val="Footer Char"/>
    <w:basedOn w:val="DefaultParagraphFont"/>
    <w:link w:val="Footer"/>
    <w:uiPriority w:val="99"/>
    <w:rsid w:val="00667C33"/>
    <w:rPr>
      <w:rFonts w:ascii="Arial" w:eastAsiaTheme="minorHAnsi" w:hAnsi="Arial" w:cs="Segoe UI"/>
      <w:kern w:val="0"/>
      <w:sz w:val="20"/>
      <w:szCs w:val="16"/>
      <w14:ligatures w14:val="none"/>
    </w:rPr>
  </w:style>
  <w:style w:type="paragraph" w:customStyle="1" w:styleId="Abbreviationslist">
    <w:name w:val="Abbreviations list"/>
    <w:basedOn w:val="Normal"/>
    <w:qFormat/>
    <w:rsid w:val="00667C33"/>
    <w:pPr>
      <w:tabs>
        <w:tab w:val="left" w:pos="1440"/>
      </w:tabs>
      <w:spacing w:before="240" w:after="0"/>
      <w:ind w:left="1440" w:hanging="1440"/>
      <w:contextualSpacing/>
    </w:pPr>
  </w:style>
  <w:style w:type="paragraph" w:styleId="BalloonText">
    <w:name w:val="Balloon Text"/>
    <w:basedOn w:val="Normal"/>
    <w:link w:val="BalloonTextChar"/>
    <w:uiPriority w:val="99"/>
    <w:semiHidden/>
    <w:unhideWhenUsed/>
    <w:rsid w:val="00667C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7C33"/>
    <w:rPr>
      <w:rFonts w:ascii="Tahoma" w:eastAsiaTheme="minorHAnsi" w:hAnsi="Tahoma" w:cs="Tahoma"/>
      <w:kern w:val="0"/>
      <w:sz w:val="16"/>
      <w:szCs w:val="16"/>
      <w14:ligatures w14:val="none"/>
    </w:rPr>
  </w:style>
  <w:style w:type="paragraph" w:customStyle="1" w:styleId="path-filename">
    <w:name w:val="path-filename"/>
    <w:basedOn w:val="Footer"/>
    <w:qFormat/>
    <w:rsid w:val="00667C33"/>
    <w:rPr>
      <w:color w:val="BFBFBF" w:themeColor="background1" w:themeShade="BF"/>
      <w:sz w:val="16"/>
    </w:rPr>
  </w:style>
  <w:style w:type="paragraph" w:styleId="Bibliography">
    <w:name w:val="Bibliography"/>
    <w:basedOn w:val="path-filename"/>
    <w:next w:val="Normal"/>
    <w:uiPriority w:val="37"/>
    <w:unhideWhenUsed/>
    <w:rsid w:val="00667C33"/>
    <w:pPr>
      <w:spacing w:after="120"/>
    </w:pPr>
    <w:rPr>
      <w:noProof/>
      <w:color w:val="auto"/>
      <w:sz w:val="20"/>
    </w:rPr>
  </w:style>
  <w:style w:type="paragraph" w:customStyle="1" w:styleId="Bibliography-manuallist">
    <w:name w:val="Bibliography-manual list"/>
    <w:basedOn w:val="Bibliography"/>
    <w:qFormat/>
    <w:rsid w:val="00667C33"/>
    <w:pPr>
      <w:ind w:left="720" w:hanging="720"/>
    </w:pPr>
  </w:style>
  <w:style w:type="paragraph" w:customStyle="1" w:styleId="Bulletslevel4">
    <w:name w:val="Bullets level 4"/>
    <w:basedOn w:val="Bulletslevel3"/>
    <w:qFormat/>
    <w:rsid w:val="00667C33"/>
    <w:pPr>
      <w:numPr>
        <w:ilvl w:val="3"/>
        <w:numId w:val="10"/>
      </w:numPr>
    </w:pPr>
  </w:style>
  <w:style w:type="paragraph" w:customStyle="1" w:styleId="Certificationsignatureblock">
    <w:name w:val="Certification signature block"/>
    <w:basedOn w:val="Normal"/>
    <w:qFormat/>
    <w:rsid w:val="00667C33"/>
    <w:pPr>
      <w:spacing w:after="0" w:line="240" w:lineRule="auto"/>
    </w:pPr>
  </w:style>
  <w:style w:type="paragraph" w:customStyle="1" w:styleId="Contents">
    <w:name w:val="Contents"/>
    <w:basedOn w:val="Normal"/>
    <w:next w:val="Normal"/>
    <w:qFormat/>
    <w:rsid w:val="00667C33"/>
    <w:pPr>
      <w:spacing w:before="240"/>
    </w:pPr>
    <w:rPr>
      <w:b/>
      <w:color w:val="047CC2" w:themeColor="text2"/>
      <w:sz w:val="28"/>
      <w:szCs w:val="36"/>
    </w:rPr>
  </w:style>
  <w:style w:type="paragraph" w:customStyle="1" w:styleId="Equationwhere">
    <w:name w:val="Equation &quot;where&quot;"/>
    <w:basedOn w:val="Normal"/>
    <w:qFormat/>
    <w:rsid w:val="00667C33"/>
    <w:pPr>
      <w:keepNext/>
      <w:spacing w:after="0"/>
    </w:pPr>
  </w:style>
  <w:style w:type="paragraph" w:customStyle="1" w:styleId="Equationbreakdown">
    <w:name w:val="Equation breakdown"/>
    <w:basedOn w:val="Normal"/>
    <w:qFormat/>
    <w:rsid w:val="00667C33"/>
    <w:pPr>
      <w:keepLines/>
      <w:ind w:left="720"/>
      <w:contextualSpacing/>
    </w:pPr>
  </w:style>
  <w:style w:type="character" w:customStyle="1" w:styleId="Heading7Char">
    <w:name w:val="Heading 7 Char"/>
    <w:basedOn w:val="DefaultParagraphFont"/>
    <w:link w:val="Heading7"/>
    <w:uiPriority w:val="9"/>
    <w:rsid w:val="00667C33"/>
    <w:rPr>
      <w:rFonts w:ascii="Arial" w:eastAsiaTheme="majorEastAsia" w:hAnsi="Arial" w:cstheme="majorBidi"/>
      <w:bCs/>
      <w:iCs/>
      <w:color w:val="047CC2" w:themeColor="text2"/>
      <w:kern w:val="0"/>
      <w:sz w:val="20"/>
      <w:szCs w:val="22"/>
      <w:u w:val="single"/>
      <w14:ligatures w14:val="none"/>
    </w:rPr>
  </w:style>
  <w:style w:type="character" w:customStyle="1" w:styleId="Heading8Char">
    <w:name w:val="Heading 8 Char"/>
    <w:basedOn w:val="DefaultParagraphFont"/>
    <w:link w:val="Heading8"/>
    <w:uiPriority w:val="9"/>
    <w:rsid w:val="00667C33"/>
    <w:rPr>
      <w:rFonts w:ascii="Arial" w:eastAsiaTheme="majorEastAsia" w:hAnsi="Arial" w:cstheme="majorBidi"/>
      <w:b/>
      <w:color w:val="404040" w:themeColor="text1" w:themeTint="BF"/>
      <w:kern w:val="0"/>
      <w:sz w:val="20"/>
      <w:szCs w:val="20"/>
      <w14:ligatures w14:val="none"/>
    </w:rPr>
  </w:style>
  <w:style w:type="paragraph" w:customStyle="1" w:styleId="HeadingforListof-inTOC-TablesFiguresAppendicesEtc">
    <w:name w:val="Heading for List of -in TOC- Tables Figures Appendices Etc"/>
    <w:basedOn w:val="Heading1"/>
    <w:next w:val="ListofmanualTablesFiguresAppendices-captioningnotused"/>
    <w:qFormat/>
    <w:rsid w:val="00667C33"/>
    <w:pPr>
      <w:numPr>
        <w:numId w:val="0"/>
      </w:numPr>
      <w:jc w:val="center"/>
    </w:pPr>
    <w:rPr>
      <w:b w:val="0"/>
      <w:sz w:val="24"/>
    </w:rPr>
  </w:style>
  <w:style w:type="paragraph" w:customStyle="1" w:styleId="HeadingforListofTablesFiguresAppendicesEtc">
    <w:name w:val="Heading for List of Tables Figures Appendices Etc"/>
    <w:next w:val="Normal"/>
    <w:qFormat/>
    <w:rsid w:val="00667C33"/>
    <w:pPr>
      <w:keepNext/>
      <w:spacing w:after="200" w:line="276" w:lineRule="auto"/>
      <w:jc w:val="center"/>
    </w:pPr>
    <w:rPr>
      <w:rFonts w:ascii="Arial" w:eastAsiaTheme="majorEastAsia" w:hAnsi="Arial" w:cstheme="majorBidi"/>
      <w:bCs/>
      <w:color w:val="047CC2" w:themeColor="text2"/>
      <w:kern w:val="0"/>
      <w:sz w:val="28"/>
      <w:szCs w:val="36"/>
      <w14:ligatures w14:val="none"/>
    </w:rPr>
  </w:style>
  <w:style w:type="character" w:styleId="Hyperlink">
    <w:name w:val="Hyperlink"/>
    <w:uiPriority w:val="99"/>
    <w:unhideWhenUsed/>
    <w:rsid w:val="00667C33"/>
    <w:rPr>
      <w:color w:val="047CC2" w:themeColor="hyperlink"/>
      <w:u w:val="single"/>
    </w:rPr>
  </w:style>
  <w:style w:type="paragraph" w:customStyle="1" w:styleId="ListofmanualTablesFiguresAppendices-captioningnotused">
    <w:name w:val="List of (manual) Tables Figures Appendices-captioning not used"/>
    <w:basedOn w:val="Normal"/>
    <w:qFormat/>
    <w:rsid w:val="00667C33"/>
    <w:pPr>
      <w:ind w:left="1440" w:hanging="1440"/>
      <w:contextualSpacing/>
    </w:pPr>
  </w:style>
  <w:style w:type="paragraph" w:customStyle="1" w:styleId="MainTitle">
    <w:name w:val="Main Title"/>
    <w:basedOn w:val="Title"/>
    <w:qFormat/>
    <w:rsid w:val="00667C33"/>
    <w:pPr>
      <w:spacing w:before="0" w:after="360" w:line="288" w:lineRule="auto"/>
      <w:jc w:val="left"/>
    </w:pPr>
    <w:rPr>
      <w:rFonts w:ascii="Franklin Gothic Demi" w:hAnsi="Franklin Gothic Demi"/>
      <w:color w:val="047CC2" w:themeColor="text2"/>
      <w:spacing w:val="10"/>
      <w:sz w:val="44"/>
      <w:szCs w:val="36"/>
    </w:rPr>
  </w:style>
  <w:style w:type="table" w:styleId="MediumShading1-Accent1">
    <w:name w:val="Medium Shading 1 Accent 1"/>
    <w:aliases w:val="Barr table banded"/>
    <w:basedOn w:val="TableNormal"/>
    <w:uiPriority w:val="63"/>
    <w:rsid w:val="00667C33"/>
    <w:rPr>
      <w:rFonts w:ascii="Segoe UI" w:eastAsiaTheme="minorHAnsi" w:hAnsi="Segoe UI" w:cs="Segoe UI"/>
      <w:kern w:val="0"/>
      <w:sz w:val="18"/>
      <w:szCs w:val="20"/>
      <w14:ligatures w14:val="none"/>
    </w:rPr>
    <w:tblPr>
      <w:tblStyleRowBandSize w:val="1"/>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rPr>
      <w:cantSplit/>
    </w:trPr>
    <w:tcPr>
      <w:vAlign w:val="center"/>
    </w:tcPr>
    <w:tblStylePr w:type="firstRow">
      <w:pPr>
        <w:keepNext/>
        <w:keepLines/>
        <w:wordWrap/>
        <w:spacing w:beforeLines="0" w:before="0" w:beforeAutospacing="0" w:afterLines="0" w:after="0" w:afterAutospacing="0" w:line="240" w:lineRule="auto"/>
        <w:contextualSpacing/>
        <w:jc w:val="center"/>
      </w:pPr>
      <w:rPr>
        <w:rFonts w:ascii="Segoe UI" w:hAnsi="Segoe UI"/>
        <w:b/>
        <w:bCs/>
        <w:color w:val="FFFFFF" w:themeColor="background1"/>
        <w:sz w:val="18"/>
      </w:rPr>
      <w:tblPr/>
      <w:tcPr>
        <w:shd w:val="clear" w:color="auto" w:fill="A4CF45" w:themeFill="accent2"/>
        <w:vAlign w:val="bottom"/>
      </w:tcPr>
    </w:tblStylePr>
    <w:tblStylePr w:type="lastRow">
      <w:pPr>
        <w:keepNext w:val="0"/>
        <w:keepLines/>
        <w:wordWrap/>
        <w:spacing w:beforeLines="0" w:before="60" w:beforeAutospacing="0" w:afterLines="0" w:after="300" w:afterAutospacing="0" w:line="240" w:lineRule="auto"/>
        <w:contextualSpacing/>
        <w:jc w:val="left"/>
      </w:pPr>
      <w:rPr>
        <w:rFonts w:ascii="Segoe UI" w:hAnsi="Segoe UI"/>
        <w:b w:val="0"/>
        <w:bCs/>
        <w:sz w:val="16"/>
      </w:rPr>
      <w:tblPr>
        <w:tblCellMar>
          <w:top w:w="29" w:type="dxa"/>
          <w:left w:w="29" w:type="dxa"/>
          <w:bottom w:w="29" w:type="dxa"/>
          <w:right w:w="29" w:type="dxa"/>
        </w:tblCellMar>
      </w:tblPr>
      <w:trPr>
        <w:cantSplit w:val="0"/>
      </w:trPr>
      <w:tcPr>
        <w:tcBorders>
          <w:top w:val="nil"/>
          <w:left w:val="nil"/>
          <w:bottom w:val="nil"/>
          <w:right w:val="nil"/>
          <w:insideH w:val="nil"/>
          <w:insideV w:val="nil"/>
          <w:tl2br w:val="nil"/>
          <w:tr2bl w:val="nil"/>
        </w:tcBorders>
      </w:tcPr>
    </w:tblStylePr>
    <w:tblStylePr w:type="firstCol">
      <w:pPr>
        <w:wordWrap/>
        <w:jc w:val="left"/>
      </w:pPr>
      <w:rPr>
        <w:b w:val="0"/>
        <w:bCs/>
      </w:rPr>
    </w:tblStylePr>
    <w:tblStylePr w:type="lastCol">
      <w:rPr>
        <w:b w:val="0"/>
        <w:bCs/>
      </w:rPr>
    </w:tblStylePr>
    <w:tblStylePr w:type="band1Horz">
      <w:pPr>
        <w:keepNext/>
        <w:keepLines w:val="0"/>
        <w:wordWrap/>
        <w:spacing w:beforeLines="0" w:before="0" w:beforeAutospacing="0" w:afterLines="0" w:after="0" w:afterAutospacing="0" w:line="240" w:lineRule="auto"/>
        <w:contextualSpacing w:val="0"/>
        <w:jc w:val="left"/>
      </w:pPr>
      <w:rPr>
        <w:rFonts w:ascii="Segoe UI" w:hAnsi="Segoe UI"/>
        <w:sz w:val="1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Horz">
      <w:pPr>
        <w:keepNext/>
        <w:wordWrap/>
        <w:spacing w:beforeLines="0" w:before="0" w:beforeAutospacing="0" w:afterLines="0" w:after="0" w:afterAutospacing="0" w:line="240" w:lineRule="auto"/>
        <w:contextualSpacing w:val="0"/>
        <w:jc w:val="left"/>
      </w:pPr>
      <w:rPr>
        <w:rFonts w:ascii="Segoe UI" w:hAnsi="Segoe UI"/>
        <w:sz w:val="18"/>
      </w:rPr>
      <w:tblPr/>
      <w:tcPr>
        <w:shd w:val="clear" w:color="auto" w:fill="DAEBB4" w:themeFill="accent2" w:themeFillTint="66"/>
      </w:tcPr>
    </w:tblStylePr>
  </w:style>
  <w:style w:type="paragraph" w:customStyle="1" w:styleId="Preparedforby">
    <w:name w:val="Prepared for/by"/>
    <w:basedOn w:val="Normal"/>
    <w:qFormat/>
    <w:rsid w:val="00667C33"/>
    <w:pPr>
      <w:spacing w:line="288" w:lineRule="auto"/>
      <w:contextualSpacing/>
    </w:pPr>
    <w:rPr>
      <w:color w:val="182836" w:themeColor="accent6"/>
      <w:sz w:val="32"/>
      <w:szCs w:val="28"/>
    </w:rPr>
  </w:style>
  <w:style w:type="paragraph" w:styleId="Quote">
    <w:name w:val="Quote"/>
    <w:basedOn w:val="Normal"/>
    <w:next w:val="Normal"/>
    <w:link w:val="QuoteChar"/>
    <w:uiPriority w:val="29"/>
    <w:qFormat/>
    <w:rsid w:val="00667C33"/>
    <w:pPr>
      <w:ind w:left="720"/>
    </w:pPr>
    <w:rPr>
      <w:i/>
      <w:iCs/>
      <w:color w:val="000000" w:themeColor="text1"/>
    </w:rPr>
  </w:style>
  <w:style w:type="character" w:customStyle="1" w:styleId="QuoteChar">
    <w:name w:val="Quote Char"/>
    <w:basedOn w:val="DefaultParagraphFont"/>
    <w:link w:val="Quote"/>
    <w:uiPriority w:val="29"/>
    <w:rsid w:val="00667C33"/>
    <w:rPr>
      <w:rFonts w:ascii="Arial" w:eastAsiaTheme="minorHAnsi" w:hAnsi="Arial" w:cs="Segoe UI"/>
      <w:i/>
      <w:iCs/>
      <w:color w:val="000000" w:themeColor="text1"/>
      <w:kern w:val="0"/>
      <w:sz w:val="20"/>
      <w:szCs w:val="20"/>
      <w14:ligatures w14:val="none"/>
    </w:rPr>
  </w:style>
  <w:style w:type="paragraph" w:customStyle="1" w:styleId="ReportDate">
    <w:name w:val="Report Date"/>
    <w:basedOn w:val="Normal"/>
    <w:qFormat/>
    <w:rsid w:val="00667C33"/>
    <w:pPr>
      <w:spacing w:line="288" w:lineRule="auto"/>
    </w:pPr>
    <w:rPr>
      <w:color w:val="182836" w:themeColor="accent6"/>
      <w:sz w:val="28"/>
    </w:rPr>
  </w:style>
  <w:style w:type="paragraph" w:styleId="Subtitle">
    <w:name w:val="Subtitle"/>
    <w:basedOn w:val="Normal"/>
    <w:next w:val="Normal"/>
    <w:link w:val="SubtitleChar"/>
    <w:uiPriority w:val="11"/>
    <w:qFormat/>
    <w:rsid w:val="00667C33"/>
    <w:pPr>
      <w:spacing w:after="360" w:line="288" w:lineRule="auto"/>
      <w:contextualSpacing/>
    </w:pPr>
    <w:rPr>
      <w:i/>
      <w:color w:val="182836" w:themeColor="accent6"/>
      <w:sz w:val="32"/>
      <w:szCs w:val="32"/>
    </w:rPr>
  </w:style>
  <w:style w:type="character" w:customStyle="1" w:styleId="SubtitleChar">
    <w:name w:val="Subtitle Char"/>
    <w:basedOn w:val="DefaultParagraphFont"/>
    <w:link w:val="Subtitle"/>
    <w:uiPriority w:val="11"/>
    <w:rsid w:val="00667C33"/>
    <w:rPr>
      <w:rFonts w:ascii="Arial" w:eastAsiaTheme="minorHAnsi" w:hAnsi="Arial" w:cs="Segoe UI"/>
      <w:i/>
      <w:color w:val="182836" w:themeColor="accent6"/>
      <w:kern w:val="0"/>
      <w:sz w:val="32"/>
      <w:szCs w:val="32"/>
      <w14:ligatures w14:val="none"/>
    </w:rPr>
  </w:style>
  <w:style w:type="table" w:styleId="TableGrid">
    <w:name w:val="Table Grid"/>
    <w:basedOn w:val="TableNormal"/>
    <w:uiPriority w:val="39"/>
    <w:rsid w:val="00667C33"/>
    <w:rPr>
      <w:rFonts w:ascii="Segoe UI" w:eastAsiaTheme="minorHAnsi" w:hAnsi="Segoe UI" w:cs="Segoe U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667C33"/>
    <w:pPr>
      <w:spacing w:after="0"/>
      <w:ind w:left="1440" w:right="288" w:hanging="1440"/>
    </w:pPr>
  </w:style>
  <w:style w:type="paragraph" w:customStyle="1" w:styleId="TablesFiguresAppendicesmanuallist">
    <w:name w:val="Tables Figures Appendices manual list"/>
    <w:basedOn w:val="Normal"/>
    <w:qFormat/>
    <w:rsid w:val="00667C33"/>
    <w:pPr>
      <w:ind w:left="1440" w:hanging="1440"/>
      <w:contextualSpacing/>
    </w:pPr>
  </w:style>
  <w:style w:type="paragraph" w:styleId="TOC1">
    <w:name w:val="toc 1"/>
    <w:basedOn w:val="Normal"/>
    <w:next w:val="Normal"/>
    <w:autoRedefine/>
    <w:uiPriority w:val="39"/>
    <w:unhideWhenUsed/>
    <w:rsid w:val="00667C33"/>
    <w:pPr>
      <w:tabs>
        <w:tab w:val="right" w:leader="dot" w:pos="9360"/>
      </w:tabs>
      <w:spacing w:before="120" w:after="120" w:line="240" w:lineRule="auto"/>
      <w:ind w:left="720" w:right="288" w:hanging="720"/>
    </w:pPr>
  </w:style>
  <w:style w:type="paragraph" w:styleId="TOC2">
    <w:name w:val="toc 2"/>
    <w:basedOn w:val="Normal"/>
    <w:next w:val="Normal"/>
    <w:autoRedefine/>
    <w:uiPriority w:val="39"/>
    <w:unhideWhenUsed/>
    <w:rsid w:val="00667C33"/>
    <w:pPr>
      <w:tabs>
        <w:tab w:val="right" w:leader="dot" w:pos="9360"/>
      </w:tabs>
      <w:spacing w:after="100" w:line="240" w:lineRule="auto"/>
      <w:ind w:left="936" w:right="288" w:hanging="720"/>
    </w:pPr>
  </w:style>
  <w:style w:type="paragraph" w:styleId="TOC3">
    <w:name w:val="toc 3"/>
    <w:basedOn w:val="Normal"/>
    <w:next w:val="Normal"/>
    <w:autoRedefine/>
    <w:uiPriority w:val="39"/>
    <w:unhideWhenUsed/>
    <w:rsid w:val="00667C33"/>
    <w:pPr>
      <w:tabs>
        <w:tab w:val="right" w:leader="dot" w:pos="9360"/>
      </w:tabs>
      <w:spacing w:after="100" w:line="240" w:lineRule="auto"/>
      <w:ind w:left="1166" w:right="288" w:hanging="720"/>
    </w:pPr>
  </w:style>
  <w:style w:type="paragraph" w:styleId="TOC4">
    <w:name w:val="toc 4"/>
    <w:basedOn w:val="Normal"/>
    <w:next w:val="Normal"/>
    <w:autoRedefine/>
    <w:uiPriority w:val="39"/>
    <w:unhideWhenUsed/>
    <w:rsid w:val="00667C33"/>
    <w:pPr>
      <w:tabs>
        <w:tab w:val="right" w:leader="dot" w:pos="9360"/>
      </w:tabs>
      <w:spacing w:after="100" w:line="240" w:lineRule="auto"/>
      <w:ind w:left="1598" w:hanging="936"/>
    </w:pPr>
  </w:style>
  <w:style w:type="paragraph" w:styleId="TOC5">
    <w:name w:val="toc 5"/>
    <w:basedOn w:val="Normal"/>
    <w:next w:val="Normal"/>
    <w:autoRedefine/>
    <w:uiPriority w:val="39"/>
    <w:semiHidden/>
    <w:unhideWhenUsed/>
    <w:rsid w:val="00667C33"/>
    <w:pPr>
      <w:tabs>
        <w:tab w:val="right" w:leader="dot" w:pos="9360"/>
      </w:tabs>
      <w:spacing w:after="100" w:line="240" w:lineRule="auto"/>
      <w:ind w:left="1814" w:hanging="1008"/>
    </w:pPr>
  </w:style>
  <w:style w:type="paragraph" w:styleId="TOC6">
    <w:name w:val="toc 6"/>
    <w:basedOn w:val="Normal"/>
    <w:next w:val="Normal"/>
    <w:autoRedefine/>
    <w:uiPriority w:val="39"/>
    <w:semiHidden/>
    <w:unhideWhenUsed/>
    <w:rsid w:val="00667C33"/>
    <w:pPr>
      <w:tabs>
        <w:tab w:val="right" w:leader="dot" w:pos="9360"/>
      </w:tabs>
      <w:spacing w:after="100" w:line="240" w:lineRule="auto"/>
      <w:ind w:left="2146" w:hanging="1152"/>
    </w:pPr>
  </w:style>
  <w:style w:type="paragraph" w:styleId="TOCHeading">
    <w:name w:val="TOC Heading"/>
    <w:basedOn w:val="Heading1"/>
    <w:next w:val="Normal"/>
    <w:uiPriority w:val="39"/>
    <w:unhideWhenUsed/>
    <w:qFormat/>
    <w:rsid w:val="00667C33"/>
    <w:pPr>
      <w:ind w:left="720" w:hanging="720"/>
      <w:outlineLvl w:val="9"/>
    </w:pPr>
    <w:rPr>
      <w:lang w:eastAsia="ja-JP"/>
    </w:rPr>
  </w:style>
  <w:style w:type="paragraph" w:customStyle="1" w:styleId="TOCreportname">
    <w:name w:val="TOC report name"/>
    <w:basedOn w:val="Contents"/>
    <w:qFormat/>
    <w:rsid w:val="00667C33"/>
    <w:pPr>
      <w:spacing w:before="480" w:line="240" w:lineRule="auto"/>
      <w:ind w:right="2340"/>
      <w:contextualSpacing/>
    </w:pPr>
    <w:rPr>
      <w:rFonts w:ascii="Franklin Gothic Demi Cond" w:hAnsi="Franklin Gothic Demi Cond"/>
      <w:b w:val="0"/>
      <w:spacing w:val="10"/>
      <w:sz w:val="40"/>
      <w:szCs w:val="28"/>
    </w:rPr>
  </w:style>
  <w:style w:type="table" w:customStyle="1" w:styleId="Barrbanded-blue">
    <w:name w:val="Barr banded-blue"/>
    <w:basedOn w:val="TableNormal"/>
    <w:uiPriority w:val="99"/>
    <w:rsid w:val="00667C33"/>
    <w:rPr>
      <w:rFonts w:ascii="Arial" w:hAnsi="Arial"/>
      <w:sz w:val="18"/>
    </w:rPr>
    <w:tblPr>
      <w:tblStyleRowBandSize w:val="1"/>
      <w:tblCellMar>
        <w:top w:w="58" w:type="dxa"/>
        <w:bottom w:w="58" w:type="dxa"/>
      </w:tblCellMar>
    </w:tblPr>
    <w:trPr>
      <w:cantSplit/>
    </w:trPr>
    <w:tblStylePr w:type="firstRow">
      <w:pPr>
        <w:jc w:val="center"/>
      </w:pPr>
      <w:rPr>
        <w:b w:val="0"/>
        <w:color w:val="FFFFFF" w:themeColor="background1"/>
      </w:rPr>
      <w:tblPr/>
      <w:tcPr>
        <w:tcBorders>
          <w:top w:val="nil"/>
          <w:left w:val="nil"/>
          <w:bottom w:val="nil"/>
          <w:right w:val="nil"/>
          <w:insideH w:val="nil"/>
          <w:insideV w:val="nil"/>
          <w:tl2br w:val="nil"/>
          <w:tr2bl w:val="nil"/>
        </w:tcBorders>
        <w:shd w:val="clear" w:color="auto" w:fill="047CC2" w:themeFill="text2"/>
      </w:tcPr>
    </w:tblStylePr>
    <w:tblStylePr w:type="band1Horz">
      <w:pPr>
        <w:jc w:val="left"/>
      </w:pPr>
      <w:tblPr/>
      <w:tcPr>
        <w:tcBorders>
          <w:top w:val="single" w:sz="4" w:space="0" w:color="A6A6A6" w:themeColor="background1" w:themeShade="A6"/>
          <w:left w:val="nil"/>
          <w:bottom w:val="single" w:sz="4" w:space="0" w:color="A6A6A6" w:themeColor="background1" w:themeShade="A6"/>
          <w:right w:val="nil"/>
          <w:insideH w:val="single" w:sz="4" w:space="0" w:color="A6A6A6" w:themeColor="background1" w:themeShade="A6"/>
          <w:insideV w:val="single" w:sz="4" w:space="0" w:color="A6A6A6" w:themeColor="background1" w:themeShade="A6"/>
          <w:tl2br w:val="nil"/>
          <w:tr2bl w:val="nil"/>
        </w:tcBorders>
        <w:vAlign w:val="center"/>
      </w:tcPr>
    </w:tblStylePr>
    <w:tblStylePr w:type="band2Horz">
      <w:pPr>
        <w:jc w:val="left"/>
      </w:pPr>
      <w:tblPr/>
      <w:tcPr>
        <w:tcBorders>
          <w:top w:val="single" w:sz="4" w:space="0" w:color="A6A6A6" w:themeColor="background1" w:themeShade="A6"/>
          <w:left w:val="nil"/>
          <w:bottom w:val="single" w:sz="4" w:space="0" w:color="A6A6A6" w:themeColor="background1" w:themeShade="A6"/>
          <w:right w:val="nil"/>
          <w:insideH w:val="single" w:sz="4" w:space="0" w:color="A6A6A6" w:themeColor="background1" w:themeShade="A6"/>
          <w:insideV w:val="single" w:sz="4" w:space="0" w:color="A6A6A6" w:themeColor="background1" w:themeShade="A6"/>
          <w:tl2br w:val="nil"/>
          <w:tr2bl w:val="nil"/>
        </w:tcBorders>
        <w:shd w:val="clear" w:color="auto" w:fill="E8E8E8"/>
        <w:vAlign w:val="center"/>
      </w:tcPr>
    </w:tblStylePr>
  </w:style>
  <w:style w:type="paragraph" w:styleId="ListParagraph">
    <w:name w:val="List Paragraph"/>
    <w:basedOn w:val="Normal"/>
    <w:uiPriority w:val="34"/>
    <w:qFormat/>
    <w:rsid w:val="00667C33"/>
    <w:pPr>
      <w:spacing w:line="288" w:lineRule="auto"/>
      <w:ind w:left="720"/>
      <w:contextualSpacing/>
    </w:pPr>
    <w:rPr>
      <w:kern w:val="2"/>
      <w14:ligatures w14:val="standardContextual"/>
    </w:rPr>
  </w:style>
  <w:style w:type="character" w:styleId="PlaceholderText">
    <w:name w:val="Placeholder Text"/>
    <w:basedOn w:val="DefaultParagraphFont"/>
    <w:uiPriority w:val="99"/>
    <w:semiHidden/>
    <w:rsid w:val="00667C33"/>
    <w:rPr>
      <w:color w:val="808080"/>
    </w:rPr>
  </w:style>
  <w:style w:type="paragraph" w:customStyle="1" w:styleId="FlysheetLine1">
    <w:name w:val="Flysheet Line 1"/>
    <w:next w:val="FlysheetLine2"/>
    <w:qFormat/>
    <w:rsid w:val="00667C33"/>
    <w:pPr>
      <w:spacing w:after="320" w:line="288" w:lineRule="auto"/>
      <w:jc w:val="right"/>
    </w:pPr>
    <w:rPr>
      <w:rFonts w:ascii="Franklin Gothic Demi" w:eastAsiaTheme="minorHAnsi" w:hAnsi="Franklin Gothic Demi" w:cs="Segoe UI"/>
      <w:color w:val="047CC2" w:themeColor="text2"/>
      <w:spacing w:val="10"/>
      <w:kern w:val="0"/>
      <w:sz w:val="40"/>
      <w:szCs w:val="36"/>
      <w14:ligatures w14:val="none"/>
    </w:rPr>
  </w:style>
  <w:style w:type="paragraph" w:customStyle="1" w:styleId="FlysheetLine2">
    <w:name w:val="Flysheet Line 2"/>
    <w:next w:val="FlysheetLine3"/>
    <w:qFormat/>
    <w:rsid w:val="00667C33"/>
    <w:pPr>
      <w:spacing w:after="280" w:line="288" w:lineRule="auto"/>
      <w:jc w:val="right"/>
    </w:pPr>
    <w:rPr>
      <w:rFonts w:ascii="Franklin Gothic Demi" w:eastAsiaTheme="minorHAnsi" w:hAnsi="Franklin Gothic Demi" w:cs="Segoe UI"/>
      <w:color w:val="047CC2" w:themeColor="text2"/>
      <w:spacing w:val="10"/>
      <w:kern w:val="0"/>
      <w:sz w:val="36"/>
      <w:szCs w:val="28"/>
      <w14:ligatures w14:val="none"/>
    </w:rPr>
  </w:style>
  <w:style w:type="paragraph" w:customStyle="1" w:styleId="FlysheetLine3">
    <w:name w:val="Flysheet Line 3"/>
    <w:next w:val="Normal"/>
    <w:qFormat/>
    <w:rsid w:val="00667C33"/>
    <w:pPr>
      <w:spacing w:line="288" w:lineRule="auto"/>
      <w:jc w:val="right"/>
    </w:pPr>
    <w:rPr>
      <w:rFonts w:ascii="Franklin Gothic Demi" w:eastAsiaTheme="minorHAnsi" w:hAnsi="Franklin Gothic Demi" w:cs="Segoe UI"/>
      <w:color w:val="047CC2" w:themeColor="text2"/>
      <w:spacing w:val="10"/>
      <w:kern w:val="0"/>
      <w:sz w:val="32"/>
      <w14:ligatures w14:val="none"/>
    </w:rPr>
  </w:style>
  <w:style w:type="table" w:customStyle="1" w:styleId="Barrbanded-navy">
    <w:name w:val="Barr banded-navy"/>
    <w:basedOn w:val="TableNormal"/>
    <w:uiPriority w:val="99"/>
    <w:rsid w:val="00667C33"/>
    <w:tblPr>
      <w:tblStyleRowBandSize w:val="1"/>
      <w:tblInd w:w="58" w:type="dxa"/>
      <w:tblBorders>
        <w:bottom w:val="single" w:sz="4" w:space="0" w:color="auto"/>
        <w:insideH w:val="single" w:sz="4" w:space="0" w:color="auto"/>
        <w:insideV w:val="single" w:sz="4" w:space="0" w:color="auto"/>
      </w:tblBorders>
    </w:tblPr>
    <w:trPr>
      <w:cantSplit/>
    </w:trPr>
    <w:tcPr>
      <w:vAlign w:val="center"/>
    </w:tcPr>
    <w:tblStylePr w:type="firstRow">
      <w:pPr>
        <w:jc w:val="center"/>
      </w:pPr>
      <w:rPr>
        <w:b w:val="0"/>
        <w:color w:val="auto"/>
      </w:rPr>
      <w:tblPr/>
      <w:tcPr>
        <w:tcBorders>
          <w:top w:val="single" w:sz="4" w:space="0" w:color="A6A6A6" w:themeColor="background1" w:themeShade="A6"/>
          <w:left w:val="nil"/>
          <w:bottom w:val="single" w:sz="4" w:space="0" w:color="A6A6A6" w:themeColor="background1" w:themeShade="A6"/>
          <w:right w:val="nil"/>
          <w:insideH w:val="nil"/>
          <w:insideV w:val="single" w:sz="4" w:space="0" w:color="A6A6A6" w:themeColor="background1" w:themeShade="A6"/>
          <w:tl2br w:val="nil"/>
          <w:tr2bl w:val="nil"/>
        </w:tcBorders>
        <w:shd w:val="clear" w:color="auto" w:fill="182836" w:themeFill="accent6"/>
      </w:tcPr>
    </w:tblStylePr>
    <w:tblStylePr w:type="band1Horz">
      <w:tblPr/>
      <w:tcPr>
        <w:tcBorders>
          <w:top w:val="single" w:sz="4" w:space="0" w:color="A6A6A6" w:themeColor="background1" w:themeShade="A6"/>
          <w:left w:val="nil"/>
          <w:bottom w:val="single" w:sz="4" w:space="0" w:color="A6A6A6" w:themeColor="background1" w:themeShade="A6"/>
          <w:right w:val="nil"/>
          <w:insideH w:val="single" w:sz="4" w:space="0" w:color="A6A6A6" w:themeColor="background1" w:themeShade="A6"/>
          <w:insideV w:val="single" w:sz="4" w:space="0" w:color="A6A6A6" w:themeColor="background1" w:themeShade="A6"/>
          <w:tl2br w:val="nil"/>
          <w:tr2bl w:val="nil"/>
        </w:tcBorders>
      </w:tcPr>
    </w:tblStylePr>
    <w:tblStylePr w:type="band2Horz">
      <w:tblPr/>
      <w:tcPr>
        <w:tcBorders>
          <w:top w:val="single" w:sz="4" w:space="0" w:color="A6A6A6" w:themeColor="background1" w:themeShade="A6"/>
          <w:left w:val="nil"/>
          <w:bottom w:val="single" w:sz="4" w:space="0" w:color="A6A6A6" w:themeColor="background1" w:themeShade="A6"/>
          <w:right w:val="nil"/>
          <w:insideH w:val="single" w:sz="4" w:space="0" w:color="A6A6A6" w:themeColor="background1" w:themeShade="A6"/>
          <w:insideV w:val="single" w:sz="4" w:space="0" w:color="A6A6A6" w:themeColor="background1" w:themeShade="A6"/>
          <w:tl2br w:val="nil"/>
          <w:tr2bl w:val="nil"/>
        </w:tcBorders>
        <w:shd w:val="clear" w:color="auto" w:fill="E8E8E8"/>
      </w:tcPr>
    </w:tblStylePr>
  </w:style>
  <w:style w:type="paragraph" w:customStyle="1" w:styleId="TableBullet2">
    <w:name w:val="Table Bullet 2"/>
    <w:basedOn w:val="TableBullet"/>
    <w:qFormat/>
    <w:rsid w:val="00667C33"/>
    <w:pPr>
      <w:numPr>
        <w:ilvl w:val="1"/>
      </w:numPr>
    </w:pPr>
  </w:style>
  <w:style w:type="paragraph" w:customStyle="1" w:styleId="TableBullet3">
    <w:name w:val="Table Bullet 3"/>
    <w:basedOn w:val="TableBullet2"/>
    <w:qFormat/>
    <w:rsid w:val="00667C33"/>
    <w:pPr>
      <w:numPr>
        <w:ilvl w:val="2"/>
      </w:numPr>
    </w:pPr>
  </w:style>
  <w:style w:type="paragraph" w:customStyle="1" w:styleId="TableBullet4">
    <w:name w:val="Table Bullet 4"/>
    <w:basedOn w:val="TableBullet3"/>
    <w:qFormat/>
    <w:rsid w:val="00667C33"/>
    <w:pPr>
      <w:numPr>
        <w:ilvl w:val="3"/>
      </w:numPr>
    </w:pPr>
  </w:style>
  <w:style w:type="paragraph" w:styleId="Revision">
    <w:name w:val="Revision"/>
    <w:hidden/>
    <w:uiPriority w:val="99"/>
    <w:semiHidden/>
    <w:rsid w:val="00667C33"/>
    <w:rPr>
      <w:rFonts w:ascii="Arial" w:eastAsiaTheme="minorHAnsi" w:hAnsi="Arial" w:cs="Segoe UI"/>
      <w:kern w:val="0"/>
      <w:sz w:val="20"/>
      <w:szCs w:val="20"/>
      <w14:ligatures w14:val="none"/>
    </w:rPr>
  </w:style>
  <w:style w:type="paragraph" w:styleId="FootnoteText">
    <w:name w:val="footnote text"/>
    <w:basedOn w:val="Normal"/>
    <w:link w:val="FootnoteTextChar"/>
    <w:uiPriority w:val="99"/>
    <w:rsid w:val="00C7321B"/>
    <w:pPr>
      <w:tabs>
        <w:tab w:val="left" w:leader="dot" w:pos="360"/>
        <w:tab w:val="left" w:pos="720"/>
      </w:tabs>
      <w:spacing w:after="120" w:line="240" w:lineRule="auto"/>
    </w:pPr>
    <w:rPr>
      <w:rFonts w:ascii="Segoe UI" w:hAnsi="Segoe UI"/>
      <w:sz w:val="18"/>
    </w:rPr>
  </w:style>
  <w:style w:type="character" w:customStyle="1" w:styleId="FootnoteTextChar">
    <w:name w:val="Footnote Text Char"/>
    <w:basedOn w:val="DefaultParagraphFont"/>
    <w:link w:val="FootnoteText"/>
    <w:uiPriority w:val="99"/>
    <w:rsid w:val="00C7321B"/>
    <w:rPr>
      <w:rFonts w:ascii="Segoe UI" w:eastAsiaTheme="minorHAnsi" w:hAnsi="Segoe UI" w:cs="Segoe UI"/>
      <w:kern w:val="0"/>
      <w:sz w:val="18"/>
      <w:szCs w:val="20"/>
      <w14:ligatures w14:val="none"/>
    </w:rPr>
  </w:style>
  <w:style w:type="character" w:styleId="FootnoteReference">
    <w:name w:val="footnote reference"/>
    <w:basedOn w:val="DefaultParagraphFont"/>
    <w:uiPriority w:val="99"/>
    <w:rsid w:val="00667C33"/>
    <w:rPr>
      <w:rFonts w:cs="Times New Roman"/>
      <w:vertAlign w:val="superscript"/>
    </w:rPr>
  </w:style>
  <w:style w:type="character" w:styleId="CommentReference">
    <w:name w:val="annotation reference"/>
    <w:basedOn w:val="DefaultParagraphFont"/>
    <w:uiPriority w:val="99"/>
    <w:semiHidden/>
    <w:rsid w:val="00667C33"/>
    <w:rPr>
      <w:rFonts w:cs="Times New Roman"/>
      <w:sz w:val="16"/>
      <w:szCs w:val="16"/>
    </w:rPr>
  </w:style>
  <w:style w:type="paragraph" w:styleId="CommentText">
    <w:name w:val="annotation text"/>
    <w:basedOn w:val="Normal"/>
    <w:link w:val="CommentTextChar"/>
    <w:uiPriority w:val="99"/>
    <w:rsid w:val="00667C33"/>
    <w:rPr>
      <w:rFonts w:ascii="Segoe UI" w:hAnsi="Segoe UI"/>
    </w:rPr>
  </w:style>
  <w:style w:type="character" w:customStyle="1" w:styleId="CommentTextChar">
    <w:name w:val="Comment Text Char"/>
    <w:basedOn w:val="DefaultParagraphFont"/>
    <w:link w:val="CommentText"/>
    <w:uiPriority w:val="99"/>
    <w:rsid w:val="00667C33"/>
    <w:rPr>
      <w:rFonts w:ascii="Segoe UI" w:eastAsiaTheme="minorHAnsi" w:hAnsi="Segoe UI" w:cs="Segoe UI"/>
      <w:kern w:val="0"/>
      <w:sz w:val="20"/>
      <w:szCs w:val="20"/>
      <w14:ligatures w14:val="none"/>
    </w:rPr>
  </w:style>
  <w:style w:type="character" w:customStyle="1" w:styleId="CaptionChar">
    <w:name w:val="Caption Char"/>
    <w:basedOn w:val="DefaultParagraphFont"/>
    <w:link w:val="Caption"/>
    <w:uiPriority w:val="35"/>
    <w:rsid w:val="00667C33"/>
    <w:rPr>
      <w:rFonts w:ascii="Arial" w:eastAsiaTheme="majorEastAsia" w:hAnsi="Arial" w:cstheme="majorBidi"/>
      <w:b/>
      <w:bCs/>
      <w:iCs/>
      <w:kern w:val="0"/>
      <w:sz w:val="20"/>
      <w:szCs w:val="18"/>
      <w14:ligatures w14:val="none"/>
    </w:rPr>
  </w:style>
  <w:style w:type="paragraph" w:customStyle="1" w:styleId="Tabletext0">
    <w:name w:val="Table text"/>
    <w:basedOn w:val="Normal"/>
    <w:link w:val="TabletextChar"/>
    <w:rsid w:val="00667C33"/>
    <w:pPr>
      <w:spacing w:after="0" w:line="240" w:lineRule="auto"/>
      <w:jc w:val="center"/>
    </w:pPr>
    <w:rPr>
      <w:rFonts w:cs="Arial"/>
      <w:bCs/>
      <w:sz w:val="18"/>
    </w:rPr>
  </w:style>
  <w:style w:type="character" w:customStyle="1" w:styleId="TabletextChar">
    <w:name w:val="Table text Char"/>
    <w:basedOn w:val="DefaultParagraphFont"/>
    <w:link w:val="Tabletext0"/>
    <w:locked/>
    <w:rsid w:val="00667C33"/>
    <w:rPr>
      <w:rFonts w:ascii="Arial" w:eastAsiaTheme="minorHAnsi" w:hAnsi="Arial" w:cs="Arial"/>
      <w:bCs/>
      <w:kern w:val="0"/>
      <w:sz w:val="18"/>
      <w:szCs w:val="20"/>
      <w14:ligatures w14:val="none"/>
    </w:rPr>
  </w:style>
  <w:style w:type="paragraph" w:styleId="BodyText">
    <w:name w:val="Body Text"/>
    <w:basedOn w:val="Normal"/>
    <w:link w:val="BodyTextChar"/>
    <w:rsid w:val="00667C33"/>
    <w:pPr>
      <w:tabs>
        <w:tab w:val="left" w:leader="dot" w:pos="360"/>
        <w:tab w:val="left" w:pos="720"/>
      </w:tabs>
      <w:spacing w:after="180"/>
    </w:pPr>
    <w:rPr>
      <w:rFonts w:ascii="Segoe UI" w:hAnsi="Segoe UI"/>
    </w:rPr>
  </w:style>
  <w:style w:type="character" w:customStyle="1" w:styleId="BodyTextChar">
    <w:name w:val="Body Text Char"/>
    <w:basedOn w:val="DefaultParagraphFont"/>
    <w:link w:val="BodyText"/>
    <w:rsid w:val="00667C33"/>
    <w:rPr>
      <w:rFonts w:ascii="Segoe UI" w:eastAsiaTheme="minorHAnsi" w:hAnsi="Segoe UI" w:cs="Segoe UI"/>
      <w:kern w:val="0"/>
      <w:sz w:val="20"/>
      <w:szCs w:val="20"/>
      <w14:ligatures w14:val="none"/>
    </w:rPr>
  </w:style>
  <w:style w:type="paragraph" w:customStyle="1" w:styleId="Webtext">
    <w:name w:val="Webtext"/>
    <w:basedOn w:val="NormalWeb"/>
    <w:rsid w:val="00667C33"/>
    <w:pPr>
      <w:spacing w:after="180" w:line="240" w:lineRule="auto"/>
      <w:ind w:left="360" w:right="360"/>
    </w:pPr>
    <w:rPr>
      <w:rFonts w:ascii="Arial" w:hAnsi="Arial" w:cs="Arial"/>
      <w:i/>
      <w:sz w:val="18"/>
      <w:szCs w:val="18"/>
    </w:rPr>
  </w:style>
  <w:style w:type="paragraph" w:customStyle="1" w:styleId="Bulletlist">
    <w:name w:val="Bullet list"/>
    <w:basedOn w:val="ListParagraph"/>
    <w:qFormat/>
    <w:rsid w:val="00667C33"/>
    <w:pPr>
      <w:tabs>
        <w:tab w:val="num" w:pos="720"/>
      </w:tabs>
      <w:spacing w:line="276" w:lineRule="auto"/>
      <w:ind w:hanging="360"/>
    </w:pPr>
    <w:rPr>
      <w:rFonts w:ascii="Segoe UI" w:hAnsi="Segoe UI"/>
      <w:kern w:val="0"/>
      <w14:ligatures w14:val="none"/>
    </w:rPr>
  </w:style>
  <w:style w:type="paragraph" w:styleId="NormalWeb">
    <w:name w:val="Normal (Web)"/>
    <w:basedOn w:val="Normal"/>
    <w:uiPriority w:val="99"/>
    <w:semiHidden/>
    <w:unhideWhenUsed/>
    <w:rsid w:val="00667C33"/>
    <w:rPr>
      <w:rFonts w:ascii="Times New Roman" w:hAnsi="Times New Roman" w:cs="Times New Roman"/>
      <w:sz w:val="24"/>
      <w:szCs w:val="24"/>
    </w:rPr>
  </w:style>
  <w:style w:type="paragraph" w:customStyle="1" w:styleId="TableTextHeading">
    <w:name w:val="Table Text Heading"/>
    <w:basedOn w:val="Tabletext0"/>
    <w:link w:val="TableTextHeadingChar"/>
    <w:rsid w:val="004D3341"/>
    <w:rPr>
      <w:b/>
    </w:rPr>
  </w:style>
  <w:style w:type="character" w:customStyle="1" w:styleId="TableTextHeadingChar">
    <w:name w:val="Table Text Heading Char"/>
    <w:basedOn w:val="TabletextChar"/>
    <w:link w:val="TableTextHeading"/>
    <w:locked/>
    <w:rsid w:val="004D3341"/>
    <w:rPr>
      <w:rFonts w:ascii="Arial" w:eastAsiaTheme="minorHAnsi" w:hAnsi="Arial" w:cs="Arial"/>
      <w:b/>
      <w:bCs/>
      <w:kern w:val="0"/>
      <w:sz w:val="18"/>
      <w:szCs w:val="20"/>
      <w14:ligatures w14:val="none"/>
    </w:rPr>
  </w:style>
  <w:style w:type="paragraph" w:customStyle="1" w:styleId="Barr-Denver">
    <w:name w:val="Barr-Denver"/>
    <w:rsid w:val="00C7321B"/>
    <w:pPr>
      <w:spacing w:after="240"/>
      <w:contextualSpacing/>
    </w:pPr>
    <w:rPr>
      <w:rFonts w:ascii="Franklin Gothic Demi Cond" w:eastAsiaTheme="minorHAnsi" w:hAnsi="Franklin Gothic Demi Cond" w:cs="Segoe UI"/>
      <w:color w:val="FFFFFF" w:themeColor="background1"/>
      <w:kern w:val="0"/>
      <w:sz w:val="20"/>
      <w:szCs w:val="16"/>
      <w14:ligatures w14:val="none"/>
    </w:rPr>
  </w:style>
  <w:style w:type="paragraph" w:styleId="CommentSubject">
    <w:name w:val="annotation subject"/>
    <w:basedOn w:val="CommentText"/>
    <w:next w:val="CommentText"/>
    <w:link w:val="CommentSubjectChar"/>
    <w:uiPriority w:val="99"/>
    <w:semiHidden/>
    <w:unhideWhenUsed/>
    <w:rsid w:val="00116472"/>
    <w:pPr>
      <w:spacing w:line="240" w:lineRule="auto"/>
    </w:pPr>
    <w:rPr>
      <w:rFonts w:ascii="Arial" w:hAnsi="Arial"/>
      <w:b/>
      <w:bCs/>
    </w:rPr>
  </w:style>
  <w:style w:type="character" w:customStyle="1" w:styleId="CommentSubjectChar">
    <w:name w:val="Comment Subject Char"/>
    <w:basedOn w:val="CommentTextChar"/>
    <w:link w:val="CommentSubject"/>
    <w:uiPriority w:val="99"/>
    <w:semiHidden/>
    <w:rsid w:val="00116472"/>
    <w:rPr>
      <w:rFonts w:ascii="Arial" w:eastAsiaTheme="minorHAnsi" w:hAnsi="Arial" w:cs="Segoe UI"/>
      <w:b/>
      <w:bCs/>
      <w:kern w:val="0"/>
      <w:sz w:val="20"/>
      <w:szCs w:val="20"/>
      <w14:ligatures w14:val="none"/>
    </w:rPr>
  </w:style>
  <w:style w:type="table" w:styleId="PlainTable1">
    <w:name w:val="Plain Table 1"/>
    <w:basedOn w:val="TableNormal"/>
    <w:uiPriority w:val="41"/>
    <w:rsid w:val="00D0270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7F0EEB"/>
    <w:rPr>
      <w:color w:val="605E5C"/>
      <w:shd w:val="clear" w:color="auto" w:fill="E1DFDD"/>
    </w:rPr>
  </w:style>
  <w:style w:type="character" w:styleId="FollowedHyperlink">
    <w:name w:val="FollowedHyperlink"/>
    <w:basedOn w:val="DefaultParagraphFont"/>
    <w:uiPriority w:val="99"/>
    <w:semiHidden/>
    <w:unhideWhenUsed/>
    <w:rsid w:val="00437731"/>
    <w:rPr>
      <w:color w:val="596B7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939976">
      <w:bodyDiv w:val="1"/>
      <w:marLeft w:val="0"/>
      <w:marRight w:val="0"/>
      <w:marTop w:val="0"/>
      <w:marBottom w:val="0"/>
      <w:divBdr>
        <w:top w:val="none" w:sz="0" w:space="0" w:color="auto"/>
        <w:left w:val="none" w:sz="0" w:space="0" w:color="auto"/>
        <w:bottom w:val="none" w:sz="0" w:space="0" w:color="auto"/>
        <w:right w:val="none" w:sz="0" w:space="0" w:color="auto"/>
      </w:divBdr>
    </w:div>
    <w:div w:id="1556547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cfpub.epa.gov/rblc/index.cfm?action=PermitDetail.PollutantInfo&amp;Facility_ID=28982&amp;Process_ID=114450&amp;Pollutant_ID=218&amp;Per_Control_Equipment_Id=170921" TargetMode="External"/><Relationship Id="rId1" Type="http://schemas.openxmlformats.org/officeDocument/2006/relationships/hyperlink" Target="https://www.northwest.williams.com/NWP_Portal/gasQualityValues.action"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header" Target="header3.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5.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eader" Target="header6.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header" Target="header5.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 standalone='yes'?>
<Relationships xmlns="http://schemas.openxmlformats.org/package/2006/relationships"><Relationship Id="rId8" Type="http://schemas.openxmlformats.org/officeDocument/2006/relationships/hyperlink" Target="https://adminrules.utah.gov/public/rule/R311-203/Current%20Rules?searchText=R311" TargetMode="External"/><Relationship Id="rId3" Type="http://schemas.openxmlformats.org/officeDocument/2006/relationships/hyperlink" Target="https://www.txcourts.gov/media/1460043/case-summaries-021425.pdf" TargetMode="External"/><Relationship Id="rId7" Type="http://schemas.openxmlformats.org/officeDocument/2006/relationships/hyperlink" Target="https://www.aqmd.gov/docs/default-source/rule-book/reg-xi/rule-1178.pdf" TargetMode="External"/><Relationship Id="rId2" Type="http://schemas.openxmlformats.org/officeDocument/2006/relationships/hyperlink" Target="http://www.epa.gov/NSR/ttnnsr01/gen/wkshpman.pdf" TargetMode="External"/><Relationship Id="rId1" Type="http://schemas.openxmlformats.org/officeDocument/2006/relationships/hyperlink" Target="http://www.epa.gov/NSR/ttnnsr01/gen/wkshpman.pdf" TargetMode="External"/><Relationship Id="rId6" Type="http://schemas.openxmlformats.org/officeDocument/2006/relationships/hyperlink" Target="https://www.govinfo.gov/content/pkg/FR-2024-10-15/pdf/2024-22823.pdf" TargetMode="External"/><Relationship Id="rId5" Type="http://schemas.openxmlformats.org/officeDocument/2006/relationships/hyperlink" Target="file:///C:\Users\rtd\Downloads\EPA-HQ-OAR-2023-0358-0074_content.pdf" TargetMode="External"/><Relationship Id="rId10" Type="http://schemas.openxmlformats.org/officeDocument/2006/relationships/hyperlink" Target="https://www.govinfo.gov/content/pkg/FR-2024-10-15/pdf/2024-22823.pdf" TargetMode="External"/><Relationship Id="rId4" Type="http://schemas.openxmlformats.org/officeDocument/2006/relationships/hyperlink" Target="https://www.govinfo.gov/content/pkg/FR-2023-10-04/pdf/2023-21976.pdf" TargetMode="External"/><Relationship Id="rId9" Type="http://schemas.openxmlformats.org/officeDocument/2006/relationships/hyperlink" Target="https://www.epa.gov/system/files/documents/2025-04/hfsnr-artesia-lodged-consent-decree.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M\Appdata\Roaming\Microsoft\Templates\Reports,%20Agendas,%20and%20Minutes\Report-color%20-%20Barr.dotx" TargetMode="External"/></Relationships>
</file>

<file path=word/theme/theme1.xml><?xml version="1.0" encoding="utf-8"?>
<a:theme xmlns:a="http://schemas.openxmlformats.org/drawingml/2006/main" name="Office Theme">
  <a:themeElements>
    <a:clrScheme name="Barr brand">
      <a:dk1>
        <a:sysClr val="windowText" lastClr="000000"/>
      </a:dk1>
      <a:lt1>
        <a:sysClr val="window" lastClr="FFFFFF"/>
      </a:lt1>
      <a:dk2>
        <a:srgbClr val="047CC2"/>
      </a:dk2>
      <a:lt2>
        <a:srgbClr val="DDE9F2"/>
      </a:lt2>
      <a:accent1>
        <a:srgbClr val="60B7E6"/>
      </a:accent1>
      <a:accent2>
        <a:srgbClr val="A4CF45"/>
      </a:accent2>
      <a:accent3>
        <a:srgbClr val="FE5F2F"/>
      </a:accent3>
      <a:accent4>
        <a:srgbClr val="FFA740"/>
      </a:accent4>
      <a:accent5>
        <a:srgbClr val="80959E"/>
      </a:accent5>
      <a:accent6>
        <a:srgbClr val="182836"/>
      </a:accent6>
      <a:hlink>
        <a:srgbClr val="047CC2"/>
      </a:hlink>
      <a:folHlink>
        <a:srgbClr val="596B7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solidFill>
            <a:schemeClr val="tx2"/>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AD681F49-94CB-4D3B-BBE8-A27859A6A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Report-color - Barr.dotx</Template>
  <TotalTime>42</TotalTime>
  <Pages>1</Pages>
  <Words>7986</Words>
  <Characters>45763</Characters>
  <Application>Microsoft Office Word</Application>
  <DocSecurity>0</DocSecurity>
  <Lines>1144</Lines>
  <Paragraphs>778</Paragraphs>
  <ScaleCrop>false</ScaleCrop>
  <HeadingPairs>
    <vt:vector size="2" baseType="variant">
      <vt:variant>
        <vt:lpstr>Title</vt:lpstr>
      </vt:variant>
      <vt:variant>
        <vt:i4>1</vt:i4>
      </vt:variant>
    </vt:vector>
  </HeadingPairs>
  <TitlesOfParts>
    <vt:vector size="1" baseType="lpstr">
      <vt:lpstr>Attachment C - Best Available Control Technology Analysis</vt:lpstr>
    </vt:vector>
  </TitlesOfParts>
  <Company/>
  <LinksUpToDate>false</LinksUpToDate>
  <CharactersWithSpaces>52971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Attachment C - Best Available Control Technology Analysis</dc:title>
  <dc:subject/>
  <dc:creator>Barr Engineering Co.</dc:creator>
  <cp:keywords/>
  <dc:description/>
  <cp:lastModifiedBy>Tony Widboom</cp:lastModifiedBy>
  <cp:revision>8</cp:revision>
  <dcterms:created xsi:type="dcterms:W3CDTF">2026-03-31T17:57:00Z</dcterms:created>
  <dcterms:modified xsi:type="dcterms:W3CDTF">2026-03-31T18:34:00Z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1c9142a895813820d7a1d319f9800d46c4fb4b792480eb39ce406c2af10bd9d6</vt:lpwstr>
  </property>
</Properties>
</file>